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907D6D" w14:textId="77777777" w:rsidR="00000000" w:rsidRDefault="00000000">
      <w:pPr>
        <w:pStyle w:val="250"/>
        <w:spacing w:line="18pt" w:lineRule="auto"/>
        <w:rPr>
          <w:rFonts w:hint="eastAsia"/>
          <w:sz w:val="44"/>
          <w:szCs w:val="44"/>
        </w:rPr>
      </w:pPr>
    </w:p>
    <w:p w14:paraId="5B28B3EF" w14:textId="77777777" w:rsidR="00000000" w:rsidRDefault="00000000">
      <w:pPr>
        <w:pStyle w:val="250"/>
        <w:spacing w:line="18pt" w:lineRule="auto"/>
        <w:rPr>
          <w:rFonts w:hint="eastAsia"/>
          <w:sz w:val="44"/>
          <w:szCs w:val="44"/>
        </w:rPr>
      </w:pPr>
    </w:p>
    <w:p w14:paraId="438BC30C" w14:textId="77777777" w:rsidR="00000000" w:rsidRDefault="00000000">
      <w:pPr>
        <w:pStyle w:val="250"/>
        <w:spacing w:line="18pt" w:lineRule="auto"/>
        <w:rPr>
          <w:rFonts w:ascii="华文中宋" w:eastAsia="华文中宋" w:hAnsi="华文中宋" w:cs="Times New Roman" w:hint="eastAsia"/>
          <w:bCs w:val="0"/>
          <w:sz w:val="48"/>
          <w:szCs w:val="48"/>
        </w:rPr>
      </w:pPr>
      <w:r>
        <w:rPr>
          <w:rFonts w:ascii="华文中宋" w:eastAsia="华文中宋" w:hAnsi="华文中宋" w:cs="Times New Roman" w:hint="eastAsia"/>
          <w:bCs w:val="0"/>
          <w:sz w:val="48"/>
          <w:szCs w:val="48"/>
        </w:rPr>
        <w:t>海上风电场数智化基础平台采购项目</w:t>
      </w:r>
    </w:p>
    <w:p w14:paraId="63C67A6D" w14:textId="382077DA" w:rsidR="00000000" w:rsidRDefault="00205D0E" w:rsidP="00205D0E">
      <w:pPr>
        <w:pStyle w:val="250"/>
        <w:tabs>
          <w:tab w:val="start" w:pos="261.75pt"/>
          <w:tab w:val="start" w:pos="381.75pt"/>
        </w:tabs>
        <w:spacing w:line="18pt" w:lineRule="auto"/>
        <w:jc w:val="start"/>
        <w:rPr>
          <w:rFonts w:ascii="华文中宋" w:eastAsia="华文中宋" w:hAnsi="华文中宋" w:cs="Times New Roman" w:hint="eastAsia"/>
          <w:bCs w:val="0"/>
          <w:sz w:val="48"/>
          <w:szCs w:val="48"/>
        </w:rPr>
        <w:pPrChange w:id="0" w:author="hao zhu" w:date="2026-01-26T09:28:00Z" w16du:dateUtc="2026-01-26T01:28:00Z">
          <w:pPr>
            <w:pStyle w:val="250"/>
            <w:spacing w:line="18pt" w:lineRule="auto"/>
          </w:pPr>
        </w:pPrChange>
      </w:pPr>
      <w:ins w:id="1" w:author="hao zhu" w:date="2026-01-26T09:28:00Z" w16du:dateUtc="2026-01-26T01:28:00Z">
        <w:r>
          <w:rPr>
            <w:rFonts w:ascii="华文中宋" w:eastAsia="华文中宋" w:hAnsi="华文中宋" w:cs="Times New Roman"/>
            <w:bCs w:val="0"/>
            <w:sz w:val="48"/>
            <w:szCs w:val="48"/>
          </w:rPr>
          <w:tab/>
        </w:r>
        <w:r>
          <w:rPr>
            <w:rFonts w:ascii="华文中宋" w:eastAsia="华文中宋" w:hAnsi="华文中宋" w:cs="Times New Roman"/>
            <w:bCs w:val="0"/>
            <w:sz w:val="48"/>
            <w:szCs w:val="48"/>
          </w:rPr>
          <w:tab/>
        </w:r>
      </w:ins>
    </w:p>
    <w:p w14:paraId="505383FC" w14:textId="77777777" w:rsidR="00000000" w:rsidRDefault="00000000">
      <w:pPr>
        <w:pStyle w:val="250"/>
        <w:spacing w:line="18pt" w:lineRule="auto"/>
        <w:rPr>
          <w:rFonts w:hint="eastAsia"/>
          <w:sz w:val="44"/>
          <w:szCs w:val="44"/>
        </w:rPr>
      </w:pPr>
    </w:p>
    <w:p w14:paraId="2EFB32F7" w14:textId="77777777" w:rsidR="00000000" w:rsidRDefault="00000000">
      <w:pPr>
        <w:pStyle w:val="250"/>
        <w:spacing w:line="18pt" w:lineRule="auto"/>
        <w:rPr>
          <w:rFonts w:hint="eastAsia"/>
          <w:sz w:val="44"/>
          <w:szCs w:val="44"/>
        </w:rPr>
      </w:pPr>
    </w:p>
    <w:p w14:paraId="75DEEE17" w14:textId="77777777" w:rsidR="00000000" w:rsidRDefault="00000000">
      <w:pPr>
        <w:pStyle w:val="250"/>
        <w:spacing w:line="18pt" w:lineRule="auto"/>
        <w:rPr>
          <w:rFonts w:hint="eastAsia"/>
          <w:sz w:val="44"/>
          <w:szCs w:val="44"/>
        </w:rPr>
      </w:pPr>
    </w:p>
    <w:p w14:paraId="0460E9B0" w14:textId="77777777" w:rsidR="00000000" w:rsidRDefault="00000000">
      <w:pPr>
        <w:pStyle w:val="af2"/>
        <w:spacing w:line="36pt" w:lineRule="auto"/>
        <w:jc w:val="center"/>
        <w:outlineLvl w:val="0"/>
        <w:rPr>
          <w:rFonts w:ascii="华文中宋" w:eastAsia="华文中宋" w:hAnsi="华文中宋"/>
          <w:b/>
          <w:sz w:val="48"/>
          <w:szCs w:val="48"/>
        </w:rPr>
      </w:pPr>
      <w:r>
        <w:rPr>
          <w:rFonts w:ascii="华文中宋" w:eastAsia="华文中宋" w:hAnsi="华文中宋" w:hint="eastAsia"/>
          <w:b/>
          <w:sz w:val="48"/>
          <w:szCs w:val="48"/>
        </w:rPr>
        <w:t>技术规范书</w:t>
      </w:r>
    </w:p>
    <w:p w14:paraId="14F1A5D5" w14:textId="77777777" w:rsidR="00000000" w:rsidRDefault="00000000">
      <w:pPr>
        <w:pStyle w:val="a9"/>
        <w:ind w:firstLineChars="200" w:firstLine="24pt"/>
        <w:sectPr w:rsidR="00000000">
          <w:headerReference w:type="default" r:id="rId7"/>
          <w:footerReference w:type="even" r:id="rId8"/>
          <w:footerReference w:type="default" r:id="rId9"/>
          <w:footerReference w:type="first" r:id="rId10"/>
          <w:pgSz w:w="595.30pt" w:h="841.90pt"/>
          <w:pgMar w:top="85.05pt" w:right="70.85pt" w:bottom="70.85pt" w:left="70.85pt" w:header="42.55pt" w:footer="48.20pt" w:gutter="0pt"/>
          <w:pgNumType w:start="1"/>
          <w:cols w:space="36pt"/>
          <w:docGrid w:linePitch="312"/>
        </w:sectPr>
      </w:pPr>
    </w:p>
    <w:p w14:paraId="1573AC41" w14:textId="77777777" w:rsidR="00000000" w:rsidRDefault="00000000">
      <w:pPr>
        <w:pStyle w:val="1"/>
        <w:numPr>
          <w:ilvl w:val="0"/>
          <w:numId w:val="24"/>
        </w:numPr>
        <w:jc w:val="both"/>
        <w:rPr>
          <w:rFonts w:hint="eastAsia"/>
        </w:rPr>
      </w:pPr>
      <w:bookmarkStart w:id="2" w:name="_Toc505278489"/>
      <w:bookmarkStart w:id="3" w:name="_Toc436745483"/>
      <w:bookmarkStart w:id="4" w:name="_Toc433655899"/>
      <w:r>
        <w:rPr>
          <w:rFonts w:hint="eastAsia"/>
        </w:rPr>
        <w:lastRenderedPageBreak/>
        <w:t>一般规定</w:t>
      </w:r>
    </w:p>
    <w:p w14:paraId="11A40538" w14:textId="77777777" w:rsidR="00000000" w:rsidRDefault="00000000">
      <w:pPr>
        <w:pStyle w:val="20"/>
        <w:numPr>
          <w:ilvl w:val="1"/>
          <w:numId w:val="24"/>
        </w:numPr>
        <w:rPr>
          <w:rFonts w:hint="eastAsia"/>
        </w:rPr>
      </w:pPr>
      <w:r>
        <w:rPr>
          <w:rFonts w:hint="eastAsia"/>
        </w:rPr>
        <w:t>一般要求</w:t>
      </w:r>
    </w:p>
    <w:p w14:paraId="5C68F362" w14:textId="77777777" w:rsidR="00000000" w:rsidRDefault="00000000">
      <w:pPr>
        <w:pStyle w:val="a9"/>
        <w:numPr>
          <w:ilvl w:val="0"/>
          <w:numId w:val="25"/>
        </w:numPr>
        <w:ind w:start="0pt" w:firstLineChars="200" w:firstLine="24pt"/>
        <w:rPr>
          <w:rFonts w:hint="eastAsia"/>
        </w:rPr>
      </w:pPr>
      <w:r>
        <w:rPr>
          <w:rFonts w:hint="eastAsia"/>
        </w:rPr>
        <w:t>本</w:t>
      </w:r>
      <w:r>
        <w:t>规范书</w:t>
      </w:r>
      <w:r>
        <w:rPr>
          <w:rFonts w:hint="eastAsia"/>
        </w:rPr>
        <w:t>仅规定</w:t>
      </w:r>
      <w:r>
        <w:t>最低限度的技术要求，投标人应提供一套满足本规范书和所列标准要求的高质量产品及其相应服务</w:t>
      </w:r>
      <w:r>
        <w:rPr>
          <w:rFonts w:hint="eastAsia"/>
        </w:rPr>
        <w:t>，</w:t>
      </w:r>
      <w:r>
        <w:t>对国家有关安全、环保等强制性标准，必须满足其要求。</w:t>
      </w:r>
    </w:p>
    <w:p w14:paraId="414DDFBA" w14:textId="77777777" w:rsidR="00000000" w:rsidRDefault="00000000">
      <w:pPr>
        <w:pStyle w:val="a9"/>
        <w:numPr>
          <w:ilvl w:val="0"/>
          <w:numId w:val="25"/>
        </w:numPr>
        <w:ind w:start="0pt" w:firstLineChars="200" w:firstLine="24pt"/>
        <w:rPr>
          <w:rFonts w:hint="eastAsia"/>
        </w:rPr>
      </w:pPr>
      <w:r>
        <w:rPr>
          <w:rFonts w:hint="eastAsia"/>
        </w:rPr>
        <w:t>在招投标过程中，投标人若对本规范书某条款有特别的建议、方案、技术特点或差异，可在该条款下加以描述和说明。如有差异（无论多少），均应填写到本技术规范书的差异表中。如投标人没有对本技术规范书的要求提出书面异议（或差异），招标人则认为投标人完全接受和同意本技术规范书的要求。</w:t>
      </w:r>
    </w:p>
    <w:p w14:paraId="638CB657" w14:textId="77777777" w:rsidR="00000000" w:rsidRDefault="00000000">
      <w:pPr>
        <w:pStyle w:val="a9"/>
        <w:numPr>
          <w:ilvl w:val="0"/>
          <w:numId w:val="25"/>
        </w:numPr>
        <w:ind w:start="0pt" w:firstLineChars="200" w:firstLine="24pt"/>
        <w:rPr>
          <w:rFonts w:hint="eastAsia"/>
        </w:rPr>
      </w:pPr>
      <w:r>
        <w:rPr>
          <w:rFonts w:hint="eastAsia"/>
        </w:rPr>
        <w:t>投标人应执行本招标文件所列标准，有不一致时，按较高标准执行。投标人在设备设计和制造中所涉及的各项规程、规范和标准必须遵循现行最新标准版本。投标人应按本规范的要求，完成合同设备的制造、检验、试验、装配、安装、调试、验收和维护等。</w:t>
      </w:r>
    </w:p>
    <w:p w14:paraId="283C044B" w14:textId="77777777" w:rsidR="00000000" w:rsidRDefault="00000000">
      <w:pPr>
        <w:pStyle w:val="a9"/>
        <w:numPr>
          <w:ilvl w:val="0"/>
          <w:numId w:val="25"/>
        </w:numPr>
        <w:ind w:start="0pt" w:firstLineChars="200" w:firstLine="24pt"/>
        <w:rPr>
          <w:rFonts w:hint="eastAsia"/>
        </w:rPr>
      </w:pPr>
      <w:r>
        <w:rPr>
          <w:rFonts w:hint="eastAsia"/>
        </w:rPr>
        <w:t>如果本技术规范的描述存在矛盾或不一致之处，或本技术规范的技术部分和商务部分在供货范围的描述存在矛盾或不一致之处，或投标人所提供的投标文件前后有不一致的地方，应以更有利于设备安装运行、工程质量为原则，由招标人确定执行原则。</w:t>
      </w:r>
    </w:p>
    <w:p w14:paraId="217D7F2C" w14:textId="77777777" w:rsidR="00000000" w:rsidRDefault="00000000">
      <w:pPr>
        <w:pStyle w:val="a9"/>
        <w:numPr>
          <w:ilvl w:val="0"/>
          <w:numId w:val="25"/>
        </w:numPr>
        <w:ind w:start="0pt" w:firstLineChars="200" w:firstLine="24pt"/>
        <w:rPr>
          <w:rFonts w:hint="eastAsia"/>
        </w:rPr>
      </w:pPr>
      <w:r>
        <w:rPr>
          <w:rFonts w:hint="eastAsia"/>
        </w:rPr>
        <w:t>投标人对供货范围内的成套系统设备（含系统及设备、附件等）负有全责。</w:t>
      </w:r>
    </w:p>
    <w:p w14:paraId="6684913A" w14:textId="77777777" w:rsidR="00000000" w:rsidRDefault="00000000">
      <w:pPr>
        <w:pStyle w:val="a9"/>
        <w:numPr>
          <w:ilvl w:val="0"/>
          <w:numId w:val="25"/>
        </w:numPr>
        <w:ind w:start="0pt" w:firstLineChars="200" w:firstLine="24pt"/>
        <w:rPr>
          <w:rFonts w:hint="eastAsia"/>
        </w:rPr>
      </w:pPr>
      <w:r>
        <w:rPr>
          <w:rFonts w:hint="eastAsia"/>
        </w:rPr>
        <w:t>允许投标人根据招标文件和图纸资料，提出结合自己产品的设计方案，并提供完整的工程量清单及报价。</w:t>
      </w:r>
    </w:p>
    <w:p w14:paraId="06C43A89" w14:textId="77777777" w:rsidR="00000000" w:rsidRDefault="00000000">
      <w:pPr>
        <w:pStyle w:val="a9"/>
        <w:numPr>
          <w:ilvl w:val="0"/>
          <w:numId w:val="25"/>
        </w:numPr>
        <w:ind w:start="0pt" w:firstLineChars="200" w:firstLine="24pt"/>
        <w:rPr>
          <w:rFonts w:hint="eastAsia"/>
        </w:rPr>
      </w:pPr>
      <w:r>
        <w:rPr>
          <w:rFonts w:hint="eastAsia"/>
        </w:rPr>
        <w:t>★投标人应依据本技术规范的要求，独立完成开发智能化厂级监控信息基础平台与高级应用、海上风电生产管理系统、海上风电气象服务应用、移动应用</w:t>
      </w:r>
      <w:r>
        <w:rPr>
          <w:rFonts w:hint="eastAsia"/>
        </w:rPr>
        <w:t>APP</w:t>
      </w:r>
      <w:r>
        <w:rPr>
          <w:rFonts w:hint="eastAsia"/>
        </w:rPr>
        <w:t>、三维可视化运行监视系统等系统；对于本技术规范的其他高级应用和招标人的其他系统（包括但不限于数智中台系统、传动链精准预警分析高级应用、场群优化智能决策高级应用、市场交易辅助决策服务、场站级人工智能平台与高级应用等），应将功能集成在海上风电场数智化基础平台，确保系统设计的完整性和兼容性。</w:t>
      </w:r>
    </w:p>
    <w:p w14:paraId="310652CB" w14:textId="77777777" w:rsidR="00000000" w:rsidRDefault="00000000">
      <w:pPr>
        <w:pStyle w:val="a9"/>
        <w:numPr>
          <w:ilvl w:val="0"/>
          <w:numId w:val="25"/>
        </w:numPr>
        <w:ind w:start="0pt" w:firstLineChars="200" w:firstLine="24pt"/>
        <w:rPr>
          <w:rFonts w:hint="eastAsia"/>
        </w:rPr>
      </w:pPr>
      <w:r>
        <w:rPr>
          <w:rFonts w:hint="eastAsia"/>
        </w:rPr>
        <w:lastRenderedPageBreak/>
        <w:t>★投标阶段，投标人应至少包含驻场交付团队配置方案（含人员名单、专业资质等核心信息），派驻且在本项目服务期内，上述驻场服务人员应全程按招标文件约定提供对应的驻场服务。</w:t>
      </w:r>
    </w:p>
    <w:p w14:paraId="5AA2F1FD" w14:textId="77777777" w:rsidR="00000000" w:rsidRDefault="00000000">
      <w:pPr>
        <w:pStyle w:val="a9"/>
        <w:numPr>
          <w:ilvl w:val="0"/>
          <w:numId w:val="25"/>
        </w:numPr>
        <w:ind w:start="0pt" w:firstLineChars="200" w:firstLine="24pt"/>
        <w:rPr>
          <w:rFonts w:hint="eastAsia"/>
        </w:rPr>
      </w:pPr>
      <w:r>
        <w:rPr>
          <w:rFonts w:hint="eastAsia"/>
        </w:rPr>
        <w:t>海上风电场数智化基础平台的规划、设计和建设应遵循“一体化、模块化、智能化、开放性、安全性”的基本原则。</w:t>
      </w:r>
    </w:p>
    <w:p w14:paraId="382A5240" w14:textId="77777777" w:rsidR="00000000" w:rsidRDefault="00000000">
      <w:pPr>
        <w:pStyle w:val="a9"/>
        <w:numPr>
          <w:ilvl w:val="0"/>
          <w:numId w:val="26"/>
        </w:numPr>
        <w:ind w:start="0pt" w:firstLineChars="200" w:firstLine="24pt"/>
        <w:rPr>
          <w:rFonts w:hint="eastAsia"/>
        </w:rPr>
      </w:pPr>
      <w:r>
        <w:rPr>
          <w:rFonts w:hint="eastAsia"/>
        </w:rPr>
        <w:t>一体化：海上风电场数智化基础平台面向海上风电场运营业务，应采用“生产</w:t>
      </w:r>
      <w:r>
        <w:rPr>
          <w:rFonts w:hint="eastAsia"/>
        </w:rPr>
        <w:t>+</w:t>
      </w:r>
      <w:r>
        <w:rPr>
          <w:rFonts w:hint="eastAsia"/>
        </w:rPr>
        <w:t>管理”两区协同的统一设计，系统采用标准技术和功能体系架构分布式部署，面向管理大区应用，应支持弹性部署与自动运行，支持与集团主站端协作运行；生产大区采用高可靠性设计，面向实时监控应用，应支持全场数据分发与协同优化运行。</w:t>
      </w:r>
    </w:p>
    <w:p w14:paraId="4AA224D6" w14:textId="77777777" w:rsidR="00000000" w:rsidRDefault="00000000">
      <w:pPr>
        <w:pStyle w:val="a9"/>
        <w:numPr>
          <w:ilvl w:val="0"/>
          <w:numId w:val="26"/>
        </w:numPr>
        <w:ind w:start="0pt" w:firstLineChars="200" w:firstLine="24pt"/>
        <w:rPr>
          <w:rFonts w:hint="eastAsia"/>
        </w:rPr>
      </w:pPr>
      <w:r>
        <w:rPr>
          <w:rFonts w:hint="eastAsia"/>
        </w:rPr>
        <w:t>模块化：海上风电场数智化基础平台应采用松耦合的平台架构，为高级应用和装置的接入提供标准和开放的接口，具有良好的通用性、兼容性和可扩展性。横向方面，生产区和管理区通过构建智能化厂级监控信息平台，采用组件化、虚拟化、微服务化等平台能力，支持实现资源整合利用与业务功能的即插即用；纵向方面，通过标准化接口，应支持实现风力发电机、海上升压站、海上补偿站、陆上集控站、海缆、海上监测等监控设备的灵活接入与协同运行。</w:t>
      </w:r>
    </w:p>
    <w:p w14:paraId="496BF970" w14:textId="77777777" w:rsidR="00000000" w:rsidRDefault="00000000">
      <w:pPr>
        <w:pStyle w:val="a9"/>
        <w:numPr>
          <w:ilvl w:val="0"/>
          <w:numId w:val="26"/>
        </w:numPr>
        <w:ind w:start="0pt" w:firstLineChars="200" w:firstLine="24pt"/>
        <w:rPr>
          <w:rFonts w:hint="eastAsia"/>
        </w:rPr>
      </w:pPr>
      <w:r>
        <w:rPr>
          <w:rFonts w:hint="eastAsia"/>
        </w:rPr>
        <w:t>智能化：海上风电场数智化基础平台应深度应用人工智能、大模型、大数据等新技术，大幅提升海上风电智能预测、自动控制、无人巡视、优化决策应用的水平，通过生产控制和运营管理业务融合，推动数字化、智能化技术赋能，实现海上风电场的“无人值守”智慧运营模式。</w:t>
      </w:r>
    </w:p>
    <w:p w14:paraId="4E4D1368" w14:textId="77777777" w:rsidR="00000000" w:rsidRDefault="00000000">
      <w:pPr>
        <w:pStyle w:val="a9"/>
        <w:numPr>
          <w:ilvl w:val="0"/>
          <w:numId w:val="26"/>
        </w:numPr>
        <w:ind w:start="0pt" w:firstLineChars="200" w:firstLine="24pt"/>
        <w:rPr>
          <w:rFonts w:hint="eastAsia"/>
        </w:rPr>
      </w:pPr>
      <w:r>
        <w:rPr>
          <w:rFonts w:hint="eastAsia"/>
        </w:rPr>
        <w:t>开放性：海上风电场数智化基础平台同时面向设备和用户服务，在系统安全、网络安全和数据安全的基础上，通过提供开放的接口与应用设计标准，支持全场设备节点的接入、监视与运行管理，为海上风电场提供信息共享、应用开发、市场交易多方参与的生态平台，实现系统的友好接入、自我进化。</w:t>
      </w:r>
    </w:p>
    <w:p w14:paraId="7DEE4ED3" w14:textId="77777777" w:rsidR="00000000" w:rsidRDefault="00000000">
      <w:pPr>
        <w:pStyle w:val="a9"/>
        <w:numPr>
          <w:ilvl w:val="0"/>
          <w:numId w:val="26"/>
        </w:numPr>
        <w:ind w:start="0pt" w:firstLineChars="200" w:firstLine="24pt"/>
        <w:rPr>
          <w:rFonts w:hint="eastAsia"/>
        </w:rPr>
      </w:pPr>
      <w:r>
        <w:rPr>
          <w:rFonts w:hint="eastAsia"/>
        </w:rPr>
        <w:t>安全性：海上风电场数智化基础平台充分识别在生产控制、信息管理、运维调试、辅控接入等运行中的结构性边界，应严格遵循“安全分区、网络专用、横向隔离、纵向认证”的电力监控系统安全防护基本要求，提高系统的边界安全防护能力。系统应至少具备访问控制、数据保密、记录审计等安全配</w:t>
      </w:r>
      <w:r>
        <w:rPr>
          <w:rFonts w:hint="eastAsia"/>
        </w:rPr>
        <w:lastRenderedPageBreak/>
        <w:t>置，排除设备自身的安全漏洞风险，提高设备的本体安全防护和安全可控能力。服务器、工作站、网络安全设备等海上风电场数智化基础平台系统硬件应选择安全自主可控的设备，</w:t>
      </w:r>
      <w:r>
        <w:rPr>
          <w:rFonts w:hint="eastAsia"/>
        </w:rPr>
        <w:t>CPU</w:t>
      </w:r>
      <w:r>
        <w:rPr>
          <w:rFonts w:hint="eastAsia"/>
        </w:rPr>
        <w:t>应采用安全可控架构，应支持（麒麟、统信、凝思、鸿蒙等）安全可控操作系统，数据库应使用安全可控数据库。</w:t>
      </w:r>
    </w:p>
    <w:p w14:paraId="3A52F0E2" w14:textId="77777777" w:rsidR="00000000" w:rsidRDefault="00000000">
      <w:pPr>
        <w:pStyle w:val="20"/>
        <w:numPr>
          <w:ilvl w:val="1"/>
          <w:numId w:val="24"/>
        </w:numPr>
      </w:pPr>
      <w:r>
        <w:rPr>
          <w:rFonts w:hint="eastAsia"/>
        </w:rPr>
        <w:t>项目说明</w:t>
      </w:r>
    </w:p>
    <w:p w14:paraId="1AEFEE3D" w14:textId="77777777" w:rsidR="00000000" w:rsidRDefault="00000000">
      <w:pPr>
        <w:pStyle w:val="3"/>
        <w:numPr>
          <w:ilvl w:val="2"/>
          <w:numId w:val="24"/>
        </w:numPr>
        <w:rPr>
          <w:rFonts w:hint="eastAsia"/>
          <w:kern w:val="44"/>
          <w:szCs w:val="24"/>
        </w:rPr>
      </w:pPr>
      <w:r>
        <w:rPr>
          <w:rFonts w:hint="eastAsia"/>
          <w:kern w:val="44"/>
          <w:szCs w:val="24"/>
        </w:rPr>
        <w:t>海上风电场概述</w:t>
      </w:r>
    </w:p>
    <w:p w14:paraId="01934F5D" w14:textId="77777777" w:rsidR="00000000" w:rsidRDefault="00000000">
      <w:pPr>
        <w:pStyle w:val="a9"/>
        <w:ind w:firstLineChars="200" w:firstLine="24pt"/>
      </w:pPr>
      <w:r>
        <w:rPr>
          <w:rFonts w:hint="eastAsia"/>
        </w:rPr>
        <w:t>深能汕尾红海湾六海上风电项目位于汕尾市附近海域，场址面积</w:t>
      </w:r>
      <w:r>
        <w:rPr>
          <w:rFonts w:hint="eastAsia"/>
        </w:rPr>
        <w:t>62km</w:t>
      </w:r>
      <w:r>
        <w:rPr>
          <w:rFonts w:hint="eastAsia"/>
          <w:vertAlign w:val="superscript"/>
        </w:rPr>
        <w:t>2</w:t>
      </w:r>
      <w:r>
        <w:rPr>
          <w:rFonts w:hint="eastAsia"/>
        </w:rPr>
        <w:t>，水深</w:t>
      </w:r>
      <w:r>
        <w:rPr>
          <w:rFonts w:hint="eastAsia"/>
        </w:rPr>
        <w:t>40.7</w:t>
      </w:r>
      <w:r>
        <w:rPr>
          <w:rFonts w:hint="eastAsia"/>
        </w:rPr>
        <w:t>～</w:t>
      </w:r>
      <w:r>
        <w:rPr>
          <w:rFonts w:hint="eastAsia"/>
        </w:rPr>
        <w:t>46.6m</w:t>
      </w:r>
      <w:r>
        <w:rPr>
          <w:rFonts w:hint="eastAsia"/>
        </w:rPr>
        <w:t>，场址中心离岸距离</w:t>
      </w:r>
      <w:r>
        <w:rPr>
          <w:rFonts w:hint="eastAsia"/>
        </w:rPr>
        <w:t>33km</w:t>
      </w:r>
      <w:r>
        <w:rPr>
          <w:rFonts w:hint="eastAsia"/>
        </w:rPr>
        <w:t>，风机离岸超</w:t>
      </w:r>
      <w:r>
        <w:rPr>
          <w:rFonts w:hint="eastAsia"/>
        </w:rPr>
        <w:t>30km</w:t>
      </w:r>
      <w:r>
        <w:rPr>
          <w:rFonts w:hint="eastAsia"/>
        </w:rPr>
        <w:t>。项目总规划容量为</w:t>
      </w:r>
      <w:r>
        <w:rPr>
          <w:rFonts w:hint="eastAsia"/>
        </w:rPr>
        <w:t>500MW</w:t>
      </w:r>
      <w:r>
        <w:rPr>
          <w:rFonts w:hint="eastAsia"/>
        </w:rPr>
        <w:t>，拟安装</w:t>
      </w:r>
      <w:r>
        <w:rPr>
          <w:rFonts w:hint="eastAsia"/>
        </w:rPr>
        <w:t>34</w:t>
      </w:r>
      <w:r>
        <w:rPr>
          <w:rFonts w:hint="eastAsia"/>
        </w:rPr>
        <w:t>台</w:t>
      </w:r>
      <w:r>
        <w:rPr>
          <w:rFonts w:hint="eastAsia"/>
        </w:rPr>
        <w:t>15MW</w:t>
      </w:r>
      <w:r>
        <w:rPr>
          <w:rFonts w:hint="eastAsia"/>
        </w:rPr>
        <w:t>风机，总容量为</w:t>
      </w:r>
      <w:r>
        <w:rPr>
          <w:rFonts w:hint="eastAsia"/>
        </w:rPr>
        <w:t>510MW</w:t>
      </w:r>
      <w:r>
        <w:rPr>
          <w:rFonts w:hint="eastAsia"/>
        </w:rPr>
        <w:t>。建设一座</w:t>
      </w:r>
      <w:r>
        <w:rPr>
          <w:rFonts w:hint="eastAsia"/>
        </w:rPr>
        <w:t>500kV</w:t>
      </w:r>
      <w:r>
        <w:rPr>
          <w:rFonts w:hint="eastAsia"/>
        </w:rPr>
        <w:t>海上升压站和一座</w:t>
      </w:r>
      <w:r>
        <w:rPr>
          <w:rFonts w:hint="eastAsia"/>
        </w:rPr>
        <w:t>500kV</w:t>
      </w:r>
      <w:r>
        <w:rPr>
          <w:rFonts w:hint="eastAsia"/>
        </w:rPr>
        <w:t>海上无功补偿站，海上升压站位于本项目风场西北侧位置，海上无功补偿站位于本项目送出路由上（距离海上升压站约</w:t>
      </w:r>
      <w:r>
        <w:rPr>
          <w:rFonts w:hint="eastAsia"/>
        </w:rPr>
        <w:t>40km</w:t>
      </w:r>
      <w:r>
        <w:rPr>
          <w:rFonts w:hint="eastAsia"/>
        </w:rPr>
        <w:t>）。</w:t>
      </w:r>
      <w:r>
        <w:rPr>
          <w:rFonts w:hint="eastAsia"/>
        </w:rPr>
        <w:t>34</w:t>
      </w:r>
      <w:r>
        <w:rPr>
          <w:rFonts w:hint="eastAsia"/>
        </w:rPr>
        <w:t>台风机通过</w:t>
      </w:r>
      <w:r>
        <w:rPr>
          <w:rFonts w:hint="eastAsia"/>
        </w:rPr>
        <w:t>8</w:t>
      </w:r>
      <w:r>
        <w:rPr>
          <w:rFonts w:hint="eastAsia"/>
        </w:rPr>
        <w:t>回</w:t>
      </w:r>
      <w:r>
        <w:rPr>
          <w:rFonts w:hint="eastAsia"/>
        </w:rPr>
        <w:t>66kV</w:t>
      </w:r>
      <w:r>
        <w:rPr>
          <w:rFonts w:hint="eastAsia"/>
        </w:rPr>
        <w:t>集电海缆汇集至升压站，升压站通过</w:t>
      </w:r>
      <w:r>
        <w:rPr>
          <w:rFonts w:hint="eastAsia"/>
        </w:rPr>
        <w:t>1</w:t>
      </w:r>
      <w:r>
        <w:rPr>
          <w:rFonts w:hint="eastAsia"/>
        </w:rPr>
        <w:t>回</w:t>
      </w:r>
      <w:r>
        <w:rPr>
          <w:rFonts w:hint="eastAsia"/>
        </w:rPr>
        <w:t>500kV</w:t>
      </w:r>
      <w:r>
        <w:rPr>
          <w:rFonts w:hint="eastAsia"/>
        </w:rPr>
        <w:t>海缆，经过海上无功补偿站后送至登陆点，登陆点位于深汕合作区小漠镇，送出海缆长度约</w:t>
      </w:r>
      <w:r>
        <w:rPr>
          <w:rFonts w:hint="eastAsia"/>
        </w:rPr>
        <w:t>93.74km</w:t>
      </w:r>
      <w:r>
        <w:rPr>
          <w:rFonts w:hint="eastAsia"/>
        </w:rPr>
        <w:t>。陆上集控中心位于深汕合作区小漠街道大澳村小漠电厂西北侧，登陆点位于小漠电厂光伏坡脚东侧海岸处。集控中心接口华润小漠电厂至</w:t>
      </w:r>
      <w:r>
        <w:rPr>
          <w:rFonts w:hint="eastAsia"/>
        </w:rPr>
        <w:t>500kV</w:t>
      </w:r>
      <w:r>
        <w:rPr>
          <w:rFonts w:hint="eastAsia"/>
        </w:rPr>
        <w:t>深汕站线路接入电网，最终方案以接入系统批复意见为准。</w:t>
      </w:r>
    </w:p>
    <w:p w14:paraId="0B5854EA" w14:textId="77777777" w:rsidR="00000000" w:rsidRDefault="00000000">
      <w:pPr>
        <w:pStyle w:val="ab"/>
        <w:keepNext/>
        <w:jc w:val="center"/>
        <w:rPr>
          <w:rFonts w:ascii="Times New Roman" w:hAnsi="Times New Roman"/>
        </w:rPr>
      </w:pPr>
      <w:r>
        <w:rPr>
          <w:rFonts w:ascii="Times New Roman" w:hAnsi="Times New Roman"/>
        </w:rPr>
        <w:t>表</w:t>
      </w:r>
      <w:r>
        <w:rPr>
          <w:rFonts w:ascii="Times New Roman" w:hAnsi="Times New Roman"/>
        </w:rPr>
        <w:t>1.1-1</w:t>
      </w:r>
      <w:r>
        <w:rPr>
          <w:rFonts w:ascii="Times New Roman" w:hAnsi="Times New Roman"/>
        </w:rPr>
        <w:t>场址坐标表</w:t>
      </w:r>
    </w:p>
    <w:tbl>
      <w:tblPr>
        <w:tblW w:w="99.42%" w:type="pct"/>
        <w:jc w:val="center"/>
        <w:tblInd w:w="0pt" w:type="dxa"/>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CellMar>
          <w:start w:w="0pt" w:type="dxa"/>
          <w:end w:w="0pt" w:type="dxa"/>
        </w:tblCellMar>
        <w:tblLook w:firstRow="0" w:lastRow="0" w:firstColumn="0" w:lastColumn="0" w:noHBand="0" w:noVBand="0"/>
      </w:tblPr>
      <w:tblGrid>
        <w:gridCol w:w="1469"/>
        <w:gridCol w:w="3421"/>
        <w:gridCol w:w="3362"/>
      </w:tblGrid>
      <w:tr w:rsidR="00000000" w14:paraId="47F279E8" w14:textId="77777777">
        <w:trPr>
          <w:trHeight w:val="522"/>
          <w:jc w:val="center"/>
        </w:trPr>
        <w:tc>
          <w:tcPr>
            <w:tcW w:w="17.8%" w:type="pct"/>
            <w:vAlign w:val="center"/>
          </w:tcPr>
          <w:p w14:paraId="56BE5C57" w14:textId="77777777" w:rsidR="00000000" w:rsidRDefault="00000000">
            <w:pPr>
              <w:jc w:val="center"/>
              <w:rPr>
                <w:lang w:eastAsia="en-US"/>
              </w:rPr>
            </w:pPr>
            <w:r>
              <w:rPr>
                <w:lang w:eastAsia="en-US"/>
              </w:rPr>
              <w:t>编号</w:t>
            </w:r>
          </w:p>
        </w:tc>
        <w:tc>
          <w:tcPr>
            <w:tcW w:w="41.44%" w:type="pct"/>
            <w:vAlign w:val="center"/>
          </w:tcPr>
          <w:p w14:paraId="5FE957F2" w14:textId="77777777" w:rsidR="00000000" w:rsidRDefault="00000000">
            <w:pPr>
              <w:jc w:val="center"/>
              <w:rPr>
                <w:lang w:eastAsia="en-US"/>
              </w:rPr>
            </w:pPr>
            <w:r>
              <w:rPr>
                <w:lang w:eastAsia="en-US"/>
              </w:rPr>
              <w:t>纬度（度分秒）</w:t>
            </w:r>
          </w:p>
        </w:tc>
        <w:tc>
          <w:tcPr>
            <w:tcW w:w="40.72%" w:type="pct"/>
            <w:vAlign w:val="center"/>
          </w:tcPr>
          <w:p w14:paraId="15DFDB73" w14:textId="77777777" w:rsidR="00000000" w:rsidRDefault="00000000">
            <w:pPr>
              <w:jc w:val="center"/>
              <w:rPr>
                <w:lang w:eastAsia="en-US"/>
              </w:rPr>
            </w:pPr>
            <w:r>
              <w:rPr>
                <w:lang w:eastAsia="en-US"/>
              </w:rPr>
              <w:t>经度（度分秒）</w:t>
            </w:r>
          </w:p>
        </w:tc>
      </w:tr>
      <w:tr w:rsidR="00000000" w14:paraId="6E48BD5C" w14:textId="77777777">
        <w:trPr>
          <w:trHeight w:val="522"/>
          <w:jc w:val="center"/>
        </w:trPr>
        <w:tc>
          <w:tcPr>
            <w:tcW w:w="17.8%" w:type="pct"/>
            <w:vAlign w:val="center"/>
          </w:tcPr>
          <w:p w14:paraId="3C3B9CC9" w14:textId="77777777" w:rsidR="00000000" w:rsidRDefault="00000000">
            <w:pPr>
              <w:jc w:val="center"/>
              <w:rPr>
                <w:lang w:eastAsia="en-US"/>
              </w:rPr>
            </w:pPr>
            <w:r>
              <w:rPr>
                <w:lang w:eastAsia="en-US"/>
              </w:rPr>
              <w:t>A</w:t>
            </w:r>
          </w:p>
        </w:tc>
        <w:tc>
          <w:tcPr>
            <w:tcW w:w="41.44%" w:type="pct"/>
            <w:vAlign w:val="center"/>
          </w:tcPr>
          <w:p w14:paraId="55FAAD40" w14:textId="77777777" w:rsidR="00000000" w:rsidRDefault="00000000">
            <w:pPr>
              <w:jc w:val="center"/>
              <w:rPr>
                <w:lang w:eastAsia="en-US"/>
              </w:rPr>
            </w:pPr>
            <w:r>
              <w:rPr>
                <w:lang w:eastAsia="en-US"/>
              </w:rPr>
              <w:t>22°23'02.09"</w:t>
            </w:r>
          </w:p>
        </w:tc>
        <w:tc>
          <w:tcPr>
            <w:tcW w:w="40.72%" w:type="pct"/>
            <w:vAlign w:val="center"/>
          </w:tcPr>
          <w:p w14:paraId="0CD54F1D" w14:textId="77777777" w:rsidR="00000000" w:rsidRDefault="00000000">
            <w:pPr>
              <w:jc w:val="center"/>
              <w:rPr>
                <w:lang w:eastAsia="en-US"/>
              </w:rPr>
            </w:pPr>
            <w:r>
              <w:rPr>
                <w:lang w:eastAsia="en-US"/>
              </w:rPr>
              <w:t>115°34'32.80"</w:t>
            </w:r>
          </w:p>
        </w:tc>
      </w:tr>
      <w:tr w:rsidR="00000000" w14:paraId="06A2D2E7" w14:textId="77777777">
        <w:trPr>
          <w:trHeight w:val="522"/>
          <w:jc w:val="center"/>
        </w:trPr>
        <w:tc>
          <w:tcPr>
            <w:tcW w:w="17.8%" w:type="pct"/>
            <w:vAlign w:val="center"/>
          </w:tcPr>
          <w:p w14:paraId="77956A9B" w14:textId="77777777" w:rsidR="00000000" w:rsidRDefault="00000000">
            <w:pPr>
              <w:jc w:val="center"/>
              <w:rPr>
                <w:lang w:eastAsia="en-US"/>
              </w:rPr>
            </w:pPr>
            <w:r>
              <w:rPr>
                <w:lang w:eastAsia="en-US"/>
              </w:rPr>
              <w:t>B</w:t>
            </w:r>
          </w:p>
        </w:tc>
        <w:tc>
          <w:tcPr>
            <w:tcW w:w="41.44%" w:type="pct"/>
            <w:vAlign w:val="center"/>
          </w:tcPr>
          <w:p w14:paraId="3A27A3A3" w14:textId="77777777" w:rsidR="00000000" w:rsidRDefault="00000000">
            <w:pPr>
              <w:jc w:val="center"/>
              <w:rPr>
                <w:lang w:eastAsia="en-US"/>
              </w:rPr>
            </w:pPr>
            <w:r>
              <w:rPr>
                <w:lang w:eastAsia="en-US"/>
              </w:rPr>
              <w:t>22°24'39.92"</w:t>
            </w:r>
          </w:p>
        </w:tc>
        <w:tc>
          <w:tcPr>
            <w:tcW w:w="40.72%" w:type="pct"/>
            <w:vAlign w:val="center"/>
          </w:tcPr>
          <w:p w14:paraId="1DBD6A46" w14:textId="77777777" w:rsidR="00000000" w:rsidRDefault="00000000">
            <w:pPr>
              <w:jc w:val="center"/>
              <w:rPr>
                <w:lang w:eastAsia="en-US"/>
              </w:rPr>
            </w:pPr>
            <w:r>
              <w:rPr>
                <w:lang w:eastAsia="en-US"/>
              </w:rPr>
              <w:t>115°40'05.76"</w:t>
            </w:r>
          </w:p>
        </w:tc>
      </w:tr>
      <w:tr w:rsidR="00000000" w14:paraId="206AF0AB" w14:textId="77777777">
        <w:trPr>
          <w:trHeight w:val="522"/>
          <w:jc w:val="center"/>
        </w:trPr>
        <w:tc>
          <w:tcPr>
            <w:tcW w:w="17.8%" w:type="pct"/>
            <w:vAlign w:val="center"/>
          </w:tcPr>
          <w:p w14:paraId="2F81A8BB" w14:textId="77777777" w:rsidR="00000000" w:rsidRDefault="00000000">
            <w:pPr>
              <w:jc w:val="center"/>
              <w:rPr>
                <w:lang w:eastAsia="en-US"/>
              </w:rPr>
            </w:pPr>
            <w:r>
              <w:rPr>
                <w:lang w:eastAsia="en-US"/>
              </w:rPr>
              <w:t>C</w:t>
            </w:r>
          </w:p>
        </w:tc>
        <w:tc>
          <w:tcPr>
            <w:tcW w:w="41.44%" w:type="pct"/>
            <w:vAlign w:val="center"/>
          </w:tcPr>
          <w:p w14:paraId="1C32EC59" w14:textId="77777777" w:rsidR="00000000" w:rsidRDefault="00000000">
            <w:pPr>
              <w:jc w:val="center"/>
              <w:rPr>
                <w:lang w:eastAsia="en-US"/>
              </w:rPr>
            </w:pPr>
            <w:r>
              <w:rPr>
                <w:lang w:eastAsia="en-US"/>
              </w:rPr>
              <w:t>22°21'14.36"</w:t>
            </w:r>
          </w:p>
        </w:tc>
        <w:tc>
          <w:tcPr>
            <w:tcW w:w="40.72%" w:type="pct"/>
            <w:vAlign w:val="center"/>
          </w:tcPr>
          <w:p w14:paraId="68A1C0B6" w14:textId="77777777" w:rsidR="00000000" w:rsidRDefault="00000000">
            <w:pPr>
              <w:jc w:val="center"/>
              <w:rPr>
                <w:lang w:eastAsia="en-US"/>
              </w:rPr>
            </w:pPr>
            <w:r>
              <w:rPr>
                <w:lang w:eastAsia="en-US"/>
              </w:rPr>
              <w:t>115°40'05.76"</w:t>
            </w:r>
          </w:p>
        </w:tc>
      </w:tr>
      <w:tr w:rsidR="00000000" w14:paraId="4EEC5401" w14:textId="77777777">
        <w:trPr>
          <w:trHeight w:val="522"/>
          <w:jc w:val="center"/>
        </w:trPr>
        <w:tc>
          <w:tcPr>
            <w:tcW w:w="17.8%" w:type="pct"/>
            <w:vAlign w:val="center"/>
          </w:tcPr>
          <w:p w14:paraId="419F8ED6" w14:textId="77777777" w:rsidR="00000000" w:rsidRDefault="00000000">
            <w:pPr>
              <w:jc w:val="center"/>
              <w:rPr>
                <w:lang w:eastAsia="en-US"/>
              </w:rPr>
            </w:pPr>
            <w:r>
              <w:rPr>
                <w:lang w:eastAsia="en-US"/>
              </w:rPr>
              <w:t>D</w:t>
            </w:r>
          </w:p>
        </w:tc>
        <w:tc>
          <w:tcPr>
            <w:tcW w:w="41.44%" w:type="pct"/>
            <w:vAlign w:val="center"/>
          </w:tcPr>
          <w:p w14:paraId="213782DB" w14:textId="77777777" w:rsidR="00000000" w:rsidRDefault="00000000">
            <w:pPr>
              <w:jc w:val="center"/>
              <w:rPr>
                <w:lang w:eastAsia="en-US"/>
              </w:rPr>
            </w:pPr>
            <w:r>
              <w:rPr>
                <w:lang w:eastAsia="en-US"/>
              </w:rPr>
              <w:t>22°19'26.03"</w:t>
            </w:r>
          </w:p>
        </w:tc>
        <w:tc>
          <w:tcPr>
            <w:tcW w:w="40.72%" w:type="pct"/>
            <w:vAlign w:val="center"/>
          </w:tcPr>
          <w:p w14:paraId="69A3E09A" w14:textId="77777777" w:rsidR="00000000" w:rsidRDefault="00000000">
            <w:pPr>
              <w:jc w:val="center"/>
              <w:rPr>
                <w:lang w:eastAsia="en-US"/>
              </w:rPr>
            </w:pPr>
            <w:r>
              <w:rPr>
                <w:lang w:eastAsia="en-US"/>
              </w:rPr>
              <w:t>115°34'32.80"</w:t>
            </w:r>
          </w:p>
        </w:tc>
      </w:tr>
    </w:tbl>
    <w:p w14:paraId="5B5F7EF5" w14:textId="77777777" w:rsidR="00000000" w:rsidRDefault="00000000">
      <w:pPr>
        <w:pStyle w:val="ab"/>
        <w:keepNext/>
        <w:jc w:val="center"/>
        <w:rPr>
          <w:rFonts w:ascii="Times New Roman" w:hAnsi="Times New Roman"/>
        </w:rPr>
      </w:pPr>
      <w:r>
        <w:rPr>
          <w:rFonts w:ascii="Times New Roman" w:hAnsi="Times New Roman"/>
        </w:rPr>
        <w:t>表</w:t>
      </w:r>
      <w:r>
        <w:rPr>
          <w:rFonts w:ascii="Times New Roman" w:hAnsi="Times New Roman"/>
        </w:rPr>
        <w:t>1.1-2</w:t>
      </w:r>
      <w:r>
        <w:rPr>
          <w:rFonts w:ascii="Times New Roman" w:hAnsi="Times New Roman"/>
        </w:rPr>
        <w:t>场址坐标表（南侧退让航路</w:t>
      </w:r>
      <w:r>
        <w:rPr>
          <w:rFonts w:ascii="Times New Roman" w:hAnsi="Times New Roman"/>
        </w:rPr>
        <w:t>0.3</w:t>
      </w:r>
      <w:r>
        <w:rPr>
          <w:rFonts w:ascii="Times New Roman" w:hAnsi="Times New Roman"/>
        </w:rPr>
        <w:t>海里）</w:t>
      </w:r>
    </w:p>
    <w:tbl>
      <w:tblPr>
        <w:tblW w:w="412.90pt" w:type="dxa"/>
        <w:jc w:val="center"/>
        <w:tblInd w:w="0pt" w:type="dxa"/>
        <w:tblBorders>
          <w:top w:val="single" w:sz="2" w:space="0" w:color="000000"/>
          <w:start w:val="single" w:sz="2" w:space="0" w:color="000000"/>
          <w:bottom w:val="single" w:sz="2" w:space="0" w:color="000000"/>
          <w:end w:val="single" w:sz="2" w:space="0" w:color="000000"/>
          <w:insideH w:val="single" w:sz="2" w:space="0" w:color="000000"/>
          <w:insideV w:val="single" w:sz="2" w:space="0" w:color="000000"/>
        </w:tblBorders>
        <w:tblLayout w:type="fixed"/>
        <w:tblCellMar>
          <w:start w:w="0pt" w:type="dxa"/>
          <w:end w:w="0pt" w:type="dxa"/>
        </w:tblCellMar>
        <w:tblLook w:firstRow="0" w:lastRow="0" w:firstColumn="0" w:lastColumn="0" w:noHBand="0" w:noVBand="0"/>
      </w:tblPr>
      <w:tblGrid>
        <w:gridCol w:w="1036"/>
        <w:gridCol w:w="3479"/>
        <w:gridCol w:w="2563"/>
        <w:gridCol w:w="1180"/>
      </w:tblGrid>
      <w:tr w:rsidR="00000000" w14:paraId="4B87A796" w14:textId="77777777">
        <w:trPr>
          <w:trHeight w:val="522"/>
          <w:jc w:val="center"/>
        </w:trPr>
        <w:tc>
          <w:tcPr>
            <w:tcW w:w="51.80pt" w:type="dxa"/>
            <w:vAlign w:val="center"/>
          </w:tcPr>
          <w:p w14:paraId="7996599D" w14:textId="77777777" w:rsidR="00000000" w:rsidRDefault="00000000">
            <w:pPr>
              <w:jc w:val="center"/>
              <w:rPr>
                <w:lang w:eastAsia="en-US"/>
              </w:rPr>
            </w:pPr>
            <w:r>
              <w:rPr>
                <w:lang w:eastAsia="en-US"/>
              </w:rPr>
              <w:t>编号</w:t>
            </w:r>
          </w:p>
        </w:tc>
        <w:tc>
          <w:tcPr>
            <w:tcW w:w="173.95pt" w:type="dxa"/>
            <w:vAlign w:val="center"/>
          </w:tcPr>
          <w:p w14:paraId="17F8C95C" w14:textId="77777777" w:rsidR="00000000" w:rsidRDefault="00000000">
            <w:pPr>
              <w:jc w:val="center"/>
              <w:rPr>
                <w:lang w:eastAsia="en-US"/>
              </w:rPr>
            </w:pPr>
            <w:r>
              <w:rPr>
                <w:lang w:eastAsia="en-US"/>
              </w:rPr>
              <w:t>纬度（度分秒）</w:t>
            </w:r>
          </w:p>
        </w:tc>
        <w:tc>
          <w:tcPr>
            <w:tcW w:w="128.15pt" w:type="dxa"/>
            <w:vAlign w:val="center"/>
          </w:tcPr>
          <w:p w14:paraId="3E51827F" w14:textId="77777777" w:rsidR="00000000" w:rsidRDefault="00000000">
            <w:pPr>
              <w:jc w:val="center"/>
              <w:rPr>
                <w:lang w:eastAsia="en-US"/>
              </w:rPr>
            </w:pPr>
            <w:r>
              <w:rPr>
                <w:lang w:eastAsia="en-US"/>
              </w:rPr>
              <w:t>经度（度分秒）</w:t>
            </w:r>
          </w:p>
        </w:tc>
        <w:tc>
          <w:tcPr>
            <w:tcW w:w="59pt" w:type="dxa"/>
            <w:vAlign w:val="center"/>
          </w:tcPr>
          <w:p w14:paraId="58082531" w14:textId="77777777" w:rsidR="00000000" w:rsidRDefault="00000000">
            <w:pPr>
              <w:jc w:val="center"/>
              <w:rPr>
                <w:lang w:eastAsia="en-US"/>
              </w:rPr>
            </w:pPr>
            <w:r>
              <w:rPr>
                <w:lang w:eastAsia="en-US"/>
              </w:rPr>
              <w:t>备注</w:t>
            </w:r>
          </w:p>
        </w:tc>
      </w:tr>
      <w:tr w:rsidR="00000000" w14:paraId="3F3336A9" w14:textId="77777777">
        <w:trPr>
          <w:trHeight w:val="522"/>
          <w:jc w:val="center"/>
        </w:trPr>
        <w:tc>
          <w:tcPr>
            <w:tcW w:w="51.80pt" w:type="dxa"/>
            <w:vAlign w:val="center"/>
          </w:tcPr>
          <w:p w14:paraId="2E34F6B7" w14:textId="77777777" w:rsidR="00000000" w:rsidRDefault="00000000">
            <w:pPr>
              <w:jc w:val="center"/>
            </w:pPr>
            <w:r>
              <w:t>A</w:t>
            </w:r>
          </w:p>
        </w:tc>
        <w:tc>
          <w:tcPr>
            <w:tcW w:w="173.95pt" w:type="dxa"/>
            <w:vAlign w:val="center"/>
          </w:tcPr>
          <w:p w14:paraId="40E9A06C" w14:textId="77777777" w:rsidR="00000000" w:rsidRDefault="00000000">
            <w:pPr>
              <w:jc w:val="center"/>
            </w:pPr>
            <w:r>
              <w:t>22°23'02.09"</w:t>
            </w:r>
          </w:p>
        </w:tc>
        <w:tc>
          <w:tcPr>
            <w:tcW w:w="128.15pt" w:type="dxa"/>
            <w:vAlign w:val="center"/>
          </w:tcPr>
          <w:p w14:paraId="5DBC362F" w14:textId="77777777" w:rsidR="00000000" w:rsidRDefault="00000000">
            <w:pPr>
              <w:jc w:val="center"/>
            </w:pPr>
            <w:r>
              <w:t>115°34'32.80"</w:t>
            </w:r>
          </w:p>
        </w:tc>
        <w:tc>
          <w:tcPr>
            <w:tcW w:w="59pt" w:type="dxa"/>
            <w:vAlign w:val="center"/>
          </w:tcPr>
          <w:p w14:paraId="187798F2" w14:textId="77777777" w:rsidR="00000000" w:rsidRDefault="00000000">
            <w:pPr>
              <w:jc w:val="center"/>
            </w:pPr>
          </w:p>
        </w:tc>
      </w:tr>
      <w:tr w:rsidR="00000000" w14:paraId="7F439E81" w14:textId="77777777">
        <w:trPr>
          <w:trHeight w:val="522"/>
          <w:jc w:val="center"/>
        </w:trPr>
        <w:tc>
          <w:tcPr>
            <w:tcW w:w="51.80pt" w:type="dxa"/>
            <w:vAlign w:val="center"/>
          </w:tcPr>
          <w:p w14:paraId="2AC4B475" w14:textId="77777777" w:rsidR="00000000" w:rsidRDefault="00000000">
            <w:pPr>
              <w:jc w:val="center"/>
            </w:pPr>
            <w:r>
              <w:t>B</w:t>
            </w:r>
          </w:p>
        </w:tc>
        <w:tc>
          <w:tcPr>
            <w:tcW w:w="173.95pt" w:type="dxa"/>
            <w:vAlign w:val="center"/>
          </w:tcPr>
          <w:p w14:paraId="574BB5C8" w14:textId="77777777" w:rsidR="00000000" w:rsidRDefault="00000000">
            <w:pPr>
              <w:jc w:val="center"/>
            </w:pPr>
            <w:r>
              <w:t>22°24'39.92"</w:t>
            </w:r>
          </w:p>
        </w:tc>
        <w:tc>
          <w:tcPr>
            <w:tcW w:w="128.15pt" w:type="dxa"/>
            <w:vAlign w:val="center"/>
          </w:tcPr>
          <w:p w14:paraId="0E89AC3A" w14:textId="77777777" w:rsidR="00000000" w:rsidRDefault="00000000">
            <w:pPr>
              <w:jc w:val="center"/>
            </w:pPr>
            <w:r>
              <w:t>115°40'05.76"</w:t>
            </w:r>
          </w:p>
        </w:tc>
        <w:tc>
          <w:tcPr>
            <w:tcW w:w="59pt" w:type="dxa"/>
            <w:vAlign w:val="center"/>
          </w:tcPr>
          <w:p w14:paraId="52A0D621" w14:textId="77777777" w:rsidR="00000000" w:rsidRDefault="00000000">
            <w:pPr>
              <w:jc w:val="center"/>
            </w:pPr>
          </w:p>
        </w:tc>
      </w:tr>
      <w:tr w:rsidR="00000000" w14:paraId="5F10C098" w14:textId="77777777">
        <w:trPr>
          <w:trHeight w:val="522"/>
          <w:jc w:val="center"/>
        </w:trPr>
        <w:tc>
          <w:tcPr>
            <w:tcW w:w="51.80pt" w:type="dxa"/>
            <w:vAlign w:val="center"/>
          </w:tcPr>
          <w:p w14:paraId="6024B7FE" w14:textId="77777777" w:rsidR="00000000" w:rsidRDefault="00000000">
            <w:pPr>
              <w:jc w:val="center"/>
            </w:pPr>
            <w:r>
              <w:t>C</w:t>
            </w:r>
          </w:p>
        </w:tc>
        <w:tc>
          <w:tcPr>
            <w:tcW w:w="173.95pt" w:type="dxa"/>
            <w:vAlign w:val="center"/>
          </w:tcPr>
          <w:p w14:paraId="7BB3724C" w14:textId="77777777" w:rsidR="00000000" w:rsidRDefault="00000000">
            <w:pPr>
              <w:jc w:val="center"/>
            </w:pPr>
            <w:r>
              <w:t>22°21′33.4333″</w:t>
            </w:r>
          </w:p>
        </w:tc>
        <w:tc>
          <w:tcPr>
            <w:tcW w:w="128.15pt" w:type="dxa"/>
            <w:vAlign w:val="center"/>
          </w:tcPr>
          <w:p w14:paraId="2E34C472" w14:textId="77777777" w:rsidR="00000000" w:rsidRDefault="00000000">
            <w:pPr>
              <w:jc w:val="center"/>
            </w:pPr>
            <w:r>
              <w:t>115°40'05.61″</w:t>
            </w:r>
          </w:p>
        </w:tc>
        <w:tc>
          <w:tcPr>
            <w:tcW w:w="59pt" w:type="dxa"/>
            <w:vAlign w:val="center"/>
          </w:tcPr>
          <w:p w14:paraId="3961268D" w14:textId="77777777" w:rsidR="00000000" w:rsidRDefault="00000000">
            <w:pPr>
              <w:jc w:val="center"/>
              <w:rPr>
                <w:lang w:eastAsia="en-US"/>
              </w:rPr>
            </w:pPr>
            <w:r>
              <w:rPr>
                <w:lang w:eastAsia="en-US"/>
              </w:rPr>
              <w:t>退让后</w:t>
            </w:r>
          </w:p>
        </w:tc>
      </w:tr>
      <w:tr w:rsidR="00000000" w14:paraId="774A5063" w14:textId="77777777">
        <w:trPr>
          <w:trHeight w:val="522"/>
          <w:jc w:val="center"/>
        </w:trPr>
        <w:tc>
          <w:tcPr>
            <w:tcW w:w="51.80pt" w:type="dxa"/>
            <w:vAlign w:val="center"/>
          </w:tcPr>
          <w:p w14:paraId="20B96B1A" w14:textId="77777777" w:rsidR="00000000" w:rsidRDefault="00000000">
            <w:pPr>
              <w:jc w:val="center"/>
            </w:pPr>
            <w:r>
              <w:t>D</w:t>
            </w:r>
          </w:p>
        </w:tc>
        <w:tc>
          <w:tcPr>
            <w:tcW w:w="173.95pt" w:type="dxa"/>
            <w:vAlign w:val="center"/>
          </w:tcPr>
          <w:p w14:paraId="044E7CCC" w14:textId="77777777" w:rsidR="00000000" w:rsidRDefault="00000000">
            <w:pPr>
              <w:jc w:val="center"/>
            </w:pPr>
            <w:r>
              <w:t>22°19′45.642″</w:t>
            </w:r>
          </w:p>
        </w:tc>
        <w:tc>
          <w:tcPr>
            <w:tcW w:w="128.15pt" w:type="dxa"/>
            <w:vAlign w:val="center"/>
          </w:tcPr>
          <w:p w14:paraId="52164200" w14:textId="77777777" w:rsidR="00000000" w:rsidRDefault="00000000">
            <w:pPr>
              <w:jc w:val="center"/>
            </w:pPr>
            <w:r>
              <w:t>115°34'32.83″</w:t>
            </w:r>
          </w:p>
        </w:tc>
        <w:tc>
          <w:tcPr>
            <w:tcW w:w="59pt" w:type="dxa"/>
            <w:vAlign w:val="center"/>
          </w:tcPr>
          <w:p w14:paraId="3AEED410" w14:textId="77777777" w:rsidR="00000000" w:rsidRDefault="00000000">
            <w:pPr>
              <w:jc w:val="center"/>
              <w:rPr>
                <w:lang w:eastAsia="en-US"/>
              </w:rPr>
            </w:pPr>
            <w:r>
              <w:rPr>
                <w:lang w:eastAsia="en-US"/>
              </w:rPr>
              <w:t>退让后</w:t>
            </w:r>
          </w:p>
        </w:tc>
      </w:tr>
    </w:tbl>
    <w:p w14:paraId="78FAD95A" w14:textId="77777777" w:rsidR="00000000" w:rsidRDefault="00000000">
      <w:pPr>
        <w:pStyle w:val="a9"/>
        <w:ind w:firstLineChars="200" w:firstLine="24pt"/>
        <w:rPr>
          <w:rFonts w:hint="eastAsia"/>
        </w:rPr>
      </w:pPr>
      <w:r>
        <w:rPr>
          <w:rFonts w:hint="eastAsia"/>
        </w:rPr>
        <w:t>本工程项目按南侧退让航路</w:t>
      </w:r>
      <w:r>
        <w:rPr>
          <w:rFonts w:hint="eastAsia"/>
        </w:rPr>
        <w:t>0.3</w:t>
      </w:r>
      <w:r>
        <w:rPr>
          <w:rFonts w:hint="eastAsia"/>
        </w:rPr>
        <w:t>海里之后的场址坐标范围进行方案设计及</w:t>
      </w:r>
      <w:r>
        <w:rPr>
          <w:rFonts w:hint="eastAsia"/>
        </w:rPr>
        <w:lastRenderedPageBreak/>
        <w:t>研究。工程地理位置示意见图</w:t>
      </w:r>
      <w:r>
        <w:rPr>
          <w:rFonts w:hint="eastAsia"/>
        </w:rPr>
        <w:t>1.1-1</w:t>
      </w:r>
      <w:r>
        <w:rPr>
          <w:rFonts w:hint="eastAsia"/>
        </w:rPr>
        <w:t>。</w:t>
      </w:r>
    </w:p>
    <w:p w14:paraId="4A714768" w14:textId="6A251710" w:rsidR="00000000" w:rsidRDefault="00484B18">
      <w:pPr>
        <w:pStyle w:val="10-"/>
        <w:spacing w:before="7.80pt" w:after="7.80pt"/>
      </w:pPr>
      <w:r>
        <w:rPr>
          <w:noProof/>
        </w:rPr>
        <w:drawing>
          <wp:inline distT="0" distB="0" distL="0" distR="0" wp14:anchorId="198E56DC" wp14:editId="2F04E72B">
            <wp:extent cx="4276725" cy="3171825"/>
            <wp:effectExtent l="0" t="0" r="0" b="0"/>
            <wp:docPr id="1" name="图片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6725" cy="3171825"/>
                    </a:xfrm>
                    <a:prstGeom prst="rect">
                      <a:avLst/>
                    </a:prstGeom>
                    <a:noFill/>
                    <a:ln>
                      <a:noFill/>
                    </a:ln>
                  </pic:spPr>
                </pic:pic>
              </a:graphicData>
            </a:graphic>
          </wp:inline>
        </w:drawing>
      </w:r>
    </w:p>
    <w:p w14:paraId="76CD4867" w14:textId="77777777" w:rsidR="00000000" w:rsidRDefault="00000000">
      <w:pPr>
        <w:pStyle w:val="ab"/>
        <w:keepNext/>
        <w:jc w:val="center"/>
        <w:rPr>
          <w:rFonts w:ascii="Times New Roman" w:hAnsi="Times New Roman"/>
        </w:rPr>
      </w:pPr>
      <w:r>
        <w:rPr>
          <w:rFonts w:ascii="Times New Roman" w:hAnsi="Times New Roman"/>
        </w:rPr>
        <w:t>图</w:t>
      </w:r>
      <w:r>
        <w:rPr>
          <w:rFonts w:ascii="Times New Roman" w:hAnsi="Times New Roman"/>
        </w:rPr>
        <w:t>1.1-1</w:t>
      </w:r>
      <w:r>
        <w:rPr>
          <w:rFonts w:ascii="Times New Roman" w:hAnsi="Times New Roman"/>
        </w:rPr>
        <w:t>风电场地理位置示意图</w:t>
      </w:r>
    </w:p>
    <w:p w14:paraId="3C5F9FA3" w14:textId="77777777" w:rsidR="00000000" w:rsidRDefault="00000000">
      <w:pPr>
        <w:pStyle w:val="3"/>
        <w:numPr>
          <w:ilvl w:val="2"/>
          <w:numId w:val="24"/>
        </w:numPr>
        <w:rPr>
          <w:rFonts w:hint="eastAsia"/>
          <w:kern w:val="44"/>
          <w:szCs w:val="24"/>
        </w:rPr>
      </w:pPr>
      <w:r>
        <w:rPr>
          <w:rFonts w:hint="eastAsia"/>
          <w:kern w:val="44"/>
          <w:szCs w:val="24"/>
        </w:rPr>
        <w:t>数智化海上风电场系统组成说明</w:t>
      </w:r>
    </w:p>
    <w:p w14:paraId="3B7C12BF" w14:textId="77777777" w:rsidR="00000000" w:rsidRDefault="00000000">
      <w:pPr>
        <w:pStyle w:val="a9"/>
        <w:ind w:firstLineChars="200" w:firstLine="24pt"/>
        <w:rPr>
          <w:rFonts w:hint="eastAsia"/>
          <w:lang w:val="en-GB"/>
        </w:rPr>
      </w:pPr>
      <w:r>
        <w:rPr>
          <w:rFonts w:hint="eastAsia"/>
        </w:rPr>
        <w:t>数智化海上风电场系统为场站侧系统和主站侧系统，场站侧系统由位于安全</w:t>
      </w:r>
      <w:r>
        <w:rPr>
          <w:rFonts w:hint="eastAsia"/>
        </w:rPr>
        <w:t>I/II</w:t>
      </w:r>
      <w:r>
        <w:rPr>
          <w:rFonts w:hint="eastAsia"/>
        </w:rPr>
        <w:t>区的生产区监控信息基础平台、位于安全Ⅲ区的数智化海上风电场管理区平台与高级应用以及位于安全Ⅳ的场站侧移动端应用服务代理组成，南向接入场站端各类子系统和设备，北向与深圳能源集团级各类主站侧系统实现云边协同互动，应包括但不限于工程管理系统、海上风电场数智中台系统、人工智能中心、办公信息化系统等。</w:t>
      </w:r>
    </w:p>
    <w:p w14:paraId="21E7FDC2" w14:textId="77777777" w:rsidR="00000000" w:rsidRDefault="00000000">
      <w:pPr>
        <w:pStyle w:val="20"/>
        <w:numPr>
          <w:ilvl w:val="1"/>
          <w:numId w:val="24"/>
        </w:numPr>
        <w:rPr>
          <w:rFonts w:hint="eastAsia"/>
        </w:rPr>
      </w:pPr>
      <w:r>
        <w:rPr>
          <w:rFonts w:hint="eastAsia"/>
        </w:rPr>
        <w:t>本项目工程项目及其工作内容</w:t>
      </w:r>
    </w:p>
    <w:p w14:paraId="5BFEC32E" w14:textId="77777777" w:rsidR="00000000" w:rsidRDefault="00000000">
      <w:pPr>
        <w:pStyle w:val="3"/>
        <w:numPr>
          <w:ilvl w:val="2"/>
          <w:numId w:val="24"/>
        </w:numPr>
        <w:rPr>
          <w:rFonts w:hint="eastAsia"/>
          <w:kern w:val="44"/>
          <w:szCs w:val="24"/>
        </w:rPr>
      </w:pPr>
      <w:r>
        <w:rPr>
          <w:rFonts w:hint="eastAsia"/>
          <w:kern w:val="44"/>
          <w:szCs w:val="24"/>
        </w:rPr>
        <w:t>名词定义</w:t>
      </w:r>
    </w:p>
    <w:p w14:paraId="5792B565" w14:textId="77777777" w:rsidR="00000000" w:rsidRDefault="00000000">
      <w:pPr>
        <w:pStyle w:val="a9"/>
        <w:ind w:firstLineChars="200" w:firstLine="24pt"/>
      </w:pPr>
      <w:r>
        <w:rPr>
          <w:rFonts w:hint="eastAsia"/>
        </w:rPr>
        <w:t>监理人指设备监造或第三方检验机构、设备监理。</w:t>
      </w:r>
    </w:p>
    <w:p w14:paraId="3245BCEF" w14:textId="77777777" w:rsidR="00000000" w:rsidRDefault="00000000">
      <w:pPr>
        <w:pStyle w:val="a9"/>
        <w:ind w:firstLineChars="200" w:firstLine="24pt"/>
        <w:rPr>
          <w:rFonts w:hint="eastAsia"/>
        </w:rPr>
      </w:pPr>
      <w:r>
        <w:rPr>
          <w:rFonts w:hint="eastAsia"/>
        </w:rPr>
        <w:t>投标人应配合招标人的监理人的监理工作内容，包括但不限于配合海上风电场数智化基础平台及各个过程中技术要求的监检工作等。包括监造海上风电场数智化基础平台的设计、开发、安装、调试、验收等工作，相关硬件及附件辅材的采购、安装、调试、验收等工作。</w:t>
      </w:r>
    </w:p>
    <w:p w14:paraId="386DDD1D" w14:textId="77777777" w:rsidR="00000000" w:rsidRDefault="00000000">
      <w:pPr>
        <w:pStyle w:val="3"/>
        <w:numPr>
          <w:ilvl w:val="2"/>
          <w:numId w:val="24"/>
        </w:numPr>
        <w:rPr>
          <w:rFonts w:hint="eastAsia"/>
          <w:kern w:val="44"/>
          <w:szCs w:val="24"/>
        </w:rPr>
      </w:pPr>
      <w:r>
        <w:rPr>
          <w:rFonts w:eastAsia="宋体" w:hint="eastAsia"/>
        </w:rPr>
        <w:t>★</w:t>
      </w:r>
      <w:r>
        <w:rPr>
          <w:rFonts w:hint="eastAsia"/>
          <w:kern w:val="44"/>
          <w:szCs w:val="24"/>
        </w:rPr>
        <w:t>工程项目内容</w:t>
      </w:r>
    </w:p>
    <w:p w14:paraId="69C87587" w14:textId="77777777" w:rsidR="00000000" w:rsidRDefault="00000000">
      <w:pPr>
        <w:pStyle w:val="a9"/>
        <w:ind w:firstLineChars="200" w:firstLine="24pt"/>
        <w:rPr>
          <w:rFonts w:hint="eastAsia"/>
        </w:rPr>
      </w:pPr>
      <w:r>
        <w:rPr>
          <w:rFonts w:hint="eastAsia"/>
        </w:rPr>
        <w:t>本工程项目包括海上风电场数智化基础平台从方案设计、开发、采购、部</w:t>
      </w:r>
      <w:r>
        <w:rPr>
          <w:rFonts w:hint="eastAsia"/>
        </w:rPr>
        <w:lastRenderedPageBreak/>
        <w:t>署、安装、测试、调试</w:t>
      </w:r>
      <w:r>
        <w:t>直至竣工验收移交</w:t>
      </w:r>
      <w:r>
        <w:rPr>
          <w:rFonts w:hint="eastAsia"/>
        </w:rPr>
        <w:t>的所有工作，应至少包括海上风电场数智化基础平台的设计，系统、设备及物资采购，系统、设备安装，数据采集及系统集成工作，厂内联调、整体联动调试和试运行，数据标准化工作，知识产权交付，以及其他与本项目相关的支持性工作。投标人负责为招标人其他标段提供风电场全容量并网前涉及数智化基础平台的所有工作，同时配合招标人开展集团及省市级以上科技创新工作（包括但不限于科技项目申报、试点验证、成果鉴定、奖项申请）。</w:t>
      </w:r>
    </w:p>
    <w:p w14:paraId="4A51ADA2" w14:textId="77777777" w:rsidR="00000000" w:rsidRDefault="00000000">
      <w:pPr>
        <w:pStyle w:val="a9"/>
        <w:ind w:firstLineChars="200" w:firstLine="24pt"/>
      </w:pPr>
      <w:r>
        <w:rPr>
          <w:rFonts w:hint="eastAsia"/>
        </w:rPr>
        <w:t>应包括但不限于以下内容：</w:t>
      </w:r>
    </w:p>
    <w:p w14:paraId="3A7F07C7" w14:textId="77777777" w:rsidR="00000000" w:rsidRDefault="00000000">
      <w:pPr>
        <w:pStyle w:val="a9"/>
        <w:numPr>
          <w:ilvl w:val="0"/>
          <w:numId w:val="27"/>
        </w:numPr>
        <w:ind w:start="0pt" w:firstLineChars="200" w:firstLine="24pt"/>
        <w:rPr>
          <w:rFonts w:hint="eastAsia"/>
        </w:rPr>
      </w:pPr>
      <w:r>
        <w:rPr>
          <w:rFonts w:hint="eastAsia"/>
        </w:rPr>
        <w:t>海上风电场数智化基础平台的设计</w:t>
      </w:r>
    </w:p>
    <w:p w14:paraId="365A34A9" w14:textId="77777777" w:rsidR="00000000" w:rsidRDefault="00000000">
      <w:pPr>
        <w:pStyle w:val="a9"/>
        <w:ind w:firstLineChars="200" w:firstLine="24pt"/>
        <w:rPr>
          <w:rFonts w:hint="eastAsia"/>
        </w:rPr>
      </w:pPr>
      <w:r>
        <w:rPr>
          <w:rFonts w:hint="eastAsia"/>
        </w:rPr>
        <w:t>投标人负责海上风电场数智化基础平台的设计工作及与之相关的设计配合工作，应包括但不限于以下内容：</w:t>
      </w:r>
    </w:p>
    <w:p w14:paraId="3DA3094B" w14:textId="77777777" w:rsidR="00000000" w:rsidRDefault="00000000">
      <w:pPr>
        <w:pStyle w:val="a9"/>
        <w:ind w:firstLineChars="200" w:firstLine="24pt"/>
        <w:rPr>
          <w:rFonts w:hint="eastAsia"/>
        </w:rPr>
      </w:pPr>
      <w:r>
        <w:rPr>
          <w:rFonts w:hint="eastAsia"/>
        </w:rPr>
        <w:t>按照国家、电力行业有关标准和内容深度要求完成本项目全部硬件及施工的相关设计，包括方案设计、施工设计、竣工图设计等全部设计工作任务，以及在不违背国家强制标准的前提下根据招标人的要求完成设计工作。</w:t>
      </w:r>
    </w:p>
    <w:p w14:paraId="32A84A2E" w14:textId="77777777" w:rsidR="00000000" w:rsidRDefault="00000000">
      <w:pPr>
        <w:pStyle w:val="a9"/>
        <w:ind w:firstLineChars="200" w:firstLine="24pt"/>
        <w:rPr>
          <w:rFonts w:hint="eastAsia"/>
        </w:rPr>
      </w:pPr>
      <w:r>
        <w:rPr>
          <w:rFonts w:hint="eastAsia"/>
        </w:rPr>
        <w:t>按国家、软件、计算机行业有关标准和内容深度要求完成本项目全部软件系统的相关设计，包括整体方案设计、系统设计、架构设计、概要设计、详细设计、</w:t>
      </w:r>
      <w:r>
        <w:rPr>
          <w:rFonts w:hint="eastAsia"/>
        </w:rPr>
        <w:t>UI</w:t>
      </w:r>
      <w:r>
        <w:rPr>
          <w:rFonts w:hint="eastAsia"/>
        </w:rPr>
        <w:t>设计、数据库设计、逻辑设计、模块设计、接口规范、部署设计等全部设计工作，以及在不违背国家强制标准的前提下根据招标人的要求完成设计工作。</w:t>
      </w:r>
    </w:p>
    <w:p w14:paraId="7D328892" w14:textId="77777777" w:rsidR="00000000" w:rsidRDefault="00000000">
      <w:pPr>
        <w:pStyle w:val="a9"/>
        <w:ind w:firstLineChars="200" w:firstLine="24pt"/>
        <w:rPr>
          <w:rFonts w:hint="eastAsia"/>
        </w:rPr>
      </w:pPr>
      <w:r>
        <w:rPr>
          <w:rFonts w:hint="eastAsia"/>
        </w:rPr>
        <w:t>投标方应根据招标方数智化海上风电场建设总体要求和本技术规范要求，深化设计数智化海上风电场建设网络架构图和</w:t>
      </w:r>
      <w:r>
        <w:rPr>
          <w:rFonts w:hint="eastAsia"/>
        </w:rPr>
        <w:t>4A</w:t>
      </w:r>
      <w:r>
        <w:rPr>
          <w:rFonts w:hint="eastAsia"/>
        </w:rPr>
        <w:t>架构图，其中</w:t>
      </w:r>
      <w:r>
        <w:rPr>
          <w:rFonts w:hint="eastAsia"/>
        </w:rPr>
        <w:t>4A</w:t>
      </w:r>
      <w:r>
        <w:rPr>
          <w:rFonts w:hint="eastAsia"/>
        </w:rPr>
        <w:t>架构图包括</w:t>
      </w:r>
      <w:r>
        <w:rPr>
          <w:rFonts w:hint="eastAsia"/>
          <w:color w:val="333333"/>
        </w:rPr>
        <w:t>业务架构</w:t>
      </w:r>
      <w:r>
        <w:rPr>
          <w:rFonts w:hint="eastAsia"/>
          <w:color w:val="333333"/>
        </w:rPr>
        <w:t>BA</w:t>
      </w:r>
      <w:r>
        <w:rPr>
          <w:rFonts w:hint="eastAsia"/>
          <w:color w:val="333333"/>
        </w:rPr>
        <w:t>（</w:t>
      </w:r>
      <w:r>
        <w:rPr>
          <w:rFonts w:hint="eastAsia"/>
          <w:color w:val="333333"/>
        </w:rPr>
        <w:t>Business Architecture</w:t>
      </w:r>
      <w:r>
        <w:rPr>
          <w:rFonts w:hint="eastAsia"/>
          <w:color w:val="333333"/>
        </w:rPr>
        <w:t>）、数据架构</w:t>
      </w:r>
      <w:r>
        <w:rPr>
          <w:rFonts w:hint="eastAsia"/>
          <w:color w:val="333333"/>
        </w:rPr>
        <w:t>DA</w:t>
      </w:r>
      <w:r>
        <w:rPr>
          <w:rFonts w:hint="eastAsia"/>
          <w:color w:val="333333"/>
        </w:rPr>
        <w:t>（</w:t>
      </w:r>
      <w:r>
        <w:rPr>
          <w:rFonts w:hint="eastAsia"/>
          <w:color w:val="333333"/>
        </w:rPr>
        <w:t>Data Architecture</w:t>
      </w:r>
      <w:r>
        <w:rPr>
          <w:rFonts w:hint="eastAsia"/>
          <w:color w:val="333333"/>
        </w:rPr>
        <w:t>）、应用架构</w:t>
      </w:r>
      <w:r>
        <w:rPr>
          <w:rFonts w:hint="eastAsia"/>
          <w:color w:val="333333"/>
        </w:rPr>
        <w:t>AA</w:t>
      </w:r>
      <w:r>
        <w:rPr>
          <w:rFonts w:hint="eastAsia"/>
          <w:color w:val="333333"/>
        </w:rPr>
        <w:t>（</w:t>
      </w:r>
      <w:r>
        <w:rPr>
          <w:rFonts w:hint="eastAsia"/>
          <w:color w:val="333333"/>
        </w:rPr>
        <w:t>Application Architecture</w:t>
      </w:r>
      <w:r>
        <w:rPr>
          <w:rFonts w:hint="eastAsia"/>
          <w:color w:val="333333"/>
        </w:rPr>
        <w:t>）、技术架构</w:t>
      </w:r>
      <w:r>
        <w:rPr>
          <w:rFonts w:hint="eastAsia"/>
          <w:color w:val="333333"/>
        </w:rPr>
        <w:t>TA</w:t>
      </w:r>
      <w:r>
        <w:rPr>
          <w:rFonts w:hint="eastAsia"/>
          <w:color w:val="333333"/>
        </w:rPr>
        <w:t>（</w:t>
      </w:r>
      <w:r>
        <w:rPr>
          <w:rFonts w:hint="eastAsia"/>
          <w:color w:val="333333"/>
        </w:rPr>
        <w:t>Technology Architecture</w:t>
      </w:r>
      <w:r>
        <w:rPr>
          <w:rFonts w:hint="eastAsia"/>
          <w:color w:val="333333"/>
        </w:rPr>
        <w:t>）</w:t>
      </w:r>
      <w:r>
        <w:rPr>
          <w:rFonts w:hint="eastAsia"/>
        </w:rPr>
        <w:t>。</w:t>
      </w:r>
    </w:p>
    <w:p w14:paraId="16AE3C48" w14:textId="77777777" w:rsidR="00000000" w:rsidRDefault="00000000">
      <w:pPr>
        <w:pStyle w:val="a9"/>
        <w:ind w:firstLineChars="200" w:firstLine="24pt"/>
        <w:rPr>
          <w:rFonts w:hint="eastAsia"/>
        </w:rPr>
      </w:pPr>
      <w:r>
        <w:rPr>
          <w:rFonts w:hint="eastAsia"/>
        </w:rPr>
        <w:t>编制本项目软硬件系统与招标人的数智中台系统、传动链精准预警分析高级应用、场群优化智能决策高级应用、海上风电工程管理系统、市场交易辅助决策系统、场站级人工智能平台与高级应用等数智化海上风电场系统及高级应用（以上软件系统不在本项目招标范围内）的接口规范、系统集成方案、联调测试方案等设计方案。</w:t>
      </w:r>
    </w:p>
    <w:p w14:paraId="354B57B8" w14:textId="77777777" w:rsidR="00000000" w:rsidRDefault="00000000">
      <w:pPr>
        <w:pStyle w:val="a9"/>
        <w:ind w:firstLineChars="200" w:firstLine="24pt"/>
      </w:pPr>
      <w:r>
        <w:rPr>
          <w:rFonts w:hint="eastAsia"/>
        </w:rPr>
        <w:lastRenderedPageBreak/>
        <w:t>编制</w:t>
      </w:r>
      <w:r>
        <w:t>与以下内容</w:t>
      </w:r>
      <w:r>
        <w:rPr>
          <w:rFonts w:hint="eastAsia"/>
        </w:rPr>
        <w:t>采购、安装、试验、调试、验收、监测有关的技术文件，包括但不限于：智能化厂级监控信息基础平台及高级应用、生产管理高级应用、源网协同与智能巡视应用、三维可视化运行监视系统、移动应用</w:t>
      </w:r>
      <w:r>
        <w:rPr>
          <w:rFonts w:hint="eastAsia"/>
        </w:rPr>
        <w:t>APP</w:t>
      </w:r>
      <w:r>
        <w:rPr>
          <w:rFonts w:hint="eastAsia"/>
        </w:rPr>
        <w:t>、硬件基础设施及安装调试服务等系统软件、硬件设备、附件辅材等。</w:t>
      </w:r>
    </w:p>
    <w:p w14:paraId="26710536" w14:textId="77777777" w:rsidR="00000000" w:rsidRDefault="00000000">
      <w:pPr>
        <w:pStyle w:val="a9"/>
        <w:ind w:firstLineChars="200" w:firstLine="24pt"/>
        <w:rPr>
          <w:rFonts w:hint="eastAsia"/>
        </w:rPr>
      </w:pPr>
      <w:r>
        <w:rPr>
          <w:rFonts w:hint="eastAsia"/>
        </w:rPr>
        <w:t>配合劳动安全、职业卫生、环境保护等海上风电场整体设计中与海上风电场数智化基础平台有关的内容。</w:t>
      </w:r>
    </w:p>
    <w:p w14:paraId="58E1BA83" w14:textId="77777777" w:rsidR="00000000" w:rsidRDefault="00000000">
      <w:pPr>
        <w:pStyle w:val="a9"/>
        <w:numPr>
          <w:ilvl w:val="0"/>
          <w:numId w:val="27"/>
        </w:numPr>
        <w:ind w:start="0pt" w:firstLineChars="200" w:firstLine="24pt"/>
        <w:rPr>
          <w:rFonts w:hint="eastAsia"/>
        </w:rPr>
      </w:pPr>
      <w:r>
        <w:rPr>
          <w:rFonts w:hint="eastAsia"/>
        </w:rPr>
        <w:t>系统、设备及物资采购</w:t>
      </w:r>
    </w:p>
    <w:p w14:paraId="66BD21E2" w14:textId="77777777" w:rsidR="00000000" w:rsidRDefault="00000000">
      <w:pPr>
        <w:pStyle w:val="a9"/>
        <w:ind w:firstLineChars="200" w:firstLine="24pt"/>
        <w:rPr>
          <w:rFonts w:hint="eastAsia"/>
        </w:rPr>
      </w:pPr>
      <w:r>
        <w:rPr>
          <w:rFonts w:hint="eastAsia"/>
        </w:rPr>
        <w:t>投标人负责海上风电场数智化基础平台内的智能化厂级监控信息基础平台及高级应用、生产管理高级应用、源网协同与智能巡视应用、三维可视化运行监视系统、移动应用</w:t>
      </w:r>
      <w:r>
        <w:rPr>
          <w:rFonts w:hint="eastAsia"/>
        </w:rPr>
        <w:t>APP</w:t>
      </w:r>
      <w:r>
        <w:rPr>
          <w:rFonts w:hint="eastAsia"/>
        </w:rPr>
        <w:t>、硬件基础设施及安装调试服务等满足海上风电场数智化基础平台整体交付所需的所有软硬件、附件辅材的采购、检验、安装、试验、调试等全部工作，以及安全标识牌制造与必要的其他物资。</w:t>
      </w:r>
    </w:p>
    <w:p w14:paraId="00C9C355" w14:textId="77777777" w:rsidR="00000000" w:rsidRDefault="00000000">
      <w:pPr>
        <w:pStyle w:val="a9"/>
        <w:ind w:firstLineChars="200" w:firstLine="24pt"/>
      </w:pPr>
      <w:r>
        <w:rPr>
          <w:rFonts w:hint="eastAsia"/>
        </w:rPr>
        <w:t>投标人应提出满足招标文件全部要求的相互协调和完善的设计。投标人提供的系统、设备应是完整的，可直接用于安装的。如果招标文件中未专门提到，但它对于本系统的完整性又是必不可少的，或者对于本系统稳定运行都是必要的，那么这些相关软硬件，也应由投标人提供，其费用包括在总价中。</w:t>
      </w:r>
    </w:p>
    <w:p w14:paraId="57573A64" w14:textId="77777777" w:rsidR="00000000" w:rsidRDefault="00000000">
      <w:pPr>
        <w:pStyle w:val="a9"/>
        <w:ind w:firstLineChars="200" w:firstLine="24pt"/>
        <w:rPr>
          <w:rFonts w:hint="eastAsia"/>
        </w:rPr>
      </w:pPr>
      <w:r>
        <w:t>除本</w:t>
      </w:r>
      <w:r>
        <w:rPr>
          <w:rFonts w:hint="eastAsia"/>
        </w:rPr>
        <w:t>技术规范</w:t>
      </w:r>
      <w:r>
        <w:t>规定外，投标文件应注明主要</w:t>
      </w:r>
      <w:r>
        <w:rPr>
          <w:rFonts w:hint="eastAsia"/>
        </w:rPr>
        <w:t>系统、</w:t>
      </w:r>
      <w:r>
        <w:t>设备的</w:t>
      </w:r>
      <w:r>
        <w:rPr>
          <w:rFonts w:hint="eastAsia"/>
        </w:rPr>
        <w:t>生产厂家</w:t>
      </w:r>
      <w:r>
        <w:t>，供招标人选择。所选用设备应符合相关的国家、行业技术标准。</w:t>
      </w:r>
      <w:r>
        <w:rPr>
          <w:rFonts w:hint="eastAsia"/>
        </w:rPr>
        <w:t>设备选型和采购最终以有关规定和相关图纸要求为准。</w:t>
      </w:r>
    </w:p>
    <w:p w14:paraId="4867F61B" w14:textId="77777777" w:rsidR="00000000" w:rsidRDefault="00000000">
      <w:pPr>
        <w:pStyle w:val="a9"/>
        <w:numPr>
          <w:ilvl w:val="0"/>
          <w:numId w:val="27"/>
        </w:numPr>
        <w:ind w:start="0pt" w:firstLineChars="200" w:firstLine="24pt"/>
        <w:rPr>
          <w:rFonts w:hint="eastAsia"/>
        </w:rPr>
      </w:pPr>
      <w:r>
        <w:rPr>
          <w:rFonts w:hint="eastAsia"/>
        </w:rPr>
        <w:t>系统、设备安装</w:t>
      </w:r>
    </w:p>
    <w:p w14:paraId="57593EB4" w14:textId="77777777" w:rsidR="00000000" w:rsidRDefault="00000000">
      <w:pPr>
        <w:pStyle w:val="a9"/>
        <w:ind w:firstLineChars="200" w:firstLine="24pt"/>
      </w:pPr>
      <w:r>
        <w:rPr>
          <w:rFonts w:hint="eastAsia"/>
        </w:rPr>
        <w:t>投标人负责海上风电场数智化基础平台内全部设备的安装、试验、单体调试、厂内联调、现场联调等工作，包括但不限于：</w:t>
      </w:r>
    </w:p>
    <w:p w14:paraId="15C75184" w14:textId="77777777" w:rsidR="00000000" w:rsidRDefault="00000000">
      <w:pPr>
        <w:pStyle w:val="a9"/>
        <w:numPr>
          <w:ilvl w:val="0"/>
          <w:numId w:val="28"/>
        </w:numPr>
        <w:ind w:start="0pt" w:firstLineChars="200" w:firstLine="24pt"/>
      </w:pPr>
      <w:r>
        <w:rPr>
          <w:rFonts w:hint="eastAsia"/>
        </w:rPr>
        <w:t>智能化厂级监控信息平台与高级应用相关系统与硬件设备：生产区监控信息基础平台、管理区监控信息基础平台、智能监盘高级应用、智能告警高级应用、智能分析高级应用、关系型数据库、时序数据库、热备软件、实时采集与应用服务器、历史数据服务器、工作站、以太网交换机、防火墙、正向安全隔离装置、反向安全隔离装置、骨传导传感器、声纹采集装置、打印机、网络附件和机柜，以及线缆辅材等的安装、测试、试验、调试、验收等。</w:t>
      </w:r>
    </w:p>
    <w:p w14:paraId="1A8EEB6E" w14:textId="77777777" w:rsidR="00000000" w:rsidRDefault="00000000">
      <w:pPr>
        <w:pStyle w:val="a9"/>
        <w:numPr>
          <w:ilvl w:val="0"/>
          <w:numId w:val="28"/>
        </w:numPr>
        <w:ind w:start="0pt" w:firstLineChars="200" w:firstLine="24pt"/>
      </w:pPr>
      <w:r>
        <w:rPr>
          <w:rFonts w:hint="eastAsia"/>
        </w:rPr>
        <w:t>生产管理高级应用相关系统与硬件设备：海上风电生产管理系统、海上</w:t>
      </w:r>
      <w:r>
        <w:rPr>
          <w:rFonts w:hint="eastAsia"/>
        </w:rPr>
        <w:lastRenderedPageBreak/>
        <w:t>风电气象服务应用、海上风电安全监管系统、</w:t>
      </w:r>
      <w:r>
        <w:rPr>
          <w:rFonts w:hint="eastAsia"/>
        </w:rPr>
        <w:t>OFD</w:t>
      </w:r>
      <w:r>
        <w:rPr>
          <w:rFonts w:hint="eastAsia"/>
        </w:rPr>
        <w:t>版式处理套件、档案章打印机、智能页码打印扫描一体机、封面打印机、档案装订机、高速平板扫描仪、高拍仪、标签机等的安装、测试、试验、调试、验收等。</w:t>
      </w:r>
    </w:p>
    <w:p w14:paraId="77EA9075" w14:textId="77777777" w:rsidR="00000000" w:rsidRDefault="00000000">
      <w:pPr>
        <w:pStyle w:val="a9"/>
        <w:numPr>
          <w:ilvl w:val="0"/>
          <w:numId w:val="28"/>
        </w:numPr>
        <w:ind w:start="0pt" w:firstLineChars="200" w:firstLine="24pt"/>
      </w:pPr>
      <w:r>
        <w:rPr>
          <w:rFonts w:hint="eastAsia"/>
        </w:rPr>
        <w:t>源网协同与智能巡视应用相关系统与硬件设备：智能巡视系统应用、调度对象聚合服务、涉网考核管理服务、网络硬盘录像机、多旋翼无人机及其辅助设备、长航时无人机及其辅助设备（含无人机巢）等的安装、测试、试验、调试、验收等。</w:t>
      </w:r>
    </w:p>
    <w:p w14:paraId="7CB4CCDD" w14:textId="77777777" w:rsidR="00000000" w:rsidRDefault="00000000">
      <w:pPr>
        <w:pStyle w:val="a9"/>
        <w:numPr>
          <w:ilvl w:val="0"/>
          <w:numId w:val="28"/>
        </w:numPr>
        <w:ind w:start="0pt" w:firstLineChars="200" w:firstLine="24pt"/>
      </w:pPr>
      <w:r>
        <w:rPr>
          <w:rFonts w:hint="eastAsia"/>
        </w:rPr>
        <w:t>三维可视化运行监视系统：三维可视化基础服务平台、三维可视化运行监视构建服务、三维可视化运行监视系统应用、海上风电智能体集成、高级功能等三维可视化运行监视系统相关内容的安装、测试、试验、调试、验收等。</w:t>
      </w:r>
    </w:p>
    <w:p w14:paraId="3F243DEF" w14:textId="77777777" w:rsidR="00000000" w:rsidRDefault="00000000">
      <w:pPr>
        <w:pStyle w:val="a9"/>
        <w:numPr>
          <w:ilvl w:val="0"/>
          <w:numId w:val="28"/>
        </w:numPr>
        <w:ind w:start="0pt" w:firstLineChars="200" w:firstLine="24pt"/>
      </w:pPr>
      <w:r>
        <w:rPr>
          <w:rFonts w:hint="eastAsia"/>
        </w:rPr>
        <w:t>移动应用</w:t>
      </w:r>
      <w:r>
        <w:rPr>
          <w:rFonts w:hint="eastAsia"/>
        </w:rPr>
        <w:t>APP</w:t>
      </w:r>
      <w:r>
        <w:rPr>
          <w:rFonts w:hint="eastAsia"/>
        </w:rPr>
        <w:t>的安装、测试、试验、调试、验收等。</w:t>
      </w:r>
    </w:p>
    <w:p w14:paraId="6C68D935" w14:textId="77777777" w:rsidR="00000000" w:rsidRDefault="00000000">
      <w:pPr>
        <w:pStyle w:val="a9"/>
        <w:numPr>
          <w:ilvl w:val="0"/>
          <w:numId w:val="28"/>
        </w:numPr>
        <w:ind w:start="0pt" w:firstLineChars="200" w:firstLine="24pt"/>
      </w:pPr>
      <w:r>
        <w:rPr>
          <w:rFonts w:hint="eastAsia"/>
        </w:rPr>
        <w:t>硬件基础设施：</w:t>
      </w:r>
      <w:r>
        <w:rPr>
          <w:rFonts w:hint="eastAsia"/>
        </w:rPr>
        <w:t>UPS</w:t>
      </w:r>
      <w:r>
        <w:rPr>
          <w:rFonts w:hint="eastAsia"/>
        </w:rPr>
        <w:t>电源设备，超融合服务器、带外管理交换机、带内管理交换机、业务存储交换机等超融合服务平台设备，</w:t>
      </w:r>
      <w:r>
        <w:rPr>
          <w:rFonts w:hint="eastAsia"/>
        </w:rPr>
        <w:t>SD-WAN</w:t>
      </w:r>
      <w:r>
        <w:rPr>
          <w:rFonts w:hint="eastAsia"/>
        </w:rPr>
        <w:t>路由器、业务接入交换机、集控大厅交换机等有线网络设备，防火墙、入侵检测系统、正向隔离装置、数据库审计设备、态势感知探针等网络安全设备，卫星终端设备、</w:t>
      </w:r>
      <w:r>
        <w:rPr>
          <w:rFonts w:hint="eastAsia"/>
        </w:rPr>
        <w:t>24</w:t>
      </w:r>
      <w:r>
        <w:rPr>
          <w:rFonts w:hint="eastAsia"/>
        </w:rPr>
        <w:t>寸显示器、智慧屏、语音交换终端、数字人立式大屏、移动运维平板、工作站、屏柜等运维配套硬件设备，以及线缆辅材等的安装、测试、试验、调试、验收等。</w:t>
      </w:r>
    </w:p>
    <w:p w14:paraId="0D61A8DD" w14:textId="77777777" w:rsidR="00000000" w:rsidRDefault="00000000">
      <w:pPr>
        <w:pStyle w:val="a9"/>
        <w:numPr>
          <w:ilvl w:val="0"/>
          <w:numId w:val="27"/>
        </w:numPr>
        <w:ind w:start="0pt" w:firstLineChars="200" w:firstLine="24pt"/>
        <w:rPr>
          <w:rFonts w:hint="eastAsia"/>
        </w:rPr>
      </w:pPr>
      <w:r>
        <w:rPr>
          <w:rFonts w:hint="eastAsia"/>
        </w:rPr>
        <w:t>数据采集及系统集成工作</w:t>
      </w:r>
    </w:p>
    <w:p w14:paraId="7697DB42" w14:textId="77777777" w:rsidR="00000000" w:rsidRDefault="00000000">
      <w:pPr>
        <w:pStyle w:val="a9"/>
        <w:ind w:firstLineChars="200" w:firstLine="24pt"/>
      </w:pPr>
      <w:r>
        <w:rPr>
          <w:rFonts w:hint="eastAsia"/>
        </w:rPr>
        <w:t>投标人应负责本项目采集招标人深能汕尾红海湾六海上风电项目风力发电机组（含塔筒）及附属设备采购项目、深能汕尾红海湾六海上风电项目海上升压站及海上补偿站</w:t>
      </w:r>
      <w:r>
        <w:rPr>
          <w:rFonts w:hint="eastAsia"/>
        </w:rPr>
        <w:t>EP</w:t>
      </w:r>
      <w:r>
        <w:rPr>
          <w:rFonts w:hint="eastAsia"/>
        </w:rPr>
        <w:t>项目、红海湾海上风电三、四、五、六陆上集控中心（共用）项目及红海湾六海上风电陆上集控中心</w:t>
      </w:r>
      <w:r>
        <w:rPr>
          <w:rFonts w:hint="eastAsia"/>
        </w:rPr>
        <w:t xml:space="preserve"> </w:t>
      </w:r>
      <w:r>
        <w:rPr>
          <w:rFonts w:hint="eastAsia"/>
        </w:rPr>
        <w:t>（自建）项目</w:t>
      </w:r>
      <w:r>
        <w:rPr>
          <w:rFonts w:hint="eastAsia"/>
        </w:rPr>
        <w:t>EPC</w:t>
      </w:r>
      <w:r>
        <w:rPr>
          <w:rFonts w:hint="eastAsia"/>
        </w:rPr>
        <w:t>工程项目、深能汕尾红海湾六海上风电项目风场</w:t>
      </w:r>
      <w:r>
        <w:rPr>
          <w:rFonts w:hint="eastAsia"/>
        </w:rPr>
        <w:t>EPC</w:t>
      </w:r>
      <w:r>
        <w:rPr>
          <w:rFonts w:hint="eastAsia"/>
        </w:rPr>
        <w:t>总承包工程、深能汕尾红海湾六海上风电项目海上监测技术服务项目等项目的数据采集工作，应满足招标人数智化海上风电场建设要求采集数据。</w:t>
      </w:r>
    </w:p>
    <w:p w14:paraId="3AC35CED" w14:textId="77777777" w:rsidR="00000000" w:rsidRDefault="00000000">
      <w:pPr>
        <w:pStyle w:val="a9"/>
        <w:ind w:firstLineChars="200" w:firstLine="24pt"/>
        <w:rPr>
          <w:rFonts w:hint="eastAsia"/>
        </w:rPr>
      </w:pPr>
      <w:r>
        <w:rPr>
          <w:rFonts w:hint="eastAsia"/>
        </w:rPr>
        <w:t>投标人</w:t>
      </w:r>
      <w:r>
        <w:t>负责</w:t>
      </w:r>
      <w:r>
        <w:rPr>
          <w:rFonts w:hint="eastAsia"/>
        </w:rPr>
        <w:t>配合招标人的数智中台系统、传动链精准预警分析高级应用、场群优化智能决策高级应用、海上风电工程管理系统、市场交易辅助决策系统、场站级人工智能平台与高级应用等数智化海上风电场系统及高级应用的接</w:t>
      </w:r>
      <w:r>
        <w:rPr>
          <w:rFonts w:hint="eastAsia"/>
        </w:rPr>
        <w:lastRenderedPageBreak/>
        <w:t>口对接、系统集成等工作。</w:t>
      </w:r>
    </w:p>
    <w:p w14:paraId="73D0C3F1" w14:textId="77777777" w:rsidR="00000000" w:rsidRDefault="00000000">
      <w:pPr>
        <w:pStyle w:val="a9"/>
        <w:ind w:firstLineChars="200" w:firstLine="24pt"/>
        <w:rPr>
          <w:rFonts w:hint="eastAsia"/>
        </w:rPr>
      </w:pPr>
      <w:r>
        <w:rPr>
          <w:rFonts w:hint="eastAsia"/>
        </w:rPr>
        <w:t>投标人</w:t>
      </w:r>
      <w:r>
        <w:t>负责</w:t>
      </w:r>
      <w:r>
        <w:rPr>
          <w:rFonts w:hint="eastAsia"/>
        </w:rPr>
        <w:t>对接集成集团侧各系统，包括但不限于</w:t>
      </w:r>
      <w:r>
        <w:rPr>
          <w:rFonts w:hint="eastAsia"/>
        </w:rPr>
        <w:t>OA</w:t>
      </w:r>
      <w:r>
        <w:rPr>
          <w:rFonts w:hint="eastAsia"/>
        </w:rPr>
        <w:t>协同办公系统、金蝶财务系统、</w:t>
      </w:r>
      <w:r>
        <w:rPr>
          <w:rFonts w:hint="eastAsia"/>
        </w:rPr>
        <w:t>SIS</w:t>
      </w:r>
      <w:r>
        <w:rPr>
          <w:rFonts w:hint="eastAsia"/>
        </w:rPr>
        <w:t>生产实时数据系统、视频监控系统、集团采购管理系统、电子招标平台、工程管理系统、合同管理系统、售电系统、主数据管理系统、大数据平台、数据上报及展示系统、一企一屏系统、态势感知平台、统一身份认证</w:t>
      </w:r>
      <w:r>
        <w:rPr>
          <w:rFonts w:hint="eastAsia"/>
        </w:rPr>
        <w:t>IAM</w:t>
      </w:r>
      <w:r>
        <w:rPr>
          <w:rFonts w:hint="eastAsia"/>
        </w:rPr>
        <w:t>系统等，</w:t>
      </w:r>
      <w:r>
        <w:rPr>
          <w:rFonts w:ascii="宋体" w:hAnsi="宋体" w:hint="eastAsia"/>
        </w:rPr>
        <w:t>可向集团传送集团所需要的数据。本项目所涉及的全部信息化系统</w:t>
      </w:r>
      <w:r>
        <w:rPr>
          <w:rFonts w:hint="eastAsia"/>
        </w:rPr>
        <w:t>应与招标人集团侧的统一身份认证</w:t>
      </w:r>
      <w:r>
        <w:rPr>
          <w:rFonts w:hint="eastAsia"/>
        </w:rPr>
        <w:t>IAM</w:t>
      </w:r>
      <w:r>
        <w:rPr>
          <w:rFonts w:hint="eastAsia"/>
        </w:rPr>
        <w:t>系统集成，实现组织、人员、账号的统一管理和统一认证，并基于</w:t>
      </w:r>
      <w:r>
        <w:rPr>
          <w:rFonts w:hint="eastAsia"/>
        </w:rPr>
        <w:t>IAM</w:t>
      </w:r>
      <w:r>
        <w:rPr>
          <w:rFonts w:hint="eastAsia"/>
        </w:rPr>
        <w:t>的技术路线实现单点登录。</w:t>
      </w:r>
    </w:p>
    <w:p w14:paraId="2AF9D835" w14:textId="77777777" w:rsidR="00000000" w:rsidRDefault="00000000">
      <w:pPr>
        <w:pStyle w:val="a9"/>
        <w:ind w:firstLineChars="200" w:firstLine="24pt"/>
        <w:rPr>
          <w:rFonts w:ascii="宋体" w:hAnsi="宋体" w:hint="eastAsia"/>
        </w:rPr>
      </w:pPr>
      <w:r>
        <w:rPr>
          <w:rFonts w:hint="eastAsia"/>
        </w:rPr>
        <w:t>投标人应负责</w:t>
      </w:r>
      <w:r>
        <w:rPr>
          <w:rFonts w:ascii="宋体" w:hAnsi="宋体" w:hint="eastAsia"/>
        </w:rPr>
        <w:t>本项目所涉及全部信息系统需按招标人要求完成系统全量数据统一集成汇聚到招标人的集团大数据平台，具体要求如下：</w:t>
      </w:r>
    </w:p>
    <w:p w14:paraId="4DE83335" w14:textId="77777777" w:rsidR="00000000" w:rsidRDefault="00000000">
      <w:pPr>
        <w:pStyle w:val="a9"/>
        <w:ind w:firstLineChars="200" w:firstLine="24pt"/>
        <w:rPr>
          <w:rFonts w:hint="eastAsia"/>
        </w:rPr>
      </w:pPr>
      <w:r>
        <w:rPr>
          <w:rFonts w:hint="eastAsia"/>
        </w:rPr>
        <w:t>1</w:t>
      </w:r>
      <w:r>
        <w:rPr>
          <w:rFonts w:hint="eastAsia"/>
        </w:rPr>
        <w:t>）遵循“全量入湖、应接尽接”原则，新建、改建、扩建的业务信息系统原则上须将全部业务数据接入集团大数据平台，并提供基于</w:t>
      </w:r>
      <w:r>
        <w:rPr>
          <w:rFonts w:hint="eastAsia"/>
        </w:rPr>
        <w:t>Excel</w:t>
      </w:r>
      <w:r>
        <w:rPr>
          <w:rFonts w:hint="eastAsia"/>
        </w:rPr>
        <w:t>格式的系统全量数据字典，内容至少包含：表功能描述、中文表名、英文表名、字段属性名称（中文名称）、字段属性名称（英文名称）、数据类型、长度、小数位数、默认值、是否主键（或唯一标识）、是否外键、是否为空、是否有其他约束、字段描述、来源系统等字段。</w:t>
      </w:r>
      <w:r>
        <w:rPr>
          <w:rFonts w:hint="eastAsia"/>
        </w:rPr>
        <w:t xml:space="preserve">  </w:t>
      </w:r>
    </w:p>
    <w:p w14:paraId="60015CCE" w14:textId="77777777" w:rsidR="00000000" w:rsidRDefault="00000000">
      <w:pPr>
        <w:pStyle w:val="a9"/>
        <w:ind w:firstLineChars="200" w:firstLine="24pt"/>
        <w:rPr>
          <w:rFonts w:hint="eastAsia"/>
        </w:rPr>
      </w:pPr>
      <w:r>
        <w:rPr>
          <w:rFonts w:hint="eastAsia"/>
        </w:rPr>
        <w:t>2</w:t>
      </w:r>
      <w:r>
        <w:rPr>
          <w:rFonts w:hint="eastAsia"/>
        </w:rPr>
        <w:t>）集成方式需支持数据库直连（</w:t>
      </w:r>
      <w:r>
        <w:rPr>
          <w:rFonts w:hint="eastAsia"/>
        </w:rPr>
        <w:t>JDBC/ODBC</w:t>
      </w:r>
      <w:r>
        <w:rPr>
          <w:rFonts w:hint="eastAsia"/>
        </w:rPr>
        <w:t>只读账号）、</w:t>
      </w:r>
      <w:r>
        <w:rPr>
          <w:rFonts w:hint="eastAsia"/>
        </w:rPr>
        <w:t>API</w:t>
      </w:r>
      <w:r>
        <w:rPr>
          <w:rFonts w:hint="eastAsia"/>
        </w:rPr>
        <w:t>接口服务（</w:t>
      </w:r>
      <w:r>
        <w:rPr>
          <w:rFonts w:hint="eastAsia"/>
        </w:rPr>
        <w:t>RESTful/WebService</w:t>
      </w:r>
      <w:r>
        <w:rPr>
          <w:rFonts w:hint="eastAsia"/>
        </w:rPr>
        <w:t>，支持认证与限流）、</w:t>
      </w:r>
      <w:r>
        <w:rPr>
          <w:rFonts w:hint="eastAsia"/>
        </w:rPr>
        <w:t>ETL</w:t>
      </w:r>
      <w:r>
        <w:rPr>
          <w:rFonts w:hint="eastAsia"/>
        </w:rPr>
        <w:t>工具对接，并优先采用松耦合、高可用技术路径，至少支持其中两种方式。</w:t>
      </w:r>
      <w:r>
        <w:rPr>
          <w:rFonts w:hint="eastAsia"/>
        </w:rPr>
        <w:t xml:space="preserve">  </w:t>
      </w:r>
    </w:p>
    <w:p w14:paraId="2F5241E6" w14:textId="77777777" w:rsidR="00000000" w:rsidRDefault="00000000">
      <w:pPr>
        <w:pStyle w:val="a9"/>
        <w:ind w:firstLineChars="200" w:firstLine="24pt"/>
        <w:rPr>
          <w:rFonts w:hint="eastAsia"/>
        </w:rPr>
      </w:pPr>
      <w:r>
        <w:rPr>
          <w:rFonts w:hint="eastAsia"/>
        </w:rPr>
        <w:t>3</w:t>
      </w:r>
      <w:r>
        <w:rPr>
          <w:rFonts w:hint="eastAsia"/>
        </w:rPr>
        <w:t>）需支持全量、增量数据集成汇聚到大数据平台，并完成新建设的</w:t>
      </w:r>
      <w:r>
        <w:rPr>
          <w:rFonts w:hint="eastAsia"/>
        </w:rPr>
        <w:t>XXXX</w:t>
      </w:r>
      <w:r>
        <w:rPr>
          <w:rFonts w:hint="eastAsia"/>
        </w:rPr>
        <w:t>系统侧相关接口的方案设计、开发实施、联调测试等工作。</w:t>
      </w:r>
      <w:r>
        <w:rPr>
          <w:rFonts w:hint="eastAsia"/>
        </w:rPr>
        <w:t xml:space="preserve">  </w:t>
      </w:r>
    </w:p>
    <w:p w14:paraId="01B6E016" w14:textId="77777777" w:rsidR="00000000" w:rsidRDefault="00000000">
      <w:pPr>
        <w:pStyle w:val="a9"/>
        <w:ind w:firstLineChars="200" w:firstLine="24pt"/>
        <w:rPr>
          <w:rFonts w:hint="eastAsia"/>
        </w:rPr>
      </w:pPr>
      <w:r>
        <w:rPr>
          <w:rFonts w:hint="eastAsia"/>
        </w:rPr>
        <w:t>4</w:t>
      </w:r>
      <w:r>
        <w:rPr>
          <w:rFonts w:hint="eastAsia"/>
        </w:rPr>
        <w:t>）同步频率原则上不低于每日一次，关键数据需支持准实时（</w:t>
      </w:r>
      <w:r>
        <w:rPr>
          <w:rFonts w:hint="eastAsia"/>
        </w:rPr>
        <w:t>15</w:t>
      </w:r>
      <w:r>
        <w:rPr>
          <w:rFonts w:hint="eastAsia"/>
        </w:rPr>
        <w:t>分钟）或实时同步；对时效性高的数据（如运行状态、交易记录等）应通过消息中间件（如</w:t>
      </w:r>
      <w:r>
        <w:rPr>
          <w:rFonts w:hint="eastAsia"/>
        </w:rPr>
        <w:t>Kafka</w:t>
      </w:r>
      <w:r>
        <w:rPr>
          <w:rFonts w:hint="eastAsia"/>
        </w:rPr>
        <w:t>）实现变更数据捕获（</w:t>
      </w:r>
      <w:r>
        <w:rPr>
          <w:rFonts w:hint="eastAsia"/>
        </w:rPr>
        <w:t>CDC</w:t>
      </w:r>
      <w:r>
        <w:rPr>
          <w:rFonts w:hint="eastAsia"/>
        </w:rPr>
        <w:t>）。</w:t>
      </w:r>
      <w:r>
        <w:rPr>
          <w:rFonts w:hint="eastAsia"/>
        </w:rPr>
        <w:t xml:space="preserve">  </w:t>
      </w:r>
    </w:p>
    <w:p w14:paraId="5FBF6310" w14:textId="77777777" w:rsidR="00000000" w:rsidRDefault="00000000">
      <w:pPr>
        <w:pStyle w:val="a9"/>
        <w:ind w:firstLineChars="200" w:firstLine="24pt"/>
        <w:rPr>
          <w:rFonts w:hint="eastAsia"/>
        </w:rPr>
      </w:pPr>
      <w:r>
        <w:rPr>
          <w:rFonts w:hint="eastAsia"/>
        </w:rPr>
        <w:t>5</w:t>
      </w:r>
      <w:r>
        <w:rPr>
          <w:rFonts w:hint="eastAsia"/>
        </w:rPr>
        <w:t>）在集成数据传输过程中，需对敏感数据（如身份证号、手机号、薪资等）进行脱敏或加密处理，传输通道须启用</w:t>
      </w:r>
      <w:r>
        <w:rPr>
          <w:rFonts w:hint="eastAsia"/>
        </w:rPr>
        <w:t>SSL/TLS</w:t>
      </w:r>
      <w:r>
        <w:rPr>
          <w:rFonts w:hint="eastAsia"/>
        </w:rPr>
        <w:t>加密，密钥管理应符合集团安全规范，禁止明文传输。</w:t>
      </w:r>
      <w:r>
        <w:rPr>
          <w:rFonts w:hint="eastAsia"/>
        </w:rPr>
        <w:t xml:space="preserve">  </w:t>
      </w:r>
    </w:p>
    <w:p w14:paraId="4C484A0F" w14:textId="77777777" w:rsidR="00000000" w:rsidRDefault="00000000">
      <w:pPr>
        <w:pStyle w:val="a9"/>
        <w:ind w:firstLineChars="200" w:firstLine="24pt"/>
        <w:rPr>
          <w:rFonts w:hint="eastAsia"/>
        </w:rPr>
      </w:pPr>
      <w:r>
        <w:rPr>
          <w:rFonts w:hint="eastAsia"/>
        </w:rPr>
        <w:t>6</w:t>
      </w:r>
      <w:r>
        <w:rPr>
          <w:rFonts w:hint="eastAsia"/>
        </w:rPr>
        <w:t>）后续根据招标人的需要，投标人需配合招标人集团大数据平台完成数据溯源工作，包括提供数据血缘线索、影响面追溯，并在系统升级或数据结构变</w:t>
      </w:r>
      <w:r>
        <w:rPr>
          <w:rFonts w:hint="eastAsia"/>
        </w:rPr>
        <w:lastRenderedPageBreak/>
        <w:t>更时提前</w:t>
      </w:r>
      <w:r>
        <w:rPr>
          <w:rFonts w:hint="eastAsia"/>
        </w:rPr>
        <w:t>15</w:t>
      </w:r>
      <w:r>
        <w:rPr>
          <w:rFonts w:hint="eastAsia"/>
        </w:rPr>
        <w:t>个工作日报备并更新相关文档。</w:t>
      </w:r>
      <w:r>
        <w:rPr>
          <w:rFonts w:hint="eastAsia"/>
        </w:rPr>
        <w:t xml:space="preserve">  </w:t>
      </w:r>
    </w:p>
    <w:p w14:paraId="0C4E0BDA" w14:textId="77777777" w:rsidR="00000000" w:rsidRDefault="00000000">
      <w:pPr>
        <w:pStyle w:val="a9"/>
        <w:ind w:firstLineChars="200" w:firstLine="24pt"/>
        <w:rPr>
          <w:rFonts w:ascii="宋体" w:hAnsi="宋体" w:hint="eastAsia"/>
        </w:rPr>
      </w:pPr>
      <w:r>
        <w:rPr>
          <w:rFonts w:hint="eastAsia"/>
        </w:rPr>
        <w:t>7</w:t>
      </w:r>
      <w:r>
        <w:rPr>
          <w:rFonts w:hint="eastAsia"/>
        </w:rPr>
        <w:t>）数据接入集团大数据平台工作为系统项目竣工验收的必备条件，未满足上述数据接入、字典提供、接口开发、安全传输等要求的，不得通过验收；本要求适用于所有新建、改建、扩建的业务信息系统。</w:t>
      </w:r>
    </w:p>
    <w:p w14:paraId="29295AFA" w14:textId="77777777" w:rsidR="00000000" w:rsidRDefault="00000000">
      <w:pPr>
        <w:pStyle w:val="a9"/>
        <w:numPr>
          <w:ilvl w:val="0"/>
          <w:numId w:val="27"/>
        </w:numPr>
        <w:ind w:start="0pt" w:firstLineChars="200" w:firstLine="24pt"/>
        <w:rPr>
          <w:rFonts w:hint="eastAsia"/>
        </w:rPr>
      </w:pPr>
      <w:r>
        <w:rPr>
          <w:rFonts w:hint="eastAsia"/>
        </w:rPr>
        <w:t>厂内联调、整体联动调试和试运行</w:t>
      </w:r>
    </w:p>
    <w:p w14:paraId="3293E5D0" w14:textId="77777777" w:rsidR="00000000" w:rsidRDefault="00000000">
      <w:pPr>
        <w:pStyle w:val="a9"/>
        <w:ind w:firstLineChars="200" w:firstLine="24pt"/>
        <w:rPr>
          <w:rFonts w:hint="eastAsia"/>
        </w:rPr>
      </w:pPr>
      <w:r>
        <w:rPr>
          <w:rFonts w:hint="eastAsia"/>
        </w:rPr>
        <w:t>联调测试系统包括本项目范围内全部软硬件系统，以及招标人的数智中台系统、传动链精准预警分析高级应用、场群优化智能决策高级应用、海上风电工程管理系统、市场交易辅助决策系统、场站级人工智能平台与高级应用等数智化海上风电场系统及高级应用。</w:t>
      </w:r>
    </w:p>
    <w:p w14:paraId="6EE430DB" w14:textId="77777777" w:rsidR="00000000" w:rsidRDefault="00000000">
      <w:pPr>
        <w:pStyle w:val="a9"/>
        <w:ind w:firstLineChars="200" w:firstLine="24pt"/>
      </w:pPr>
      <w:r>
        <w:rPr>
          <w:rFonts w:hint="eastAsia"/>
        </w:rPr>
        <w:t>投标人应负责本项目范围内全部软硬件系统的单体测试，上述联调测试系统的厂内联调测试、现场整体联动调试、试运行等工作，招标人负责配合投标人开展联调工作、试运行等工作所必需的对接、协调、联络、沟通、管理等工作，投标人提供包括但不限于厂内联调场地、人员、测试环境搭建、系统联调实施等内容。</w:t>
      </w:r>
    </w:p>
    <w:p w14:paraId="433328A9" w14:textId="77777777" w:rsidR="00000000" w:rsidRDefault="00000000">
      <w:pPr>
        <w:pStyle w:val="a9"/>
        <w:ind w:firstLineChars="200" w:firstLine="24pt"/>
        <w:rPr>
          <w:rFonts w:hint="eastAsia"/>
        </w:rPr>
      </w:pPr>
      <w:r>
        <w:rPr>
          <w:rFonts w:hint="eastAsia"/>
        </w:rPr>
        <w:t>投标人应配合完成陆上集控中心和海上升压站、海上无功补偿站、海上监测、海上风电场及风机调试时所涉及的全系统所有联合调试工作。</w:t>
      </w:r>
    </w:p>
    <w:p w14:paraId="1CABB2D7" w14:textId="77777777" w:rsidR="00000000" w:rsidRDefault="00000000">
      <w:pPr>
        <w:pStyle w:val="a9"/>
        <w:numPr>
          <w:ilvl w:val="0"/>
          <w:numId w:val="27"/>
        </w:numPr>
        <w:ind w:start="0pt" w:firstLineChars="200" w:firstLine="24pt"/>
        <w:rPr>
          <w:rFonts w:hint="eastAsia"/>
        </w:rPr>
      </w:pPr>
      <w:r>
        <w:rPr>
          <w:rFonts w:hint="eastAsia"/>
        </w:rPr>
        <w:t>数据标准化工作</w:t>
      </w:r>
    </w:p>
    <w:p w14:paraId="01F8949C" w14:textId="77777777" w:rsidR="00000000" w:rsidRDefault="00000000">
      <w:pPr>
        <w:pStyle w:val="a9"/>
        <w:ind w:firstLineChars="200" w:firstLine="24pt"/>
        <w:rPr>
          <w:rFonts w:hint="eastAsia"/>
        </w:rPr>
      </w:pPr>
      <w:r>
        <w:rPr>
          <w:rFonts w:hint="eastAsia"/>
        </w:rPr>
        <w:t>投标方应负责数智化风电场数据建模标准编制与体系建设，包含系统对下隔离设备接入及对上各类系统通信的数据标准。包含本系统接入的结构化、半结构化、非结构化的全部数据。</w:t>
      </w:r>
    </w:p>
    <w:p w14:paraId="3869E87C" w14:textId="77777777" w:rsidR="00000000" w:rsidRDefault="00000000">
      <w:pPr>
        <w:pStyle w:val="a9"/>
        <w:ind w:firstLineChars="200" w:firstLine="24pt"/>
        <w:rPr>
          <w:rFonts w:hint="eastAsia"/>
        </w:rPr>
      </w:pPr>
      <w:r>
        <w:rPr>
          <w:rFonts w:hint="eastAsia"/>
        </w:rPr>
        <w:t>投标方应负责数智化风电场</w:t>
      </w:r>
      <w:r>
        <w:rPr>
          <w:rFonts w:hint="eastAsia"/>
          <w:color w:val="0F1115"/>
        </w:rPr>
        <w:t>KKS</w:t>
      </w:r>
      <w:r>
        <w:rPr>
          <w:rFonts w:hint="eastAsia"/>
          <w:color w:val="0F1115"/>
        </w:rPr>
        <w:t>编码与（固定）资产编码、物资编码（应满足招标人集团物资管理编码要求）、设备编码（物理设备编码）等编码的联动方案编制。</w:t>
      </w:r>
    </w:p>
    <w:p w14:paraId="52089F49" w14:textId="77777777" w:rsidR="00000000" w:rsidRDefault="00000000">
      <w:pPr>
        <w:pStyle w:val="a9"/>
        <w:numPr>
          <w:ilvl w:val="0"/>
          <w:numId w:val="27"/>
        </w:numPr>
        <w:ind w:start="0pt" w:firstLineChars="200" w:firstLine="24pt"/>
        <w:rPr>
          <w:rFonts w:hint="eastAsia"/>
        </w:rPr>
      </w:pPr>
      <w:r>
        <w:rPr>
          <w:rFonts w:hint="eastAsia"/>
        </w:rPr>
        <w:t>知识产权交付要求</w:t>
      </w:r>
    </w:p>
    <w:p w14:paraId="2FD393E1" w14:textId="77777777" w:rsidR="00000000" w:rsidRDefault="00000000">
      <w:pPr>
        <w:pStyle w:val="a9"/>
        <w:ind w:firstLineChars="200" w:firstLine="24pt"/>
        <w:rPr>
          <w:rFonts w:hint="eastAsia"/>
        </w:rPr>
      </w:pPr>
      <w:r>
        <w:rPr>
          <w:rFonts w:hint="eastAsia"/>
        </w:rPr>
        <w:t>应提供知识产权，至少包括完成三大检索（</w:t>
      </w:r>
      <w:r>
        <w:rPr>
          <w:rFonts w:hint="eastAsia"/>
        </w:rPr>
        <w:t>SCI</w:t>
      </w:r>
      <w:r>
        <w:rPr>
          <w:rFonts w:hint="eastAsia"/>
        </w:rPr>
        <w:t>、</w:t>
      </w:r>
      <w:r>
        <w:rPr>
          <w:rFonts w:hint="eastAsia"/>
        </w:rPr>
        <w:t>EI</w:t>
      </w:r>
      <w:r>
        <w:rPr>
          <w:rFonts w:hint="eastAsia"/>
        </w:rPr>
        <w:t>、</w:t>
      </w:r>
      <w:r>
        <w:rPr>
          <w:rFonts w:hint="eastAsia"/>
        </w:rPr>
        <w:t>ISTP</w:t>
      </w:r>
      <w:r>
        <w:rPr>
          <w:rFonts w:hint="eastAsia"/>
        </w:rPr>
        <w:t>）或中文核心期刊论文不低于</w:t>
      </w:r>
      <w:r>
        <w:rPr>
          <w:rFonts w:hint="eastAsia"/>
        </w:rPr>
        <w:t>1</w:t>
      </w:r>
      <w:r>
        <w:rPr>
          <w:rFonts w:hint="eastAsia"/>
        </w:rPr>
        <w:t>篇；完成发明专利受理不低于</w:t>
      </w:r>
      <w:r>
        <w:rPr>
          <w:rFonts w:hint="eastAsia"/>
        </w:rPr>
        <w:t>2</w:t>
      </w:r>
      <w:r>
        <w:rPr>
          <w:rFonts w:hint="eastAsia"/>
        </w:rPr>
        <w:t>项；完成实用新型专利授权不低于</w:t>
      </w:r>
      <w:r>
        <w:rPr>
          <w:rFonts w:hint="eastAsia"/>
        </w:rPr>
        <w:t>5</w:t>
      </w:r>
      <w:r>
        <w:rPr>
          <w:rFonts w:hint="eastAsia"/>
        </w:rPr>
        <w:t>项；完成软件著作权授权不低于</w:t>
      </w:r>
      <w:r>
        <w:rPr>
          <w:rFonts w:hint="eastAsia"/>
        </w:rPr>
        <w:t>2</w:t>
      </w:r>
      <w:r>
        <w:rPr>
          <w:rFonts w:hint="eastAsia"/>
        </w:rPr>
        <w:t>项。</w:t>
      </w:r>
    </w:p>
    <w:p w14:paraId="62DCE8D7" w14:textId="77777777" w:rsidR="00000000" w:rsidRDefault="00000000">
      <w:pPr>
        <w:pStyle w:val="a9"/>
        <w:numPr>
          <w:ilvl w:val="0"/>
          <w:numId w:val="27"/>
        </w:numPr>
        <w:ind w:start="0pt" w:firstLineChars="200" w:firstLine="24pt"/>
        <w:rPr>
          <w:rFonts w:hint="eastAsia"/>
        </w:rPr>
      </w:pPr>
      <w:r>
        <w:rPr>
          <w:rFonts w:hint="eastAsia"/>
        </w:rPr>
        <w:t>其他支持性工作</w:t>
      </w:r>
    </w:p>
    <w:p w14:paraId="4FDD7298" w14:textId="77777777" w:rsidR="00000000" w:rsidRDefault="00000000">
      <w:pPr>
        <w:pStyle w:val="a9"/>
        <w:ind w:firstLineChars="200" w:firstLine="24pt"/>
        <w:rPr>
          <w:rFonts w:hint="eastAsia"/>
        </w:rPr>
      </w:pPr>
      <w:r>
        <w:rPr>
          <w:rFonts w:hint="eastAsia"/>
        </w:rPr>
        <w:t>投标人应按招标人的指示接收并完成本项目工作范围内或由其他投标人采</w:t>
      </w:r>
      <w:r>
        <w:rPr>
          <w:rFonts w:hint="eastAsia"/>
        </w:rPr>
        <w:lastRenderedPageBreak/>
        <w:t>购、制造等工作且与本项目密切相关的其他合同工程遗留及消缺工作与配合工作，直至海上风电项目工程竣工验收。</w:t>
      </w:r>
    </w:p>
    <w:p w14:paraId="7D822009" w14:textId="77777777" w:rsidR="00000000" w:rsidRDefault="00000000">
      <w:pPr>
        <w:pStyle w:val="a9"/>
        <w:ind w:firstLineChars="200" w:firstLine="24pt"/>
        <w:rPr>
          <w:rFonts w:hint="eastAsia"/>
        </w:rPr>
      </w:pPr>
      <w:r>
        <w:rPr>
          <w:rFonts w:hint="eastAsia"/>
        </w:rPr>
        <w:t>投标人应配合招标人完成相关科技创新课题研究，配合招标人开展集团或市级及以上科技创新工作（包括但不限于科技项目申报、试点验证、奖项申请），提供必要的技术、设备、人员以及场地等支持。</w:t>
      </w:r>
    </w:p>
    <w:p w14:paraId="0413EBEA" w14:textId="77777777" w:rsidR="00000000" w:rsidRDefault="00000000">
      <w:pPr>
        <w:pStyle w:val="a9"/>
        <w:ind w:firstLineChars="200" w:firstLine="24pt"/>
        <w:rPr>
          <w:rFonts w:hint="eastAsia"/>
        </w:rPr>
      </w:pPr>
      <w:r>
        <w:rPr>
          <w:rFonts w:hint="eastAsia"/>
        </w:rPr>
        <w:t>投标人负责海上风电场数智化基础平台部分的历次质量监督检查迎检并配合其他主体工程的质量监督。</w:t>
      </w:r>
    </w:p>
    <w:p w14:paraId="0B4E2031" w14:textId="77777777" w:rsidR="00000000" w:rsidRDefault="00000000">
      <w:pPr>
        <w:pStyle w:val="a9"/>
        <w:ind w:firstLineChars="200" w:firstLine="24pt"/>
        <w:rPr>
          <w:rFonts w:hint="eastAsia"/>
        </w:rPr>
      </w:pPr>
      <w:r>
        <w:rPr>
          <w:rFonts w:hint="eastAsia"/>
        </w:rPr>
        <w:t>以上产生的费用均包含在投标人报价中。同时，投标人应自行研究技术资料并预判风险，其投标报价视为已涵盖技术指标变化的全部可能性。招标人不接受因此变化导致的合同价格变更申请。</w:t>
      </w:r>
    </w:p>
    <w:p w14:paraId="4F35A369" w14:textId="77777777" w:rsidR="00000000" w:rsidRDefault="00000000">
      <w:pPr>
        <w:pStyle w:val="3"/>
        <w:numPr>
          <w:ilvl w:val="2"/>
          <w:numId w:val="24"/>
        </w:numPr>
        <w:rPr>
          <w:rFonts w:hint="eastAsia"/>
          <w:kern w:val="44"/>
          <w:szCs w:val="24"/>
        </w:rPr>
      </w:pPr>
      <w:r>
        <w:rPr>
          <w:rFonts w:hint="eastAsia"/>
          <w:kern w:val="44"/>
          <w:szCs w:val="24"/>
        </w:rPr>
        <w:t>其他工作内容</w:t>
      </w:r>
    </w:p>
    <w:p w14:paraId="57CAC20B" w14:textId="77777777" w:rsidR="00000000" w:rsidRDefault="00000000">
      <w:pPr>
        <w:pStyle w:val="a9"/>
        <w:ind w:firstLineChars="200" w:firstLine="24pt"/>
        <w:rPr>
          <w:rFonts w:hint="eastAsia"/>
        </w:rPr>
      </w:pPr>
      <w:r>
        <w:rPr>
          <w:rFonts w:hint="eastAsia"/>
        </w:rPr>
        <w:t>投标人负责陆上集控中心、风机、</w:t>
      </w:r>
      <w:r>
        <w:rPr>
          <w:rFonts w:hint="eastAsia"/>
        </w:rPr>
        <w:t>500kV</w:t>
      </w:r>
      <w:r>
        <w:rPr>
          <w:rFonts w:hint="eastAsia"/>
        </w:rPr>
        <w:t>海底电缆、海上升压站</w:t>
      </w:r>
      <w:r>
        <w:rPr>
          <w:rFonts w:hint="eastAsia"/>
        </w:rPr>
        <w:t>/</w:t>
      </w:r>
      <w:r>
        <w:rPr>
          <w:rFonts w:hint="eastAsia"/>
        </w:rPr>
        <w:t>补偿站、海上监测、第三方监测、海上风电场等标段相关方的协调及管理工作，相关管理费用包含在投标报价中。</w:t>
      </w:r>
    </w:p>
    <w:p w14:paraId="1883041A" w14:textId="77777777" w:rsidR="00000000" w:rsidRDefault="00000000">
      <w:pPr>
        <w:pStyle w:val="a9"/>
        <w:ind w:firstLineChars="200" w:firstLine="24pt"/>
        <w:rPr>
          <w:rFonts w:hint="eastAsia"/>
        </w:rPr>
      </w:pPr>
      <w:r>
        <w:rPr>
          <w:rFonts w:hint="eastAsia"/>
        </w:rPr>
        <w:t>投标人负责工程验收阶段的所有的专题论证、检测评估、验收手续等。本项目设计、性能检测、验收阶段需委托第三方实施的费用包含在标段价格内。</w:t>
      </w:r>
    </w:p>
    <w:p w14:paraId="754126B2" w14:textId="77777777" w:rsidR="00000000" w:rsidRDefault="00000000">
      <w:pPr>
        <w:pStyle w:val="a9"/>
        <w:ind w:firstLineChars="200" w:firstLine="24pt"/>
        <w:rPr>
          <w:rFonts w:hint="eastAsia"/>
        </w:rPr>
      </w:pPr>
      <w:r>
        <w:rPr>
          <w:rFonts w:hint="eastAsia"/>
        </w:rPr>
        <w:t>投标人负责供货范围内设备的配套、完整，配备齐所供设备的备品、备件和专用工具、安装工装等，不管招标文件是否明确，投标人都应保证设备安全、顺利安装、可靠运行。</w:t>
      </w:r>
    </w:p>
    <w:p w14:paraId="5F765EEB" w14:textId="77777777" w:rsidR="00000000" w:rsidRDefault="00000000">
      <w:pPr>
        <w:pStyle w:val="a9"/>
        <w:ind w:firstLineChars="200" w:firstLine="24pt"/>
        <w:rPr>
          <w:rFonts w:hint="eastAsia"/>
        </w:rPr>
      </w:pPr>
      <w:r>
        <w:rPr>
          <w:rFonts w:hint="eastAsia"/>
        </w:rPr>
        <w:t>如因送出工程、</w:t>
      </w:r>
      <w:r>
        <w:rPr>
          <w:rFonts w:hint="eastAsia"/>
        </w:rPr>
        <w:t>JS</w:t>
      </w:r>
      <w:r>
        <w:rPr>
          <w:rFonts w:hint="eastAsia"/>
        </w:rPr>
        <w:t>等因素影响，投标人负责做好本项目已建工程的保护工作，保证设备、基础的质量，费用已包含在本项目标段范围内。</w:t>
      </w:r>
    </w:p>
    <w:p w14:paraId="5B2438B5" w14:textId="77777777" w:rsidR="00000000" w:rsidRDefault="00000000">
      <w:pPr>
        <w:pStyle w:val="a9"/>
        <w:ind w:firstLineChars="200" w:firstLine="24pt"/>
        <w:rPr>
          <w:rFonts w:hint="eastAsia"/>
        </w:rPr>
      </w:pPr>
      <w:r>
        <w:rPr>
          <w:rFonts w:hint="eastAsia"/>
        </w:rPr>
        <w:t>投标人应配合招标人的工程监理监督各项工作。工程监理由招标人另行委托，不列入总承包范围内。</w:t>
      </w:r>
    </w:p>
    <w:p w14:paraId="17A061B5" w14:textId="77777777" w:rsidR="00000000" w:rsidRDefault="00000000">
      <w:pPr>
        <w:pStyle w:val="a9"/>
        <w:ind w:firstLineChars="200" w:firstLine="24pt"/>
        <w:rPr>
          <w:rFonts w:hint="eastAsia"/>
        </w:rPr>
      </w:pPr>
      <w:r>
        <w:rPr>
          <w:rFonts w:hint="eastAsia"/>
        </w:rPr>
        <w:t>投标人应配合本标段设备监造各项工作。设备监造由招标人另行委托，不列入总承包范围内。</w:t>
      </w:r>
    </w:p>
    <w:p w14:paraId="7ED10A15" w14:textId="77777777" w:rsidR="00000000" w:rsidRDefault="00000000">
      <w:pPr>
        <w:pStyle w:val="a9"/>
        <w:ind w:firstLineChars="200" w:firstLine="24pt"/>
        <w:rPr>
          <w:rFonts w:hint="eastAsia"/>
        </w:rPr>
      </w:pPr>
      <w:r>
        <w:rPr>
          <w:rFonts w:hint="eastAsia"/>
        </w:rPr>
        <w:t>投标人应承担招标人及指定的第三方作为申报及主要完成单位从设计方案、外观设计、设计图、软件著作权、新技术等方面进行科技成果及专利申报等工作。</w:t>
      </w:r>
    </w:p>
    <w:p w14:paraId="347CC3B6" w14:textId="77777777" w:rsidR="00000000" w:rsidRDefault="00000000">
      <w:pPr>
        <w:pStyle w:val="20"/>
        <w:numPr>
          <w:ilvl w:val="1"/>
          <w:numId w:val="24"/>
        </w:numPr>
        <w:rPr>
          <w:rFonts w:hint="eastAsia"/>
        </w:rPr>
      </w:pPr>
      <w:r>
        <w:rPr>
          <w:rFonts w:hint="eastAsia"/>
        </w:rPr>
        <w:t>与本项目有关的工程项目及工作界面</w:t>
      </w:r>
    </w:p>
    <w:p w14:paraId="316CEF2A" w14:textId="77777777" w:rsidR="00000000" w:rsidRDefault="00000000">
      <w:pPr>
        <w:pStyle w:val="a9"/>
        <w:ind w:firstLineChars="200" w:firstLine="24pt"/>
      </w:pPr>
      <w:r>
        <w:rPr>
          <w:rFonts w:hint="eastAsia"/>
        </w:rPr>
        <w:lastRenderedPageBreak/>
        <w:t>招标方已开展深能汕尾红海湾六海上风电项目风力发电机组（含塔筒）及附属设备采购项目、深能汕尾红海湾六海上风电项目海上升压站及海上补偿站</w:t>
      </w:r>
      <w:r>
        <w:rPr>
          <w:rFonts w:hint="eastAsia"/>
        </w:rPr>
        <w:t>EP</w:t>
      </w:r>
      <w:r>
        <w:rPr>
          <w:rFonts w:hint="eastAsia"/>
        </w:rPr>
        <w:t>项目、红海湾海上风电三、四、五、六陆上集控中心（共用）项目及红海湾六海上风电陆上集控中心</w:t>
      </w:r>
      <w:r>
        <w:rPr>
          <w:rFonts w:hint="eastAsia"/>
        </w:rPr>
        <w:t xml:space="preserve"> </w:t>
      </w:r>
      <w:r>
        <w:rPr>
          <w:rFonts w:hint="eastAsia"/>
        </w:rPr>
        <w:t>（自建）项目</w:t>
      </w:r>
      <w:r>
        <w:rPr>
          <w:rFonts w:hint="eastAsia"/>
        </w:rPr>
        <w:t>EPC</w:t>
      </w:r>
      <w:r>
        <w:rPr>
          <w:rFonts w:hint="eastAsia"/>
        </w:rPr>
        <w:t>工程项目、深能汕尾红海湾六海上风电项目风场</w:t>
      </w:r>
      <w:r>
        <w:rPr>
          <w:rFonts w:hint="eastAsia"/>
        </w:rPr>
        <w:t>EPC</w:t>
      </w:r>
      <w:r>
        <w:rPr>
          <w:rFonts w:hint="eastAsia"/>
        </w:rPr>
        <w:t>总承包工程、深能汕尾红海湾六海上风电项目海上监测技术服务项目等项目，以下内容为本项目与上述项目的工作界面描述：</w:t>
      </w:r>
    </w:p>
    <w:p w14:paraId="3B1FF420" w14:textId="77777777" w:rsidR="00000000" w:rsidRDefault="00000000">
      <w:pPr>
        <w:pStyle w:val="3"/>
        <w:numPr>
          <w:ilvl w:val="2"/>
          <w:numId w:val="24"/>
        </w:numPr>
        <w:rPr>
          <w:rFonts w:hint="eastAsia"/>
          <w:kern w:val="44"/>
          <w:szCs w:val="24"/>
        </w:rPr>
      </w:pPr>
      <w:r>
        <w:rPr>
          <w:rFonts w:hint="eastAsia"/>
          <w:kern w:val="44"/>
          <w:szCs w:val="24"/>
        </w:rPr>
        <w:t>与深能汕尾红海湾六海上风电项目风力发电机组（含塔筒）及附属设备采购项目的分标界面</w:t>
      </w:r>
    </w:p>
    <w:p w14:paraId="53E54F9B" w14:textId="77777777" w:rsidR="00000000" w:rsidRDefault="00000000">
      <w:pPr>
        <w:pStyle w:val="a9"/>
        <w:ind w:firstLineChars="200" w:firstLine="24pt"/>
        <w:rPr>
          <w:rFonts w:hint="eastAsia"/>
        </w:rPr>
      </w:pPr>
      <w:r>
        <w:rPr>
          <w:rFonts w:hint="eastAsia"/>
        </w:rPr>
        <w:t>深能汕尾红海湾六海上风电项目风力发电机组（含塔筒）及附属设备采购项目中标人负责风机能量管理系统、在线状态监测系统、数字孪生模型等系统设备的采购，并开放数据接口与数据上传至海上风电场数智化基础平台。</w:t>
      </w:r>
    </w:p>
    <w:p w14:paraId="1F2BE14D" w14:textId="77777777" w:rsidR="00000000" w:rsidRDefault="00000000">
      <w:pPr>
        <w:pStyle w:val="a9"/>
        <w:ind w:firstLineChars="200" w:firstLine="24pt"/>
        <w:rPr>
          <w:rFonts w:hint="eastAsia"/>
        </w:rPr>
      </w:pPr>
      <w:r>
        <w:rPr>
          <w:rFonts w:hint="eastAsia"/>
        </w:rPr>
        <w:t>本项目投标人负责骨传导传感器、声纹采集装置等设备的采购、运输、保管、技术支持等工作，配合风力发电机组（含塔筒）及附属设备采购项目安装、调试与集成等工作；负责与风力发电机组（含塔筒）及附属设备采购项目的上述内容对接的接口开发、数据接入与调试，以及数智化技术支持；完成本项目海上风电场数智化基础平台的服务内容。</w:t>
      </w:r>
    </w:p>
    <w:p w14:paraId="716F0157" w14:textId="77777777" w:rsidR="00000000" w:rsidRDefault="00000000">
      <w:pPr>
        <w:pStyle w:val="3"/>
        <w:numPr>
          <w:ilvl w:val="2"/>
          <w:numId w:val="24"/>
        </w:numPr>
        <w:rPr>
          <w:rFonts w:hint="eastAsia"/>
          <w:kern w:val="44"/>
          <w:szCs w:val="24"/>
        </w:rPr>
      </w:pPr>
      <w:r>
        <w:rPr>
          <w:rFonts w:hint="eastAsia"/>
          <w:kern w:val="44"/>
          <w:szCs w:val="24"/>
        </w:rPr>
        <w:t>与深能汕尾红海湾六海上风电项目海上升压站及海上补偿站</w:t>
      </w:r>
      <w:r>
        <w:rPr>
          <w:rFonts w:hint="eastAsia"/>
          <w:kern w:val="44"/>
          <w:szCs w:val="24"/>
        </w:rPr>
        <w:t>EP</w:t>
      </w:r>
      <w:r>
        <w:rPr>
          <w:rFonts w:hint="eastAsia"/>
          <w:kern w:val="44"/>
          <w:szCs w:val="24"/>
        </w:rPr>
        <w:t>项目的分标界面</w:t>
      </w:r>
    </w:p>
    <w:p w14:paraId="4A93538D" w14:textId="77777777" w:rsidR="00000000" w:rsidRDefault="00000000">
      <w:pPr>
        <w:pStyle w:val="a9"/>
        <w:ind w:firstLineChars="200" w:firstLine="24pt"/>
        <w:rPr>
          <w:rFonts w:hint="eastAsia"/>
        </w:rPr>
      </w:pPr>
      <w:r>
        <w:rPr>
          <w:rFonts w:hint="eastAsia"/>
        </w:rPr>
        <w:t>本项目投标人负责海上风电场数智化基础平台智能化厂级监控信息平台与高级应用、源网协同与智能巡视高级应用等本项目所涉及软硬件及物资的采购、运输、保管、安装、试验、调试、维护与保养等所有工作。</w:t>
      </w:r>
    </w:p>
    <w:p w14:paraId="10F92643" w14:textId="77777777" w:rsidR="00000000" w:rsidRDefault="00000000">
      <w:pPr>
        <w:pStyle w:val="a9"/>
        <w:ind w:firstLineChars="200" w:firstLine="24pt"/>
        <w:rPr>
          <w:rFonts w:hint="eastAsia"/>
        </w:rPr>
      </w:pPr>
      <w:r>
        <w:rPr>
          <w:rFonts w:hint="eastAsia"/>
        </w:rPr>
        <w:t>深能汕尾红海湾六海上风电项目海上升压站及海上补偿站</w:t>
      </w:r>
      <w:r>
        <w:rPr>
          <w:rFonts w:hint="eastAsia"/>
        </w:rPr>
        <w:t>EP</w:t>
      </w:r>
      <w:r>
        <w:rPr>
          <w:rFonts w:hint="eastAsia"/>
        </w:rPr>
        <w:t>项目（简称“</w:t>
      </w:r>
      <w:r>
        <w:rPr>
          <w:rFonts w:hint="eastAsia"/>
        </w:rPr>
        <w:t>50</w:t>
      </w:r>
      <w:r>
        <w:t>0kV</w:t>
      </w:r>
      <w:r>
        <w:rPr>
          <w:rFonts w:hint="eastAsia"/>
        </w:rPr>
        <w:t>海上电气平台</w:t>
      </w:r>
      <w:r>
        <w:rPr>
          <w:rFonts w:hint="eastAsia"/>
        </w:rPr>
        <w:t>E</w:t>
      </w:r>
      <w:r>
        <w:t>P</w:t>
      </w:r>
      <w:r>
        <w:rPr>
          <w:rFonts w:hint="eastAsia"/>
        </w:rPr>
        <w:t>项目”）中标人负责本项目的长续航无人机系统全套设备（含机巢）在海上电气平台的安装、调试与集成等工作，本项目投标人负责配合</w:t>
      </w:r>
      <w:r>
        <w:rPr>
          <w:rFonts w:hint="eastAsia"/>
        </w:rPr>
        <w:t>50</w:t>
      </w:r>
      <w:r>
        <w:t>0kV</w:t>
      </w:r>
      <w:r>
        <w:rPr>
          <w:rFonts w:hint="eastAsia"/>
        </w:rPr>
        <w:t>海上电气平台</w:t>
      </w:r>
      <w:r>
        <w:rPr>
          <w:rFonts w:hint="eastAsia"/>
        </w:rPr>
        <w:t>E</w:t>
      </w:r>
      <w:r>
        <w:t>P</w:t>
      </w:r>
      <w:r>
        <w:rPr>
          <w:rFonts w:hint="eastAsia"/>
        </w:rPr>
        <w:t>项目开展安装、调试、试验、厂内联调、整体联调、验收等工作。</w:t>
      </w:r>
      <w:r>
        <w:rPr>
          <w:rFonts w:hint="eastAsia"/>
        </w:rPr>
        <w:t>50</w:t>
      </w:r>
      <w:r>
        <w:t>0kV</w:t>
      </w:r>
      <w:r>
        <w:rPr>
          <w:rFonts w:hint="eastAsia"/>
        </w:rPr>
        <w:t>海上电气平台</w:t>
      </w:r>
      <w:r>
        <w:rPr>
          <w:rFonts w:hint="eastAsia"/>
        </w:rPr>
        <w:t>E</w:t>
      </w:r>
      <w:r>
        <w:t>P</w:t>
      </w:r>
      <w:r>
        <w:rPr>
          <w:rFonts w:hint="eastAsia"/>
        </w:rPr>
        <w:t>项目负责提供</w:t>
      </w:r>
      <w:r>
        <w:rPr>
          <w:rFonts w:hint="eastAsia"/>
        </w:rPr>
        <w:t>50</w:t>
      </w:r>
      <w:r>
        <w:t>0kV</w:t>
      </w:r>
      <w:r>
        <w:rPr>
          <w:rFonts w:hint="eastAsia"/>
        </w:rPr>
        <w:t>海上电气平台</w:t>
      </w:r>
      <w:r>
        <w:rPr>
          <w:rFonts w:hint="eastAsia"/>
        </w:rPr>
        <w:t>EP</w:t>
      </w:r>
      <w:r>
        <w:rPr>
          <w:rFonts w:hint="eastAsia"/>
        </w:rPr>
        <w:t>项目内智能巡视终端与视频存储、一次设备在线监测系统、智能辅助监控系统、数字孪生模型等系统设备的采购，并开发数据接口与数据上传至海上风电场数智化基础平台，本项目投标人负责与</w:t>
      </w:r>
      <w:r>
        <w:rPr>
          <w:rFonts w:hint="eastAsia"/>
        </w:rPr>
        <w:t>50</w:t>
      </w:r>
      <w:r>
        <w:t>0kV</w:t>
      </w:r>
      <w:r>
        <w:rPr>
          <w:rFonts w:hint="eastAsia"/>
        </w:rPr>
        <w:t>海上电气平台</w:t>
      </w:r>
      <w:r>
        <w:rPr>
          <w:rFonts w:hint="eastAsia"/>
        </w:rPr>
        <w:t>E</w:t>
      </w:r>
      <w:r>
        <w:t>P</w:t>
      </w:r>
      <w:r>
        <w:rPr>
          <w:rFonts w:hint="eastAsia"/>
        </w:rPr>
        <w:t>标的</w:t>
      </w:r>
      <w:r>
        <w:rPr>
          <w:rFonts w:hint="eastAsia"/>
        </w:rPr>
        <w:lastRenderedPageBreak/>
        <w:t>上述内容对接的接口开发、数据接入与调试，以及数智化技术支持，并完成本项目数智化基础平台的服务内容。</w:t>
      </w:r>
    </w:p>
    <w:p w14:paraId="413D8A3E" w14:textId="77777777" w:rsidR="00000000" w:rsidRDefault="00000000">
      <w:pPr>
        <w:pStyle w:val="3"/>
        <w:numPr>
          <w:ilvl w:val="2"/>
          <w:numId w:val="24"/>
        </w:numPr>
        <w:rPr>
          <w:rFonts w:hint="eastAsia"/>
          <w:kern w:val="44"/>
          <w:szCs w:val="24"/>
        </w:rPr>
      </w:pPr>
      <w:r>
        <w:rPr>
          <w:rFonts w:hint="eastAsia"/>
          <w:kern w:val="44"/>
          <w:szCs w:val="24"/>
        </w:rPr>
        <w:t>与红海湾海上风电三、四、五、六陆上集控中心（共用）项目及红海湾六海上风电陆上集控中心</w:t>
      </w:r>
      <w:r>
        <w:rPr>
          <w:rFonts w:hint="eastAsia"/>
          <w:kern w:val="44"/>
          <w:szCs w:val="24"/>
        </w:rPr>
        <w:t xml:space="preserve"> </w:t>
      </w:r>
      <w:r>
        <w:rPr>
          <w:rFonts w:hint="eastAsia"/>
          <w:kern w:val="44"/>
          <w:szCs w:val="24"/>
        </w:rPr>
        <w:t>（自建）项目</w:t>
      </w:r>
      <w:r>
        <w:rPr>
          <w:rFonts w:hint="eastAsia"/>
          <w:kern w:val="44"/>
          <w:szCs w:val="24"/>
        </w:rPr>
        <w:t>EPC</w:t>
      </w:r>
      <w:r>
        <w:rPr>
          <w:rFonts w:hint="eastAsia"/>
          <w:kern w:val="44"/>
          <w:szCs w:val="24"/>
        </w:rPr>
        <w:t>工程项目的分标界面</w:t>
      </w:r>
    </w:p>
    <w:p w14:paraId="70ED4550" w14:textId="77777777" w:rsidR="00000000" w:rsidRDefault="00000000">
      <w:pPr>
        <w:pStyle w:val="a9"/>
        <w:ind w:firstLineChars="200" w:firstLine="24pt"/>
        <w:rPr>
          <w:rFonts w:hint="eastAsia"/>
        </w:rPr>
      </w:pPr>
      <w:r>
        <w:rPr>
          <w:rFonts w:hint="eastAsia"/>
        </w:rPr>
        <w:t>本项目投标人负责海上风电场数智化基础平台智能化厂级监控信息平台与高级应用、生产管理高级应用、源网协同与智能巡视高级应用、硬件基础设施（包括实时采集与应用服务器、历史数据服务器、工作站、以太网交换机、防火墙、正向安全隔离装置、反向安全隔离装置、骨传导传感器、声纹采集装置、打印机、网络附件和机柜、线缆辅材等，详见附件一交付清单）与安装调试服务等本项目所涉及软硬件及物资的采购、运输、保管、安装、试验、调试、维护与保养等所有工作。本项目投标人负责陆上集控中心数智化设备室内的硬件设备安装、设备上架、开槽走线、调试、联调、验收等工作。</w:t>
      </w:r>
    </w:p>
    <w:p w14:paraId="5988F144" w14:textId="77777777" w:rsidR="00000000" w:rsidRDefault="00000000">
      <w:pPr>
        <w:pStyle w:val="a9"/>
        <w:ind w:firstLineChars="200" w:firstLine="24pt"/>
        <w:rPr>
          <w:rFonts w:hint="eastAsia"/>
        </w:rPr>
      </w:pPr>
      <w:r>
        <w:rPr>
          <w:rFonts w:hint="eastAsia"/>
        </w:rPr>
        <w:t>红海湾海上风电三、四、五、六陆上集控中心（共用）项目及红海湾六海上风电陆上集控中心</w:t>
      </w:r>
      <w:r>
        <w:rPr>
          <w:rFonts w:hint="eastAsia"/>
        </w:rPr>
        <w:t xml:space="preserve"> </w:t>
      </w:r>
      <w:r>
        <w:rPr>
          <w:rFonts w:hint="eastAsia"/>
        </w:rPr>
        <w:t>（自建）项目</w:t>
      </w:r>
      <w:r>
        <w:rPr>
          <w:rFonts w:hint="eastAsia"/>
        </w:rPr>
        <w:t>EPC</w:t>
      </w:r>
      <w:r>
        <w:rPr>
          <w:rFonts w:hint="eastAsia"/>
        </w:rPr>
        <w:t>工程项目（简称“</w:t>
      </w:r>
      <w:r>
        <w:rPr>
          <w:rFonts w:hint="eastAsia"/>
        </w:rPr>
        <w:t>50</w:t>
      </w:r>
      <w:r>
        <w:t>0kV</w:t>
      </w:r>
      <w:r>
        <w:rPr>
          <w:rFonts w:hint="eastAsia"/>
        </w:rPr>
        <w:t>陆上集控中心</w:t>
      </w:r>
      <w:r>
        <w:rPr>
          <w:rFonts w:hint="eastAsia"/>
        </w:rPr>
        <w:t>E</w:t>
      </w:r>
      <w:r>
        <w:t>P</w:t>
      </w:r>
      <w:r>
        <w:rPr>
          <w:rFonts w:hint="eastAsia"/>
        </w:rPr>
        <w:t>C</w:t>
      </w:r>
      <w:r>
        <w:rPr>
          <w:rFonts w:hint="eastAsia"/>
        </w:rPr>
        <w:t>项目”）中标人负责数智化设备室的供电、供冷、网络接口等，配合开展海上风电场数智化基础平台的安装、调试、试验、厂内联调、整体联调、验收等工作。</w:t>
      </w:r>
      <w:r>
        <w:rPr>
          <w:rFonts w:hint="eastAsia"/>
        </w:rPr>
        <w:t>50</w:t>
      </w:r>
      <w:r>
        <w:t>0kV</w:t>
      </w:r>
      <w:r>
        <w:rPr>
          <w:rFonts w:hint="eastAsia"/>
        </w:rPr>
        <w:t>陆上集控中心</w:t>
      </w:r>
      <w:r>
        <w:rPr>
          <w:rFonts w:hint="eastAsia"/>
        </w:rPr>
        <w:t>E</w:t>
      </w:r>
      <w:r>
        <w:t>P</w:t>
      </w:r>
      <w:r>
        <w:rPr>
          <w:rFonts w:hint="eastAsia"/>
        </w:rPr>
        <w:t>C</w:t>
      </w:r>
      <w:r>
        <w:rPr>
          <w:rFonts w:hint="eastAsia"/>
        </w:rPr>
        <w:t>项目中标人负责陆上集控中心内智能巡视终端与视频存储、一次设备在线监测系统、智能辅助监控系统、数字孪生模型等系统设备的采购，开放数据接口与数据上传至海上风电场数智化基础平台，本项目投标人负责与</w:t>
      </w:r>
      <w:r>
        <w:rPr>
          <w:rFonts w:hint="eastAsia"/>
        </w:rPr>
        <w:t>50</w:t>
      </w:r>
      <w:r>
        <w:t>0kV</w:t>
      </w:r>
      <w:r>
        <w:rPr>
          <w:rFonts w:hint="eastAsia"/>
        </w:rPr>
        <w:t>陆上集控中心</w:t>
      </w:r>
      <w:r>
        <w:rPr>
          <w:rFonts w:hint="eastAsia"/>
        </w:rPr>
        <w:t>E</w:t>
      </w:r>
      <w:r>
        <w:t>P</w:t>
      </w:r>
      <w:r>
        <w:rPr>
          <w:rFonts w:hint="eastAsia"/>
        </w:rPr>
        <w:t>C</w:t>
      </w:r>
      <w:r>
        <w:rPr>
          <w:rFonts w:hint="eastAsia"/>
        </w:rPr>
        <w:t>标的上述内容对接的接口开发、数据接入与调试，以及数智化技术支持，并完成本项目数智化基础平台的服务内容。</w:t>
      </w:r>
    </w:p>
    <w:p w14:paraId="759CAA6C" w14:textId="77777777" w:rsidR="00000000" w:rsidRDefault="00000000">
      <w:pPr>
        <w:pStyle w:val="3"/>
        <w:numPr>
          <w:ilvl w:val="2"/>
          <w:numId w:val="24"/>
        </w:numPr>
        <w:rPr>
          <w:rFonts w:hint="eastAsia"/>
          <w:kern w:val="44"/>
          <w:szCs w:val="24"/>
        </w:rPr>
      </w:pPr>
      <w:r>
        <w:rPr>
          <w:rFonts w:hint="eastAsia"/>
          <w:kern w:val="44"/>
          <w:szCs w:val="24"/>
        </w:rPr>
        <w:t>与深能汕尾红海湾六海上风电项目风场</w:t>
      </w:r>
      <w:r>
        <w:rPr>
          <w:rFonts w:hint="eastAsia"/>
          <w:kern w:val="44"/>
          <w:szCs w:val="24"/>
        </w:rPr>
        <w:t>EPC</w:t>
      </w:r>
      <w:r>
        <w:rPr>
          <w:rFonts w:hint="eastAsia"/>
          <w:kern w:val="44"/>
          <w:szCs w:val="24"/>
        </w:rPr>
        <w:t>总承包工程项目的分标界面</w:t>
      </w:r>
    </w:p>
    <w:p w14:paraId="1642E095" w14:textId="77777777" w:rsidR="00000000" w:rsidRDefault="00000000">
      <w:pPr>
        <w:pStyle w:val="a9"/>
        <w:ind w:firstLineChars="200" w:firstLine="24pt"/>
        <w:rPr>
          <w:rFonts w:hint="eastAsia"/>
        </w:rPr>
      </w:pPr>
      <w:r>
        <w:rPr>
          <w:rFonts w:hint="eastAsia"/>
        </w:rPr>
        <w:t>深能汕尾红海湾六海上风电项目风场</w:t>
      </w:r>
      <w:r>
        <w:rPr>
          <w:rFonts w:hint="eastAsia"/>
        </w:rPr>
        <w:t>EPC</w:t>
      </w:r>
      <w:r>
        <w:rPr>
          <w:rFonts w:hint="eastAsia"/>
        </w:rPr>
        <w:t>总承包工程项目中标人负责风机基础防腐蚀监测系统、</w:t>
      </w:r>
      <w:r>
        <w:rPr>
          <w:rFonts w:hint="eastAsia"/>
        </w:rPr>
        <w:t>500kV</w:t>
      </w:r>
      <w:r>
        <w:rPr>
          <w:rFonts w:hint="eastAsia"/>
        </w:rPr>
        <w:t>和</w:t>
      </w:r>
      <w:r>
        <w:rPr>
          <w:rFonts w:hint="eastAsia"/>
        </w:rPr>
        <w:t>66kV</w:t>
      </w:r>
      <w:r>
        <w:rPr>
          <w:rFonts w:hint="eastAsia"/>
        </w:rPr>
        <w:t>海缆综合监测系统、数字孪生模型、海上风电智慧工地监管系统等系统设备的采购，并开放数据接口与数据上传至海上风电场数智化基础平台，本项目投标人负责与深能汕尾红海湾六海上风电项目风场</w:t>
      </w:r>
      <w:r>
        <w:rPr>
          <w:rFonts w:hint="eastAsia"/>
        </w:rPr>
        <w:t>EPC</w:t>
      </w:r>
      <w:r>
        <w:rPr>
          <w:rFonts w:hint="eastAsia"/>
        </w:rPr>
        <w:t>总承包工程项目上述内容对接的接口开发、数据接入与调试，以及数智化技术支持，并完成本项目数智化基础平台的服务内容。</w:t>
      </w:r>
    </w:p>
    <w:p w14:paraId="1EAE649C" w14:textId="77777777" w:rsidR="00000000" w:rsidRDefault="00000000">
      <w:pPr>
        <w:pStyle w:val="3"/>
        <w:numPr>
          <w:ilvl w:val="2"/>
          <w:numId w:val="24"/>
        </w:numPr>
        <w:rPr>
          <w:rFonts w:hint="eastAsia"/>
          <w:kern w:val="44"/>
          <w:szCs w:val="24"/>
        </w:rPr>
      </w:pPr>
      <w:r>
        <w:rPr>
          <w:rFonts w:hint="eastAsia"/>
          <w:kern w:val="44"/>
          <w:szCs w:val="24"/>
        </w:rPr>
        <w:lastRenderedPageBreak/>
        <w:t>与深能汕尾红海湾六海上风电项目海上监测技术服务项目的分标界面</w:t>
      </w:r>
    </w:p>
    <w:p w14:paraId="23567C28" w14:textId="77777777" w:rsidR="00000000" w:rsidRDefault="00000000">
      <w:pPr>
        <w:pStyle w:val="a9"/>
        <w:ind w:firstLineChars="200" w:firstLine="24pt"/>
        <w:rPr>
          <w:rFonts w:hint="eastAsia"/>
        </w:rPr>
      </w:pPr>
      <w:r>
        <w:rPr>
          <w:rFonts w:hint="eastAsia"/>
        </w:rPr>
        <w:t>深能汕尾红海湾六海上风电项目海上监测技术服务项目中标人负责海上监测技术服务项目内海上风电机组支撑结构安全监测、海上升压站及无功补偿站基础结构安全监测、海缆路由冲刷监测、腐蚀电位监测等系统设备的采购，并开放数据接口与数据上传至海上风电场数智化基础平台。</w:t>
      </w:r>
    </w:p>
    <w:p w14:paraId="47E5C8F2" w14:textId="77777777" w:rsidR="00000000" w:rsidRDefault="00000000">
      <w:pPr>
        <w:pStyle w:val="a9"/>
        <w:ind w:firstLineChars="200" w:firstLine="24pt"/>
      </w:pPr>
      <w:r>
        <w:rPr>
          <w:rFonts w:hint="eastAsia"/>
        </w:rPr>
        <w:t>本项目投标人负责与深能汕尾红海湾六海上风电项目海上监测技术服务项目上述内容对接的接口开发、数据接入与调试，以及数智化技术支持，并完成本项目数智化基础平台的服务内容。</w:t>
      </w:r>
    </w:p>
    <w:p w14:paraId="555AD184" w14:textId="77777777" w:rsidR="00000000" w:rsidRDefault="00000000">
      <w:pPr>
        <w:pStyle w:val="20"/>
        <w:numPr>
          <w:ilvl w:val="1"/>
          <w:numId w:val="24"/>
        </w:numPr>
        <w:rPr>
          <w:rFonts w:hint="eastAsia"/>
        </w:rPr>
      </w:pPr>
      <w:r>
        <w:rPr>
          <w:rFonts w:hint="eastAsia"/>
        </w:rPr>
        <w:t>★工程进度计划及要求</w:t>
      </w:r>
    </w:p>
    <w:p w14:paraId="18249A7C" w14:textId="77777777" w:rsidR="00000000" w:rsidRDefault="00000000">
      <w:pPr>
        <w:pStyle w:val="a9"/>
        <w:ind w:firstLineChars="200" w:firstLine="24pt"/>
        <w:rPr>
          <w:rFonts w:hint="eastAsia"/>
        </w:rPr>
      </w:pPr>
      <w:r>
        <w:rPr>
          <w:rFonts w:hint="eastAsia"/>
        </w:rPr>
        <w:t>本项目服务时间为</w:t>
      </w:r>
      <w:r>
        <w:rPr>
          <w:rFonts w:hint="eastAsia"/>
        </w:rPr>
        <w:t>12</w:t>
      </w:r>
      <w:r>
        <w:rPr>
          <w:rFonts w:hint="eastAsia"/>
        </w:rPr>
        <w:t>个月，计划开工</w:t>
      </w:r>
      <w:r>
        <w:rPr>
          <w:rFonts w:hint="eastAsia"/>
        </w:rPr>
        <w:t>2026</w:t>
      </w:r>
      <w:r>
        <w:rPr>
          <w:rFonts w:hint="eastAsia"/>
        </w:rPr>
        <w:t>年</w:t>
      </w:r>
      <w:r>
        <w:rPr>
          <w:rFonts w:hint="eastAsia"/>
        </w:rPr>
        <w:t>1</w:t>
      </w:r>
      <w:r>
        <w:rPr>
          <w:rFonts w:hint="eastAsia"/>
        </w:rPr>
        <w:t>月</w:t>
      </w:r>
      <w:r>
        <w:rPr>
          <w:rFonts w:hint="eastAsia"/>
        </w:rPr>
        <w:t>1</w:t>
      </w:r>
      <w:r>
        <w:rPr>
          <w:rFonts w:hint="eastAsia"/>
        </w:rPr>
        <w:t>日，计划竣工</w:t>
      </w:r>
      <w:r>
        <w:rPr>
          <w:rFonts w:hint="eastAsia"/>
        </w:rPr>
        <w:t>2026</w:t>
      </w:r>
      <w:r>
        <w:rPr>
          <w:rFonts w:hint="eastAsia"/>
        </w:rPr>
        <w:t>年</w:t>
      </w:r>
      <w:r>
        <w:rPr>
          <w:rFonts w:hint="eastAsia"/>
        </w:rPr>
        <w:t>12</w:t>
      </w:r>
      <w:r>
        <w:rPr>
          <w:rFonts w:hint="eastAsia"/>
        </w:rPr>
        <w:t>月</w:t>
      </w:r>
      <w:r>
        <w:rPr>
          <w:rFonts w:hint="eastAsia"/>
        </w:rPr>
        <w:t>31</w:t>
      </w:r>
      <w:r>
        <w:rPr>
          <w:rFonts w:hint="eastAsia"/>
        </w:rPr>
        <w:t>日，具体开始时间以招标人通知为准。具体详见标段条款及招标人要求约定，如因不可抗力影响导致工期延期，招标人与投标人协商相关事宜。</w:t>
      </w:r>
    </w:p>
    <w:p w14:paraId="4F473F3E" w14:textId="77777777" w:rsidR="00000000" w:rsidRDefault="00000000">
      <w:pPr>
        <w:pStyle w:val="a9"/>
        <w:ind w:firstLineChars="200" w:firstLine="24pt"/>
        <w:rPr>
          <w:rFonts w:hint="eastAsia"/>
        </w:rPr>
      </w:pPr>
      <w:r>
        <w:rPr>
          <w:rFonts w:hint="eastAsia"/>
        </w:rPr>
        <w:t>进度计划如下：</w:t>
      </w:r>
    </w:p>
    <w:p w14:paraId="7B521033" w14:textId="77777777" w:rsidR="00000000" w:rsidRDefault="00000000">
      <w:pPr>
        <w:pStyle w:val="ab"/>
        <w:keepNext/>
        <w:jc w:val="center"/>
        <w:rPr>
          <w:rFonts w:ascii="Times New Roman" w:hAnsi="Times New Roman"/>
        </w:rPr>
      </w:pPr>
      <w:r>
        <w:rPr>
          <w:rFonts w:ascii="Times New Roman" w:hAnsi="Times New Roman"/>
        </w:rPr>
        <w:t>表</w:t>
      </w:r>
      <w:r>
        <w:rPr>
          <w:rFonts w:ascii="Times New Roman" w:hAnsi="Times New Roman"/>
        </w:rPr>
        <w:t>1.5-1</w:t>
      </w:r>
      <w:r>
        <w:rPr>
          <w:rFonts w:ascii="Times New Roman" w:hAnsi="Times New Roman"/>
        </w:rPr>
        <w:t>进度计划表</w:t>
      </w:r>
    </w:p>
    <w:tbl>
      <w:tblPr>
        <w:tblW w:w="100.0%"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995"/>
        <w:gridCol w:w="5849"/>
        <w:gridCol w:w="1452"/>
      </w:tblGrid>
      <w:tr w:rsidR="00000000" w14:paraId="2F86022B" w14:textId="77777777">
        <w:trPr>
          <w:trHeight w:val="90"/>
          <w:tblHeader/>
          <w:jc w:val="center"/>
        </w:trPr>
        <w:tc>
          <w:tcPr>
            <w:tcW w:w="12.0%" w:type="pct"/>
            <w:vAlign w:val="center"/>
          </w:tcPr>
          <w:p w14:paraId="16447D33" w14:textId="77777777" w:rsidR="00000000" w:rsidRDefault="00000000">
            <w:pPr>
              <w:jc w:val="center"/>
              <w:rPr>
                <w:b/>
                <w:bCs/>
              </w:rPr>
            </w:pPr>
            <w:r>
              <w:rPr>
                <w:rFonts w:hint="eastAsia"/>
                <w:b/>
                <w:bCs/>
              </w:rPr>
              <w:t>项目阶段</w:t>
            </w:r>
          </w:p>
        </w:tc>
        <w:tc>
          <w:tcPr>
            <w:tcW w:w="70.48%" w:type="pct"/>
            <w:vAlign w:val="center"/>
          </w:tcPr>
          <w:p w14:paraId="5C83CCFD" w14:textId="77777777" w:rsidR="00000000" w:rsidRDefault="00000000">
            <w:pPr>
              <w:jc w:val="center"/>
              <w:rPr>
                <w:b/>
                <w:bCs/>
              </w:rPr>
            </w:pPr>
            <w:r>
              <w:rPr>
                <w:rFonts w:hint="eastAsia"/>
                <w:b/>
                <w:bCs/>
              </w:rPr>
              <w:t>工作内容</w:t>
            </w:r>
          </w:p>
        </w:tc>
        <w:tc>
          <w:tcPr>
            <w:tcW w:w="17.5%" w:type="pct"/>
            <w:vAlign w:val="center"/>
          </w:tcPr>
          <w:p w14:paraId="475C0058" w14:textId="77777777" w:rsidR="00000000" w:rsidRDefault="00000000">
            <w:pPr>
              <w:jc w:val="center"/>
              <w:rPr>
                <w:b/>
                <w:bCs/>
              </w:rPr>
            </w:pPr>
            <w:r>
              <w:rPr>
                <w:rFonts w:hint="eastAsia"/>
                <w:b/>
                <w:bCs/>
              </w:rPr>
              <w:t>截止时间点</w:t>
            </w:r>
          </w:p>
        </w:tc>
      </w:tr>
      <w:tr w:rsidR="00000000" w14:paraId="79A78915" w14:textId="77777777">
        <w:trPr>
          <w:trHeight w:val="1009"/>
          <w:jc w:val="center"/>
        </w:trPr>
        <w:tc>
          <w:tcPr>
            <w:tcW w:w="12.0%" w:type="pct"/>
            <w:vAlign w:val="center"/>
          </w:tcPr>
          <w:p w14:paraId="430DE910" w14:textId="77777777" w:rsidR="00000000" w:rsidRDefault="00000000">
            <w:r>
              <w:rPr>
                <w:rFonts w:hint="eastAsia"/>
              </w:rPr>
              <w:t>第一阶段</w:t>
            </w:r>
          </w:p>
          <w:p w14:paraId="07B2E28F" w14:textId="77777777" w:rsidR="00000000" w:rsidRDefault="00000000">
            <w:pPr>
              <w:rPr>
                <w:rFonts w:hint="eastAsia"/>
              </w:rPr>
            </w:pPr>
            <w:r>
              <w:rPr>
                <w:rFonts w:hint="eastAsia"/>
              </w:rPr>
              <w:t>设计与开发</w:t>
            </w:r>
          </w:p>
        </w:tc>
        <w:tc>
          <w:tcPr>
            <w:tcW w:w="70.48%" w:type="pct"/>
            <w:vAlign w:val="center"/>
          </w:tcPr>
          <w:p w14:paraId="74AA2FF5" w14:textId="77777777" w:rsidR="00000000" w:rsidRDefault="00000000">
            <w:pPr>
              <w:rPr>
                <w:rFonts w:hint="eastAsia"/>
              </w:rPr>
            </w:pPr>
            <w:r>
              <w:rPr>
                <w:rFonts w:hint="eastAsia"/>
              </w:rPr>
              <w:t>完成本项目所涉及软件系统的任务开发书、需求说明书、系统接口说明书、数据库设计、系统设计、概要设计、</w:t>
            </w:r>
            <w:r>
              <w:rPr>
                <w:rFonts w:hint="eastAsia"/>
              </w:rPr>
              <w:t>UI</w:t>
            </w:r>
            <w:r>
              <w:rPr>
                <w:rFonts w:hint="eastAsia"/>
              </w:rPr>
              <w:t>设计等设计工作，以及文档输出；</w:t>
            </w:r>
          </w:p>
          <w:p w14:paraId="3FFECA0F" w14:textId="77777777" w:rsidR="00000000" w:rsidRDefault="00000000">
            <w:r>
              <w:rPr>
                <w:rFonts w:hint="eastAsia"/>
              </w:rPr>
              <w:t>完成本项目所涉及硬件设备及相关辅材的深化设计工作及相关文档输出（含设备参数、品牌、数量、图纸等相关内容深化设计）；</w:t>
            </w:r>
          </w:p>
          <w:p w14:paraId="2C9A6543" w14:textId="77777777" w:rsidR="00000000" w:rsidRDefault="00000000">
            <w:pPr>
              <w:rPr>
                <w:rFonts w:hint="eastAsia"/>
              </w:rPr>
            </w:pPr>
            <w:r>
              <w:rPr>
                <w:rFonts w:hint="eastAsia"/>
              </w:rPr>
              <w:t>完成本项目所涉及软件系统的接口、功能、系统软件等开发工作；</w:t>
            </w:r>
          </w:p>
          <w:p w14:paraId="3A2B7D94" w14:textId="77777777" w:rsidR="00000000" w:rsidRDefault="00000000">
            <w:pPr>
              <w:rPr>
                <w:rFonts w:hint="eastAsia"/>
                <w:lang w:bidi="ar"/>
              </w:rPr>
            </w:pPr>
            <w:r>
              <w:rPr>
                <w:rFonts w:hint="eastAsia"/>
                <w:lang w:bidi="ar"/>
              </w:rPr>
              <w:t>完成厂内集成联调硬件环境搭建，完成本项目要求的厂内集成联调测试工作；</w:t>
            </w:r>
          </w:p>
          <w:p w14:paraId="317D601F" w14:textId="77777777" w:rsidR="00000000" w:rsidRDefault="00000000">
            <w:pPr>
              <w:rPr>
                <w:rFonts w:hint="eastAsia"/>
              </w:rPr>
            </w:pPr>
            <w:r>
              <w:rPr>
                <w:rFonts w:hint="eastAsia"/>
              </w:rPr>
              <w:t>完成系统集成、招标人第三方系统接口对接集成等工作；</w:t>
            </w:r>
          </w:p>
          <w:p w14:paraId="31DD586F" w14:textId="77777777" w:rsidR="00000000" w:rsidRDefault="00000000">
            <w:pPr>
              <w:rPr>
                <w:rFonts w:hint="eastAsia"/>
              </w:rPr>
            </w:pPr>
            <w:r>
              <w:rPr>
                <w:rFonts w:hint="eastAsia"/>
              </w:rPr>
              <w:t>开展知识产权申请、数据标准体系编制等工作，并输出阶段性文档；</w:t>
            </w:r>
          </w:p>
          <w:p w14:paraId="139665A1" w14:textId="77777777" w:rsidR="00000000" w:rsidRDefault="00000000">
            <w:pPr>
              <w:rPr>
                <w:rFonts w:hint="eastAsia"/>
              </w:rPr>
            </w:pPr>
            <w:r>
              <w:rPr>
                <w:rFonts w:hint="eastAsia"/>
              </w:rPr>
              <w:t>完成本项目所涉及需提前部署至其他项目内容的沟通对接确认、采购、运输等工作，并配合其他项目完成安装、调试等工作；</w:t>
            </w:r>
          </w:p>
          <w:p w14:paraId="0BC59A06" w14:textId="77777777" w:rsidR="00000000" w:rsidRDefault="00000000">
            <w:pPr>
              <w:rPr>
                <w:rFonts w:hint="eastAsia"/>
              </w:rPr>
            </w:pPr>
            <w:r>
              <w:rPr>
                <w:rFonts w:hint="eastAsia"/>
              </w:rPr>
              <w:t>提供数智化海上风电场建设的全面技术支持服务，包括招标人其余标段数智化建设的对接、监督、指导等技术支持服务。</w:t>
            </w:r>
          </w:p>
        </w:tc>
        <w:tc>
          <w:tcPr>
            <w:tcW w:w="17.5%" w:type="pct"/>
            <w:vAlign w:val="center"/>
          </w:tcPr>
          <w:p w14:paraId="36B28510" w14:textId="77777777" w:rsidR="00000000" w:rsidRDefault="00000000">
            <w:r>
              <w:rPr>
                <w:rFonts w:hint="eastAsia"/>
              </w:rPr>
              <w:t>2026</w:t>
            </w:r>
            <w:r>
              <w:rPr>
                <w:rFonts w:hint="eastAsia"/>
              </w:rPr>
              <w:t>年</w:t>
            </w:r>
            <w:r>
              <w:rPr>
                <w:rFonts w:hint="eastAsia"/>
              </w:rPr>
              <w:t>5</w:t>
            </w:r>
            <w:r>
              <w:rPr>
                <w:rFonts w:hint="eastAsia"/>
              </w:rPr>
              <w:t>月</w:t>
            </w:r>
            <w:r>
              <w:rPr>
                <w:rFonts w:hint="eastAsia"/>
              </w:rPr>
              <w:t>30</w:t>
            </w:r>
            <w:r>
              <w:rPr>
                <w:rFonts w:hint="eastAsia"/>
              </w:rPr>
              <w:t>日前</w:t>
            </w:r>
          </w:p>
        </w:tc>
      </w:tr>
      <w:tr w:rsidR="00000000" w14:paraId="48099DC7" w14:textId="77777777">
        <w:trPr>
          <w:trHeight w:val="618"/>
          <w:jc w:val="center"/>
        </w:trPr>
        <w:tc>
          <w:tcPr>
            <w:tcW w:w="12.0%" w:type="pct"/>
            <w:vAlign w:val="center"/>
          </w:tcPr>
          <w:p w14:paraId="2B42D567" w14:textId="77777777" w:rsidR="00000000" w:rsidRDefault="00000000">
            <w:pPr>
              <w:rPr>
                <w:rFonts w:hint="eastAsia"/>
              </w:rPr>
            </w:pPr>
            <w:r>
              <w:rPr>
                <w:rFonts w:hint="eastAsia"/>
              </w:rPr>
              <w:t>第二阶段</w:t>
            </w:r>
          </w:p>
          <w:p w14:paraId="3E01A41D" w14:textId="77777777" w:rsidR="00000000" w:rsidRDefault="00000000">
            <w:r>
              <w:rPr>
                <w:rFonts w:hint="eastAsia"/>
              </w:rPr>
              <w:t>实施与上线</w:t>
            </w:r>
          </w:p>
        </w:tc>
        <w:tc>
          <w:tcPr>
            <w:tcW w:w="70.48%" w:type="pct"/>
            <w:vAlign w:val="center"/>
          </w:tcPr>
          <w:p w14:paraId="6001C240" w14:textId="77777777" w:rsidR="00000000" w:rsidRDefault="00000000">
            <w:pPr>
              <w:rPr>
                <w:rFonts w:hint="eastAsia"/>
              </w:rPr>
            </w:pPr>
            <w:r>
              <w:rPr>
                <w:rFonts w:hint="eastAsia"/>
              </w:rPr>
              <w:t>完成本项目所涉及硬件设备及相关辅材的采购、安全运输到场，并开展部署安装调试测试等工作；</w:t>
            </w:r>
          </w:p>
          <w:p w14:paraId="3E8609A9" w14:textId="77777777" w:rsidR="00000000" w:rsidRDefault="00000000">
            <w:pPr>
              <w:rPr>
                <w:rFonts w:hint="eastAsia"/>
              </w:rPr>
            </w:pPr>
            <w:r>
              <w:rPr>
                <w:rFonts w:hint="eastAsia"/>
              </w:rPr>
              <w:t>完成本项目数智化设备室的施工工作，包括硬件安装、设备上架、线缆连接等工作；</w:t>
            </w:r>
          </w:p>
          <w:p w14:paraId="372D6E43" w14:textId="77777777" w:rsidR="00000000" w:rsidRDefault="00000000">
            <w:pPr>
              <w:rPr>
                <w:rFonts w:hint="eastAsia"/>
              </w:rPr>
            </w:pPr>
            <w:r>
              <w:rPr>
                <w:rFonts w:hint="eastAsia"/>
              </w:rPr>
              <w:t>完成本项目的软件系统现场部署实施工作，现场联调工作，在招标方全容量并网前</w:t>
            </w:r>
            <w:r>
              <w:rPr>
                <w:rFonts w:hint="eastAsia"/>
              </w:rPr>
              <w:t>21</w:t>
            </w:r>
            <w:r>
              <w:rPr>
                <w:rFonts w:hint="eastAsia"/>
              </w:rPr>
              <w:t>个自然日完成系统上线工作。</w:t>
            </w:r>
          </w:p>
        </w:tc>
        <w:tc>
          <w:tcPr>
            <w:tcW w:w="17.5%" w:type="pct"/>
            <w:vAlign w:val="center"/>
          </w:tcPr>
          <w:p w14:paraId="64EBE052" w14:textId="77777777" w:rsidR="00000000" w:rsidRDefault="00000000">
            <w:pPr>
              <w:rPr>
                <w:rFonts w:hint="eastAsia"/>
              </w:rPr>
            </w:pPr>
            <w:r>
              <w:rPr>
                <w:rFonts w:hint="eastAsia"/>
              </w:rPr>
              <w:t>2026</w:t>
            </w:r>
            <w:r>
              <w:rPr>
                <w:rFonts w:hint="eastAsia"/>
              </w:rPr>
              <w:t>年</w:t>
            </w:r>
            <w:r>
              <w:rPr>
                <w:rFonts w:hint="eastAsia"/>
              </w:rPr>
              <w:t>8</w:t>
            </w:r>
            <w:r>
              <w:rPr>
                <w:rFonts w:hint="eastAsia"/>
              </w:rPr>
              <w:t>月</w:t>
            </w:r>
            <w:r>
              <w:rPr>
                <w:rFonts w:hint="eastAsia"/>
              </w:rPr>
              <w:t>10</w:t>
            </w:r>
            <w:r>
              <w:rPr>
                <w:rFonts w:hint="eastAsia"/>
              </w:rPr>
              <w:t>日前</w:t>
            </w:r>
          </w:p>
        </w:tc>
      </w:tr>
      <w:tr w:rsidR="00000000" w14:paraId="69A2A8DF" w14:textId="77777777">
        <w:trPr>
          <w:trHeight w:val="522"/>
          <w:jc w:val="center"/>
        </w:trPr>
        <w:tc>
          <w:tcPr>
            <w:tcW w:w="12.0%" w:type="pct"/>
            <w:vAlign w:val="center"/>
          </w:tcPr>
          <w:p w14:paraId="33F6BC07" w14:textId="77777777" w:rsidR="00000000" w:rsidRDefault="00000000">
            <w:pPr>
              <w:rPr>
                <w:rFonts w:hint="eastAsia"/>
              </w:rPr>
            </w:pPr>
            <w:r>
              <w:rPr>
                <w:rFonts w:hint="eastAsia"/>
              </w:rPr>
              <w:t>第三阶段</w:t>
            </w:r>
          </w:p>
          <w:p w14:paraId="1B981F21" w14:textId="77777777" w:rsidR="00000000" w:rsidRDefault="00000000">
            <w:r>
              <w:rPr>
                <w:rFonts w:hint="eastAsia"/>
              </w:rPr>
              <w:t>试运行与</w:t>
            </w:r>
            <w:r>
              <w:rPr>
                <w:rFonts w:hint="eastAsia"/>
              </w:rPr>
              <w:lastRenderedPageBreak/>
              <w:t>验收</w:t>
            </w:r>
          </w:p>
        </w:tc>
        <w:tc>
          <w:tcPr>
            <w:tcW w:w="70.48%" w:type="pct"/>
            <w:vAlign w:val="center"/>
          </w:tcPr>
          <w:p w14:paraId="35EEEC83" w14:textId="77777777" w:rsidR="00000000" w:rsidRDefault="00000000">
            <w:pPr>
              <w:rPr>
                <w:rFonts w:hint="eastAsia"/>
              </w:rPr>
            </w:pPr>
            <w:r>
              <w:lastRenderedPageBreak/>
              <w:t>执行项目试运行，</w:t>
            </w:r>
            <w:r>
              <w:rPr>
                <w:rFonts w:hint="eastAsia"/>
              </w:rPr>
              <w:t>完成本项目所有测试、漏洞修复、功能完善，</w:t>
            </w:r>
            <w:r>
              <w:t>确保系统稳定可靠</w:t>
            </w:r>
            <w:r>
              <w:rPr>
                <w:rFonts w:hint="eastAsia"/>
              </w:rPr>
              <w:t>；</w:t>
            </w:r>
          </w:p>
          <w:p w14:paraId="29F427EC" w14:textId="77777777" w:rsidR="00000000" w:rsidRDefault="00000000">
            <w:pPr>
              <w:rPr>
                <w:rFonts w:hint="eastAsia"/>
              </w:rPr>
            </w:pPr>
            <w:r>
              <w:rPr>
                <w:rFonts w:hint="eastAsia"/>
              </w:rPr>
              <w:lastRenderedPageBreak/>
              <w:t>完成本项目服务内容的最终</w:t>
            </w:r>
            <w:r>
              <w:t>验收</w:t>
            </w:r>
            <w:r>
              <w:rPr>
                <w:rFonts w:hint="eastAsia"/>
              </w:rPr>
              <w:t>工作。</w:t>
            </w:r>
          </w:p>
        </w:tc>
        <w:tc>
          <w:tcPr>
            <w:tcW w:w="17.5%" w:type="pct"/>
            <w:vAlign w:val="center"/>
          </w:tcPr>
          <w:p w14:paraId="16AC4368" w14:textId="77777777" w:rsidR="00000000" w:rsidRDefault="00000000">
            <w:pPr>
              <w:rPr>
                <w:rFonts w:hint="eastAsia"/>
              </w:rPr>
            </w:pPr>
            <w:r>
              <w:rPr>
                <w:rFonts w:hint="eastAsia"/>
              </w:rPr>
              <w:lastRenderedPageBreak/>
              <w:t>2026</w:t>
            </w:r>
            <w:r>
              <w:rPr>
                <w:rFonts w:hint="eastAsia"/>
              </w:rPr>
              <w:t>年</w:t>
            </w:r>
            <w:r>
              <w:rPr>
                <w:rFonts w:hint="eastAsia"/>
              </w:rPr>
              <w:t>12</w:t>
            </w:r>
            <w:r>
              <w:rPr>
                <w:rFonts w:hint="eastAsia"/>
              </w:rPr>
              <w:t>月</w:t>
            </w:r>
            <w:r>
              <w:rPr>
                <w:rFonts w:hint="eastAsia"/>
              </w:rPr>
              <w:t>31</w:t>
            </w:r>
            <w:r>
              <w:rPr>
                <w:rFonts w:hint="eastAsia"/>
              </w:rPr>
              <w:t>日前</w:t>
            </w:r>
          </w:p>
        </w:tc>
      </w:tr>
    </w:tbl>
    <w:p w14:paraId="203566C7" w14:textId="77777777" w:rsidR="00000000" w:rsidRDefault="00000000">
      <w:pPr>
        <w:pStyle w:val="20"/>
        <w:numPr>
          <w:ilvl w:val="1"/>
          <w:numId w:val="24"/>
        </w:numPr>
        <w:rPr>
          <w:rFonts w:hint="eastAsia"/>
        </w:rPr>
      </w:pPr>
      <w:r>
        <w:rPr>
          <w:rFonts w:hint="eastAsia"/>
        </w:rPr>
        <w:t>投标人进场和退场</w:t>
      </w:r>
    </w:p>
    <w:p w14:paraId="3BB4AC1F" w14:textId="77777777" w:rsidR="00000000" w:rsidRDefault="00000000">
      <w:pPr>
        <w:pStyle w:val="3"/>
        <w:numPr>
          <w:ilvl w:val="2"/>
          <w:numId w:val="24"/>
        </w:numPr>
        <w:rPr>
          <w:rFonts w:hint="eastAsia"/>
          <w:kern w:val="44"/>
          <w:szCs w:val="24"/>
        </w:rPr>
      </w:pPr>
      <w:r>
        <w:rPr>
          <w:rFonts w:hint="eastAsia"/>
          <w:kern w:val="44"/>
          <w:szCs w:val="24"/>
        </w:rPr>
        <w:t>进场</w:t>
      </w:r>
    </w:p>
    <w:p w14:paraId="1D3BF436" w14:textId="77777777" w:rsidR="00000000" w:rsidRDefault="00000000">
      <w:pPr>
        <w:pStyle w:val="a9"/>
        <w:ind w:firstLineChars="200" w:firstLine="24pt"/>
      </w:pPr>
      <w:r>
        <w:rPr>
          <w:rFonts w:hint="eastAsia"/>
        </w:rPr>
        <w:t>投标人应按照相关文件规定的开工要求安排并实施进场，包括投标人为进行本工程所需进场的人员和设备，投标人进场计划应提交监理人批准后方可实施。</w:t>
      </w:r>
    </w:p>
    <w:p w14:paraId="20147204" w14:textId="77777777" w:rsidR="00000000" w:rsidRDefault="00000000">
      <w:pPr>
        <w:pStyle w:val="3"/>
        <w:numPr>
          <w:ilvl w:val="2"/>
          <w:numId w:val="24"/>
        </w:numPr>
        <w:rPr>
          <w:rFonts w:hint="eastAsia"/>
          <w:kern w:val="44"/>
          <w:szCs w:val="24"/>
        </w:rPr>
      </w:pPr>
      <w:r>
        <w:rPr>
          <w:rFonts w:hint="eastAsia"/>
          <w:kern w:val="44"/>
          <w:szCs w:val="24"/>
        </w:rPr>
        <w:t>退场</w:t>
      </w:r>
    </w:p>
    <w:p w14:paraId="4B66D859" w14:textId="77777777" w:rsidR="00000000" w:rsidRDefault="00000000">
      <w:pPr>
        <w:pStyle w:val="a9"/>
        <w:ind w:firstLineChars="200" w:firstLine="24pt"/>
        <w:rPr>
          <w:rFonts w:hint="eastAsia"/>
        </w:rPr>
      </w:pPr>
      <w:r>
        <w:rPr>
          <w:rFonts w:hint="eastAsia"/>
        </w:rPr>
        <w:t>投标人应按照相关文件规定的完工要求安排并实施退场，包括退场人员和设备，以及工程完工验收后，投标人进行完工清场、杂物外运、场地平整和环境恢复等。投标人退场计划应提交监理人批准后方可实施。</w:t>
      </w:r>
    </w:p>
    <w:p w14:paraId="4386A074" w14:textId="77777777" w:rsidR="00000000" w:rsidRDefault="00000000">
      <w:pPr>
        <w:pStyle w:val="20"/>
        <w:numPr>
          <w:ilvl w:val="1"/>
          <w:numId w:val="24"/>
        </w:numPr>
        <w:rPr>
          <w:rFonts w:hint="eastAsia"/>
        </w:rPr>
      </w:pPr>
      <w:r>
        <w:rPr>
          <w:rFonts w:hint="eastAsia"/>
        </w:rPr>
        <w:t>规范性引用文件</w:t>
      </w:r>
    </w:p>
    <w:p w14:paraId="1EC65EFB" w14:textId="77777777" w:rsidR="00000000" w:rsidRDefault="00000000">
      <w:pPr>
        <w:pStyle w:val="a9"/>
        <w:ind w:firstLineChars="200" w:firstLine="24pt"/>
        <w:rPr>
          <w:rFonts w:hint="eastAsia"/>
        </w:rPr>
      </w:pPr>
      <w:r>
        <w:rPr>
          <w:rFonts w:hint="eastAsia"/>
        </w:rPr>
        <w:t>在本项目开发、设计、实施过程中，软硬件设备应参照以下标准和规范进行设计、制造和检测，所用标准应为最新版本。本项目</w:t>
      </w:r>
      <w:r>
        <w:t>必须严格遵照执行的现行技术规范</w:t>
      </w:r>
      <w:r>
        <w:rPr>
          <w:rFonts w:hint="eastAsia"/>
        </w:rPr>
        <w:t>及标准，</w:t>
      </w:r>
      <w:r>
        <w:t>主要包括（但不限于）以下内容</w:t>
      </w:r>
      <w:r>
        <w:rPr>
          <w:rFonts w:hint="eastAsia"/>
        </w:rPr>
        <w:t>：</w:t>
      </w:r>
    </w:p>
    <w:p w14:paraId="3B3678AF" w14:textId="77777777" w:rsidR="00000000" w:rsidRDefault="00000000">
      <w:pPr>
        <w:pStyle w:val="a9"/>
        <w:rPr>
          <w:rFonts w:hint="eastAsia"/>
        </w:rPr>
      </w:pPr>
      <w:r>
        <w:rPr>
          <w:rFonts w:hint="eastAsia"/>
        </w:rPr>
        <w:t>GB/T25000</w:t>
      </w:r>
      <w:r>
        <w:rPr>
          <w:rFonts w:hint="eastAsia"/>
        </w:rPr>
        <w:t>《系统与软件工程系统与软件质量要求和评价》</w:t>
      </w:r>
    </w:p>
    <w:p w14:paraId="33C09F93" w14:textId="77777777" w:rsidR="00000000" w:rsidRDefault="00000000">
      <w:pPr>
        <w:pStyle w:val="a9"/>
        <w:rPr>
          <w:rFonts w:hint="eastAsia"/>
        </w:rPr>
      </w:pPr>
      <w:r>
        <w:rPr>
          <w:rFonts w:hint="eastAsia"/>
        </w:rPr>
        <w:t>GB/T39788</w:t>
      </w:r>
      <w:r>
        <w:rPr>
          <w:rFonts w:hint="eastAsia"/>
        </w:rPr>
        <w:t>《系统与软件工程性能测试方法》</w:t>
      </w:r>
    </w:p>
    <w:p w14:paraId="7FB6A79C" w14:textId="77777777" w:rsidR="00000000" w:rsidRDefault="00000000">
      <w:pPr>
        <w:pStyle w:val="a9"/>
        <w:rPr>
          <w:rFonts w:hint="eastAsia"/>
        </w:rPr>
      </w:pPr>
      <w:r>
        <w:rPr>
          <w:rFonts w:hint="eastAsia"/>
        </w:rPr>
        <w:t>GB50217</w:t>
      </w:r>
      <w:r>
        <w:rPr>
          <w:rFonts w:hint="eastAsia"/>
        </w:rPr>
        <w:t>《电力工程电缆设计规范》</w:t>
      </w:r>
    </w:p>
    <w:p w14:paraId="1D490A61" w14:textId="77777777" w:rsidR="00000000" w:rsidRDefault="00000000">
      <w:pPr>
        <w:pStyle w:val="a9"/>
        <w:rPr>
          <w:rFonts w:hint="eastAsia"/>
        </w:rPr>
      </w:pPr>
      <w:r>
        <w:rPr>
          <w:rFonts w:hint="eastAsia"/>
        </w:rPr>
        <w:t>GB/T15859</w:t>
      </w:r>
      <w:r>
        <w:rPr>
          <w:rFonts w:hint="eastAsia"/>
        </w:rPr>
        <w:t>《计算机信息系统安全保护等级划分准则》</w:t>
      </w:r>
    </w:p>
    <w:p w14:paraId="161FE4B6" w14:textId="77777777" w:rsidR="00000000" w:rsidRDefault="00000000">
      <w:pPr>
        <w:pStyle w:val="a9"/>
        <w:rPr>
          <w:rFonts w:hint="eastAsia"/>
        </w:rPr>
      </w:pPr>
      <w:r>
        <w:rPr>
          <w:rFonts w:hint="eastAsia"/>
        </w:rPr>
        <w:t>GB/T22239</w:t>
      </w:r>
      <w:r>
        <w:rPr>
          <w:rFonts w:hint="eastAsia"/>
        </w:rPr>
        <w:t>《信息安全技术信息系统安全等级保护基本要求》</w:t>
      </w:r>
    </w:p>
    <w:p w14:paraId="6095D9CE" w14:textId="77777777" w:rsidR="00000000" w:rsidRDefault="00000000">
      <w:pPr>
        <w:pStyle w:val="a9"/>
        <w:rPr>
          <w:rFonts w:hint="eastAsia"/>
        </w:rPr>
      </w:pPr>
      <w:r>
        <w:rPr>
          <w:rFonts w:hint="eastAsia"/>
        </w:rPr>
        <w:t>GB/T50312</w:t>
      </w:r>
      <w:r>
        <w:rPr>
          <w:rFonts w:hint="eastAsia"/>
        </w:rPr>
        <w:t>《综合布线系统工程验收规范》</w:t>
      </w:r>
    </w:p>
    <w:p w14:paraId="6FD19CCF" w14:textId="77777777" w:rsidR="00000000" w:rsidRDefault="00000000">
      <w:pPr>
        <w:pStyle w:val="a9"/>
        <w:rPr>
          <w:rFonts w:hint="eastAsia"/>
        </w:rPr>
      </w:pPr>
      <w:r>
        <w:rPr>
          <w:rFonts w:hint="eastAsia"/>
        </w:rPr>
        <w:t>GB50174</w:t>
      </w:r>
      <w:r>
        <w:rPr>
          <w:rFonts w:hint="eastAsia"/>
        </w:rPr>
        <w:t>《数据中心设计规范》</w:t>
      </w:r>
    </w:p>
    <w:p w14:paraId="57799D65" w14:textId="77777777" w:rsidR="00000000" w:rsidRDefault="00000000">
      <w:pPr>
        <w:pStyle w:val="a9"/>
        <w:rPr>
          <w:rFonts w:hint="eastAsia"/>
        </w:rPr>
      </w:pPr>
      <w:r>
        <w:rPr>
          <w:rFonts w:hint="eastAsia"/>
        </w:rPr>
        <w:t>GB50311</w:t>
      </w:r>
      <w:r>
        <w:rPr>
          <w:rFonts w:hint="eastAsia"/>
        </w:rPr>
        <w:t>《综合布线系统工程设计规范》</w:t>
      </w:r>
    </w:p>
    <w:p w14:paraId="6F98109E" w14:textId="77777777" w:rsidR="00000000" w:rsidRDefault="00000000">
      <w:pPr>
        <w:pStyle w:val="a9"/>
        <w:rPr>
          <w:rFonts w:hint="eastAsia"/>
        </w:rPr>
      </w:pPr>
      <w:r>
        <w:rPr>
          <w:rFonts w:hint="eastAsia"/>
        </w:rPr>
        <w:t>GB50462</w:t>
      </w:r>
      <w:r>
        <w:rPr>
          <w:rFonts w:hint="eastAsia"/>
        </w:rPr>
        <w:t>《数据中心基础设施施工及验收规范》</w:t>
      </w:r>
    </w:p>
    <w:p w14:paraId="37C270F0" w14:textId="77777777" w:rsidR="00000000" w:rsidRDefault="00000000">
      <w:pPr>
        <w:pStyle w:val="a9"/>
        <w:rPr>
          <w:rFonts w:hint="eastAsia"/>
        </w:rPr>
      </w:pPr>
      <w:r>
        <w:rPr>
          <w:rFonts w:hint="eastAsia"/>
        </w:rPr>
        <w:t>GB/T36572</w:t>
      </w:r>
      <w:r>
        <w:rPr>
          <w:rFonts w:hint="eastAsia"/>
        </w:rPr>
        <w:t>《电力监控系统网络安全防护导则》</w:t>
      </w:r>
    </w:p>
    <w:p w14:paraId="397384A0" w14:textId="77777777" w:rsidR="00000000" w:rsidRDefault="00000000">
      <w:pPr>
        <w:pStyle w:val="a9"/>
        <w:rPr>
          <w:rFonts w:hint="eastAsia"/>
        </w:rPr>
      </w:pPr>
      <w:r>
        <w:rPr>
          <w:rFonts w:hint="eastAsia"/>
        </w:rPr>
        <w:t>GB/T44360</w:t>
      </w:r>
      <w:r>
        <w:rPr>
          <w:rFonts w:hint="eastAsia"/>
        </w:rPr>
        <w:t>《风能发电系统</w:t>
      </w:r>
      <w:r>
        <w:rPr>
          <w:rFonts w:hint="eastAsia"/>
        </w:rPr>
        <w:t xml:space="preserve"> </w:t>
      </w:r>
      <w:r>
        <w:rPr>
          <w:rFonts w:hint="eastAsia"/>
        </w:rPr>
        <w:t>智能风力发电场数据采集技术规范》</w:t>
      </w:r>
    </w:p>
    <w:p w14:paraId="1FB3B502" w14:textId="77777777" w:rsidR="00000000" w:rsidRDefault="00000000">
      <w:pPr>
        <w:pStyle w:val="a9"/>
        <w:rPr>
          <w:rFonts w:hint="eastAsia"/>
        </w:rPr>
      </w:pPr>
      <w:r>
        <w:rPr>
          <w:rFonts w:hint="eastAsia"/>
        </w:rPr>
        <w:t>GB/T51308</w:t>
      </w:r>
      <w:r>
        <w:rPr>
          <w:rFonts w:hint="eastAsia"/>
        </w:rPr>
        <w:t>《海上风力发电场设计标准》</w:t>
      </w:r>
    </w:p>
    <w:p w14:paraId="4C33E11F" w14:textId="77777777" w:rsidR="00000000" w:rsidRDefault="00000000">
      <w:pPr>
        <w:pStyle w:val="a9"/>
        <w:rPr>
          <w:rFonts w:hint="eastAsia"/>
        </w:rPr>
      </w:pPr>
      <w:r>
        <w:rPr>
          <w:rFonts w:hint="eastAsia"/>
        </w:rPr>
        <w:t>GB/T19963.1</w:t>
      </w:r>
      <w:r>
        <w:rPr>
          <w:rFonts w:hint="eastAsia"/>
        </w:rPr>
        <w:t>《风电场接入电力系统技术规定</w:t>
      </w:r>
      <w:r>
        <w:rPr>
          <w:rFonts w:hint="eastAsia"/>
        </w:rPr>
        <w:t xml:space="preserve"> </w:t>
      </w:r>
      <w:r>
        <w:rPr>
          <w:rFonts w:hint="eastAsia"/>
        </w:rPr>
        <w:t>第</w:t>
      </w:r>
      <w:r>
        <w:rPr>
          <w:rFonts w:hint="eastAsia"/>
        </w:rPr>
        <w:t>1</w:t>
      </w:r>
      <w:r>
        <w:rPr>
          <w:rFonts w:hint="eastAsia"/>
        </w:rPr>
        <w:t>部分：陆上风电》</w:t>
      </w:r>
    </w:p>
    <w:p w14:paraId="7D504277" w14:textId="77777777" w:rsidR="00000000" w:rsidRDefault="00000000">
      <w:pPr>
        <w:pStyle w:val="a9"/>
        <w:rPr>
          <w:rFonts w:hint="eastAsia"/>
        </w:rPr>
      </w:pPr>
      <w:r>
        <w:rPr>
          <w:rFonts w:hint="eastAsia"/>
        </w:rPr>
        <w:t>GB/T19963.2</w:t>
      </w:r>
      <w:r>
        <w:rPr>
          <w:rFonts w:hint="eastAsia"/>
        </w:rPr>
        <w:t>《风电场接入电力系统技术规定</w:t>
      </w:r>
      <w:r>
        <w:rPr>
          <w:rFonts w:hint="eastAsia"/>
        </w:rPr>
        <w:t xml:space="preserve"> </w:t>
      </w:r>
      <w:r>
        <w:rPr>
          <w:rFonts w:hint="eastAsia"/>
        </w:rPr>
        <w:t>第</w:t>
      </w:r>
      <w:r>
        <w:rPr>
          <w:rFonts w:hint="eastAsia"/>
        </w:rPr>
        <w:t>2</w:t>
      </w:r>
      <w:r>
        <w:rPr>
          <w:rFonts w:hint="eastAsia"/>
        </w:rPr>
        <w:t>部分：海上风电》</w:t>
      </w:r>
    </w:p>
    <w:p w14:paraId="0B12D821" w14:textId="77777777" w:rsidR="00000000" w:rsidRDefault="00000000">
      <w:pPr>
        <w:pStyle w:val="a9"/>
        <w:rPr>
          <w:rFonts w:hint="eastAsia"/>
        </w:rPr>
      </w:pPr>
      <w:r>
        <w:rPr>
          <w:rFonts w:hint="eastAsia"/>
        </w:rPr>
        <w:lastRenderedPageBreak/>
        <w:t>GB/T20270</w:t>
      </w:r>
      <w:r>
        <w:rPr>
          <w:rFonts w:hint="eastAsia"/>
        </w:rPr>
        <w:t>《信息安全技术</w:t>
      </w:r>
      <w:r>
        <w:rPr>
          <w:rFonts w:hint="eastAsia"/>
        </w:rPr>
        <w:t xml:space="preserve"> </w:t>
      </w:r>
      <w:r>
        <w:rPr>
          <w:rFonts w:hint="eastAsia"/>
        </w:rPr>
        <w:t>网络基础安全技术要求》</w:t>
      </w:r>
    </w:p>
    <w:p w14:paraId="6CFA1811" w14:textId="77777777" w:rsidR="00000000" w:rsidRDefault="00000000">
      <w:pPr>
        <w:pStyle w:val="a9"/>
        <w:rPr>
          <w:rFonts w:hint="eastAsia"/>
        </w:rPr>
      </w:pPr>
      <w:r>
        <w:rPr>
          <w:rFonts w:hint="eastAsia"/>
        </w:rPr>
        <w:t>GB/T22239</w:t>
      </w:r>
      <w:r>
        <w:rPr>
          <w:rFonts w:hint="eastAsia"/>
        </w:rPr>
        <w:t>《信息安全技术</w:t>
      </w:r>
      <w:r>
        <w:rPr>
          <w:rFonts w:hint="eastAsia"/>
        </w:rPr>
        <w:t xml:space="preserve"> </w:t>
      </w:r>
      <w:r>
        <w:rPr>
          <w:rFonts w:hint="eastAsia"/>
        </w:rPr>
        <w:t>网络安全等级保护基本要求》</w:t>
      </w:r>
    </w:p>
    <w:p w14:paraId="517A3937" w14:textId="77777777" w:rsidR="00000000" w:rsidRDefault="00000000">
      <w:pPr>
        <w:pStyle w:val="a9"/>
        <w:rPr>
          <w:rFonts w:hint="eastAsia"/>
        </w:rPr>
      </w:pPr>
      <w:r>
        <w:rPr>
          <w:rFonts w:hint="eastAsia"/>
        </w:rPr>
        <w:t>GB/T25070</w:t>
      </w:r>
      <w:r>
        <w:rPr>
          <w:rFonts w:hint="eastAsia"/>
        </w:rPr>
        <w:t>《信息安全技术</w:t>
      </w:r>
      <w:r>
        <w:rPr>
          <w:rFonts w:hint="eastAsia"/>
        </w:rPr>
        <w:t xml:space="preserve"> </w:t>
      </w:r>
      <w:r>
        <w:rPr>
          <w:rFonts w:hint="eastAsia"/>
        </w:rPr>
        <w:t>网络安全等级保护安全设计技术要求》</w:t>
      </w:r>
    </w:p>
    <w:p w14:paraId="58F1C254" w14:textId="77777777" w:rsidR="00000000" w:rsidRDefault="00000000">
      <w:pPr>
        <w:pStyle w:val="a9"/>
        <w:rPr>
          <w:rFonts w:hint="eastAsia"/>
        </w:rPr>
      </w:pPr>
      <w:r>
        <w:rPr>
          <w:rFonts w:hint="eastAsia"/>
        </w:rPr>
        <w:t>GB/T31994</w:t>
      </w:r>
      <w:r>
        <w:rPr>
          <w:rFonts w:hint="eastAsia"/>
        </w:rPr>
        <w:t>《智能远动网关技术规范》</w:t>
      </w:r>
    </w:p>
    <w:p w14:paraId="4DB8F811" w14:textId="77777777" w:rsidR="00000000" w:rsidRDefault="00000000">
      <w:pPr>
        <w:pStyle w:val="a9"/>
        <w:rPr>
          <w:rFonts w:hint="eastAsia"/>
        </w:rPr>
      </w:pPr>
      <w:r>
        <w:rPr>
          <w:rFonts w:hint="eastAsia"/>
        </w:rPr>
        <w:t>GB36572</w:t>
      </w:r>
      <w:r>
        <w:rPr>
          <w:rFonts w:hint="eastAsia"/>
        </w:rPr>
        <w:t>《电力监控系统网络安全防护导则》</w:t>
      </w:r>
    </w:p>
    <w:p w14:paraId="4C117F10" w14:textId="77777777" w:rsidR="00000000" w:rsidRDefault="00000000">
      <w:pPr>
        <w:pStyle w:val="a9"/>
        <w:rPr>
          <w:rFonts w:hint="eastAsia"/>
        </w:rPr>
      </w:pPr>
      <w:r>
        <w:rPr>
          <w:rFonts w:hint="eastAsia"/>
        </w:rPr>
        <w:t>GB/T44360</w:t>
      </w:r>
      <w:r>
        <w:rPr>
          <w:rFonts w:hint="eastAsia"/>
        </w:rPr>
        <w:t>《风能发电系统智能风力发电场数据采集技术规范》</w:t>
      </w:r>
    </w:p>
    <w:p w14:paraId="56446F50" w14:textId="77777777" w:rsidR="00000000" w:rsidRDefault="00000000">
      <w:pPr>
        <w:pStyle w:val="a9"/>
        <w:rPr>
          <w:rFonts w:hint="eastAsia"/>
        </w:rPr>
      </w:pPr>
      <w:r>
        <w:rPr>
          <w:rFonts w:hint="eastAsia"/>
        </w:rPr>
        <w:t>DL/T1146</w:t>
      </w:r>
      <w:r>
        <w:rPr>
          <w:rFonts w:hint="eastAsia"/>
        </w:rPr>
        <w:t>《</w:t>
      </w:r>
      <w:r>
        <w:rPr>
          <w:rFonts w:hint="eastAsia"/>
        </w:rPr>
        <w:t>DL/T860</w:t>
      </w:r>
      <w:r>
        <w:rPr>
          <w:rFonts w:hint="eastAsia"/>
        </w:rPr>
        <w:t>实施技术规范》</w:t>
      </w:r>
    </w:p>
    <w:p w14:paraId="1A6F3C7D" w14:textId="77777777" w:rsidR="00000000" w:rsidRDefault="00000000">
      <w:pPr>
        <w:pStyle w:val="a9"/>
        <w:rPr>
          <w:rFonts w:hint="eastAsia"/>
        </w:rPr>
      </w:pPr>
      <w:r>
        <w:rPr>
          <w:rFonts w:hint="eastAsia"/>
        </w:rPr>
        <w:t>DL/T1430</w:t>
      </w:r>
      <w:r>
        <w:rPr>
          <w:rFonts w:hint="eastAsia"/>
        </w:rPr>
        <w:t>《变电设备在线监测系统技术导则》</w:t>
      </w:r>
    </w:p>
    <w:p w14:paraId="38703485" w14:textId="77777777" w:rsidR="00000000" w:rsidRDefault="00000000">
      <w:pPr>
        <w:pStyle w:val="a9"/>
        <w:rPr>
          <w:rFonts w:hint="eastAsia"/>
        </w:rPr>
      </w:pPr>
      <w:r>
        <w:rPr>
          <w:rFonts w:hint="eastAsia"/>
        </w:rPr>
        <w:t>DL/T1498</w:t>
      </w:r>
      <w:r>
        <w:rPr>
          <w:rFonts w:hint="eastAsia"/>
        </w:rPr>
        <w:t>《变电设备在线监测装置技术规范》</w:t>
      </w:r>
    </w:p>
    <w:p w14:paraId="439B9321" w14:textId="77777777" w:rsidR="00000000" w:rsidRDefault="00000000">
      <w:pPr>
        <w:pStyle w:val="a9"/>
        <w:rPr>
          <w:rFonts w:hint="eastAsia"/>
        </w:rPr>
      </w:pPr>
      <w:r>
        <w:rPr>
          <w:rFonts w:hint="eastAsia"/>
        </w:rPr>
        <w:t>DL/T476</w:t>
      </w:r>
      <w:r>
        <w:rPr>
          <w:rFonts w:hint="eastAsia"/>
        </w:rPr>
        <w:t>《电力系统实时数据通信应用层协议》</w:t>
      </w:r>
    </w:p>
    <w:p w14:paraId="42683766" w14:textId="77777777" w:rsidR="00000000" w:rsidRDefault="00000000">
      <w:pPr>
        <w:pStyle w:val="a9"/>
        <w:rPr>
          <w:rFonts w:hint="eastAsia"/>
        </w:rPr>
      </w:pPr>
      <w:r>
        <w:rPr>
          <w:rFonts w:hint="eastAsia"/>
        </w:rPr>
        <w:t>DL/T860</w:t>
      </w:r>
      <w:r>
        <w:rPr>
          <w:rFonts w:hint="eastAsia"/>
        </w:rPr>
        <w:t>《变电站通信网络和系统》</w:t>
      </w:r>
    </w:p>
    <w:p w14:paraId="332218CD" w14:textId="77777777" w:rsidR="00000000" w:rsidRDefault="00000000">
      <w:pPr>
        <w:pStyle w:val="a9"/>
        <w:rPr>
          <w:rFonts w:hint="eastAsia"/>
        </w:rPr>
      </w:pPr>
      <w:r>
        <w:rPr>
          <w:rFonts w:hint="eastAsia"/>
        </w:rPr>
        <w:t>DL/T5383</w:t>
      </w:r>
      <w:r>
        <w:rPr>
          <w:rFonts w:hint="eastAsia"/>
        </w:rPr>
        <w:t>《风力发电场设计技术规范》</w:t>
      </w:r>
    </w:p>
    <w:p w14:paraId="3E1E34A8" w14:textId="77777777" w:rsidR="00000000" w:rsidRDefault="00000000">
      <w:pPr>
        <w:pStyle w:val="a9"/>
        <w:rPr>
          <w:rFonts w:hint="eastAsia"/>
        </w:rPr>
      </w:pPr>
      <w:r>
        <w:rPr>
          <w:rFonts w:hint="eastAsia"/>
        </w:rPr>
        <w:t>NB/T31071</w:t>
      </w:r>
      <w:r>
        <w:rPr>
          <w:rFonts w:hint="eastAsia"/>
        </w:rPr>
        <w:t>《风力发电场远程监控系统技术规程》</w:t>
      </w:r>
    </w:p>
    <w:p w14:paraId="27D6F61C" w14:textId="77777777" w:rsidR="00000000" w:rsidRDefault="00000000">
      <w:pPr>
        <w:pStyle w:val="a9"/>
        <w:rPr>
          <w:rFonts w:hint="eastAsia"/>
        </w:rPr>
      </w:pPr>
      <w:r>
        <w:rPr>
          <w:rFonts w:hint="eastAsia"/>
        </w:rPr>
        <w:t>NB/T10593</w:t>
      </w:r>
      <w:r>
        <w:rPr>
          <w:rFonts w:hint="eastAsia"/>
        </w:rPr>
        <w:t>《风电场无人机叶片检测技术规范》</w:t>
      </w:r>
    </w:p>
    <w:p w14:paraId="7CAC6B48" w14:textId="77777777" w:rsidR="00000000" w:rsidRDefault="00000000">
      <w:pPr>
        <w:pStyle w:val="a9"/>
        <w:rPr>
          <w:rFonts w:hint="eastAsia"/>
        </w:rPr>
      </w:pPr>
      <w:r>
        <w:rPr>
          <w:rFonts w:hint="eastAsia"/>
        </w:rPr>
        <w:t>NB/T10594</w:t>
      </w:r>
      <w:r>
        <w:rPr>
          <w:rFonts w:hint="eastAsia"/>
        </w:rPr>
        <w:t>《风电场无人机巡检作业技术规范》</w:t>
      </w:r>
    </w:p>
    <w:p w14:paraId="7D9CA48F" w14:textId="77777777" w:rsidR="00000000" w:rsidRDefault="00000000">
      <w:pPr>
        <w:pStyle w:val="a9"/>
        <w:rPr>
          <w:rFonts w:hint="eastAsia"/>
        </w:rPr>
      </w:pPr>
      <w:r>
        <w:rPr>
          <w:rFonts w:hint="eastAsia"/>
        </w:rPr>
        <w:t>NB/T10595</w:t>
      </w:r>
      <w:r>
        <w:rPr>
          <w:rFonts w:hint="eastAsia"/>
        </w:rPr>
        <w:t>《风电场智能检修技术导则》</w:t>
      </w:r>
    </w:p>
    <w:p w14:paraId="7D620871" w14:textId="77777777" w:rsidR="00000000" w:rsidRDefault="00000000">
      <w:pPr>
        <w:pStyle w:val="a9"/>
        <w:rPr>
          <w:rFonts w:hint="eastAsia"/>
        </w:rPr>
      </w:pPr>
      <w:r>
        <w:rPr>
          <w:rFonts w:hint="eastAsia"/>
        </w:rPr>
        <w:t>NB/T10596</w:t>
      </w:r>
      <w:r>
        <w:rPr>
          <w:rFonts w:hint="eastAsia"/>
        </w:rPr>
        <w:t>《风电场智能巡检技术导则》</w:t>
      </w:r>
    </w:p>
    <w:p w14:paraId="34EAD90D" w14:textId="77777777" w:rsidR="00000000" w:rsidRDefault="00000000">
      <w:pPr>
        <w:pStyle w:val="a9"/>
        <w:rPr>
          <w:rFonts w:hint="eastAsia"/>
        </w:rPr>
      </w:pPr>
      <w:r>
        <w:rPr>
          <w:rFonts w:hint="eastAsia"/>
        </w:rPr>
        <w:t>NB/T10918</w:t>
      </w:r>
      <w:r>
        <w:rPr>
          <w:rFonts w:hint="eastAsia"/>
        </w:rPr>
        <w:t>《智能风电场技术导则》</w:t>
      </w:r>
    </w:p>
    <w:p w14:paraId="3095A742" w14:textId="77777777" w:rsidR="00000000" w:rsidRDefault="00000000">
      <w:pPr>
        <w:pStyle w:val="a9"/>
        <w:rPr>
          <w:rFonts w:hint="eastAsia"/>
        </w:rPr>
      </w:pPr>
      <w:r>
        <w:rPr>
          <w:rFonts w:hint="eastAsia"/>
        </w:rPr>
        <w:t>Q/CSG120499</w:t>
      </w:r>
      <w:r>
        <w:rPr>
          <w:rFonts w:hint="eastAsia"/>
        </w:rPr>
        <w:t>《中国南方电网电力监控系统网络安全技术规范》</w:t>
      </w:r>
    </w:p>
    <w:p w14:paraId="783E5927" w14:textId="77777777" w:rsidR="00000000" w:rsidRDefault="00000000">
      <w:pPr>
        <w:pStyle w:val="a9"/>
        <w:rPr>
          <w:rFonts w:hint="eastAsia"/>
        </w:rPr>
      </w:pPr>
      <w:r>
        <w:rPr>
          <w:rFonts w:hint="eastAsia"/>
        </w:rPr>
        <w:t>《南方区域电力并网运行管理实施细则》</w:t>
      </w:r>
    </w:p>
    <w:p w14:paraId="0AEF26A1" w14:textId="77777777" w:rsidR="00000000" w:rsidRDefault="00000000">
      <w:pPr>
        <w:pStyle w:val="a9"/>
        <w:rPr>
          <w:rFonts w:hint="eastAsia"/>
        </w:rPr>
      </w:pPr>
      <w:r>
        <w:rPr>
          <w:rFonts w:hint="eastAsia"/>
        </w:rPr>
        <w:t>《南方区域电力辅助服务管理实施细则》</w:t>
      </w:r>
    </w:p>
    <w:p w14:paraId="13A9B2E7" w14:textId="77777777" w:rsidR="00000000" w:rsidRDefault="00000000">
      <w:pPr>
        <w:pStyle w:val="a9"/>
        <w:rPr>
          <w:rFonts w:hint="eastAsia"/>
        </w:rPr>
      </w:pPr>
      <w:r>
        <w:rPr>
          <w:rFonts w:hint="eastAsia"/>
        </w:rPr>
        <w:t>国家发展改革委</w:t>
      </w:r>
      <w:r>
        <w:rPr>
          <w:rFonts w:hint="eastAsia"/>
        </w:rPr>
        <w:t>27</w:t>
      </w:r>
      <w:r>
        <w:rPr>
          <w:rFonts w:hint="eastAsia"/>
        </w:rPr>
        <w:t>号令</w:t>
      </w:r>
      <w:r>
        <w:rPr>
          <w:rFonts w:hint="eastAsia"/>
        </w:rPr>
        <w:t xml:space="preserve"> </w:t>
      </w:r>
      <w:r>
        <w:rPr>
          <w:rFonts w:hint="eastAsia"/>
        </w:rPr>
        <w:t>电力监控系统安全防护规定</w:t>
      </w:r>
    </w:p>
    <w:p w14:paraId="7040F52C" w14:textId="77777777" w:rsidR="00000000" w:rsidRDefault="00000000">
      <w:pPr>
        <w:pStyle w:val="1"/>
        <w:numPr>
          <w:ilvl w:val="0"/>
          <w:numId w:val="24"/>
        </w:numPr>
        <w:rPr>
          <w:rFonts w:hint="eastAsia"/>
        </w:rPr>
      </w:pPr>
      <w:r>
        <w:rPr>
          <w:rFonts w:hint="eastAsia"/>
        </w:rPr>
        <w:br w:type="page"/>
      </w:r>
      <w:r>
        <w:rPr>
          <w:rFonts w:hint="eastAsia"/>
        </w:rPr>
        <w:lastRenderedPageBreak/>
        <w:t>智能化厂级监控信息基础平台与高级应用</w:t>
      </w:r>
    </w:p>
    <w:p w14:paraId="070A8E1A" w14:textId="77777777" w:rsidR="00000000" w:rsidRDefault="00000000">
      <w:pPr>
        <w:pStyle w:val="20"/>
        <w:numPr>
          <w:ilvl w:val="1"/>
          <w:numId w:val="24"/>
        </w:numPr>
        <w:rPr>
          <w:rFonts w:hint="eastAsia"/>
        </w:rPr>
      </w:pPr>
      <w:r>
        <w:rPr>
          <w:rFonts w:hint="eastAsia"/>
        </w:rPr>
        <w:t>★总体要求</w:t>
      </w:r>
    </w:p>
    <w:p w14:paraId="3AFA2B53" w14:textId="77777777" w:rsidR="00000000" w:rsidRDefault="00000000">
      <w:pPr>
        <w:pStyle w:val="a9"/>
        <w:ind w:firstLineChars="200" w:firstLine="24pt"/>
        <w:rPr>
          <w:rFonts w:hint="eastAsia"/>
        </w:rPr>
      </w:pPr>
      <w:r>
        <w:rPr>
          <w:rFonts w:hint="eastAsia"/>
        </w:rPr>
        <w:t>本章围绕海上风电场数智化基础平台建设，构建覆盖生产区、管理区的智能化厂级监控信息基础平台及高级应用体系。其中本章所包含的硬件系统，可参考图</w:t>
      </w:r>
      <w:r>
        <w:rPr>
          <w:rFonts w:hint="eastAsia"/>
        </w:rPr>
        <w:t>7.1-1</w:t>
      </w:r>
      <w:r>
        <w:rPr>
          <w:rFonts w:hint="eastAsia"/>
        </w:rPr>
        <w:t>海上风电场数智化基础平台硬件系统网络架构示意图。</w:t>
      </w:r>
    </w:p>
    <w:p w14:paraId="2A5CEB9E" w14:textId="77777777" w:rsidR="00000000" w:rsidRDefault="00000000">
      <w:pPr>
        <w:pStyle w:val="a9"/>
        <w:numPr>
          <w:ilvl w:val="0"/>
          <w:numId w:val="29"/>
        </w:numPr>
        <w:ind w:start="0pt" w:firstLineChars="200" w:firstLine="24pt"/>
        <w:rPr>
          <w:rFonts w:hint="eastAsia"/>
        </w:rPr>
      </w:pPr>
      <w:r>
        <w:rPr>
          <w:rFonts w:hint="eastAsia"/>
        </w:rPr>
        <w:t>监控信息基础平台‌</w:t>
      </w:r>
    </w:p>
    <w:p w14:paraId="49C7C56B" w14:textId="77777777" w:rsidR="00000000" w:rsidRDefault="00000000">
      <w:pPr>
        <w:pStyle w:val="a9"/>
        <w:ind w:firstLineChars="200" w:firstLine="24pt"/>
        <w:rPr>
          <w:rFonts w:hint="eastAsia"/>
        </w:rPr>
      </w:pPr>
      <w:r>
        <w:rPr>
          <w:rFonts w:hint="eastAsia"/>
        </w:rPr>
        <w:t>投标人应独立自行开发生产区监控信息基础平台与管理区监控信息基础平台，并提供可证明其开发能力的相关证明文件。</w:t>
      </w:r>
    </w:p>
    <w:p w14:paraId="0FED7C7B" w14:textId="77777777" w:rsidR="00000000" w:rsidRDefault="00000000">
      <w:pPr>
        <w:pStyle w:val="a9"/>
        <w:ind w:firstLineChars="200" w:firstLine="24pt"/>
      </w:pPr>
      <w:r>
        <w:rPr>
          <w:rFonts w:hint="eastAsia"/>
        </w:rPr>
        <w:t>基本功能：基于分布式架构，应支持冗余配置与多系统兼容，遵循</w:t>
      </w:r>
      <w:r>
        <w:rPr>
          <w:rFonts w:hint="eastAsia"/>
        </w:rPr>
        <w:t>IEC61970</w:t>
      </w:r>
      <w:r>
        <w:rPr>
          <w:rFonts w:hint="eastAsia"/>
        </w:rPr>
        <w:t>、</w:t>
      </w:r>
      <w:r>
        <w:rPr>
          <w:rFonts w:hint="eastAsia"/>
        </w:rPr>
        <w:t>IEC61850</w:t>
      </w:r>
      <w:r>
        <w:rPr>
          <w:rFonts w:hint="eastAsia"/>
        </w:rPr>
        <w:t>、</w:t>
      </w:r>
      <w:r>
        <w:rPr>
          <w:rFonts w:hint="eastAsia"/>
        </w:rPr>
        <w:t>ModBus</w:t>
      </w:r>
      <w:r>
        <w:rPr>
          <w:rFonts w:hint="eastAsia"/>
        </w:rPr>
        <w:t>等国际标准，具备设备建模、多源数据接入，按照电力系统安全防护规定进行安全隔离（物理</w:t>
      </w:r>
      <w:r>
        <w:rPr>
          <w:rFonts w:hint="eastAsia"/>
        </w:rPr>
        <w:t>/</w:t>
      </w:r>
      <w:r>
        <w:rPr>
          <w:rFonts w:hint="eastAsia"/>
        </w:rPr>
        <w:t>逻辑）能力，确保高可靠性与可扩展性。</w:t>
      </w:r>
    </w:p>
    <w:p w14:paraId="24CD2FA9" w14:textId="77777777" w:rsidR="00000000" w:rsidRDefault="00000000">
      <w:pPr>
        <w:pStyle w:val="a9"/>
        <w:ind w:firstLineChars="200" w:firstLine="24pt"/>
        <w:rPr>
          <w:rFonts w:hint="eastAsia"/>
        </w:rPr>
      </w:pPr>
      <w:r>
        <w:rPr>
          <w:rFonts w:hint="eastAsia"/>
        </w:rPr>
        <w:t>数据采集与展示‌：应实时监控风机、海上升压站、海上无功补偿站、陆上集控中心、海上风电场、海缆等设备运行状态，应支持秒级数据采集、功率曲线分析及通信通道状态可视化。</w:t>
      </w:r>
    </w:p>
    <w:p w14:paraId="6EAA29FA" w14:textId="77777777" w:rsidR="00000000" w:rsidRDefault="00000000">
      <w:pPr>
        <w:pStyle w:val="a9"/>
        <w:ind w:firstLineChars="200" w:firstLine="24pt"/>
        <w:rPr>
          <w:rFonts w:hint="eastAsia"/>
        </w:rPr>
      </w:pPr>
      <w:r>
        <w:rPr>
          <w:rFonts w:hint="eastAsia"/>
        </w:rPr>
        <w:t>数据互通‌：应通过正反向隔离装置实现生产区与管理区数据同步，提供</w:t>
      </w:r>
      <w:r>
        <w:rPr>
          <w:rFonts w:hint="eastAsia"/>
        </w:rPr>
        <w:t>IEC-104</w:t>
      </w:r>
      <w:r>
        <w:rPr>
          <w:rFonts w:hint="eastAsia"/>
        </w:rPr>
        <w:t>、</w:t>
      </w:r>
      <w:r>
        <w:rPr>
          <w:rFonts w:hint="eastAsia"/>
        </w:rPr>
        <w:t>IEC-102</w:t>
      </w:r>
      <w:r>
        <w:rPr>
          <w:rFonts w:hint="eastAsia"/>
        </w:rPr>
        <w:t>规约、</w:t>
      </w:r>
      <w:r>
        <w:rPr>
          <w:rFonts w:hint="eastAsia"/>
        </w:rPr>
        <w:t>RESTful API</w:t>
      </w:r>
      <w:r>
        <w:rPr>
          <w:rFonts w:hint="eastAsia"/>
        </w:rPr>
        <w:t>等接口，应支持跨区数据共享与第三方系统集成。</w:t>
      </w:r>
    </w:p>
    <w:p w14:paraId="111955E2" w14:textId="77777777" w:rsidR="00000000" w:rsidRDefault="00000000">
      <w:pPr>
        <w:pStyle w:val="a9"/>
        <w:numPr>
          <w:ilvl w:val="0"/>
          <w:numId w:val="29"/>
        </w:numPr>
        <w:ind w:start="0pt" w:firstLineChars="200" w:firstLine="24pt"/>
        <w:rPr>
          <w:rFonts w:hint="eastAsia"/>
        </w:rPr>
      </w:pPr>
      <w:r>
        <w:rPr>
          <w:rFonts w:hint="eastAsia"/>
        </w:rPr>
        <w:t>高级应用功能‌</w:t>
      </w:r>
    </w:p>
    <w:p w14:paraId="14006E89" w14:textId="77777777" w:rsidR="00000000" w:rsidRDefault="00000000">
      <w:pPr>
        <w:pStyle w:val="a9"/>
        <w:ind w:firstLineChars="200" w:firstLine="24pt"/>
        <w:rPr>
          <w:rFonts w:hint="eastAsia"/>
        </w:rPr>
      </w:pPr>
      <w:r>
        <w:rPr>
          <w:rFonts w:hint="eastAsia"/>
        </w:rPr>
        <w:t>智能监盘‌：整合设备参数、环境数据等多维度信息，实现风电场全局监视（风机矩阵、升压站、海缆等），应至少支持</w:t>
      </w:r>
      <w:r>
        <w:rPr>
          <w:rFonts w:hint="eastAsia"/>
        </w:rPr>
        <w:t>AGC/AVC</w:t>
      </w:r>
      <w:r>
        <w:rPr>
          <w:rFonts w:hint="eastAsia"/>
        </w:rPr>
        <w:t>控制状态监测、火灾安防信息、电网运行信息、设备运行信息、风电场运行辅助信息、网络链路运行状态信息、对时状态、风机运行信息等，应具备事故追忆、电力拓扑、电能量管理、可视化展示等功能。</w:t>
      </w:r>
    </w:p>
    <w:p w14:paraId="6F9D306B" w14:textId="77777777" w:rsidR="00000000" w:rsidRDefault="00000000">
      <w:pPr>
        <w:pStyle w:val="a9"/>
        <w:ind w:firstLineChars="200" w:firstLine="24pt"/>
        <w:rPr>
          <w:rFonts w:hint="eastAsia"/>
        </w:rPr>
      </w:pPr>
      <w:r>
        <w:rPr>
          <w:rFonts w:hint="eastAsia"/>
        </w:rPr>
        <w:t>智能告警‌：基于实时诊断模型，支持实现告警分级管理、智能合并与自动解除，减少冗余告警干扰。</w:t>
      </w:r>
    </w:p>
    <w:p w14:paraId="7C5770FA" w14:textId="77777777" w:rsidR="00000000" w:rsidRDefault="00000000">
      <w:pPr>
        <w:pStyle w:val="a9"/>
        <w:ind w:firstLineChars="200" w:firstLine="24pt"/>
        <w:rPr>
          <w:rFonts w:hint="eastAsia"/>
        </w:rPr>
      </w:pPr>
      <w:r>
        <w:rPr>
          <w:rFonts w:hint="eastAsia"/>
        </w:rPr>
        <w:t>智能分析‌：自动统计运行指标（可靠性、经济性等），应支持测点关联分析、机组故障可视化及生产运行优化评估。</w:t>
      </w:r>
    </w:p>
    <w:p w14:paraId="41962D9E" w14:textId="77777777" w:rsidR="00000000" w:rsidRDefault="00000000">
      <w:pPr>
        <w:pStyle w:val="a9"/>
        <w:ind w:firstLineChars="200" w:firstLine="24pt"/>
      </w:pPr>
      <w:r>
        <w:rPr>
          <w:rFonts w:hint="eastAsia"/>
        </w:rPr>
        <w:t>数据接口：</w:t>
      </w:r>
      <w:r>
        <w:rPr>
          <w:rFonts w:hint="eastAsia"/>
          <w:lang w:val="zh-CN"/>
        </w:rPr>
        <w:t>本节所述的</w:t>
      </w:r>
      <w:r>
        <w:rPr>
          <w:rFonts w:hint="eastAsia"/>
        </w:rPr>
        <w:t>智能监盘高级应用、智能告警高级应用、智能分析</w:t>
      </w:r>
      <w:r>
        <w:rPr>
          <w:rFonts w:hint="eastAsia"/>
        </w:rPr>
        <w:lastRenderedPageBreak/>
        <w:t>高级应用</w:t>
      </w:r>
      <w:r>
        <w:rPr>
          <w:rFonts w:hint="eastAsia"/>
          <w:lang w:val="zh-CN"/>
        </w:rPr>
        <w:t>应提供面向第三方系统的数据接口，便于其他子系统获取集控系统数据。对外访问接口应包含通讯规约及</w:t>
      </w:r>
      <w:r>
        <w:rPr>
          <w:rFonts w:hint="eastAsia"/>
          <w:lang w:val="zh-CN"/>
        </w:rPr>
        <w:t>API</w:t>
      </w:r>
      <w:r>
        <w:rPr>
          <w:rFonts w:hint="eastAsia"/>
          <w:lang w:val="zh-CN"/>
        </w:rPr>
        <w:t>形式。通讯规约接口应支持电力行业常用的标准规约，应支持整场转发、挑点转发等多种数据转发形式。</w:t>
      </w:r>
      <w:r>
        <w:rPr>
          <w:rFonts w:hint="eastAsia"/>
          <w:lang w:val="zh-CN"/>
        </w:rPr>
        <w:t>API</w:t>
      </w:r>
      <w:r>
        <w:rPr>
          <w:rFonts w:hint="eastAsia"/>
          <w:lang w:val="zh-CN"/>
        </w:rPr>
        <w:t>接口应</w:t>
      </w:r>
      <w:r>
        <w:rPr>
          <w:rFonts w:hint="eastAsia"/>
        </w:rPr>
        <w:t>支持</w:t>
      </w:r>
      <w:r>
        <w:rPr>
          <w:rFonts w:hint="eastAsia"/>
          <w:lang w:val="zh-CN"/>
        </w:rPr>
        <w:t>用</w:t>
      </w:r>
      <w:r>
        <w:rPr>
          <w:rFonts w:hint="eastAsia"/>
          <w:lang w:val="zh-CN"/>
        </w:rPr>
        <w:t>restful</w:t>
      </w:r>
      <w:r>
        <w:rPr>
          <w:rFonts w:hint="eastAsia"/>
          <w:lang w:val="zh-CN"/>
        </w:rPr>
        <w:t>形式对外提供数据，需提供权限和安全校验机制，</w:t>
      </w:r>
      <w:r>
        <w:rPr>
          <w:rFonts w:hint="eastAsia"/>
        </w:rPr>
        <w:t>应支持</w:t>
      </w:r>
      <w:r>
        <w:rPr>
          <w:rFonts w:hint="eastAsia"/>
          <w:lang w:val="zh-CN"/>
        </w:rPr>
        <w:t>通过</w:t>
      </w:r>
      <w:r>
        <w:rPr>
          <w:rFonts w:hint="eastAsia"/>
          <w:lang w:val="zh-CN"/>
        </w:rPr>
        <w:t>Token</w:t>
      </w:r>
      <w:r>
        <w:rPr>
          <w:rFonts w:hint="eastAsia"/>
          <w:lang w:val="zh-CN"/>
        </w:rPr>
        <w:t>或</w:t>
      </w:r>
      <w:r>
        <w:rPr>
          <w:rFonts w:hint="eastAsia"/>
          <w:lang w:val="zh-CN"/>
        </w:rPr>
        <w:t>Session</w:t>
      </w:r>
      <w:r>
        <w:rPr>
          <w:rFonts w:hint="eastAsia"/>
          <w:lang w:val="zh-CN"/>
        </w:rPr>
        <w:t>的形式进行对外访问权限鉴定，对于非法接口调用，应予以拒绝，保证数据的安全。</w:t>
      </w:r>
    </w:p>
    <w:p w14:paraId="3960D78C" w14:textId="77777777" w:rsidR="00000000" w:rsidRDefault="00000000">
      <w:pPr>
        <w:pStyle w:val="20"/>
        <w:numPr>
          <w:ilvl w:val="1"/>
          <w:numId w:val="24"/>
        </w:numPr>
        <w:rPr>
          <w:rFonts w:hint="eastAsia"/>
        </w:rPr>
      </w:pPr>
      <w:r>
        <w:rPr>
          <w:rFonts w:hint="eastAsia"/>
        </w:rPr>
        <w:t>功能要求</w:t>
      </w:r>
    </w:p>
    <w:p w14:paraId="5339E4D5" w14:textId="77777777" w:rsidR="00000000" w:rsidRDefault="00000000">
      <w:pPr>
        <w:pStyle w:val="3"/>
        <w:numPr>
          <w:ilvl w:val="2"/>
          <w:numId w:val="24"/>
        </w:numPr>
        <w:rPr>
          <w:rFonts w:hint="eastAsia"/>
          <w:kern w:val="44"/>
          <w:szCs w:val="24"/>
        </w:rPr>
      </w:pPr>
      <w:r>
        <w:rPr>
          <w:rFonts w:hint="eastAsia"/>
          <w:kern w:val="44"/>
          <w:szCs w:val="24"/>
        </w:rPr>
        <w:t>生产区监控信息基础平台</w:t>
      </w:r>
    </w:p>
    <w:p w14:paraId="6F0CAA73"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平台基本要求</w:t>
      </w:r>
    </w:p>
    <w:p w14:paraId="53F3ED45" w14:textId="77777777" w:rsidR="00000000" w:rsidRDefault="00000000">
      <w:pPr>
        <w:pStyle w:val="a9"/>
        <w:ind w:firstLineChars="200" w:firstLine="24pt"/>
      </w:pPr>
      <w:r>
        <w:rPr>
          <w:rFonts w:hint="eastAsia"/>
        </w:rPr>
        <w:t>生产区监控信息基础平台应满足海上风电安全</w:t>
      </w:r>
      <w:r>
        <w:rPr>
          <w:rFonts w:hint="eastAsia"/>
        </w:rPr>
        <w:t>I</w:t>
      </w:r>
      <w:r>
        <w:rPr>
          <w:rFonts w:hint="eastAsia"/>
        </w:rPr>
        <w:t>、Ⅱ区的综合数据采集、管理与发布，应选择具备南方电网认可的质量检测机构检验合格的产品。基于此平台作为基础数据源，构建项目各种高级应用。基础平台应保证安全、可靠，保持数据库、界面的统一，系统维护方便，可进行扩充，具备数据共享的能力。</w:t>
      </w:r>
    </w:p>
    <w:p w14:paraId="4FE254B2" w14:textId="77777777" w:rsidR="00000000" w:rsidRDefault="00000000">
      <w:pPr>
        <w:pStyle w:val="a9"/>
        <w:ind w:firstLineChars="200" w:firstLine="24pt"/>
      </w:pPr>
      <w:r>
        <w:rPr>
          <w:rFonts w:hint="eastAsia"/>
        </w:rPr>
        <w:t>应遵循</w:t>
      </w:r>
      <w:r>
        <w:rPr>
          <w:rFonts w:hint="eastAsia"/>
        </w:rPr>
        <w:t>IEC61970</w:t>
      </w:r>
      <w:r>
        <w:rPr>
          <w:rFonts w:hint="eastAsia"/>
        </w:rPr>
        <w:t>能量管理系统接口规范、</w:t>
      </w:r>
      <w:r>
        <w:rPr>
          <w:rFonts w:hint="eastAsia"/>
        </w:rPr>
        <w:t>DL/T860</w:t>
      </w:r>
      <w:r>
        <w:rPr>
          <w:rFonts w:hint="eastAsia"/>
        </w:rPr>
        <w:t>变电站网络通信等标准要求。基础平台应遵循标准的</w:t>
      </w:r>
      <w:r>
        <w:rPr>
          <w:rFonts w:hint="eastAsia"/>
        </w:rPr>
        <w:t>API</w:t>
      </w:r>
      <w:r>
        <w:rPr>
          <w:rFonts w:hint="eastAsia"/>
        </w:rPr>
        <w:t>接口和基于</w:t>
      </w:r>
      <w:r>
        <w:rPr>
          <w:rFonts w:hint="eastAsia"/>
        </w:rPr>
        <w:t>SVG</w:t>
      </w:r>
      <w:r>
        <w:rPr>
          <w:rFonts w:hint="eastAsia"/>
        </w:rPr>
        <w:t>的图形交换，系统应具有开放性，并与遵循相应标准的第三方应用功能或应用系统的即插即用，为系统的数据和应用整合实现模型、参数和数据的共享提供支持。</w:t>
      </w:r>
      <w:r>
        <w:rPr>
          <w:rFonts w:hint="eastAsia"/>
        </w:rPr>
        <w:t xml:space="preserve"> </w:t>
      </w:r>
    </w:p>
    <w:p w14:paraId="38D80855" w14:textId="77777777" w:rsidR="00000000" w:rsidRDefault="00000000">
      <w:pPr>
        <w:pStyle w:val="a9"/>
        <w:ind w:firstLineChars="200" w:firstLine="24pt"/>
      </w:pPr>
      <w:r>
        <w:rPr>
          <w:rFonts w:hint="eastAsia"/>
        </w:rPr>
        <w:t>应基于分布式系统平台架构，具备实现从服务器到客户端软硬件的分布式部署能力。应根据各种主流操作系统的优点及特点进行综合利用，应支持开放式、可移植的系统结构，并应支持服务器私有化部署。系统平台应支持主流操作系统，并应支持服务器与工程师站的混合使用。出于稳定性和安全性的考虑，生产</w:t>
      </w:r>
      <w:r>
        <w:rPr>
          <w:rFonts w:hint="eastAsia"/>
        </w:rPr>
        <w:t>I</w:t>
      </w:r>
      <w:r>
        <w:rPr>
          <w:rFonts w:hint="eastAsia"/>
        </w:rPr>
        <w:t>区</w:t>
      </w:r>
      <w:r>
        <w:rPr>
          <w:rFonts w:hint="eastAsia"/>
        </w:rPr>
        <w:t>/II</w:t>
      </w:r>
      <w:r>
        <w:rPr>
          <w:rFonts w:hint="eastAsia"/>
        </w:rPr>
        <w:t>区服务器应采用安全可控操作系统。</w:t>
      </w:r>
    </w:p>
    <w:p w14:paraId="52C46C49" w14:textId="77777777" w:rsidR="00000000" w:rsidRDefault="00000000">
      <w:pPr>
        <w:pStyle w:val="a9"/>
        <w:ind w:firstLineChars="200" w:firstLine="24pt"/>
      </w:pPr>
      <w:r>
        <w:rPr>
          <w:rFonts w:hint="eastAsia"/>
        </w:rPr>
        <w:t>应具备综合数据处理及远程数据通信的功能，应对风机设备、升压站等多类型设备接入的需求进行整体设计，可满足多种通信方式（总线式、以太网等）和通信拓扑结构（点对点，多点共线，星形，环形等），一套数据采集系统应可以完成所有的数据采集任务。并应支持多源数据、多态数据处理。</w:t>
      </w:r>
    </w:p>
    <w:p w14:paraId="547B0A54" w14:textId="77777777" w:rsidR="00000000" w:rsidRDefault="00000000">
      <w:pPr>
        <w:pStyle w:val="a9"/>
        <w:ind w:firstLineChars="200" w:firstLine="24pt"/>
      </w:pPr>
      <w:r>
        <w:rPr>
          <w:rFonts w:hint="eastAsia"/>
        </w:rPr>
        <w:t>应具备安全防护机制的数据发布功能，应采用经有关部门认定核准的专用隔离装置在安全</w:t>
      </w:r>
      <w:r>
        <w:t>I/II</w:t>
      </w:r>
      <w:r>
        <w:rPr>
          <w:rFonts w:hint="eastAsia"/>
        </w:rPr>
        <w:t>区与安全</w:t>
      </w:r>
      <w:r>
        <w:t>Ⅲ</w:t>
      </w:r>
      <w:r>
        <w:rPr>
          <w:rFonts w:hint="eastAsia"/>
        </w:rPr>
        <w:t>区之间进行横向隔离，实施重点防护。从安全</w:t>
      </w:r>
      <w:r>
        <w:lastRenderedPageBreak/>
        <w:t>Ⅰ/II</w:t>
      </w:r>
      <w:r>
        <w:rPr>
          <w:rFonts w:hint="eastAsia"/>
        </w:rPr>
        <w:t>区往安全</w:t>
      </w:r>
      <w:r>
        <w:t>Ⅲ</w:t>
      </w:r>
      <w:r>
        <w:rPr>
          <w:rFonts w:hint="eastAsia"/>
        </w:rPr>
        <w:t>区单向传输信息应采用正向隔离装置，由安全</w:t>
      </w:r>
      <w:r>
        <w:t>Ⅲ</w:t>
      </w:r>
      <w:r>
        <w:rPr>
          <w:rFonts w:hint="eastAsia"/>
        </w:rPr>
        <w:t>区往安全</w:t>
      </w:r>
      <w:r>
        <w:t>Ⅰ</w:t>
      </w:r>
      <w:r>
        <w:rPr>
          <w:rFonts w:hint="eastAsia"/>
        </w:rPr>
        <w:t>区的单向数据传输应采用反向隔离装置。对于远距离的数据传输应支持采用认证、加密等手段实现数据的远方安全传输。</w:t>
      </w:r>
    </w:p>
    <w:p w14:paraId="0F48223E" w14:textId="77777777" w:rsidR="00000000" w:rsidRDefault="00000000">
      <w:pPr>
        <w:pStyle w:val="a9"/>
        <w:ind w:firstLineChars="200" w:firstLine="24pt"/>
      </w:pPr>
      <w:r>
        <w:rPr>
          <w:rFonts w:hint="eastAsia"/>
        </w:rPr>
        <w:t>应满足可靠性要求，系统的重要单元或单元的重要部件均应冗余配置，保证整个系统功能的可用性不受单个故障的影响；系统应能够隔离故障，切除故障应不影响其他各节点的正常运行；应用软件的开发应遵循软件工程的方法，经过充分测试，程序运行稳定可靠，系统软件平台应选择可靠和安全的版本。应采用冗余网络结构，正常工作时，网络负载应均衡分配，故障时互为备用，网络运行应可靠、安全。</w:t>
      </w:r>
    </w:p>
    <w:p w14:paraId="5D566350" w14:textId="77777777" w:rsidR="00000000" w:rsidRDefault="00000000">
      <w:pPr>
        <w:pStyle w:val="a9"/>
        <w:ind w:firstLineChars="200" w:firstLine="24pt"/>
      </w:pPr>
      <w:r>
        <w:rPr>
          <w:rFonts w:hint="eastAsia"/>
        </w:rPr>
        <w:t>应满足开放性要求，系统应遵循国际标准，满足开放性要求，选用通用的或者标准化的软硬件产品，包括计算机产品、网络设备、操作系统、网络协议、商用数据库等均应遵循国际标准和电力工业标准。系统容量应可扩充，包括可接入的站点数量、系统数据库的容量等，系统可以整体设计、分步实施。系统功能应可扩充，能不断增加新的功能模块，以满足海上风电场监控与运行管理不断发展的要求。</w:t>
      </w:r>
    </w:p>
    <w:p w14:paraId="562CD625" w14:textId="77777777" w:rsidR="00000000" w:rsidRDefault="00000000">
      <w:pPr>
        <w:pStyle w:val="a9"/>
        <w:ind w:firstLineChars="200" w:firstLine="24pt"/>
      </w:pPr>
      <w:r>
        <w:rPr>
          <w:rFonts w:hint="eastAsia"/>
        </w:rPr>
        <w:t>应满足安全性要求，系统应遵循国家电力监管委员会发布的《电力二次系统安全防护规定》，实现实时数据网与生产管理网的物理隔离以及系统与其他外部网络的安全隔离。系统的管理上应采取各种措施防止内部人员对系统软、硬件资源、数据的非法利用，应严格控制各种计算机病毒的侵入与扩散，当入侵发生时系统应能及时报告、检查与处理，系统万一被入侵成功或发生其他情况导致数据服务崩溃时应能在很短时间内恢复。</w:t>
      </w:r>
    </w:p>
    <w:p w14:paraId="11201A5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数据采集与展示</w:t>
      </w:r>
    </w:p>
    <w:p w14:paraId="17A04238" w14:textId="77777777" w:rsidR="00000000" w:rsidRDefault="00000000">
      <w:pPr>
        <w:pStyle w:val="a9"/>
        <w:ind w:firstLineChars="200" w:firstLine="24pt"/>
        <w:rPr>
          <w:rFonts w:hint="eastAsia"/>
        </w:rPr>
      </w:pPr>
      <w:r>
        <w:rPr>
          <w:rFonts w:hint="eastAsia"/>
        </w:rPr>
        <w:t>运行数据采集与展示功能应实现海上风电场信息、风机信息、箱变信息、海缆、海上升压站、海上无功补偿站、陆上集控站信息、气象监测信息、发电预测信息额定采集与展示。显示方式应至少包括：列表方式、矩阵方式、趋势显示、报警显示等。重点对风机、风电场后台界面进行开发，充分体现界面美观、简洁的要求，并且满足运行管理需要，其中风机监控状态根据管理要求，进行统一的标准化。应至少满足如下功能要求：</w:t>
      </w:r>
    </w:p>
    <w:p w14:paraId="7A192F6A" w14:textId="77777777" w:rsidR="00000000" w:rsidRDefault="00000000">
      <w:pPr>
        <w:pStyle w:val="a9"/>
        <w:numPr>
          <w:ilvl w:val="0"/>
          <w:numId w:val="30"/>
        </w:numPr>
        <w:ind w:start="0pt" w:firstLineChars="200" w:firstLine="24pt"/>
        <w:rPr>
          <w:rFonts w:hint="eastAsia"/>
        </w:rPr>
      </w:pPr>
      <w:r>
        <w:rPr>
          <w:rFonts w:hint="eastAsia"/>
        </w:rPr>
        <w:t>风电场信息采集与展示：应具备通过集中展示风机、海缆、海上升压</w:t>
      </w:r>
      <w:r>
        <w:rPr>
          <w:rFonts w:hint="eastAsia"/>
        </w:rPr>
        <w:lastRenderedPageBreak/>
        <w:t>站、海上无功补偿站、陆上集控站总体电气潮流和运行状态信息。按照矩阵或列表形式显示海上风电场的所有设备的实时运行数据情况，并且通过不同颜色表示运行、检修、待机、故障、通讯中断等设备的状态。海上风电场站实时信息显示应至少包括以下信息：</w:t>
      </w:r>
    </w:p>
    <w:p w14:paraId="333CE3E1" w14:textId="77777777" w:rsidR="00000000" w:rsidRDefault="00000000">
      <w:pPr>
        <w:pStyle w:val="a9"/>
        <w:numPr>
          <w:ilvl w:val="0"/>
          <w:numId w:val="31"/>
        </w:numPr>
        <w:ind w:start="0pt" w:firstLineChars="200" w:firstLine="24pt"/>
        <w:rPr>
          <w:rFonts w:hint="eastAsia"/>
        </w:rPr>
      </w:pPr>
      <w:r>
        <w:rPr>
          <w:rFonts w:hint="eastAsia"/>
        </w:rPr>
        <w:t>场站整体运行的状态统计信息，应至少包括消防告警、正常运行设备数量、待机设备数量、故障停机设备数量、检修设备数量等信息，告警信息以消息提醒弹窗形式呈现。</w:t>
      </w:r>
    </w:p>
    <w:p w14:paraId="41FEF7A5" w14:textId="77777777" w:rsidR="00000000" w:rsidRDefault="00000000">
      <w:pPr>
        <w:pStyle w:val="a9"/>
        <w:numPr>
          <w:ilvl w:val="0"/>
          <w:numId w:val="31"/>
        </w:numPr>
        <w:ind w:start="0pt" w:firstLineChars="200" w:firstLine="24pt"/>
        <w:rPr>
          <w:rFonts w:hint="eastAsia"/>
        </w:rPr>
      </w:pPr>
      <w:r>
        <w:rPr>
          <w:rFonts w:hint="eastAsia"/>
        </w:rPr>
        <w:t>设备的简要实时数据列表。</w:t>
      </w:r>
    </w:p>
    <w:p w14:paraId="6D6F44AA" w14:textId="77777777" w:rsidR="00000000" w:rsidRDefault="00000000">
      <w:pPr>
        <w:pStyle w:val="a9"/>
        <w:numPr>
          <w:ilvl w:val="0"/>
          <w:numId w:val="31"/>
        </w:numPr>
        <w:ind w:start="0pt" w:firstLineChars="200" w:firstLine="24pt"/>
        <w:rPr>
          <w:rFonts w:hint="eastAsia"/>
        </w:rPr>
      </w:pPr>
      <w:r>
        <w:rPr>
          <w:rFonts w:hint="eastAsia"/>
        </w:rPr>
        <w:t>场站功率、风速实时曲线。</w:t>
      </w:r>
    </w:p>
    <w:p w14:paraId="60AA11C9" w14:textId="77777777" w:rsidR="00000000" w:rsidRDefault="00000000">
      <w:pPr>
        <w:pStyle w:val="a9"/>
        <w:numPr>
          <w:ilvl w:val="0"/>
          <w:numId w:val="31"/>
        </w:numPr>
        <w:ind w:start="0pt" w:firstLineChars="200" w:firstLine="24pt"/>
        <w:rPr>
          <w:rFonts w:hint="eastAsia"/>
        </w:rPr>
      </w:pPr>
      <w:r>
        <w:rPr>
          <w:rFonts w:hint="eastAsia"/>
        </w:rPr>
        <w:t>报警事件列表，当预先定义的场站级别的报警事件发生时，报警窗口将会显示出相关报警信息，以及用恰当的方式提醒注意并处理。</w:t>
      </w:r>
    </w:p>
    <w:p w14:paraId="777938BD" w14:textId="77777777" w:rsidR="00000000" w:rsidRDefault="00000000">
      <w:pPr>
        <w:pStyle w:val="a9"/>
        <w:numPr>
          <w:ilvl w:val="0"/>
          <w:numId w:val="30"/>
        </w:numPr>
        <w:ind w:start="0pt" w:firstLineChars="200" w:firstLine="24pt"/>
        <w:rPr>
          <w:rFonts w:hint="eastAsia"/>
        </w:rPr>
      </w:pPr>
      <w:r>
        <w:rPr>
          <w:rFonts w:hint="eastAsia"/>
        </w:rPr>
        <w:t>风机信息显示：风机信息采集与展示应分为两部分，一部分为风机台账信息，包括风机厂商、规格型号、额定功率等台账信息，另外一部分是实时监视信息，通过将风机分为几大部件分别对其主要监控数据进行展示。</w:t>
      </w:r>
    </w:p>
    <w:p w14:paraId="00829A02" w14:textId="77777777" w:rsidR="00000000" w:rsidRDefault="00000000">
      <w:pPr>
        <w:pStyle w:val="a9"/>
        <w:numPr>
          <w:ilvl w:val="0"/>
          <w:numId w:val="32"/>
        </w:numPr>
        <w:ind w:start="0pt" w:firstLineChars="200" w:firstLine="24pt"/>
        <w:rPr>
          <w:rFonts w:hint="eastAsia"/>
        </w:rPr>
      </w:pPr>
      <w:r>
        <w:rPr>
          <w:rFonts w:hint="eastAsia"/>
        </w:rPr>
        <w:t>应具备风机的实时状态数据采集与展示功能，应至少包括与风机有关的运行状态（起、停、复位等）功率、风速、风向、机舱方向、发电机、风轮转速、机舱振动、变桨信息、电机电流、发电机、齿轮箱、主轴承、机舱等温度以及并网发电状态等。温度、振动、功率、电压、电流等重要遥测信号数据曲线应满足秒级采集要求。应具备风机的报警事件采集与展示功能，当预先定义的风机级别的报警事件发生时，报警窗口将会显示出相关报警信息。</w:t>
      </w:r>
    </w:p>
    <w:p w14:paraId="2D5AEF35" w14:textId="77777777" w:rsidR="00000000" w:rsidRDefault="00000000">
      <w:pPr>
        <w:pStyle w:val="a9"/>
        <w:numPr>
          <w:ilvl w:val="0"/>
          <w:numId w:val="32"/>
        </w:numPr>
        <w:ind w:start="0pt" w:firstLineChars="200" w:firstLine="24pt"/>
        <w:rPr>
          <w:rFonts w:hint="eastAsia"/>
        </w:rPr>
      </w:pPr>
      <w:r>
        <w:rPr>
          <w:rFonts w:hint="eastAsia"/>
        </w:rPr>
        <w:t>应至少具备风机箱式变压器的三相高、低压侧电压</w:t>
      </w:r>
      <w:r>
        <w:rPr>
          <w:rFonts w:hint="eastAsia"/>
        </w:rPr>
        <w:t>/</w:t>
      </w:r>
      <w:r>
        <w:rPr>
          <w:rFonts w:hint="eastAsia"/>
        </w:rPr>
        <w:t>电流、有功功率、无功功率、温度、功率因数、并网频率、日发电量等显示功能。</w:t>
      </w:r>
    </w:p>
    <w:p w14:paraId="14978BBD" w14:textId="77777777" w:rsidR="00000000" w:rsidRDefault="00000000">
      <w:pPr>
        <w:pStyle w:val="a9"/>
        <w:numPr>
          <w:ilvl w:val="0"/>
          <w:numId w:val="30"/>
        </w:numPr>
        <w:ind w:start="0pt" w:firstLineChars="200" w:firstLine="24pt"/>
        <w:rPr>
          <w:rFonts w:hint="eastAsia"/>
        </w:rPr>
      </w:pPr>
      <w:r>
        <w:rPr>
          <w:rFonts w:hint="eastAsia"/>
        </w:rPr>
        <w:t>应具备升压站</w:t>
      </w:r>
      <w:r>
        <w:rPr>
          <w:rFonts w:hint="eastAsia"/>
        </w:rPr>
        <w:t>/</w:t>
      </w:r>
      <w:r>
        <w:rPr>
          <w:rFonts w:hint="eastAsia"/>
        </w:rPr>
        <w:t>补偿站</w:t>
      </w:r>
      <w:r>
        <w:rPr>
          <w:rFonts w:hint="eastAsia"/>
        </w:rPr>
        <w:t>/</w:t>
      </w:r>
      <w:r>
        <w:rPr>
          <w:rFonts w:hint="eastAsia"/>
        </w:rPr>
        <w:t>陆上集控站信息采集与展示功能：提供升压站</w:t>
      </w:r>
      <w:r>
        <w:rPr>
          <w:rFonts w:hint="eastAsia"/>
        </w:rPr>
        <w:t>/</w:t>
      </w:r>
      <w:r>
        <w:rPr>
          <w:rFonts w:hint="eastAsia"/>
        </w:rPr>
        <w:t>补偿站</w:t>
      </w:r>
      <w:r>
        <w:rPr>
          <w:rFonts w:hint="eastAsia"/>
        </w:rPr>
        <w:t>/</w:t>
      </w:r>
      <w:r>
        <w:rPr>
          <w:rFonts w:hint="eastAsia"/>
        </w:rPr>
        <w:t>陆上集控站实时运行、动作、告警等信息的采集与展示，包括但不限于以下数据：</w:t>
      </w:r>
    </w:p>
    <w:p w14:paraId="14D89B94" w14:textId="77777777" w:rsidR="00000000" w:rsidRDefault="00000000">
      <w:pPr>
        <w:pStyle w:val="a9"/>
        <w:numPr>
          <w:ilvl w:val="0"/>
          <w:numId w:val="33"/>
        </w:numPr>
        <w:ind w:start="0pt" w:firstLineChars="200" w:firstLine="24pt"/>
        <w:rPr>
          <w:rFonts w:hint="eastAsia"/>
        </w:rPr>
      </w:pPr>
      <w:r>
        <w:rPr>
          <w:rFonts w:hint="eastAsia"/>
        </w:rPr>
        <w:t>运行数据：母线电压，线路电流、功率，直流电源电压、功率等量测数据。断路器位置，隔离开关位置，电源开关位置等位置状态数据。远方就地位置，检修压板等操作把手</w:t>
      </w:r>
      <w:r>
        <w:rPr>
          <w:rFonts w:hint="eastAsia"/>
        </w:rPr>
        <w:t>/</w:t>
      </w:r>
      <w:r>
        <w:rPr>
          <w:rFonts w:hint="eastAsia"/>
        </w:rPr>
        <w:t>硬压板数据。重合闸软压板，距离保护软压板等软压板数据。远方跳闸，远传命令，闭锁重合闸等保护遥信。保护电压，保护电</w:t>
      </w:r>
      <w:r>
        <w:rPr>
          <w:rFonts w:hint="eastAsia"/>
        </w:rPr>
        <w:lastRenderedPageBreak/>
        <w:t>流，零序电流等保护测量值。保护定值信息。正向总有功电能量、正向总无功电能量、反向总有功电能量、反向总无功电能量、一至四象限无功电能量、三相电压测量值、三相电流测量值、有功功率（总、分相）测量值、无功功率（总、分相）测量值、功率因数（总、分相）测量值等计量数据。</w:t>
      </w:r>
    </w:p>
    <w:p w14:paraId="54D54AA7" w14:textId="77777777" w:rsidR="00000000" w:rsidRDefault="00000000">
      <w:pPr>
        <w:pStyle w:val="a9"/>
        <w:numPr>
          <w:ilvl w:val="0"/>
          <w:numId w:val="33"/>
        </w:numPr>
        <w:ind w:start="0pt" w:firstLineChars="200" w:firstLine="24pt"/>
        <w:rPr>
          <w:rFonts w:hint="eastAsia"/>
        </w:rPr>
      </w:pPr>
      <w:r>
        <w:rPr>
          <w:rFonts w:hint="eastAsia"/>
        </w:rPr>
        <w:t>动作信息：断路器动作信息、差动保护、距离保护、过流保护、变压器保护、母线保护等保护动作信息。低压减载，低周减载等稳控装置动作信息。</w:t>
      </w:r>
    </w:p>
    <w:p w14:paraId="159DCE9C" w14:textId="77777777" w:rsidR="00000000" w:rsidRDefault="00000000">
      <w:pPr>
        <w:pStyle w:val="a9"/>
        <w:numPr>
          <w:ilvl w:val="0"/>
          <w:numId w:val="33"/>
        </w:numPr>
        <w:ind w:start="0pt" w:firstLineChars="200" w:firstLine="24pt"/>
        <w:rPr>
          <w:rFonts w:hint="eastAsia"/>
        </w:rPr>
      </w:pPr>
      <w:r>
        <w:rPr>
          <w:rFonts w:hint="eastAsia"/>
        </w:rPr>
        <w:t>告警信息：弹簧未储能，压力释放告警，油温过高告警等一次设备及其操作机构异常信息。电压越上限，电流越上上限等量测越限信号。</w:t>
      </w:r>
      <w:r>
        <w:rPr>
          <w:rFonts w:hint="eastAsia"/>
        </w:rPr>
        <w:t>PT</w:t>
      </w:r>
      <w:r>
        <w:rPr>
          <w:rFonts w:hint="eastAsia"/>
        </w:rPr>
        <w:t>断线，</w:t>
      </w:r>
      <w:r>
        <w:rPr>
          <w:rFonts w:hint="eastAsia"/>
        </w:rPr>
        <w:t>CT</w:t>
      </w:r>
      <w:r>
        <w:rPr>
          <w:rFonts w:hint="eastAsia"/>
        </w:rPr>
        <w:t>断线，控制回路断线等回路异常信号。保护装置闭锁，装置自检异常、定值区不一致，内存不足，时钟同步丢失等二次设备故障信息。</w:t>
      </w:r>
    </w:p>
    <w:p w14:paraId="620C020C" w14:textId="77777777" w:rsidR="00000000" w:rsidRDefault="00000000">
      <w:pPr>
        <w:pStyle w:val="a9"/>
        <w:numPr>
          <w:ilvl w:val="0"/>
          <w:numId w:val="33"/>
        </w:numPr>
        <w:ind w:start="0pt" w:firstLineChars="200" w:firstLine="24pt"/>
        <w:rPr>
          <w:rFonts w:hint="eastAsia"/>
        </w:rPr>
      </w:pPr>
      <w:r>
        <w:rPr>
          <w:rFonts w:hint="eastAsia"/>
        </w:rPr>
        <w:t>功率控制系统信息：调度系统下发的全部功率控制指令、与调度通信状态、一次调频动作信号、惯量响应动作信号、快速无功控制动作信号等数据向位于安全</w:t>
      </w:r>
      <w:r>
        <w:rPr>
          <w:rFonts w:hint="eastAsia"/>
        </w:rPr>
        <w:t>I/II</w:t>
      </w:r>
      <w:r>
        <w:rPr>
          <w:rFonts w:hint="eastAsia"/>
        </w:rPr>
        <w:t>区的第三方系统进行转发。风机能量管理系统和</w:t>
      </w:r>
      <w:r>
        <w:rPr>
          <w:rFonts w:hint="eastAsia"/>
        </w:rPr>
        <w:t>AGC/AVC</w:t>
      </w:r>
      <w:r>
        <w:rPr>
          <w:rFonts w:hint="eastAsia"/>
        </w:rPr>
        <w:t>系统的有功功率控制投退、无功功率控制投退、一次调频投退、惯量响应投退、快速无功控制投退、有功功率控制模式（包括但不限于限值模式、差值模式、调频模式）、无功功率控制切换等状态信息。</w:t>
      </w:r>
    </w:p>
    <w:p w14:paraId="01B77C3A" w14:textId="77777777" w:rsidR="00000000" w:rsidRDefault="00000000">
      <w:pPr>
        <w:pStyle w:val="a9"/>
        <w:numPr>
          <w:ilvl w:val="0"/>
          <w:numId w:val="33"/>
        </w:numPr>
        <w:ind w:start="0pt" w:firstLineChars="200" w:firstLine="24pt"/>
        <w:rPr>
          <w:rFonts w:hint="eastAsia"/>
        </w:rPr>
      </w:pPr>
      <w:r>
        <w:rPr>
          <w:rFonts w:hint="eastAsia"/>
        </w:rPr>
        <w:t>风电功率预测系统信息：风电功率预测数据、测风数据、风电机组单机运行状态数据、风电场理论发电功率、可用发电功率、功率预测上报率、上报状态、上报合格率、理论功率、超短期、短期、中期功率预测数据、数值天气预报、气象预警、与调度通信状态等信息。</w:t>
      </w:r>
    </w:p>
    <w:p w14:paraId="772565D4" w14:textId="77777777" w:rsidR="00000000" w:rsidRDefault="00000000">
      <w:pPr>
        <w:pStyle w:val="a9"/>
        <w:numPr>
          <w:ilvl w:val="0"/>
          <w:numId w:val="30"/>
        </w:numPr>
        <w:ind w:start="0pt" w:firstLineChars="200" w:firstLine="24pt"/>
        <w:rPr>
          <w:rFonts w:hint="eastAsia"/>
        </w:rPr>
      </w:pPr>
      <w:r>
        <w:rPr>
          <w:rFonts w:hint="eastAsia"/>
        </w:rPr>
        <w:t>通讯通道状态信息：远动机、保护信息子站、同步相量测量系统自身与各级主站系统的通信状态、主备机或主备通道状态信息。各类间隔层二次设备、网络设备的通信状态。风机设备本体与能量管理系统通信状态。各级海缆通信状态等信息。</w:t>
      </w:r>
    </w:p>
    <w:p w14:paraId="70C06F06"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数据发布功能</w:t>
      </w:r>
    </w:p>
    <w:p w14:paraId="21703770" w14:textId="77777777" w:rsidR="00000000" w:rsidRDefault="00000000">
      <w:pPr>
        <w:pStyle w:val="a9"/>
        <w:numPr>
          <w:ilvl w:val="0"/>
          <w:numId w:val="34"/>
        </w:numPr>
        <w:ind w:start="0pt" w:firstLineChars="200" w:firstLine="24pt"/>
        <w:rPr>
          <w:rFonts w:hint="eastAsia"/>
        </w:rPr>
      </w:pPr>
      <w:r>
        <w:rPr>
          <w:rFonts w:hint="eastAsia"/>
        </w:rPr>
        <w:t>平台应满足跨区（生产区跨区发布至管理区）数据发布功能：</w:t>
      </w:r>
    </w:p>
    <w:p w14:paraId="690B79B5" w14:textId="77777777" w:rsidR="00000000" w:rsidRDefault="00000000">
      <w:pPr>
        <w:pStyle w:val="a9"/>
        <w:ind w:firstLineChars="200" w:firstLine="24pt"/>
        <w:rPr>
          <w:rFonts w:hint="eastAsia"/>
        </w:rPr>
      </w:pPr>
      <w:r>
        <w:rPr>
          <w:rFonts w:hint="eastAsia"/>
        </w:rPr>
        <w:t>生产区监控信息基础平台应支持通过正向隔离装置与安全</w:t>
      </w:r>
      <w:r>
        <w:rPr>
          <w:rFonts w:hint="eastAsia"/>
        </w:rPr>
        <w:t>I</w:t>
      </w:r>
      <w:r>
        <w:rPr>
          <w:rFonts w:hint="eastAsia"/>
        </w:rPr>
        <w:t>、Ⅱ区互连。安全</w:t>
      </w:r>
      <w:r>
        <w:rPr>
          <w:rFonts w:hint="eastAsia"/>
        </w:rPr>
        <w:t>I</w:t>
      </w:r>
      <w:r>
        <w:rPr>
          <w:rFonts w:hint="eastAsia"/>
        </w:rPr>
        <w:t>、Ⅱ区的历史数据库和实时数据库与安全</w:t>
      </w:r>
      <w:r>
        <w:t>Ⅲ</w:t>
      </w:r>
      <w:r>
        <w:rPr>
          <w:rFonts w:hint="eastAsia"/>
        </w:rPr>
        <w:t>区服务器具有镜像机制，数据信息更新与系统的更新自动同步完成。</w:t>
      </w:r>
    </w:p>
    <w:p w14:paraId="78491388" w14:textId="77777777" w:rsidR="00000000" w:rsidRDefault="00000000">
      <w:pPr>
        <w:pStyle w:val="a9"/>
        <w:ind w:firstLineChars="200" w:firstLine="24pt"/>
        <w:rPr>
          <w:rFonts w:hint="eastAsia"/>
        </w:rPr>
      </w:pPr>
      <w:r>
        <w:rPr>
          <w:rFonts w:hint="eastAsia"/>
        </w:rPr>
        <w:lastRenderedPageBreak/>
        <w:t>生产区监控信息基础平台应支持</w:t>
      </w:r>
      <w:r>
        <w:rPr>
          <w:rFonts w:ascii="Tahoma" w:hAnsi="Tahoma" w:cs="Tahoma"/>
          <w:color w:val="000000"/>
          <w:kern w:val="0"/>
          <w:szCs w:val="24"/>
        </w:rPr>
        <w:t>将管理区的数据需求共享至管理区，</w:t>
      </w:r>
      <w:r>
        <w:rPr>
          <w:rFonts w:hint="eastAsia"/>
        </w:rPr>
        <w:t>共享系统的实时数据、历史数据、报表等资源。应具有实时数据监视、事件告警监视和历史数据查询、统计、</w:t>
      </w:r>
      <w:r>
        <w:rPr>
          <w:rFonts w:ascii="Tahoma" w:hAnsi="Tahoma" w:cs="Tahoma"/>
          <w:color w:val="000000"/>
          <w:kern w:val="0"/>
          <w:szCs w:val="24"/>
        </w:rPr>
        <w:t>报表</w:t>
      </w:r>
      <w:r>
        <w:rPr>
          <w:rFonts w:ascii="Tahoma" w:hAnsi="Tahoma" w:cs="Tahoma" w:hint="eastAsia"/>
          <w:color w:val="000000"/>
          <w:kern w:val="0"/>
          <w:szCs w:val="24"/>
        </w:rPr>
        <w:t>等</w:t>
      </w:r>
      <w:r>
        <w:rPr>
          <w:rFonts w:hint="eastAsia"/>
        </w:rPr>
        <w:t>功能。系统画面的实时数据更新周期为</w:t>
      </w:r>
      <w:r>
        <w:rPr>
          <w:rFonts w:hint="eastAsia"/>
        </w:rPr>
        <w:t>3</w:t>
      </w:r>
      <w:r>
        <w:rPr>
          <w:rFonts w:hint="eastAsia"/>
        </w:rPr>
        <w:t>～</w:t>
      </w:r>
      <w:r>
        <w:rPr>
          <w:rFonts w:hint="eastAsia"/>
        </w:rPr>
        <w:t>15</w:t>
      </w:r>
      <w:r>
        <w:rPr>
          <w:rFonts w:hint="eastAsia"/>
        </w:rPr>
        <w:t>秒（时间可调）。</w:t>
      </w:r>
    </w:p>
    <w:p w14:paraId="267F2F23" w14:textId="77777777" w:rsidR="00000000" w:rsidRDefault="00000000">
      <w:pPr>
        <w:pStyle w:val="a9"/>
        <w:ind w:firstLineChars="200" w:firstLine="24pt"/>
        <w:rPr>
          <w:rFonts w:hint="eastAsia"/>
        </w:rPr>
      </w:pPr>
      <w:r>
        <w:rPr>
          <w:rFonts w:hint="eastAsia"/>
        </w:rPr>
        <w:t>客户端实现所有信息的浏览。提供访问权限控制。应支持不低于</w:t>
      </w:r>
      <w:r>
        <w:rPr>
          <w:rFonts w:hint="eastAsia"/>
        </w:rPr>
        <w:t>20</w:t>
      </w:r>
      <w:r>
        <w:rPr>
          <w:rFonts w:hint="eastAsia"/>
        </w:rPr>
        <w:t>个</w:t>
      </w:r>
      <w:r>
        <w:t>用户数</w:t>
      </w:r>
      <w:r>
        <w:rPr>
          <w:rFonts w:hint="eastAsia"/>
        </w:rPr>
        <w:t>的客户端同时登录访问的要求。</w:t>
      </w:r>
    </w:p>
    <w:p w14:paraId="78400663" w14:textId="77777777" w:rsidR="00000000" w:rsidRDefault="00000000">
      <w:pPr>
        <w:pStyle w:val="a9"/>
        <w:numPr>
          <w:ilvl w:val="0"/>
          <w:numId w:val="34"/>
        </w:numPr>
        <w:ind w:start="0pt" w:firstLineChars="200" w:firstLine="24pt"/>
        <w:rPr>
          <w:rFonts w:hint="eastAsia"/>
        </w:rPr>
      </w:pPr>
      <w:r>
        <w:rPr>
          <w:rFonts w:hint="eastAsia"/>
        </w:rPr>
        <w:t>平台应满足区内（生产区）数据发布功能：</w:t>
      </w:r>
    </w:p>
    <w:p w14:paraId="4B41F867" w14:textId="77777777" w:rsidR="00000000" w:rsidRDefault="00000000">
      <w:pPr>
        <w:pStyle w:val="a9"/>
        <w:ind w:firstLineChars="200" w:firstLine="24pt"/>
        <w:rPr>
          <w:rFonts w:hint="eastAsia"/>
        </w:rPr>
      </w:pPr>
      <w:r>
        <w:rPr>
          <w:rFonts w:hint="eastAsia"/>
        </w:rPr>
        <w:t>系统应提供面向第三方系统的数据接口，便于其他子系统获取本系统数据。对外访问接口应包含通讯规约及</w:t>
      </w:r>
      <w:r>
        <w:rPr>
          <w:rFonts w:hint="eastAsia"/>
        </w:rPr>
        <w:t>API</w:t>
      </w:r>
      <w:r>
        <w:rPr>
          <w:rFonts w:hint="eastAsia"/>
        </w:rPr>
        <w:t>形式。通讯规约接口应支持标准</w:t>
      </w:r>
      <w:r>
        <w:rPr>
          <w:rFonts w:hint="eastAsia"/>
        </w:rPr>
        <w:t>IEC-104</w:t>
      </w:r>
      <w:r>
        <w:rPr>
          <w:rFonts w:hint="eastAsia"/>
        </w:rPr>
        <w:t>、</w:t>
      </w:r>
      <w:r>
        <w:rPr>
          <w:rFonts w:hint="eastAsia"/>
        </w:rPr>
        <w:t>DL/T860</w:t>
      </w:r>
      <w:r>
        <w:rPr>
          <w:rFonts w:hint="eastAsia"/>
        </w:rPr>
        <w:t>等电力标准规约，应支持整场转发、挑点转发等多种数据转发形式。</w:t>
      </w:r>
      <w:r>
        <w:rPr>
          <w:rFonts w:hint="eastAsia"/>
        </w:rPr>
        <w:t>API</w:t>
      </w:r>
      <w:r>
        <w:rPr>
          <w:rFonts w:hint="eastAsia"/>
        </w:rPr>
        <w:t>接口采用</w:t>
      </w:r>
      <w:r>
        <w:rPr>
          <w:rFonts w:hint="eastAsia"/>
        </w:rPr>
        <w:t>RESTful</w:t>
      </w:r>
      <w:r>
        <w:rPr>
          <w:rFonts w:hint="eastAsia"/>
        </w:rPr>
        <w:t>形式对外提供数据，需提供权限和安全校验机制，通过</w:t>
      </w:r>
      <w:r>
        <w:rPr>
          <w:rFonts w:hint="eastAsia"/>
        </w:rPr>
        <w:t>Token</w:t>
      </w:r>
      <w:r>
        <w:rPr>
          <w:rFonts w:hint="eastAsia"/>
        </w:rPr>
        <w:t>或</w:t>
      </w:r>
      <w:r>
        <w:rPr>
          <w:rFonts w:hint="eastAsia"/>
        </w:rPr>
        <w:t>Session</w:t>
      </w:r>
      <w:r>
        <w:rPr>
          <w:rFonts w:hint="eastAsia"/>
        </w:rPr>
        <w:t>的形式进行对外访问权限鉴定，对于非法接口调用应予以拒绝，保证数据的安全。</w:t>
      </w:r>
    </w:p>
    <w:p w14:paraId="3CE36BBF" w14:textId="77777777" w:rsidR="00000000" w:rsidRDefault="00000000">
      <w:pPr>
        <w:pStyle w:val="3"/>
        <w:numPr>
          <w:ilvl w:val="2"/>
          <w:numId w:val="24"/>
        </w:numPr>
        <w:rPr>
          <w:rFonts w:hint="eastAsia"/>
          <w:kern w:val="44"/>
          <w:szCs w:val="24"/>
        </w:rPr>
      </w:pPr>
      <w:r>
        <w:rPr>
          <w:rFonts w:hint="eastAsia"/>
          <w:kern w:val="44"/>
          <w:szCs w:val="24"/>
        </w:rPr>
        <w:t>管理区监控信息基础平台</w:t>
      </w:r>
    </w:p>
    <w:p w14:paraId="7BA9608A"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平台基本要求</w:t>
      </w:r>
    </w:p>
    <w:p w14:paraId="2BE98C63" w14:textId="77777777" w:rsidR="00000000" w:rsidRDefault="00000000">
      <w:pPr>
        <w:pStyle w:val="a9"/>
        <w:ind w:firstLineChars="200" w:firstLine="24pt"/>
      </w:pPr>
      <w:r>
        <w:rPr>
          <w:rFonts w:hint="eastAsia"/>
        </w:rPr>
        <w:t>管理区监控信息基础平台作为海上风电的安全Ⅲ区各类智能化高级应用的承载。基础平台应保证安全、可靠，保持数据库、界面的统一，系统维护方便，可进行扩充，具备数据共享的能力。</w:t>
      </w:r>
    </w:p>
    <w:p w14:paraId="39BB8E5A" w14:textId="77777777" w:rsidR="00000000" w:rsidRDefault="00000000">
      <w:pPr>
        <w:pStyle w:val="a9"/>
        <w:ind w:firstLineChars="200" w:firstLine="24pt"/>
      </w:pPr>
      <w:r>
        <w:rPr>
          <w:rFonts w:hint="eastAsia"/>
        </w:rPr>
        <w:t>应基于分布式系统平台架构，具备实现从服务器到客户端软硬件的分布式部署能力。应根据各种主流操作系统的优点及特点进行综合利用，应支持开放式、可移植的系统结构，并应支持虚拟化部署方式。</w:t>
      </w:r>
    </w:p>
    <w:p w14:paraId="6B50EB1C" w14:textId="77777777" w:rsidR="00000000" w:rsidRDefault="00000000">
      <w:pPr>
        <w:pStyle w:val="a9"/>
        <w:ind w:firstLineChars="200" w:firstLine="24pt"/>
      </w:pPr>
      <w:r>
        <w:rPr>
          <w:rFonts w:hint="eastAsia"/>
        </w:rPr>
        <w:t>应具备综合数据处理及远程数据通信的功能，应对风机设备、升压站等多类型设备接入的需求进行整体设计，可满足多种通信方式（总线式、以太网等）和通信拓扑结构（点对点，多点共线，星型，环形等），一套数据采集系统应可以完成所有的数据采集任务。并应支持多源数据、多态数据处理。</w:t>
      </w:r>
    </w:p>
    <w:p w14:paraId="1A5877E7" w14:textId="77777777" w:rsidR="00000000" w:rsidRDefault="00000000">
      <w:pPr>
        <w:pStyle w:val="a9"/>
        <w:ind w:firstLineChars="200" w:firstLine="24pt"/>
      </w:pPr>
      <w:r>
        <w:rPr>
          <w:rFonts w:hint="eastAsia"/>
        </w:rPr>
        <w:t>应满足可靠性要求，系统的重要单元或单元的重要部件均应冗余配置，保证整个系统功能的可用性不受单个故障的影响；系统应能够隔离故障，切除故障应不影响其他各节点的正常运行；应用软件的开发应遵循软件工程的方法，经过充分测试，程序运行稳定可靠，系统软件平台应选择可靠和安全的版本。</w:t>
      </w:r>
    </w:p>
    <w:p w14:paraId="4EFC8D98" w14:textId="77777777" w:rsidR="00000000" w:rsidRDefault="00000000">
      <w:pPr>
        <w:pStyle w:val="a9"/>
        <w:ind w:firstLineChars="200" w:firstLine="24pt"/>
      </w:pPr>
      <w:r>
        <w:rPr>
          <w:rFonts w:hint="eastAsia"/>
        </w:rPr>
        <w:lastRenderedPageBreak/>
        <w:t>应满足开放性要求，系统应遵循国际标准，满足开放性要求，选用通用的或者标准化的软硬件产品，包括计算机产品、网络设备、操作系统、网络协议、商用数据库等均应遵循国际标准和电力工业标准。系统容量应可扩充，包括可接入的站点数量、系统数据库的容量等，系统可以整体设计、分步实施。系统功能应可扩充，能不断增加新的功能模块，以满足海上风电场监控与运行管理不断发展的要求。</w:t>
      </w:r>
    </w:p>
    <w:p w14:paraId="49D0CE4B" w14:textId="77777777" w:rsidR="00000000" w:rsidRDefault="00000000">
      <w:pPr>
        <w:pStyle w:val="a9"/>
        <w:ind w:firstLineChars="200" w:firstLine="24pt"/>
        <w:rPr>
          <w:rFonts w:hint="eastAsia"/>
        </w:rPr>
      </w:pPr>
      <w:r>
        <w:rPr>
          <w:rFonts w:hint="eastAsia"/>
        </w:rPr>
        <w:t>应满足安全性要求，系统应遵循国家电力监管委员会发布的《电力二次系统安全防护规定》，实现实时数据网与生产管理网的物理隔离以及系统与其他外部网络的安全隔离。系统的管理上应采取各种措施防止内部人员对系统软、硬件资源、数据的非法利用，应严格控制各种计算机病毒的侵入与扩散，当入侵发生时系统应能及时报告、检查与处理，系统万一被入侵成功或发生其他情况导致数据服务崩溃时应能在很短时间内恢复。</w:t>
      </w:r>
    </w:p>
    <w:p w14:paraId="6A86F76C" w14:textId="77777777" w:rsidR="00000000" w:rsidRDefault="00000000">
      <w:pPr>
        <w:pStyle w:val="a9"/>
        <w:ind w:firstLineChars="200" w:firstLine="24pt"/>
        <w:rPr>
          <w:rFonts w:hint="eastAsia"/>
        </w:rPr>
      </w:pPr>
      <w:r>
        <w:rPr>
          <w:rFonts w:hint="eastAsia"/>
          <w:kern w:val="44"/>
          <w:szCs w:val="24"/>
        </w:rPr>
        <w:t>★管理区监控信息基础平台应采用</w:t>
      </w:r>
      <w:r>
        <w:rPr>
          <w:rFonts w:hint="eastAsia"/>
          <w:color w:val="000000"/>
          <w:kern w:val="44"/>
          <w:szCs w:val="24"/>
        </w:rPr>
        <w:t xml:space="preserve">RESTful API </w:t>
      </w:r>
      <w:r>
        <w:rPr>
          <w:rFonts w:hint="eastAsia"/>
          <w:color w:val="000000"/>
          <w:kern w:val="44"/>
          <w:szCs w:val="24"/>
        </w:rPr>
        <w:t>或数据库接口访问方式，</w:t>
      </w:r>
      <w:r>
        <w:rPr>
          <w:rFonts w:hint="eastAsia"/>
          <w:kern w:val="44"/>
          <w:szCs w:val="24"/>
        </w:rPr>
        <w:t>将采集、生成的相关数据同步到招标方提供的海风场站级数据服务系统。管理区监控信息基础平台能够</w:t>
      </w:r>
      <w:r>
        <w:rPr>
          <w:rFonts w:hint="eastAsia"/>
          <w:color w:val="000000"/>
          <w:kern w:val="44"/>
          <w:szCs w:val="24"/>
        </w:rPr>
        <w:t>提供智能体（</w:t>
      </w:r>
      <w:r>
        <w:rPr>
          <w:rFonts w:hint="eastAsia"/>
          <w:kern w:val="44"/>
          <w:szCs w:val="24"/>
        </w:rPr>
        <w:t>招标方提供</w:t>
      </w:r>
      <w:r>
        <w:rPr>
          <w:rFonts w:hint="eastAsia"/>
          <w:color w:val="000000"/>
          <w:kern w:val="44"/>
          <w:szCs w:val="24"/>
        </w:rPr>
        <w:t>）调用需要的发送对话消息、上传文件、文件预览、停止响应、消息反馈、获取会话历史消息、获取会话列表、删除会话、会话重命名、获取对话变量、更新对话变量等功能。</w:t>
      </w:r>
    </w:p>
    <w:p w14:paraId="56CEE4D1"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数据库组件要求</w:t>
      </w:r>
    </w:p>
    <w:p w14:paraId="5A2D060F" w14:textId="77777777" w:rsidR="00000000" w:rsidRDefault="00000000">
      <w:pPr>
        <w:pStyle w:val="a9"/>
        <w:ind w:firstLineChars="200" w:firstLine="24pt"/>
      </w:pPr>
      <w:r>
        <w:rPr>
          <w:rFonts w:hint="eastAsia"/>
        </w:rPr>
        <w:t>数据库及存储组件应至少包括关系型数据库、时序数据库、实时数据库等。</w:t>
      </w:r>
    </w:p>
    <w:p w14:paraId="0C4E4904" w14:textId="77777777" w:rsidR="00000000" w:rsidRDefault="00000000">
      <w:pPr>
        <w:pStyle w:val="a9"/>
        <w:numPr>
          <w:ilvl w:val="0"/>
          <w:numId w:val="35"/>
        </w:numPr>
        <w:ind w:start="0pt" w:firstLineChars="200" w:firstLine="24pt"/>
        <w:rPr>
          <w:rFonts w:hint="eastAsia"/>
        </w:rPr>
      </w:pPr>
      <w:r>
        <w:rPr>
          <w:rFonts w:hint="eastAsia"/>
        </w:rPr>
        <w:t>关系型数据库提供稳定可靠、可弹性伸缩的在线关系型数据库服务。基于高性能存储，提供了备份、恢复、监控、迁移等方面的全套解决方案。其功能要求如下：</w:t>
      </w:r>
    </w:p>
    <w:p w14:paraId="3253D095" w14:textId="77777777" w:rsidR="00000000" w:rsidRDefault="00000000">
      <w:pPr>
        <w:pStyle w:val="a9"/>
        <w:numPr>
          <w:ilvl w:val="0"/>
          <w:numId w:val="36"/>
        </w:numPr>
        <w:ind w:start="0pt" w:firstLineChars="200" w:firstLine="24pt"/>
        <w:rPr>
          <w:rFonts w:hint="eastAsia"/>
        </w:rPr>
      </w:pPr>
      <w:r>
        <w:rPr>
          <w:rFonts w:hint="eastAsia"/>
        </w:rPr>
        <w:t>应包含多种主流数据库引擎，应支持创建出适合应用场景的数据库实例。</w:t>
      </w:r>
    </w:p>
    <w:p w14:paraId="5475AB76" w14:textId="77777777" w:rsidR="00000000" w:rsidRDefault="00000000">
      <w:pPr>
        <w:pStyle w:val="a9"/>
        <w:numPr>
          <w:ilvl w:val="0"/>
          <w:numId w:val="36"/>
        </w:numPr>
        <w:ind w:start="0pt" w:firstLineChars="200" w:firstLine="24pt"/>
        <w:rPr>
          <w:rFonts w:hint="eastAsia"/>
        </w:rPr>
      </w:pPr>
      <w:r>
        <w:rPr>
          <w:rFonts w:hint="eastAsia"/>
        </w:rPr>
        <w:t>应支持实例管理、账号管理、数据库管理、备份恢复、白名单、透明数据加密以及数据迁移等基本功能。</w:t>
      </w:r>
    </w:p>
    <w:p w14:paraId="413FA4B6" w14:textId="77777777" w:rsidR="00000000" w:rsidRDefault="00000000">
      <w:pPr>
        <w:pStyle w:val="a9"/>
        <w:numPr>
          <w:ilvl w:val="0"/>
          <w:numId w:val="36"/>
        </w:numPr>
        <w:ind w:start="0pt" w:firstLineChars="200" w:firstLine="24pt"/>
        <w:rPr>
          <w:rFonts w:hint="eastAsia"/>
        </w:rPr>
      </w:pPr>
      <w:r>
        <w:rPr>
          <w:rFonts w:hint="eastAsia"/>
        </w:rPr>
        <w:t>应支持读写分离与只读实例。</w:t>
      </w:r>
    </w:p>
    <w:p w14:paraId="419EA199" w14:textId="77777777" w:rsidR="00000000" w:rsidRDefault="00000000">
      <w:pPr>
        <w:pStyle w:val="a9"/>
        <w:numPr>
          <w:ilvl w:val="0"/>
          <w:numId w:val="36"/>
        </w:numPr>
        <w:ind w:start="0pt" w:firstLineChars="200" w:firstLine="24pt"/>
        <w:rPr>
          <w:rFonts w:hint="eastAsia"/>
        </w:rPr>
      </w:pPr>
      <w:r>
        <w:rPr>
          <w:rFonts w:hint="eastAsia"/>
        </w:rPr>
        <w:t>应支持多样的数据类型，能够支持风机数据模型、海上风电场数智化基</w:t>
      </w:r>
      <w:r>
        <w:rPr>
          <w:rFonts w:hint="eastAsia"/>
        </w:rPr>
        <w:lastRenderedPageBreak/>
        <w:t>础平台及陆上集控中心一二次模型，告警事项、地理信息等数据存储。</w:t>
      </w:r>
    </w:p>
    <w:p w14:paraId="7DAA4F5B" w14:textId="77777777" w:rsidR="00000000" w:rsidRDefault="00000000">
      <w:pPr>
        <w:pStyle w:val="a9"/>
        <w:numPr>
          <w:ilvl w:val="0"/>
          <w:numId w:val="36"/>
        </w:numPr>
        <w:ind w:start="0pt" w:firstLineChars="200" w:firstLine="24pt"/>
        <w:rPr>
          <w:rFonts w:hint="eastAsia"/>
        </w:rPr>
      </w:pPr>
      <w:r>
        <w:rPr>
          <w:rFonts w:hint="eastAsia"/>
        </w:rPr>
        <w:t>应支持事务、自查询、多版本控制、数据完整性检查等特性，提供高可用和备份恢复等重要功能。</w:t>
      </w:r>
    </w:p>
    <w:p w14:paraId="09B36207" w14:textId="77777777" w:rsidR="00000000" w:rsidRDefault="00000000">
      <w:pPr>
        <w:pStyle w:val="a9"/>
        <w:numPr>
          <w:ilvl w:val="0"/>
          <w:numId w:val="35"/>
        </w:numPr>
        <w:ind w:start="0pt" w:firstLineChars="200" w:firstLine="24pt"/>
        <w:rPr>
          <w:rFonts w:hint="eastAsia"/>
        </w:rPr>
      </w:pPr>
      <w:r>
        <w:rPr>
          <w:rFonts w:hint="eastAsia"/>
        </w:rPr>
        <w:t>时序数据库提供高性能、低成本、稳定可靠的在线时序数据库服务，提供秒级写入百万级时序数据的规格。其功能应至少满足以下要求：</w:t>
      </w:r>
    </w:p>
    <w:p w14:paraId="41C465B5" w14:textId="77777777" w:rsidR="00000000" w:rsidRDefault="00000000">
      <w:pPr>
        <w:pStyle w:val="a9"/>
        <w:numPr>
          <w:ilvl w:val="0"/>
          <w:numId w:val="37"/>
        </w:numPr>
        <w:ind w:start="0pt" w:firstLineChars="200" w:firstLine="24pt"/>
        <w:rPr>
          <w:rFonts w:hint="eastAsia"/>
        </w:rPr>
      </w:pPr>
      <w:r>
        <w:rPr>
          <w:rFonts w:hint="eastAsia"/>
        </w:rPr>
        <w:t>应提供数据管理功能，能够通过控制台或者</w:t>
      </w:r>
      <w:r>
        <w:rPr>
          <w:rFonts w:hint="eastAsia"/>
        </w:rPr>
        <w:t>API</w:t>
      </w:r>
      <w:r>
        <w:rPr>
          <w:rFonts w:hint="eastAsia"/>
        </w:rPr>
        <w:t>设置数据的有效期。</w:t>
      </w:r>
    </w:p>
    <w:p w14:paraId="267EAF51" w14:textId="77777777" w:rsidR="00000000" w:rsidRDefault="00000000">
      <w:pPr>
        <w:pStyle w:val="a9"/>
        <w:numPr>
          <w:ilvl w:val="0"/>
          <w:numId w:val="37"/>
        </w:numPr>
        <w:ind w:start="0pt" w:firstLineChars="200" w:firstLine="24pt"/>
        <w:rPr>
          <w:rFonts w:hint="eastAsia"/>
        </w:rPr>
      </w:pPr>
      <w:r>
        <w:rPr>
          <w:rFonts w:hint="eastAsia"/>
        </w:rPr>
        <w:t>应支持数据清理功能，能够在控制台上根据度量进行数据清理，或者通过</w:t>
      </w:r>
      <w:r>
        <w:rPr>
          <w:rFonts w:hint="eastAsia"/>
        </w:rPr>
        <w:t>API</w:t>
      </w:r>
      <w:r>
        <w:rPr>
          <w:rFonts w:hint="eastAsia"/>
        </w:rPr>
        <w:t>进行更灵活的数据清理。</w:t>
      </w:r>
    </w:p>
    <w:p w14:paraId="651872BE" w14:textId="77777777" w:rsidR="00000000" w:rsidRDefault="00000000">
      <w:pPr>
        <w:pStyle w:val="a9"/>
        <w:numPr>
          <w:ilvl w:val="0"/>
          <w:numId w:val="37"/>
        </w:numPr>
        <w:ind w:start="0pt" w:firstLineChars="200" w:firstLine="24pt"/>
        <w:rPr>
          <w:rFonts w:hint="eastAsia"/>
        </w:rPr>
      </w:pPr>
      <w:r>
        <w:rPr>
          <w:rFonts w:hint="eastAsia"/>
        </w:rPr>
        <w:t>应支持压缩存储功能，节省存储空间，同时可加快数据写入的速度。</w:t>
      </w:r>
      <w:r>
        <w:rPr>
          <w:rFonts w:hint="eastAsia"/>
        </w:rPr>
        <w:t xml:space="preserve"> </w:t>
      </w:r>
    </w:p>
    <w:p w14:paraId="75F6C554" w14:textId="77777777" w:rsidR="00000000" w:rsidRDefault="00000000">
      <w:pPr>
        <w:pStyle w:val="a9"/>
        <w:numPr>
          <w:ilvl w:val="0"/>
          <w:numId w:val="37"/>
        </w:numPr>
        <w:ind w:start="0pt" w:firstLineChars="200" w:firstLine="24pt"/>
        <w:rPr>
          <w:rFonts w:hint="eastAsia"/>
        </w:rPr>
      </w:pPr>
      <w:r>
        <w:rPr>
          <w:rFonts w:hint="eastAsia"/>
        </w:rPr>
        <w:t>应支持数据计算功能，提供时序数据计算函数，应支持降采样、数据插值和空间聚合计算。</w:t>
      </w:r>
    </w:p>
    <w:p w14:paraId="16FD0D59" w14:textId="77777777" w:rsidR="00000000" w:rsidRDefault="00000000">
      <w:pPr>
        <w:pStyle w:val="a9"/>
        <w:numPr>
          <w:ilvl w:val="0"/>
          <w:numId w:val="37"/>
        </w:numPr>
        <w:ind w:start="0pt" w:firstLineChars="200" w:firstLine="24pt"/>
        <w:rPr>
          <w:rFonts w:hint="eastAsia"/>
        </w:rPr>
      </w:pPr>
      <w:r>
        <w:rPr>
          <w:rFonts w:hint="eastAsia"/>
        </w:rPr>
        <w:t>应支持毫秒级采样时间序列数据的存储需求。</w:t>
      </w:r>
    </w:p>
    <w:p w14:paraId="04F5BD1E" w14:textId="77777777" w:rsidR="00000000" w:rsidRDefault="00000000">
      <w:pPr>
        <w:pStyle w:val="a9"/>
        <w:numPr>
          <w:ilvl w:val="0"/>
          <w:numId w:val="37"/>
        </w:numPr>
        <w:ind w:start="0pt" w:firstLineChars="200" w:firstLine="24pt"/>
        <w:rPr>
          <w:rFonts w:hint="eastAsia"/>
        </w:rPr>
      </w:pPr>
      <w:r>
        <w:rPr>
          <w:rFonts w:hint="eastAsia"/>
        </w:rPr>
        <w:t>应支持告警事项等字符串数据类型的时间序列存储需求。</w:t>
      </w:r>
    </w:p>
    <w:p w14:paraId="6264DAB3" w14:textId="77777777" w:rsidR="00000000" w:rsidRDefault="00000000">
      <w:pPr>
        <w:pStyle w:val="a9"/>
        <w:numPr>
          <w:ilvl w:val="0"/>
          <w:numId w:val="37"/>
        </w:numPr>
        <w:ind w:start="0pt" w:firstLineChars="200" w:firstLine="24pt"/>
        <w:rPr>
          <w:rFonts w:hint="eastAsia"/>
        </w:rPr>
      </w:pPr>
      <w:r>
        <w:rPr>
          <w:rFonts w:hint="eastAsia"/>
        </w:rPr>
        <w:t>应支持获取历史运行数据断面的功能。</w:t>
      </w:r>
    </w:p>
    <w:p w14:paraId="5226E4B6" w14:textId="77777777" w:rsidR="00000000" w:rsidRDefault="00000000">
      <w:pPr>
        <w:pStyle w:val="a9"/>
        <w:numPr>
          <w:ilvl w:val="0"/>
          <w:numId w:val="35"/>
        </w:numPr>
        <w:ind w:start="0pt" w:firstLineChars="200" w:firstLine="24pt"/>
        <w:rPr>
          <w:rFonts w:hint="eastAsia"/>
        </w:rPr>
      </w:pPr>
      <w:r>
        <w:rPr>
          <w:rFonts w:hint="eastAsia"/>
        </w:rPr>
        <w:t>实时数据库应支持海量实时数据存储服务和实时访问服务。其功能应至少满足以下要求：</w:t>
      </w:r>
    </w:p>
    <w:p w14:paraId="3920F23C" w14:textId="77777777" w:rsidR="00000000" w:rsidRDefault="00000000">
      <w:pPr>
        <w:pStyle w:val="a9"/>
        <w:numPr>
          <w:ilvl w:val="0"/>
          <w:numId w:val="38"/>
        </w:numPr>
        <w:ind w:start="0pt" w:firstLineChars="200" w:firstLine="24pt"/>
        <w:rPr>
          <w:rFonts w:hint="eastAsia"/>
        </w:rPr>
      </w:pPr>
      <w:r>
        <w:rPr>
          <w:rFonts w:hint="eastAsia"/>
        </w:rPr>
        <w:t>封装</w:t>
      </w:r>
      <w:r>
        <w:rPr>
          <w:rFonts w:hint="eastAsia"/>
        </w:rPr>
        <w:t>NoSQL</w:t>
      </w:r>
      <w:r>
        <w:rPr>
          <w:rFonts w:hint="eastAsia"/>
        </w:rPr>
        <w:t>数据库访问接口，实现实时数据访问服务。</w:t>
      </w:r>
    </w:p>
    <w:p w14:paraId="3FF9B2A7" w14:textId="77777777" w:rsidR="00000000" w:rsidRDefault="00000000">
      <w:pPr>
        <w:pStyle w:val="a9"/>
        <w:numPr>
          <w:ilvl w:val="0"/>
          <w:numId w:val="38"/>
        </w:numPr>
        <w:ind w:start="0pt" w:firstLineChars="200" w:firstLine="24pt"/>
        <w:rPr>
          <w:rFonts w:hint="eastAsia"/>
        </w:rPr>
      </w:pPr>
      <w:r>
        <w:rPr>
          <w:rFonts w:hint="eastAsia"/>
        </w:rPr>
        <w:t>在数据存储模型上，属性列的使用不需要预先定义，增加或者减少属性列不需要做表级别变更。</w:t>
      </w:r>
    </w:p>
    <w:p w14:paraId="694775C0" w14:textId="77777777" w:rsidR="00000000" w:rsidRDefault="00000000">
      <w:pPr>
        <w:pStyle w:val="a9"/>
        <w:numPr>
          <w:ilvl w:val="0"/>
          <w:numId w:val="38"/>
        </w:numPr>
        <w:ind w:start="0pt" w:firstLineChars="200" w:firstLine="24pt"/>
        <w:rPr>
          <w:rFonts w:hint="eastAsia"/>
        </w:rPr>
      </w:pPr>
      <w:r>
        <w:rPr>
          <w:rFonts w:hint="eastAsia"/>
        </w:rPr>
        <w:t>应采用多节点集群架构，平台内管理节点应支持高可用机制，日常运维管理节点故障不影响业务正常运行。</w:t>
      </w:r>
    </w:p>
    <w:p w14:paraId="757D32B8" w14:textId="77777777" w:rsidR="00000000" w:rsidRDefault="00000000">
      <w:pPr>
        <w:pStyle w:val="a9"/>
        <w:numPr>
          <w:ilvl w:val="0"/>
          <w:numId w:val="38"/>
        </w:numPr>
        <w:ind w:start="0pt" w:firstLineChars="200" w:firstLine="24pt"/>
        <w:rPr>
          <w:rFonts w:hint="eastAsia"/>
        </w:rPr>
      </w:pPr>
      <w:r>
        <w:rPr>
          <w:rFonts w:hint="eastAsia"/>
        </w:rPr>
        <w:t>应采用全冗余架构，无单点故障；可支持在线平滑升级，动态增加或者删除结点以及进行集群热升级，不需要停机维护，数据可以自动迁移。</w:t>
      </w:r>
      <w:r>
        <w:rPr>
          <w:rFonts w:hint="eastAsia"/>
        </w:rPr>
        <w:t xml:space="preserve"> </w:t>
      </w:r>
    </w:p>
    <w:p w14:paraId="5F0FB33B" w14:textId="77777777" w:rsidR="00000000" w:rsidRDefault="00000000">
      <w:pPr>
        <w:pStyle w:val="a9"/>
        <w:numPr>
          <w:ilvl w:val="0"/>
          <w:numId w:val="38"/>
        </w:numPr>
        <w:ind w:start="0pt" w:firstLineChars="200" w:firstLine="24pt"/>
        <w:rPr>
          <w:rFonts w:hint="eastAsia"/>
        </w:rPr>
      </w:pPr>
      <w:r>
        <w:rPr>
          <w:rFonts w:hint="eastAsia"/>
        </w:rPr>
        <w:t>应支持高并发读写。读写并发能够随着机器数量水平扩展，读写性能与单表数据量无直接关系。</w:t>
      </w:r>
      <w:r>
        <w:rPr>
          <w:rFonts w:hint="eastAsia"/>
        </w:rPr>
        <w:t xml:space="preserve"> </w:t>
      </w:r>
    </w:p>
    <w:p w14:paraId="785BB7F8" w14:textId="77777777" w:rsidR="00000000" w:rsidRDefault="00000000">
      <w:pPr>
        <w:pStyle w:val="a9"/>
        <w:numPr>
          <w:ilvl w:val="0"/>
          <w:numId w:val="38"/>
        </w:numPr>
        <w:ind w:start="0pt" w:firstLineChars="200" w:firstLine="24pt"/>
        <w:rPr>
          <w:rFonts w:hint="eastAsia"/>
        </w:rPr>
      </w:pPr>
      <w:r>
        <w:rPr>
          <w:rFonts w:hint="eastAsia"/>
        </w:rPr>
        <w:t>应支持身份验证，应支持多租户，具备完善的权限认证与隔离机制，保障用户数据的私密性。</w:t>
      </w:r>
      <w:r>
        <w:rPr>
          <w:rFonts w:hint="eastAsia"/>
        </w:rPr>
        <w:t xml:space="preserve"> </w:t>
      </w:r>
    </w:p>
    <w:p w14:paraId="71ADA79E" w14:textId="77777777" w:rsidR="00000000" w:rsidRDefault="00000000">
      <w:pPr>
        <w:pStyle w:val="a9"/>
        <w:numPr>
          <w:ilvl w:val="0"/>
          <w:numId w:val="38"/>
        </w:numPr>
        <w:ind w:start="0pt" w:firstLineChars="200" w:firstLine="24pt"/>
        <w:rPr>
          <w:rFonts w:hint="eastAsia"/>
        </w:rPr>
      </w:pPr>
      <w:r>
        <w:rPr>
          <w:rFonts w:hint="eastAsia"/>
        </w:rPr>
        <w:t>应支持实时数据断面的快速获取需求，满足实时应用分析需求。</w:t>
      </w:r>
    </w:p>
    <w:p w14:paraId="2E04426C"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虚拟化资源管控组件要求</w:t>
      </w:r>
    </w:p>
    <w:p w14:paraId="747503F8" w14:textId="77777777" w:rsidR="00000000" w:rsidRDefault="00000000">
      <w:pPr>
        <w:pStyle w:val="a9"/>
        <w:ind w:firstLineChars="200" w:firstLine="24pt"/>
      </w:pPr>
      <w:r>
        <w:rPr>
          <w:rFonts w:hint="eastAsia"/>
        </w:rPr>
        <w:lastRenderedPageBreak/>
        <w:t>平台应提供基于容器的虚拟化资源管控，为应用服务组件提供容器化运行环境，统一管理服务的注册与注销，简化服务的部署运行。提供高性能的容器服务，应支持节点池生命周期管理，应支持弹性伸缩，应支持多集群管理，应支持授权管理。</w:t>
      </w:r>
    </w:p>
    <w:p w14:paraId="48264006" w14:textId="77777777" w:rsidR="00000000" w:rsidRDefault="00000000">
      <w:pPr>
        <w:pStyle w:val="a9"/>
        <w:ind w:firstLineChars="200" w:firstLine="24pt"/>
      </w:pPr>
      <w:r>
        <w:rPr>
          <w:rFonts w:hint="eastAsia"/>
        </w:rPr>
        <w:t>应支持应用容器镜像的管理，提供安全的应用镜像仓库，以及在应用服务器节点上的镜像生命周期管理。镜像仓库能够提供镜像复制策略，可以将仓库中的镜像同步到远程的仓库中，应支持镜像删除和空间回收。应支持命名空间的创建、删除、修改、查询等操作，包括命名空间的用户、资源、配额等信息的操作，应支持命名空间中的应用、服务、日志、监控等资源的管理。</w:t>
      </w:r>
    </w:p>
    <w:p w14:paraId="7E72F4A0" w14:textId="77777777" w:rsidR="00000000" w:rsidRDefault="00000000">
      <w:pPr>
        <w:pStyle w:val="a9"/>
        <w:ind w:firstLineChars="200" w:firstLine="24pt"/>
      </w:pPr>
      <w:r>
        <w:rPr>
          <w:rFonts w:hint="eastAsia"/>
        </w:rPr>
        <w:t>应支持应用容器服务的管理，容器服务符合</w:t>
      </w:r>
      <w:r>
        <w:rPr>
          <w:rFonts w:hint="eastAsia"/>
        </w:rPr>
        <w:t>OCI</w:t>
      </w:r>
      <w:r>
        <w:rPr>
          <w:rFonts w:hint="eastAsia"/>
        </w:rPr>
        <w:t>规范的容器运行时，调用容器运行时实现对容器的创建、删除、启动、停止、重启等操作。容器实例应支持以非</w:t>
      </w:r>
      <w:r>
        <w:rPr>
          <w:rFonts w:hint="eastAsia"/>
        </w:rPr>
        <w:t>root</w:t>
      </w:r>
      <w:r>
        <w:rPr>
          <w:rFonts w:hint="eastAsia"/>
        </w:rPr>
        <w:t>用户运行，提高容器运行的安全性。应支持接入网络存储、对象存储、块存储等存储资源作为容器数据卷挂载。应支持容器实例运行时资源互相隔离；应支持接入虚拟网络，实现虚拟网络中的云服务器实例对容器镜像服务的访问。应支持接入容器镜像服务，能够从容器镜像服务拉取、推送镜像。</w:t>
      </w:r>
    </w:p>
    <w:p w14:paraId="1B1FA526" w14:textId="77777777" w:rsidR="00000000" w:rsidRDefault="00000000">
      <w:pPr>
        <w:pStyle w:val="a9"/>
        <w:ind w:firstLineChars="200" w:firstLine="24pt"/>
      </w:pPr>
      <w:r>
        <w:rPr>
          <w:rFonts w:hint="eastAsia"/>
        </w:rPr>
        <w:t>应支持集群管理，容器服务应支持多集群管理，能够对集群的状态、资源使用情况进行有效监管，并且能够对集群内的节点、服务、应用、容器、存储卷、配置项等各种资源的信息进行有效监管。集群部署，容器服务应支持集群主节点的高可靠部署。多集群管理，容器服务应支持多集群的信息展示，包括概要信息，详细信息，可以直观地反映出集群的健康状态和资源使用情况。集群节点管理，容器服务应支持集群节点的扩容和缩容，可通过安装部署工具和配置文件，快速扩容集群节点，应支持通过容器服务控制台对集群进行增加、修改、删除操作。</w:t>
      </w:r>
    </w:p>
    <w:p w14:paraId="280F6292" w14:textId="77777777" w:rsidR="00000000" w:rsidRDefault="00000000">
      <w:pPr>
        <w:pStyle w:val="a9"/>
        <w:ind w:firstLineChars="200" w:firstLine="24pt"/>
      </w:pPr>
      <w:r>
        <w:rPr>
          <w:rFonts w:hint="eastAsia"/>
        </w:rPr>
        <w:t>容器服务的网络管理应支持用户进行集群的网络管理、路由管理、证书管理等功能。</w:t>
      </w:r>
    </w:p>
    <w:p w14:paraId="7145449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分布式应用中间件</w:t>
      </w:r>
    </w:p>
    <w:p w14:paraId="0966497A" w14:textId="77777777" w:rsidR="00000000" w:rsidRDefault="00000000">
      <w:pPr>
        <w:pStyle w:val="a9"/>
        <w:ind w:firstLineChars="200" w:firstLine="24pt"/>
      </w:pPr>
      <w:r>
        <w:rPr>
          <w:rFonts w:hint="eastAsia"/>
        </w:rPr>
        <w:t>分布式消息中间件服务，采用分布式消息队列服务进行搭建，该服务基于分布式框架实现，支持海量消息堆积处理能力，缓解爆发式访问压力，并能够以异步方式实现业务能力的解耦，充分利用系统资源，提升各部门应用的执行</w:t>
      </w:r>
      <w:r>
        <w:rPr>
          <w:rFonts w:hint="eastAsia"/>
        </w:rPr>
        <w:lastRenderedPageBreak/>
        <w:t>效率。</w:t>
      </w:r>
    </w:p>
    <w:p w14:paraId="341D8C56" w14:textId="77777777" w:rsidR="00000000" w:rsidRDefault="00000000">
      <w:pPr>
        <w:pStyle w:val="a9"/>
        <w:ind w:firstLineChars="200" w:firstLine="24pt"/>
      </w:pPr>
      <w:r>
        <w:rPr>
          <w:rFonts w:hint="eastAsia"/>
        </w:rPr>
        <w:t>应提供通过消息队列完成中间件之间的通信，实现海量变化数据或事件信息的可靠分发机制，满足基于消息通信机制的数据共享需求。应支持消息的订阅</w:t>
      </w:r>
      <w:r>
        <w:rPr>
          <w:rFonts w:hint="eastAsia"/>
        </w:rPr>
        <w:t>/</w:t>
      </w:r>
      <w:r>
        <w:rPr>
          <w:rFonts w:hint="eastAsia"/>
        </w:rPr>
        <w:t>发布机制，对于同一个消息队列，应支持多个消息发布者与多个消息订阅者。应支持消息的同步及异步发布方式，应支持消息订阅组，实现消息的分发及广播功能；应支持消息消费后的确认功能。</w:t>
      </w:r>
    </w:p>
    <w:p w14:paraId="6C9D8FDD" w14:textId="77777777" w:rsidR="00000000" w:rsidRDefault="00000000">
      <w:pPr>
        <w:pStyle w:val="a9"/>
        <w:ind w:firstLineChars="200" w:firstLine="24pt"/>
      </w:pPr>
      <w:r>
        <w:rPr>
          <w:rFonts w:hint="eastAsia"/>
        </w:rPr>
        <w:t>应提供服务总线功能，是一个基于高可用分布式技术构建的服务</w:t>
      </w:r>
      <w:r>
        <w:rPr>
          <w:rFonts w:hint="eastAsia"/>
        </w:rPr>
        <w:t>API</w:t>
      </w:r>
      <w:r>
        <w:rPr>
          <w:rFonts w:hint="eastAsia"/>
        </w:rPr>
        <w:t>开放平台，为系统提供方便、高效、安全、可靠的服务访问机制。应采取去中心化设计，应支持弹性扩展，避免传统集中模式下的性能瓶颈。提供可靠高可用、稳定高效，可线性扩容的服务能力，丰富全面的访问控制。协议转换–应支持常用协议服务的接入和开放，可扩展应支持定制化的协议转换。应支持数据库协议、</w:t>
      </w:r>
      <w:r>
        <w:rPr>
          <w:rFonts w:hint="eastAsia"/>
        </w:rPr>
        <w:t>REST</w:t>
      </w:r>
      <w:r>
        <w:rPr>
          <w:rFonts w:hint="eastAsia"/>
        </w:rPr>
        <w:t>协议、</w:t>
      </w:r>
      <w:r>
        <w:rPr>
          <w:rFonts w:hint="eastAsia"/>
        </w:rPr>
        <w:t>WebService</w:t>
      </w:r>
      <w:r>
        <w:rPr>
          <w:rFonts w:hint="eastAsia"/>
        </w:rPr>
        <w:t>协议等广泛的协议应支持，并应支持各种协议之间做转换和互通。应支持</w:t>
      </w:r>
      <w:r>
        <w:rPr>
          <w:rFonts w:hint="eastAsia"/>
        </w:rPr>
        <w:t>HTTP Open API</w:t>
      </w:r>
      <w:r>
        <w:rPr>
          <w:rFonts w:hint="eastAsia"/>
        </w:rPr>
        <w:t>、</w:t>
      </w:r>
      <w:r>
        <w:rPr>
          <w:rFonts w:hint="eastAsia"/>
        </w:rPr>
        <w:t>HSF</w:t>
      </w:r>
      <w:r>
        <w:rPr>
          <w:rFonts w:hint="eastAsia"/>
        </w:rPr>
        <w:t>、</w:t>
      </w:r>
      <w:r>
        <w:rPr>
          <w:rFonts w:hint="eastAsia"/>
        </w:rPr>
        <w:t>Web Service</w:t>
      </w:r>
      <w:r>
        <w:rPr>
          <w:rFonts w:hint="eastAsia"/>
        </w:rPr>
        <w:t>等常用协议。</w:t>
      </w:r>
    </w:p>
    <w:p w14:paraId="73A4FC34" w14:textId="77777777" w:rsidR="00000000" w:rsidRDefault="00000000">
      <w:pPr>
        <w:pStyle w:val="a9"/>
        <w:ind w:firstLineChars="200" w:firstLine="24pt"/>
      </w:pPr>
      <w:r>
        <w:rPr>
          <w:rFonts w:hint="eastAsia"/>
        </w:rPr>
        <w:t>应提供分布式协调服务，为分布式应用提供一致性服务的软件，提供的功能包括：配置维护、域名服务、分布式同步、组服务等。选举</w:t>
      </w:r>
      <w:r>
        <w:rPr>
          <w:rFonts w:hint="eastAsia"/>
        </w:rPr>
        <w:t>Leader</w:t>
      </w:r>
      <w:r>
        <w:rPr>
          <w:rFonts w:hint="eastAsia"/>
        </w:rPr>
        <w:t>，提供多种选举</w:t>
      </w:r>
      <w:r>
        <w:rPr>
          <w:rFonts w:hint="eastAsia"/>
        </w:rPr>
        <w:t>Leader</w:t>
      </w:r>
      <w:r>
        <w:rPr>
          <w:rFonts w:hint="eastAsia"/>
        </w:rPr>
        <w:t>算法，达到一致的选举标准。</w:t>
      </w:r>
      <w:r>
        <w:rPr>
          <w:rFonts w:hint="eastAsia"/>
        </w:rPr>
        <w:t>Leader</w:t>
      </w:r>
      <w:r>
        <w:rPr>
          <w:rFonts w:hint="eastAsia"/>
        </w:rPr>
        <w:t>要具有最高的执行</w:t>
      </w:r>
      <w:r>
        <w:rPr>
          <w:rFonts w:hint="eastAsia"/>
        </w:rPr>
        <w:t>ID</w:t>
      </w:r>
      <w:r>
        <w:rPr>
          <w:rFonts w:hint="eastAsia"/>
        </w:rPr>
        <w:t>。集群中大多数的机器得到响应并接受选出的</w:t>
      </w:r>
      <w:r>
        <w:rPr>
          <w:rFonts w:hint="eastAsia"/>
        </w:rPr>
        <w:t>Leader</w:t>
      </w:r>
      <w:r>
        <w:rPr>
          <w:rFonts w:hint="eastAsia"/>
        </w:rPr>
        <w:t>。</w:t>
      </w:r>
    </w:p>
    <w:p w14:paraId="1B6C5EE3" w14:textId="77777777" w:rsidR="00000000" w:rsidRDefault="00000000">
      <w:pPr>
        <w:pStyle w:val="a9"/>
        <w:ind w:firstLineChars="200" w:firstLine="24pt"/>
      </w:pPr>
      <w:r>
        <w:rPr>
          <w:rFonts w:hint="eastAsia"/>
        </w:rPr>
        <w:t>应提供工作流服务。工作流服务应提供图形化流程设计建模工具、流程管理监控台、流程运行引擎。工作流服务应支持与应用分离部署模式。应提供工作流任务提醒功能，当工作流任务达到时，应发送提醒信息到应用系统中。应支持</w:t>
      </w:r>
      <w:r>
        <w:rPr>
          <w:rFonts w:hint="eastAsia"/>
        </w:rPr>
        <w:t>Restful API</w:t>
      </w:r>
      <w:r>
        <w:rPr>
          <w:rFonts w:hint="eastAsia"/>
        </w:rPr>
        <w:t>、</w:t>
      </w:r>
      <w:r>
        <w:rPr>
          <w:rFonts w:hint="eastAsia"/>
        </w:rPr>
        <w:t>WebService</w:t>
      </w:r>
      <w:r>
        <w:rPr>
          <w:rFonts w:hint="eastAsia"/>
        </w:rPr>
        <w:t>方式对流程引擎提供接口服务。</w:t>
      </w:r>
    </w:p>
    <w:p w14:paraId="2780F804" w14:textId="77777777" w:rsidR="00000000" w:rsidRDefault="00000000">
      <w:pPr>
        <w:pStyle w:val="a9"/>
        <w:ind w:firstLineChars="200" w:firstLine="24pt"/>
      </w:pPr>
      <w:r>
        <w:rPr>
          <w:rFonts w:hint="eastAsia"/>
        </w:rPr>
        <w:t>应提供权限服务，用于统一分配、管理系统范围内的用户权限。权限服务应支持多种用户认证方式，包括用户名</w:t>
      </w:r>
      <w:r>
        <w:rPr>
          <w:rFonts w:hint="eastAsia"/>
        </w:rPr>
        <w:t>/</w:t>
      </w:r>
      <w:r>
        <w:rPr>
          <w:rFonts w:hint="eastAsia"/>
        </w:rPr>
        <w:t>口令、数字证书以及生物识别方式。权限服务应该提供基于对象的访问控制模型或者基于角色的访问控制模型。权限服务应该支持用户的单点登录，通过颁发访问令牌，便于用户访问系统中各个服务。</w:t>
      </w:r>
    </w:p>
    <w:p w14:paraId="19B78B38"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应用管理组件</w:t>
      </w:r>
    </w:p>
    <w:p w14:paraId="3164AE0C" w14:textId="77777777" w:rsidR="00000000" w:rsidRDefault="00000000">
      <w:pPr>
        <w:pStyle w:val="a9"/>
        <w:ind w:firstLineChars="200" w:firstLine="24pt"/>
      </w:pPr>
      <w:r>
        <w:rPr>
          <w:rFonts w:hint="eastAsia"/>
        </w:rPr>
        <w:t>平台为应用开发人员服务，提供完整的开发、运行、集成和维护环境，应支持开发人员通过该平台创建和提供任何类型的调控业务应用程序。平台应该</w:t>
      </w:r>
      <w:r>
        <w:rPr>
          <w:rFonts w:hint="eastAsia"/>
        </w:rPr>
        <w:lastRenderedPageBreak/>
        <w:t>提供稳定可靠的运行环境，提供安全的公共服务，应支持系统节点的按需动态扩展，应支持云部署方式，具备故障快速恢复能力。平台应该支持跨系统的服务组合与流程编排，提供数据共享机制和业务功能共享机制。平台应该快捷供给业务系统所需平台资源，统一开发和生产环境平台配置、统一平台监测和运维，快速进行应用平台部署和升级。</w:t>
      </w:r>
    </w:p>
    <w:p w14:paraId="7E75DFDE" w14:textId="77777777" w:rsidR="00000000" w:rsidRDefault="00000000">
      <w:pPr>
        <w:pStyle w:val="a9"/>
        <w:ind w:firstLineChars="200" w:firstLine="24pt"/>
      </w:pPr>
      <w:r>
        <w:rPr>
          <w:rFonts w:hint="eastAsia"/>
        </w:rPr>
        <w:t>平台为版本管理人员和实施人员服务，提供容器镜像仓库和镜像的管理工具，规范软件版本的发布、部署、跟踪的工作流程。应提供容器镜像仓库，实现应用镜像的发布、标签（版本号）编排、复制、备份、下载等功能。应提供镜像的打包、发布工具，应用软件服务需基于容器镜像发布。通过持续集成、持续交付环节验证的服务镜像，才能发布给客户现场。应提供镜像的部署工具，应支持单机开发环境部署、集群运行环境部署。应提供一键部署功能。软件部署需按工作单的要求开展，同步做好记录；部署过程中出现异常，需有相应的解决方案。</w:t>
      </w:r>
    </w:p>
    <w:p w14:paraId="0B1A3BD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安全组件</w:t>
      </w:r>
    </w:p>
    <w:p w14:paraId="08775CA3" w14:textId="77777777" w:rsidR="00000000" w:rsidRDefault="00000000">
      <w:pPr>
        <w:pStyle w:val="a9"/>
        <w:ind w:firstLineChars="200" w:firstLine="24pt"/>
      </w:pPr>
      <w:r>
        <w:rPr>
          <w:rFonts w:hint="eastAsia"/>
        </w:rPr>
        <w:t>安全组件具备实时识别、分析、预警安全威胁的统一安全管理能力，通过防勒索、防病毒、防篡改、镜像安全扫描、合规检查等安全能力，实现威胁检测、响应、溯源的自动化安全运营闭环，保护资产和本地服务器并满足监管合规要求。</w:t>
      </w:r>
    </w:p>
    <w:p w14:paraId="66299A67" w14:textId="77777777" w:rsidR="00000000" w:rsidRDefault="00000000">
      <w:pPr>
        <w:pStyle w:val="a9"/>
        <w:ind w:firstLineChars="200" w:firstLine="24pt"/>
      </w:pPr>
      <w:r>
        <w:rPr>
          <w:rFonts w:hint="eastAsia"/>
        </w:rPr>
        <w:t>平台提供服务的流量管理模块，包括网络流量分析、服务调用之间的流量路由与拆分管理、服务间通信的认证安全以及网格可观测性能力，减轻开发与运维的工作负担。通过专业的</w:t>
      </w:r>
      <w:r>
        <w:rPr>
          <w:rFonts w:hint="eastAsia"/>
        </w:rPr>
        <w:t>DDoS</w:t>
      </w:r>
      <w:r>
        <w:rPr>
          <w:rFonts w:hint="eastAsia"/>
        </w:rPr>
        <w:t>清洗功能来帮助部署在平台上的主机等资源抵御</w:t>
      </w:r>
      <w:r>
        <w:rPr>
          <w:rFonts w:hint="eastAsia"/>
        </w:rPr>
        <w:t>DDoS</w:t>
      </w:r>
      <w:r>
        <w:rPr>
          <w:rFonts w:hint="eastAsia"/>
        </w:rPr>
        <w:t>攻击，攻击层面包含网络层、传输层、应用层的所有分布式拒绝服务攻击。</w:t>
      </w:r>
    </w:p>
    <w:p w14:paraId="65153C4E" w14:textId="77777777" w:rsidR="00000000" w:rsidRDefault="00000000">
      <w:pPr>
        <w:pStyle w:val="a9"/>
        <w:ind w:firstLineChars="200" w:firstLine="24pt"/>
      </w:pPr>
      <w:r>
        <w:rPr>
          <w:rFonts w:hint="eastAsia"/>
        </w:rPr>
        <w:t>应用安全防护功能应支持自定义规则，能够在功能界面上设定规则的存活时间，至少应支持：秒、分、时、天的时间设定粒度。应满足《</w:t>
      </w:r>
      <w:r>
        <w:rPr>
          <w:rFonts w:hint="eastAsia"/>
        </w:rPr>
        <w:t xml:space="preserve">GB/T 34942-2017 </w:t>
      </w:r>
      <w:r>
        <w:rPr>
          <w:rFonts w:hint="eastAsia"/>
        </w:rPr>
        <w:t>信息安全技术</w:t>
      </w:r>
      <w:r>
        <w:rPr>
          <w:rFonts w:hint="eastAsia"/>
        </w:rPr>
        <w:t xml:space="preserve"> </w:t>
      </w:r>
      <w:r>
        <w:rPr>
          <w:rFonts w:hint="eastAsia"/>
        </w:rPr>
        <w:t>云计算服务安全能力评估方法》中规定的安全审计要求，通过控制台、开发者工具等对产品和服务的访问和使用行为进行安全审计。</w:t>
      </w:r>
    </w:p>
    <w:p w14:paraId="7AB762D6" w14:textId="77777777" w:rsidR="00000000" w:rsidRDefault="00000000">
      <w:pPr>
        <w:pStyle w:val="3"/>
        <w:numPr>
          <w:ilvl w:val="2"/>
          <w:numId w:val="24"/>
        </w:numPr>
        <w:rPr>
          <w:rFonts w:hint="eastAsia"/>
          <w:kern w:val="44"/>
          <w:szCs w:val="24"/>
        </w:rPr>
      </w:pPr>
      <w:r>
        <w:rPr>
          <w:rFonts w:hint="eastAsia"/>
          <w:kern w:val="44"/>
          <w:szCs w:val="24"/>
        </w:rPr>
        <w:t>智能监盘高级应用</w:t>
      </w:r>
    </w:p>
    <w:p w14:paraId="68579829" w14:textId="77777777" w:rsidR="00000000" w:rsidRDefault="00000000">
      <w:pPr>
        <w:pStyle w:val="a9"/>
        <w:ind w:firstLineChars="200" w:firstLine="24pt"/>
      </w:pPr>
      <w:r>
        <w:rPr>
          <w:rFonts w:hint="eastAsia"/>
        </w:rPr>
        <w:t>管理区监控系统应全面融合设备（含风机、升压站</w:t>
      </w:r>
      <w:r>
        <w:rPr>
          <w:rFonts w:hint="eastAsia"/>
        </w:rPr>
        <w:t>/</w:t>
      </w:r>
      <w:r>
        <w:rPr>
          <w:rFonts w:hint="eastAsia"/>
        </w:rPr>
        <w:t>补偿站</w:t>
      </w:r>
      <w:r>
        <w:rPr>
          <w:rFonts w:hint="eastAsia"/>
        </w:rPr>
        <w:t>/</w:t>
      </w:r>
      <w:r>
        <w:rPr>
          <w:rFonts w:hint="eastAsia"/>
        </w:rPr>
        <w:t>陆上集控站电气</w:t>
      </w:r>
      <w:r>
        <w:rPr>
          <w:rFonts w:hint="eastAsia"/>
        </w:rPr>
        <w:lastRenderedPageBreak/>
        <w:t>设备、海缆等）运行参数、辅助监测数据、管理信息数据等多维度信息，予以结构化呈现，自动识别与提醒故障异常。显示方式应包括但不限于：列表方式、矩阵方式、线路图、棒状图显示、趋势显示、报警显示、动画显示、操作显示等。应具备一张图展示基本信息。</w:t>
      </w:r>
    </w:p>
    <w:p w14:paraId="037556CF" w14:textId="77777777" w:rsidR="00000000" w:rsidRDefault="00000000">
      <w:pPr>
        <w:pStyle w:val="a9"/>
        <w:ind w:firstLineChars="200" w:firstLine="24pt"/>
        <w:rPr>
          <w:rFonts w:hint="eastAsia"/>
        </w:rPr>
      </w:pPr>
      <w:r>
        <w:rPr>
          <w:rFonts w:hint="eastAsia"/>
        </w:rPr>
        <w:t>系统应支持在后台配置、定义场站基本信息（场站能源类型、位置等）、风机信息（包括机型、机组、风机状态逻辑等）、海上基础平台信息（层级结构、应力等）、升压站</w:t>
      </w:r>
      <w:r>
        <w:rPr>
          <w:rFonts w:hint="eastAsia"/>
        </w:rPr>
        <w:t>/</w:t>
      </w:r>
      <w:r>
        <w:rPr>
          <w:rFonts w:hint="eastAsia"/>
        </w:rPr>
        <w:t>补偿站电气信息（电压等级、主要电气设备等）、陆上集控中心、海缆信息、功率预测信息等信息，支撑系统的可扩展性、可调节性。在未来新增场站接入或迁移至区域集控中心时，现有的系统总体框架应不出现显著变动。</w:t>
      </w:r>
    </w:p>
    <w:p w14:paraId="478FE49E" w14:textId="77777777" w:rsidR="00000000" w:rsidRDefault="00000000">
      <w:pPr>
        <w:pStyle w:val="a9"/>
        <w:ind w:firstLineChars="200" w:firstLine="24pt"/>
      </w:pPr>
      <w:r>
        <w:rPr>
          <w:rFonts w:hint="eastAsia"/>
        </w:rPr>
        <w:t>智能监盘高级应用应具备包括但不限于场站监视、风机监视、升压站</w:t>
      </w:r>
      <w:r>
        <w:rPr>
          <w:rFonts w:hint="eastAsia"/>
        </w:rPr>
        <w:t>/</w:t>
      </w:r>
      <w:r>
        <w:rPr>
          <w:rFonts w:hint="eastAsia"/>
        </w:rPr>
        <w:t>补偿站监视、海缆监视、</w:t>
      </w:r>
      <w:r>
        <w:rPr>
          <w:rFonts w:hint="eastAsia"/>
        </w:rPr>
        <w:t>AGC/AVC</w:t>
      </w:r>
      <w:r>
        <w:rPr>
          <w:rFonts w:hint="eastAsia"/>
        </w:rPr>
        <w:t>监视、火灾报警监视、设备运行监视、网络链路运行监视、时间同步状态监视、可视化展示、事故追忆、电力拓扑、电能量管理等功能模块。</w:t>
      </w:r>
    </w:p>
    <w:p w14:paraId="76425BAF" w14:textId="77777777" w:rsidR="00000000" w:rsidRDefault="00000000">
      <w:pPr>
        <w:pStyle w:val="a9"/>
        <w:ind w:firstLineChars="200" w:firstLine="24pt"/>
        <w:rPr>
          <w:rFonts w:hint="eastAsia"/>
        </w:rPr>
      </w:pPr>
      <w:r>
        <w:rPr>
          <w:rFonts w:hint="eastAsia"/>
        </w:rPr>
        <w:t>智能监盘高级应用应对接招标方的数智中台，通过数智中台完成数据资产以及元数据构建，将训练以及测试用数据接入数智中台，利用数智中台的业务指标建模、数理建模、诊断建模以及仿真建模工具完成应用所需模型的训练、测试，以及运行部署下发至集控侧应用运行环境，通过数智中台完成业务模型的版本管控。数智中台相关架构规范详见附件三数智中台系统及智能应用架构说明。</w:t>
      </w:r>
    </w:p>
    <w:p w14:paraId="6AC4440E" w14:textId="77777777" w:rsidR="00000000" w:rsidRDefault="00000000">
      <w:pPr>
        <w:pStyle w:val="a9"/>
        <w:ind w:firstLineChars="200" w:firstLine="24pt"/>
      </w:pPr>
      <w:r>
        <w:rPr>
          <w:rFonts w:hint="eastAsia"/>
          <w:kern w:val="44"/>
          <w:szCs w:val="24"/>
        </w:rPr>
        <w:t>★智能监盘</w:t>
      </w:r>
      <w:r>
        <w:rPr>
          <w:rFonts w:hint="eastAsia"/>
        </w:rPr>
        <w:t>高级应用</w:t>
      </w:r>
      <w:r>
        <w:rPr>
          <w:rFonts w:hint="eastAsia"/>
          <w:kern w:val="44"/>
          <w:szCs w:val="24"/>
        </w:rPr>
        <w:t>应采用</w:t>
      </w:r>
      <w:r>
        <w:rPr>
          <w:rFonts w:hint="eastAsia"/>
          <w:kern w:val="44"/>
          <w:szCs w:val="24"/>
        </w:rPr>
        <w:t xml:space="preserve">RESTful API </w:t>
      </w:r>
      <w:r>
        <w:rPr>
          <w:rFonts w:hint="eastAsia"/>
          <w:kern w:val="44"/>
          <w:szCs w:val="24"/>
        </w:rPr>
        <w:t>或数据库接口访问方式，将采集、生成的相关数据同步到招标方提供的海风场站级数据服务系统。智能监盘</w:t>
      </w:r>
      <w:r>
        <w:rPr>
          <w:rFonts w:hint="eastAsia"/>
        </w:rPr>
        <w:t>高级应用</w:t>
      </w:r>
      <w:r>
        <w:rPr>
          <w:rFonts w:hint="eastAsia"/>
          <w:kern w:val="44"/>
          <w:szCs w:val="24"/>
        </w:rPr>
        <w:t>能够提供智能体（招标方提供）调用需要的发送对话消息、上传文件、文件预览、停止响应、消息反馈、获取会话历史消息、获取会话列表、删除会话、会话重命名、获取对话变量、更新对话变量等功能。</w:t>
      </w:r>
    </w:p>
    <w:p w14:paraId="0673B41E" w14:textId="77777777" w:rsidR="00000000" w:rsidRDefault="00000000">
      <w:pPr>
        <w:pStyle w:val="4"/>
        <w:numPr>
          <w:ilvl w:val="3"/>
          <w:numId w:val="24"/>
        </w:numPr>
        <w:rPr>
          <w:rFonts w:ascii="黑体" w:hAnsi="黑体" w:cs="黑体" w:hint="eastAsia"/>
        </w:rPr>
      </w:pPr>
      <w:r>
        <w:rPr>
          <w:rFonts w:ascii="黑体" w:hAnsi="黑体" w:cs="黑体" w:hint="eastAsia"/>
        </w:rPr>
        <w:t>场站监视</w:t>
      </w:r>
    </w:p>
    <w:p w14:paraId="1FD18D16" w14:textId="77777777" w:rsidR="00000000" w:rsidRDefault="00000000">
      <w:pPr>
        <w:pStyle w:val="a9"/>
        <w:ind w:firstLineChars="200" w:firstLine="24pt"/>
        <w:rPr>
          <w:rFonts w:hint="eastAsia"/>
        </w:rPr>
      </w:pPr>
      <w:r>
        <w:rPr>
          <w:rFonts w:hint="eastAsia"/>
        </w:rPr>
        <w:t>场站监视首页应支持实现场站全局数据总览，显示新能源场站的生产指标、重要运行数据、功率预测数据、实时告警信息等内容。</w:t>
      </w:r>
    </w:p>
    <w:p w14:paraId="451E4295" w14:textId="77777777" w:rsidR="00000000" w:rsidRDefault="00000000">
      <w:pPr>
        <w:pStyle w:val="a9"/>
        <w:ind w:firstLineChars="200" w:firstLine="24pt"/>
        <w:rPr>
          <w:rFonts w:hint="eastAsia"/>
        </w:rPr>
      </w:pPr>
      <w:r>
        <w:rPr>
          <w:rFonts w:hint="eastAsia"/>
        </w:rPr>
        <w:t>应支持结合海图总览查看风机位置、船舶与人员位置、气象色谱图、海缆</w:t>
      </w:r>
      <w:r>
        <w:rPr>
          <w:rFonts w:hint="eastAsia"/>
        </w:rPr>
        <w:lastRenderedPageBreak/>
        <w:t>走向图。应支持查看风机运行状态及核心运行数据，并能查看海缆运行数据、场区船舶</w:t>
      </w:r>
      <w:r>
        <w:rPr>
          <w:rFonts w:hint="eastAsia"/>
        </w:rPr>
        <w:t>AIS</w:t>
      </w:r>
      <w:r>
        <w:rPr>
          <w:rFonts w:hint="eastAsia"/>
        </w:rPr>
        <w:t>数据、气象预测数据。</w:t>
      </w:r>
    </w:p>
    <w:p w14:paraId="34ED33CF" w14:textId="77777777" w:rsidR="00000000" w:rsidRDefault="00000000">
      <w:pPr>
        <w:pStyle w:val="a9"/>
        <w:numPr>
          <w:ilvl w:val="0"/>
          <w:numId w:val="39"/>
        </w:numPr>
        <w:ind w:start="0pt" w:firstLineChars="200" w:firstLine="24pt"/>
        <w:rPr>
          <w:rFonts w:hint="eastAsia"/>
        </w:rPr>
      </w:pPr>
      <w:r>
        <w:rPr>
          <w:rFonts w:hint="eastAsia"/>
        </w:rPr>
        <w:t>中心视图</w:t>
      </w:r>
    </w:p>
    <w:p w14:paraId="0AE95256" w14:textId="77777777" w:rsidR="00000000" w:rsidRDefault="00000000">
      <w:pPr>
        <w:pStyle w:val="a9"/>
        <w:ind w:firstLineChars="200" w:firstLine="24pt"/>
        <w:rPr>
          <w:rFonts w:hint="eastAsia"/>
        </w:rPr>
      </w:pPr>
      <w:r>
        <w:rPr>
          <w:rFonts w:hint="eastAsia"/>
        </w:rPr>
        <w:t>应支持实时监视风电场所有风力发电机组的运行情况，按照风电机组的集电线路实时展示风电场每台风电机组的分布情况，同时显示每台风电机组的实时运行状态（包括正常运行、停机、通讯离线等），按照不同的状态显示不同的颜色，发电的风电机组应支持动画转动显示，并可进一步查看该风电机组的风电机组详情。</w:t>
      </w:r>
    </w:p>
    <w:p w14:paraId="34086152" w14:textId="77777777" w:rsidR="00000000" w:rsidRDefault="00000000">
      <w:pPr>
        <w:pStyle w:val="a9"/>
        <w:numPr>
          <w:ilvl w:val="0"/>
          <w:numId w:val="39"/>
        </w:numPr>
        <w:ind w:start="0pt" w:firstLineChars="200" w:firstLine="24pt"/>
        <w:rPr>
          <w:rFonts w:hint="eastAsia"/>
        </w:rPr>
      </w:pPr>
      <w:r>
        <w:rPr>
          <w:rFonts w:hint="eastAsia"/>
        </w:rPr>
        <w:t>生产运行指标</w:t>
      </w:r>
    </w:p>
    <w:p w14:paraId="408A437B" w14:textId="77777777" w:rsidR="00000000" w:rsidRDefault="00000000">
      <w:pPr>
        <w:pStyle w:val="a9"/>
        <w:ind w:firstLineChars="200" w:firstLine="24pt"/>
        <w:rPr>
          <w:rFonts w:hint="eastAsia"/>
        </w:rPr>
      </w:pPr>
      <w:r>
        <w:rPr>
          <w:rFonts w:hint="eastAsia"/>
        </w:rPr>
        <w:t>应支持对新能源场站的主要生产运行指标、生产运行信息、绩效信息等进行统计汇总，综合性呈现，从而动态了解整个场站的运行实时绩效情况。生产运行指标应至少包括装机容量、装机台数、实时风速、实时功率等关键数据，并能够针对发电量数据、上网电量数据查看历史生产趋势曲线图。</w:t>
      </w:r>
    </w:p>
    <w:p w14:paraId="134BA479" w14:textId="77777777" w:rsidR="00000000" w:rsidRDefault="00000000">
      <w:pPr>
        <w:pStyle w:val="a9"/>
        <w:numPr>
          <w:ilvl w:val="0"/>
          <w:numId w:val="39"/>
        </w:numPr>
        <w:ind w:start="0pt" w:firstLineChars="200" w:firstLine="24pt"/>
        <w:rPr>
          <w:rFonts w:hint="eastAsia"/>
        </w:rPr>
      </w:pPr>
      <w:r>
        <w:rPr>
          <w:rFonts w:hint="eastAsia"/>
        </w:rPr>
        <w:t>功率预测曲线</w:t>
      </w:r>
    </w:p>
    <w:p w14:paraId="57F160D1" w14:textId="77777777" w:rsidR="00000000" w:rsidRDefault="00000000">
      <w:pPr>
        <w:pStyle w:val="a9"/>
        <w:ind w:firstLineChars="200" w:firstLine="24pt"/>
        <w:rPr>
          <w:rFonts w:hint="eastAsia"/>
        </w:rPr>
      </w:pPr>
      <w:r>
        <w:rPr>
          <w:rFonts w:hint="eastAsia"/>
        </w:rPr>
        <w:t>应支持展示实时的功率趋势曲线，功率曲线画面展示当日</w:t>
      </w:r>
      <w:r>
        <w:rPr>
          <w:rFonts w:hint="eastAsia"/>
        </w:rPr>
        <w:t>24h</w:t>
      </w:r>
      <w:r>
        <w:rPr>
          <w:rFonts w:hint="eastAsia"/>
        </w:rPr>
        <w:t>的全场风速、预测风速、总发电功率、短期预测功率、超短期预测功率的曲线，并应支持手动调节曲线时间区间。从而了解全场的预测及实际功率趋势情况。</w:t>
      </w:r>
    </w:p>
    <w:p w14:paraId="621C07DE" w14:textId="77777777" w:rsidR="00000000" w:rsidRDefault="00000000">
      <w:pPr>
        <w:pStyle w:val="a9"/>
        <w:numPr>
          <w:ilvl w:val="0"/>
          <w:numId w:val="39"/>
        </w:numPr>
        <w:ind w:start="0pt" w:firstLineChars="200" w:firstLine="24pt"/>
        <w:rPr>
          <w:rFonts w:hint="eastAsia"/>
        </w:rPr>
      </w:pPr>
      <w:r>
        <w:rPr>
          <w:rFonts w:hint="eastAsia"/>
        </w:rPr>
        <w:t>实时告警</w:t>
      </w:r>
    </w:p>
    <w:p w14:paraId="6866B699" w14:textId="77777777" w:rsidR="00000000" w:rsidRDefault="00000000">
      <w:pPr>
        <w:pStyle w:val="a9"/>
        <w:ind w:firstLineChars="200" w:firstLine="24pt"/>
        <w:rPr>
          <w:rFonts w:hint="eastAsia"/>
        </w:rPr>
      </w:pPr>
      <w:r>
        <w:rPr>
          <w:rFonts w:hint="eastAsia"/>
        </w:rPr>
        <w:t>应支持展示各接入子系统产生的告警，并直观标识告警数量。对于严重事件，需采用声音、语音、弹窗等方式及时提醒。</w:t>
      </w:r>
    </w:p>
    <w:p w14:paraId="4777FB73" w14:textId="77777777" w:rsidR="00000000" w:rsidRDefault="00000000">
      <w:pPr>
        <w:pStyle w:val="a9"/>
        <w:numPr>
          <w:ilvl w:val="0"/>
          <w:numId w:val="39"/>
        </w:numPr>
        <w:ind w:start="0pt" w:firstLineChars="200" w:firstLine="24pt"/>
        <w:rPr>
          <w:rFonts w:hint="eastAsia"/>
        </w:rPr>
      </w:pPr>
      <w:r>
        <w:rPr>
          <w:rFonts w:hint="eastAsia"/>
        </w:rPr>
        <w:t>台风监测预警</w:t>
      </w:r>
    </w:p>
    <w:p w14:paraId="60F64BE2" w14:textId="77777777" w:rsidR="00000000" w:rsidRDefault="00000000">
      <w:pPr>
        <w:pStyle w:val="a9"/>
        <w:ind w:firstLineChars="200" w:firstLine="24pt"/>
        <w:rPr>
          <w:rFonts w:hint="eastAsia"/>
        </w:rPr>
      </w:pPr>
      <w:r>
        <w:rPr>
          <w:rFonts w:hint="eastAsia"/>
        </w:rPr>
        <w:t>应支持基于地图展示未来</w:t>
      </w:r>
      <w:r>
        <w:rPr>
          <w:rFonts w:hint="eastAsia"/>
        </w:rPr>
        <w:t>7</w:t>
      </w:r>
      <w:r>
        <w:rPr>
          <w:rFonts w:hint="eastAsia"/>
        </w:rPr>
        <w:t>天逐小时的近海面的温、湿、压、风、辐射等气象变量预报，应支持查看台风基础信息；台风到达前应能够发出预警，根据台风实时路径及预测路径进行评估，分析台风影响范围并生成台风影响分析报告。</w:t>
      </w:r>
    </w:p>
    <w:p w14:paraId="63CA0686" w14:textId="77777777" w:rsidR="00000000" w:rsidRDefault="00000000">
      <w:pPr>
        <w:pStyle w:val="4"/>
        <w:numPr>
          <w:ilvl w:val="3"/>
          <w:numId w:val="24"/>
        </w:numPr>
        <w:rPr>
          <w:rFonts w:ascii="黑体" w:hAnsi="黑体" w:cs="黑体" w:hint="eastAsia"/>
        </w:rPr>
      </w:pPr>
      <w:r>
        <w:rPr>
          <w:rFonts w:ascii="黑体" w:hAnsi="黑体" w:cs="黑体" w:hint="eastAsia"/>
        </w:rPr>
        <w:t>风机监视</w:t>
      </w:r>
    </w:p>
    <w:p w14:paraId="58693252" w14:textId="77777777" w:rsidR="00000000" w:rsidRDefault="00000000">
      <w:pPr>
        <w:pStyle w:val="a0"/>
        <w:ind w:firstLine="24pt"/>
        <w:rPr>
          <w:bCs/>
        </w:rPr>
      </w:pPr>
      <w:r>
        <w:rPr>
          <w:rFonts w:hint="eastAsia"/>
          <w:bCs/>
        </w:rPr>
        <w:t>应实现对全场风机运行情况的综合监盘。应支持以矩阵图的形式总览全部风机运行情况，包括</w:t>
      </w:r>
      <w:r>
        <w:rPr>
          <w:rFonts w:hint="eastAsia"/>
          <w:bCs/>
          <w:lang w:val="en-US"/>
        </w:rPr>
        <w:t>但不限于</w:t>
      </w:r>
      <w:r>
        <w:rPr>
          <w:rFonts w:hint="eastAsia"/>
          <w:bCs/>
        </w:rPr>
        <w:t>全场运行数据、风机运行状态、风机视频监控。应支持下钻至单台风机详情画面，汇总单台风机的详细信息、风机视频监控，区分风机型号，展示包括总体信息、部件信息、历史故障信息等数据。应支持</w:t>
      </w:r>
      <w:r>
        <w:rPr>
          <w:rFonts w:hint="eastAsia"/>
          <w:bCs/>
        </w:rPr>
        <w:lastRenderedPageBreak/>
        <w:t>集成风速预报数据、功率预测数据和风场机组实时出力曲线数据等进行融合展示。</w:t>
      </w:r>
    </w:p>
    <w:p w14:paraId="56BC665A" w14:textId="77777777" w:rsidR="00000000" w:rsidRDefault="00000000">
      <w:pPr>
        <w:pStyle w:val="a0"/>
        <w:ind w:firstLine="24pt"/>
        <w:rPr>
          <w:bCs/>
        </w:rPr>
      </w:pPr>
      <w:r>
        <w:rPr>
          <w:rFonts w:hint="eastAsia"/>
          <w:bCs/>
        </w:rPr>
        <w:t>应支持构建跨系统联合告警逻辑、预警模型，自主识别评估设备运行异常。在具备数据接入条件情况下，应支持接入并展示风机运维台账、检修工单、备件更换记录、风机视频监控等数据。</w:t>
      </w:r>
    </w:p>
    <w:p w14:paraId="14AF807C" w14:textId="77777777" w:rsidR="00000000" w:rsidRDefault="00000000">
      <w:pPr>
        <w:pStyle w:val="a0"/>
        <w:ind w:firstLine="24pt"/>
        <w:rPr>
          <w:rFonts w:hint="eastAsia"/>
          <w:bCs/>
        </w:rPr>
      </w:pPr>
      <w:r>
        <w:rPr>
          <w:rFonts w:hint="eastAsia"/>
          <w:bCs/>
        </w:rPr>
        <w:t>应支持构建统一的风机状态划分体系，针对不同厂商及型号的风机，基于采集测点构建风机状态识别规则，将风机运行状态二次整理与归集，基于风机原始数据自主分析判断风机运行状态，支撑统一监视管理。</w:t>
      </w:r>
    </w:p>
    <w:p w14:paraId="2BE0DD34" w14:textId="77777777" w:rsidR="00000000" w:rsidRDefault="00000000">
      <w:pPr>
        <w:pStyle w:val="a0"/>
        <w:ind w:firstLine="24pt"/>
        <w:rPr>
          <w:rFonts w:hint="eastAsia"/>
          <w:lang w:val="en-US"/>
        </w:rPr>
      </w:pPr>
      <w:r>
        <w:rPr>
          <w:rFonts w:ascii="宋体" w:hAnsi="宋体" w:hint="eastAsia"/>
          <w:snapToGrid w:val="0"/>
          <w:kern w:val="0"/>
        </w:rPr>
        <w:t>应对系统产生的海量运行数据和告警信息进行梳理、整合，制定辅助监盘规则，以便降低值班人员工作强度，应包括不限于以下功能：</w:t>
      </w:r>
    </w:p>
    <w:p w14:paraId="6C92EAA8" w14:textId="77777777" w:rsidR="00000000" w:rsidRDefault="00000000">
      <w:pPr>
        <w:pStyle w:val="a9"/>
        <w:numPr>
          <w:ilvl w:val="0"/>
          <w:numId w:val="40"/>
        </w:numPr>
        <w:ind w:firstLine="24pt"/>
        <w:rPr>
          <w:rFonts w:hint="eastAsia"/>
        </w:rPr>
      </w:pPr>
      <w:r>
        <w:rPr>
          <w:rFonts w:hint="eastAsia"/>
        </w:rPr>
        <w:t>应具备机组状态监视功能：对故障</w:t>
      </w:r>
      <w:r>
        <w:rPr>
          <w:rFonts w:hint="eastAsia"/>
        </w:rPr>
        <w:t>/</w:t>
      </w:r>
      <w:r>
        <w:rPr>
          <w:rFonts w:hint="eastAsia"/>
        </w:rPr>
        <w:t>低效机组、故障箱变、定维检修风机</w:t>
      </w:r>
      <w:r>
        <w:rPr>
          <w:rFonts w:hint="eastAsia"/>
        </w:rPr>
        <w:t>/</w:t>
      </w:r>
      <w:r>
        <w:rPr>
          <w:rFonts w:hint="eastAsia"/>
        </w:rPr>
        <w:t>逆变器、通讯中断等异常机组进行自动识别、推送。</w:t>
      </w:r>
    </w:p>
    <w:p w14:paraId="5B4115E8" w14:textId="77777777" w:rsidR="00000000" w:rsidRDefault="00000000">
      <w:pPr>
        <w:pStyle w:val="a9"/>
        <w:numPr>
          <w:ilvl w:val="0"/>
          <w:numId w:val="40"/>
        </w:numPr>
        <w:ind w:firstLine="24pt"/>
        <w:rPr>
          <w:rFonts w:hint="eastAsia"/>
        </w:rPr>
      </w:pPr>
      <w:r>
        <w:rPr>
          <w:rFonts w:hint="eastAsia"/>
        </w:rPr>
        <w:t>应具备机组运行参数统计功能：根据风机机组的运行状态和运行参数，自动统计各状态下的风机数量、风速平均值、负荷总和、负荷平均值等。</w:t>
      </w:r>
    </w:p>
    <w:p w14:paraId="6AF24E41" w14:textId="77777777" w:rsidR="00000000" w:rsidRDefault="00000000">
      <w:pPr>
        <w:pStyle w:val="a9"/>
        <w:numPr>
          <w:ilvl w:val="0"/>
          <w:numId w:val="40"/>
        </w:numPr>
        <w:ind w:firstLine="24pt"/>
        <w:rPr>
          <w:rFonts w:hint="eastAsia"/>
        </w:rPr>
      </w:pPr>
      <w:r>
        <w:rPr>
          <w:rFonts w:hint="eastAsia"/>
        </w:rPr>
        <w:t>应具备指标预警功能：利用温度特性、电流特性、压力特性等对设备运行状态进行提前预判，分别采用“正常、升高、偏高、过高”等趋势预警。相关运行参数和重要信号接入声光报警系统，结合设备运行工况，以梯度报警的方式，提前进行趋势报警。</w:t>
      </w:r>
    </w:p>
    <w:p w14:paraId="6CB0FFCF" w14:textId="77777777" w:rsidR="00000000" w:rsidRDefault="00000000">
      <w:pPr>
        <w:pStyle w:val="a9"/>
        <w:numPr>
          <w:ilvl w:val="0"/>
          <w:numId w:val="40"/>
        </w:numPr>
        <w:ind w:firstLine="24pt"/>
        <w:rPr>
          <w:rFonts w:hint="eastAsia"/>
        </w:rPr>
      </w:pPr>
      <w:r>
        <w:rPr>
          <w:rFonts w:hint="eastAsia"/>
        </w:rPr>
        <w:t>应具备光字聚合功能：重要告警光字牌、重要运行数据分类聚合显示，便于值班人员主动定期巡视时快速识别和响应，降低巡视时间和工作强度，提高巡视工作效率。</w:t>
      </w:r>
    </w:p>
    <w:p w14:paraId="5D528D20" w14:textId="77777777" w:rsidR="00000000" w:rsidRDefault="00000000">
      <w:pPr>
        <w:pStyle w:val="a9"/>
        <w:numPr>
          <w:ilvl w:val="0"/>
          <w:numId w:val="40"/>
        </w:numPr>
        <w:ind w:firstLine="24pt"/>
        <w:rPr>
          <w:rFonts w:hint="eastAsia"/>
        </w:rPr>
      </w:pPr>
      <w:r>
        <w:rPr>
          <w:rFonts w:hint="eastAsia"/>
        </w:rPr>
        <w:t>应具备限电监视功能：对风电场的限电操作进行监视，自动生成限电记录，并计算限电损失电量。</w:t>
      </w:r>
    </w:p>
    <w:p w14:paraId="42FCF83D" w14:textId="77777777" w:rsidR="00000000" w:rsidRDefault="00000000">
      <w:pPr>
        <w:pStyle w:val="4"/>
        <w:numPr>
          <w:ilvl w:val="3"/>
          <w:numId w:val="24"/>
        </w:numPr>
        <w:rPr>
          <w:rFonts w:ascii="黑体" w:hAnsi="黑体" w:cs="黑体" w:hint="eastAsia"/>
        </w:rPr>
      </w:pPr>
      <w:r>
        <w:rPr>
          <w:rFonts w:ascii="黑体" w:hAnsi="黑体" w:cs="黑体" w:hint="eastAsia"/>
        </w:rPr>
        <w:t>升压站/补偿站监视</w:t>
      </w:r>
    </w:p>
    <w:p w14:paraId="7DCC2069" w14:textId="77777777" w:rsidR="00000000" w:rsidRDefault="00000000">
      <w:pPr>
        <w:pStyle w:val="a0"/>
        <w:ind w:firstLine="24pt"/>
        <w:rPr>
          <w:bCs/>
        </w:rPr>
      </w:pPr>
      <w:r>
        <w:rPr>
          <w:rFonts w:hint="eastAsia"/>
          <w:bCs/>
        </w:rPr>
        <w:t>应接入新能源场站输变电线路及设备数据，支持对各被控对象（包括线路开关、主变压器、电抗器、无功补偿设备等）的实时监视，展示包括局部接线图、实时运行数据、开关状态、设备运行状态、继电保护状态等信息。应支持智能异常告警逻辑，自动判定并提醒运行异常情况。</w:t>
      </w:r>
    </w:p>
    <w:p w14:paraId="1B045DB3" w14:textId="77777777" w:rsidR="00000000" w:rsidRDefault="00000000">
      <w:pPr>
        <w:pStyle w:val="a0"/>
        <w:ind w:firstLine="24pt"/>
        <w:rPr>
          <w:bCs/>
        </w:rPr>
      </w:pPr>
      <w:r>
        <w:rPr>
          <w:rFonts w:hint="eastAsia"/>
          <w:bCs/>
        </w:rPr>
        <w:t>应支持接入电能量计量系统展示升主变高低压侧、集电线等电能量实时数据，并基于内置计算逻辑对电量统一进行分时段计算分析。</w:t>
      </w:r>
    </w:p>
    <w:p w14:paraId="118B51C1" w14:textId="77777777" w:rsidR="00000000" w:rsidRDefault="00000000">
      <w:pPr>
        <w:pStyle w:val="a0"/>
        <w:ind w:firstLine="24pt"/>
        <w:rPr>
          <w:bCs/>
        </w:rPr>
      </w:pPr>
      <w:r>
        <w:rPr>
          <w:rFonts w:hint="eastAsia"/>
          <w:bCs/>
        </w:rPr>
        <w:lastRenderedPageBreak/>
        <w:t>在具备数据接入条件情况下，应支持对主变在线监测数据进行集成展示与自主分析，包括油色谱监测（甲烷、乙炔、乙烯等）、温湿度监测等。</w:t>
      </w:r>
    </w:p>
    <w:p w14:paraId="28CC15A8" w14:textId="77777777" w:rsidR="00000000" w:rsidRDefault="00000000">
      <w:pPr>
        <w:pStyle w:val="a0"/>
        <w:ind w:firstLine="24pt"/>
        <w:rPr>
          <w:bCs/>
        </w:rPr>
      </w:pPr>
      <w:r>
        <w:rPr>
          <w:rFonts w:hint="eastAsia"/>
          <w:bCs/>
        </w:rPr>
        <w:t>在具备数据接入条件情况下，应支持对</w:t>
      </w:r>
      <w:r>
        <w:rPr>
          <w:rFonts w:hint="eastAsia"/>
          <w:bCs/>
        </w:rPr>
        <w:t>GIS</w:t>
      </w:r>
      <w:r>
        <w:rPr>
          <w:rFonts w:hint="eastAsia"/>
          <w:bCs/>
        </w:rPr>
        <w:t>在线监测数据进行集成展示与自主分析，包括断路器</w:t>
      </w:r>
      <w:r>
        <w:rPr>
          <w:rFonts w:hint="eastAsia"/>
          <w:bCs/>
        </w:rPr>
        <w:t>SF6</w:t>
      </w:r>
      <w:r>
        <w:rPr>
          <w:rFonts w:hint="eastAsia"/>
          <w:bCs/>
        </w:rPr>
        <w:t>监测、局部放电监测等。</w:t>
      </w:r>
    </w:p>
    <w:p w14:paraId="38679EE1" w14:textId="77777777" w:rsidR="00000000" w:rsidRDefault="00000000">
      <w:pPr>
        <w:pStyle w:val="a0"/>
        <w:ind w:firstLine="24pt"/>
        <w:rPr>
          <w:bCs/>
        </w:rPr>
      </w:pPr>
      <w:r>
        <w:rPr>
          <w:rFonts w:hint="eastAsia"/>
          <w:bCs/>
        </w:rPr>
        <w:t>在具备数据接入条件情况下，应支持接入冷却系统、视频监控等其他辅控系统，并支持在升压站</w:t>
      </w:r>
      <w:r>
        <w:rPr>
          <w:rFonts w:hint="eastAsia"/>
          <w:bCs/>
        </w:rPr>
        <w:t>/</w:t>
      </w:r>
      <w:r>
        <w:rPr>
          <w:rFonts w:hint="eastAsia"/>
          <w:bCs/>
        </w:rPr>
        <w:t>补偿站监视画面中调用查看。</w:t>
      </w:r>
    </w:p>
    <w:p w14:paraId="7A46F733" w14:textId="77777777" w:rsidR="00000000" w:rsidRDefault="00000000">
      <w:pPr>
        <w:pStyle w:val="4"/>
        <w:numPr>
          <w:ilvl w:val="3"/>
          <w:numId w:val="24"/>
        </w:numPr>
        <w:rPr>
          <w:rFonts w:ascii="黑体" w:hAnsi="黑体" w:cs="黑体" w:hint="eastAsia"/>
        </w:rPr>
      </w:pPr>
      <w:r>
        <w:rPr>
          <w:rFonts w:ascii="黑体" w:hAnsi="黑体" w:cs="黑体" w:hint="eastAsia"/>
        </w:rPr>
        <w:t>海缆监视</w:t>
      </w:r>
    </w:p>
    <w:p w14:paraId="0F865B16" w14:textId="77777777" w:rsidR="00000000" w:rsidRDefault="00000000">
      <w:pPr>
        <w:pStyle w:val="a0"/>
        <w:ind w:firstLine="24pt"/>
        <w:rPr>
          <w:bCs/>
        </w:rPr>
      </w:pPr>
      <w:r>
        <w:rPr>
          <w:rFonts w:hint="eastAsia"/>
          <w:bCs/>
        </w:rPr>
        <w:t>应支持统一接入并展示各条海缆的实时监测、船舶</w:t>
      </w:r>
      <w:r>
        <w:rPr>
          <w:rFonts w:hint="eastAsia"/>
          <w:bCs/>
        </w:rPr>
        <w:t>AIS</w:t>
      </w:r>
      <w:r>
        <w:rPr>
          <w:rFonts w:hint="eastAsia"/>
          <w:bCs/>
        </w:rPr>
        <w:t>、视频等数据。支持展示各维度告警记录（包括扰动、温度、应变、埋深、船舶等）。</w:t>
      </w:r>
    </w:p>
    <w:p w14:paraId="306122B3" w14:textId="77777777" w:rsidR="00000000" w:rsidRDefault="00000000">
      <w:pPr>
        <w:pStyle w:val="a0"/>
        <w:ind w:firstLine="24pt"/>
        <w:rPr>
          <w:bCs/>
        </w:rPr>
      </w:pPr>
      <w:r>
        <w:rPr>
          <w:rFonts w:hint="eastAsia"/>
          <w:bCs/>
        </w:rPr>
        <w:t>应支持对振动、温度、应变、埋深和船舶等相关监测指标的历史数据进行查询与趋势性分析。应支持船舶船速趋势和船舶位置双向联动查询，支持在</w:t>
      </w:r>
      <w:r>
        <w:rPr>
          <w:rFonts w:hint="eastAsia"/>
          <w:bCs/>
        </w:rPr>
        <w:t>GIS</w:t>
      </w:r>
      <w:r>
        <w:rPr>
          <w:rFonts w:hint="eastAsia"/>
          <w:bCs/>
        </w:rPr>
        <w:t>地图中叠加船舶告警和振动告警，并做可视化展示。</w:t>
      </w:r>
    </w:p>
    <w:p w14:paraId="197D005A" w14:textId="77777777" w:rsidR="00000000" w:rsidRDefault="00000000">
      <w:pPr>
        <w:pStyle w:val="a0"/>
        <w:ind w:firstLine="24pt"/>
        <w:rPr>
          <w:bCs/>
        </w:rPr>
      </w:pPr>
      <w:r>
        <w:rPr>
          <w:rFonts w:hint="eastAsia"/>
          <w:bCs/>
        </w:rPr>
        <w:t>应支持海缆沿线船舶大数据分析，基于船型、船速、轨迹定位等多维度参数构建船舶轨迹热力图，从月度变化以及月累计趋势等，识别风场海缆沿途船舶锚害高风险区域。</w:t>
      </w:r>
    </w:p>
    <w:p w14:paraId="6B832F92" w14:textId="77777777" w:rsidR="00000000" w:rsidRDefault="00000000">
      <w:pPr>
        <w:pStyle w:val="a0"/>
        <w:ind w:firstLine="24pt"/>
        <w:rPr>
          <w:bCs/>
        </w:rPr>
      </w:pPr>
      <w:r>
        <w:rPr>
          <w:rFonts w:hint="eastAsia"/>
          <w:bCs/>
        </w:rPr>
        <w:t>应提供告警多维度统计分析、原因分析报告。统计分析维度应至少包括时间、数量、频次、类型、等级、趋势等，并支持下载分析图表。</w:t>
      </w:r>
    </w:p>
    <w:p w14:paraId="22C4DAB1" w14:textId="77777777" w:rsidR="00000000" w:rsidRDefault="00000000">
      <w:pPr>
        <w:pStyle w:val="a0"/>
        <w:ind w:firstLine="24pt"/>
        <w:rPr>
          <w:rFonts w:hint="eastAsia"/>
          <w:bCs/>
        </w:rPr>
      </w:pPr>
      <w:r>
        <w:rPr>
          <w:rFonts w:hint="eastAsia"/>
          <w:bCs/>
        </w:rPr>
        <w:t>应支持贯连查询事故前后相关数据（包括海缆监测数据、故障录波数据、船舶轨迹数据等），辅助开展海缆事故原因分析排查，支持生成事故分析证据链报告。</w:t>
      </w:r>
    </w:p>
    <w:p w14:paraId="75068C71" w14:textId="77777777" w:rsidR="00000000" w:rsidRDefault="00000000">
      <w:pPr>
        <w:pStyle w:val="4"/>
        <w:numPr>
          <w:ilvl w:val="3"/>
          <w:numId w:val="24"/>
        </w:numPr>
        <w:rPr>
          <w:rFonts w:ascii="黑体" w:hAnsi="黑体" w:cs="黑体" w:hint="eastAsia"/>
        </w:rPr>
      </w:pPr>
      <w:r>
        <w:t>AGC/AVC</w:t>
      </w:r>
      <w:r>
        <w:rPr>
          <w:rFonts w:ascii="黑体" w:hAnsi="黑体" w:cs="黑体" w:hint="eastAsia"/>
        </w:rPr>
        <w:t>监视</w:t>
      </w:r>
    </w:p>
    <w:p w14:paraId="1746CA95" w14:textId="77777777" w:rsidR="00000000" w:rsidRDefault="00000000">
      <w:pPr>
        <w:pStyle w:val="a0"/>
        <w:ind w:firstLine="24pt"/>
        <w:rPr>
          <w:bCs/>
        </w:rPr>
      </w:pPr>
      <w:r>
        <w:rPr>
          <w:rFonts w:hint="eastAsia"/>
          <w:bCs/>
        </w:rPr>
        <w:t>系统应展示自动电压和功率控制的相关数据。展示无功上限主站控制、无功下限主站控制等控制模式数据；展示实时电压值、目标电压值、目标电压执行值、本地电压上限、本地电压下限等电压控制数据；展示无功上限（调度）、无功下限（调度）、无功上限最终执行值、无功下限最终执行值、全站可增总无功、全站可减总无功等无功控制数据。</w:t>
      </w:r>
    </w:p>
    <w:p w14:paraId="11D66F9A" w14:textId="77777777" w:rsidR="00000000" w:rsidRDefault="00000000">
      <w:pPr>
        <w:pStyle w:val="a0"/>
        <w:ind w:firstLine="24pt"/>
        <w:rPr>
          <w:bCs/>
        </w:rPr>
      </w:pPr>
      <w:r>
        <w:rPr>
          <w:rFonts w:hint="eastAsia"/>
          <w:bCs/>
        </w:rPr>
        <w:t>应支持展示并网电压、无功功率曲线，包括电压目标值及其实际值、无功目标值及其实际值、有功目标值及其实际值、有功变化率等，不同数据应以不同的颜色予以呈现，便于对比趋势变化情况。</w:t>
      </w:r>
    </w:p>
    <w:p w14:paraId="6A8426A2" w14:textId="77777777" w:rsidR="00000000" w:rsidRDefault="00000000">
      <w:pPr>
        <w:pStyle w:val="4"/>
        <w:numPr>
          <w:ilvl w:val="3"/>
          <w:numId w:val="24"/>
        </w:numPr>
      </w:pPr>
      <w:r>
        <w:t>火灾报警监视</w:t>
      </w:r>
    </w:p>
    <w:p w14:paraId="6ACAFDD3" w14:textId="77777777" w:rsidR="00000000" w:rsidRDefault="00000000">
      <w:pPr>
        <w:pStyle w:val="a0"/>
        <w:ind w:firstLine="24pt"/>
        <w:rPr>
          <w:bCs/>
        </w:rPr>
      </w:pPr>
      <w:r>
        <w:rPr>
          <w:rFonts w:hint="eastAsia"/>
          <w:bCs/>
        </w:rPr>
        <w:lastRenderedPageBreak/>
        <w:t>应采集火灾报警监控装置的监测及报警信息，能够对异常情况进行实时告警。</w:t>
      </w:r>
    </w:p>
    <w:p w14:paraId="087873DA" w14:textId="77777777" w:rsidR="00000000" w:rsidRDefault="00000000">
      <w:pPr>
        <w:pStyle w:val="a0"/>
        <w:ind w:firstLine="24pt"/>
        <w:rPr>
          <w:rFonts w:hint="eastAsia"/>
          <w:bCs/>
        </w:rPr>
      </w:pPr>
      <w:r>
        <w:rPr>
          <w:rFonts w:hint="eastAsia"/>
          <w:bCs/>
        </w:rPr>
        <w:t>应能够呈现各房间内火灾报警设备的位置，包括感烟探测器、感温探测器、声光报警器、报警按钮等。对于火灾报警信息，在画面中进行标识，并发出告警。</w:t>
      </w:r>
    </w:p>
    <w:p w14:paraId="100130C4" w14:textId="77777777" w:rsidR="00000000" w:rsidRDefault="00000000">
      <w:pPr>
        <w:pStyle w:val="4"/>
        <w:numPr>
          <w:ilvl w:val="3"/>
          <w:numId w:val="24"/>
        </w:numPr>
      </w:pPr>
      <w:r>
        <w:t>设备运行监视</w:t>
      </w:r>
    </w:p>
    <w:p w14:paraId="18B87605" w14:textId="77777777" w:rsidR="00000000" w:rsidRDefault="00000000">
      <w:pPr>
        <w:pStyle w:val="a0"/>
        <w:ind w:firstLine="24pt"/>
        <w:rPr>
          <w:rFonts w:hint="eastAsia"/>
          <w:bCs/>
          <w:lang w:val="en-US"/>
        </w:rPr>
      </w:pPr>
      <w:r>
        <w:rPr>
          <w:rFonts w:hint="eastAsia"/>
          <w:bCs/>
          <w:lang w:val="en-US"/>
        </w:rPr>
        <w:t>设备运行监视应具备包括但不限于一次设备运行监视、二次设备运行监视、变压器监视、</w:t>
      </w:r>
      <w:r>
        <w:rPr>
          <w:rFonts w:hint="eastAsia"/>
          <w:bCs/>
          <w:lang w:val="en-US"/>
        </w:rPr>
        <w:t>GIS</w:t>
      </w:r>
      <w:r>
        <w:rPr>
          <w:rFonts w:hint="eastAsia"/>
          <w:bCs/>
          <w:lang w:val="en-US"/>
        </w:rPr>
        <w:t>监视、站用交直流系统运行监视、动环系统运行监视、开关柜温度运行监视、红外热成像监视、电缆接头温度监视等功能模块。监视对象应至少包括风机、海上升压站、海上无功补偿站、陆上集控中心、海缆等海上风电场设备。</w:t>
      </w:r>
    </w:p>
    <w:p w14:paraId="779454BC" w14:textId="77777777" w:rsidR="00000000" w:rsidRDefault="00000000">
      <w:pPr>
        <w:pStyle w:val="5"/>
        <w:numPr>
          <w:ilvl w:val="4"/>
          <w:numId w:val="24"/>
        </w:numPr>
        <w:rPr>
          <w:rFonts w:ascii="黑体" w:hAnsi="黑体" w:cs="黑体" w:hint="eastAsia"/>
        </w:rPr>
      </w:pPr>
      <w:r>
        <w:rPr>
          <w:rFonts w:ascii="黑体" w:hAnsi="黑体" w:cs="黑体" w:hint="eastAsia"/>
        </w:rPr>
        <w:t>一次设备运行监视</w:t>
      </w:r>
    </w:p>
    <w:p w14:paraId="1083B5F9" w14:textId="77777777" w:rsidR="00000000" w:rsidRDefault="00000000">
      <w:pPr>
        <w:pStyle w:val="a9"/>
        <w:ind w:firstLineChars="200" w:firstLine="24pt"/>
        <w:rPr>
          <w:rFonts w:hint="eastAsia"/>
        </w:rPr>
      </w:pPr>
      <w:r>
        <w:rPr>
          <w:rFonts w:hint="eastAsia"/>
        </w:rPr>
        <w:t>一次设备运行监视应至少满足如下要求：</w:t>
      </w:r>
    </w:p>
    <w:p w14:paraId="27E8C6BC" w14:textId="77777777" w:rsidR="00000000" w:rsidRDefault="00000000">
      <w:pPr>
        <w:pStyle w:val="a9"/>
        <w:numPr>
          <w:ilvl w:val="0"/>
          <w:numId w:val="41"/>
        </w:numPr>
        <w:ind w:start="0pt" w:firstLineChars="200" w:firstLine="24pt"/>
        <w:rPr>
          <w:rFonts w:hint="eastAsia"/>
        </w:rPr>
      </w:pPr>
      <w:r>
        <w:rPr>
          <w:rFonts w:hint="eastAsia"/>
        </w:rPr>
        <w:t>监视对象应至少包括：高压电抗器、断路器、避雷器等一次设备。</w:t>
      </w:r>
    </w:p>
    <w:p w14:paraId="281CD365" w14:textId="77777777" w:rsidR="00000000" w:rsidRDefault="00000000">
      <w:pPr>
        <w:pStyle w:val="a9"/>
        <w:numPr>
          <w:ilvl w:val="0"/>
          <w:numId w:val="41"/>
        </w:numPr>
        <w:ind w:start="0pt" w:firstLineChars="200" w:firstLine="24pt"/>
        <w:rPr>
          <w:rFonts w:hint="eastAsia"/>
        </w:rPr>
      </w:pPr>
      <w:r>
        <w:rPr>
          <w:rFonts w:hint="eastAsia"/>
        </w:rPr>
        <w:t>监视信息应至少包括：设备本体及其操作机构的非电气量数据和告警信息，高压电抗器油温、绕温、气体组分含量、铁芯接地电流、</w:t>
      </w:r>
      <w:r>
        <w:rPr>
          <w:rFonts w:hint="eastAsia"/>
        </w:rPr>
        <w:t>GIS SF6</w:t>
      </w:r>
      <w:r>
        <w:rPr>
          <w:rFonts w:hint="eastAsia"/>
        </w:rPr>
        <w:t>压力、避雷器雷击次数等设备在线监测数据。</w:t>
      </w:r>
    </w:p>
    <w:p w14:paraId="74E68CE6" w14:textId="77777777" w:rsidR="00000000" w:rsidRDefault="00000000">
      <w:pPr>
        <w:pStyle w:val="5"/>
        <w:numPr>
          <w:ilvl w:val="4"/>
          <w:numId w:val="24"/>
        </w:numPr>
        <w:rPr>
          <w:rFonts w:ascii="黑体" w:hAnsi="黑体" w:cs="黑体" w:hint="eastAsia"/>
        </w:rPr>
      </w:pPr>
      <w:r>
        <w:rPr>
          <w:rFonts w:ascii="黑体" w:hAnsi="黑体" w:cs="黑体" w:hint="eastAsia"/>
        </w:rPr>
        <w:t>二次设备运行监视</w:t>
      </w:r>
    </w:p>
    <w:p w14:paraId="4BB85122" w14:textId="77777777" w:rsidR="00000000" w:rsidRDefault="00000000">
      <w:pPr>
        <w:pStyle w:val="a9"/>
        <w:ind w:firstLineChars="200" w:firstLine="24pt"/>
        <w:rPr>
          <w:rFonts w:hint="eastAsia"/>
        </w:rPr>
      </w:pPr>
      <w:r>
        <w:rPr>
          <w:rFonts w:hint="eastAsia"/>
        </w:rPr>
        <w:t>二次设备运行监视应至少满足如下要求：</w:t>
      </w:r>
    </w:p>
    <w:p w14:paraId="790D6FAC" w14:textId="77777777" w:rsidR="00000000" w:rsidRDefault="00000000">
      <w:pPr>
        <w:pStyle w:val="a9"/>
        <w:numPr>
          <w:ilvl w:val="0"/>
          <w:numId w:val="42"/>
        </w:numPr>
        <w:ind w:firstLineChars="200" w:firstLine="24pt"/>
        <w:rPr>
          <w:rFonts w:hint="eastAsia"/>
        </w:rPr>
      </w:pPr>
      <w:r>
        <w:rPr>
          <w:rFonts w:hint="eastAsia"/>
        </w:rPr>
        <w:t>监视对象应至少包括：主辅一体化监控主机、综合应用主机、（综合）智能防误主机、实时网关机、服务网关机、保护、多功能测控、稳控、智能故障录波装置、时钟同步装置、交换机等。</w:t>
      </w:r>
    </w:p>
    <w:p w14:paraId="13821006" w14:textId="77777777" w:rsidR="00000000" w:rsidRDefault="00000000">
      <w:pPr>
        <w:pStyle w:val="a9"/>
        <w:numPr>
          <w:ilvl w:val="0"/>
          <w:numId w:val="42"/>
        </w:numPr>
        <w:ind w:firstLineChars="200" w:firstLine="24pt"/>
        <w:rPr>
          <w:rFonts w:hint="eastAsia"/>
        </w:rPr>
      </w:pPr>
      <w:r>
        <w:rPr>
          <w:rFonts w:hint="eastAsia"/>
        </w:rPr>
        <w:t>监视信息应至少包括：设备资源信息、内部环境信息、自检信息、告警信息、通信状态信息、对时状态信息等。</w:t>
      </w:r>
    </w:p>
    <w:p w14:paraId="7FAD7770" w14:textId="77777777" w:rsidR="00000000" w:rsidRDefault="00000000">
      <w:pPr>
        <w:pStyle w:val="5"/>
        <w:numPr>
          <w:ilvl w:val="4"/>
          <w:numId w:val="24"/>
        </w:numPr>
        <w:rPr>
          <w:rFonts w:ascii="黑体" w:hAnsi="黑体" w:cs="黑体" w:hint="eastAsia"/>
        </w:rPr>
      </w:pPr>
      <w:r>
        <w:rPr>
          <w:rFonts w:ascii="黑体" w:hAnsi="黑体" w:cs="黑体" w:hint="eastAsia"/>
        </w:rPr>
        <w:t>变压器监视</w:t>
      </w:r>
    </w:p>
    <w:p w14:paraId="3CCC0BE8" w14:textId="77777777" w:rsidR="00000000" w:rsidRDefault="00000000">
      <w:pPr>
        <w:pStyle w:val="a9"/>
        <w:numPr>
          <w:ilvl w:val="0"/>
          <w:numId w:val="43"/>
        </w:numPr>
        <w:ind w:firstLineChars="200" w:firstLine="24pt"/>
        <w:rPr>
          <w:rFonts w:hint="eastAsia"/>
        </w:rPr>
      </w:pPr>
      <w:r>
        <w:rPr>
          <w:rFonts w:hint="eastAsia"/>
        </w:rPr>
        <w:t>变压器局部放电监视</w:t>
      </w:r>
    </w:p>
    <w:p w14:paraId="7AF1A5CF" w14:textId="77777777" w:rsidR="00000000" w:rsidRDefault="00000000">
      <w:pPr>
        <w:pStyle w:val="a9"/>
        <w:ind w:firstLineChars="200" w:firstLine="24pt"/>
        <w:rPr>
          <w:rFonts w:hint="eastAsia"/>
        </w:rPr>
      </w:pPr>
      <w:r>
        <w:rPr>
          <w:rFonts w:hint="eastAsia"/>
        </w:rPr>
        <w:t>应具备对局部放电信号的幅值、相位、放电次数等基本的局部放电表征参数及各种统计特征参数的展示功能。</w:t>
      </w:r>
    </w:p>
    <w:p w14:paraId="2372F0EF" w14:textId="77777777" w:rsidR="00000000" w:rsidRDefault="00000000">
      <w:pPr>
        <w:pStyle w:val="a9"/>
        <w:ind w:firstLineChars="200" w:firstLine="24pt"/>
        <w:rPr>
          <w:rFonts w:hint="eastAsia"/>
        </w:rPr>
      </w:pPr>
      <w:r>
        <w:rPr>
          <w:rFonts w:hint="eastAsia"/>
        </w:rPr>
        <w:t>应支持显示局部放电信号二维（</w:t>
      </w:r>
      <w:r>
        <w:rPr>
          <w:rFonts w:hint="eastAsia"/>
        </w:rPr>
        <w:t>Q-T</w:t>
      </w:r>
      <w:r>
        <w:rPr>
          <w:rFonts w:hint="eastAsia"/>
        </w:rPr>
        <w:t>，</w:t>
      </w:r>
      <w:r>
        <w:rPr>
          <w:rFonts w:hint="eastAsia"/>
        </w:rPr>
        <w:t>N-T</w:t>
      </w:r>
      <w:r>
        <w:rPr>
          <w:rFonts w:hint="eastAsia"/>
        </w:rPr>
        <w:t>，Ф</w:t>
      </w:r>
      <w:r>
        <w:rPr>
          <w:rFonts w:hint="eastAsia"/>
        </w:rPr>
        <w:t>-Q</w:t>
      </w:r>
      <w:r>
        <w:rPr>
          <w:rFonts w:hint="eastAsia"/>
        </w:rPr>
        <w:t>，Ф</w:t>
      </w:r>
      <w:r>
        <w:rPr>
          <w:rFonts w:hint="eastAsia"/>
        </w:rPr>
        <w:t>-N</w:t>
      </w:r>
      <w:r>
        <w:rPr>
          <w:rFonts w:hint="eastAsia"/>
        </w:rPr>
        <w:t>）、三维（</w:t>
      </w:r>
      <w:r>
        <w:rPr>
          <w:rFonts w:hint="eastAsia"/>
        </w:rPr>
        <w:t>N-Q-N</w:t>
      </w:r>
      <w:r>
        <w:rPr>
          <w:rFonts w:hint="eastAsia"/>
        </w:rPr>
        <w:t>）谱图、幅值—时间关系、幅值—相位关系、放电次数—时间关系、放电次数—相位关系、有效能量幅度相关分析功能、工频周期放电谱图、放电发展趋</w:t>
      </w:r>
      <w:r>
        <w:rPr>
          <w:rFonts w:hint="eastAsia"/>
        </w:rPr>
        <w:lastRenderedPageBreak/>
        <w:t>势图。</w:t>
      </w:r>
    </w:p>
    <w:p w14:paraId="0B91C8AF" w14:textId="77777777" w:rsidR="00000000" w:rsidRDefault="00000000">
      <w:pPr>
        <w:pStyle w:val="a9"/>
        <w:ind w:firstLineChars="200" w:firstLine="24pt"/>
        <w:rPr>
          <w:rFonts w:hint="eastAsia"/>
        </w:rPr>
      </w:pPr>
      <w:r>
        <w:rPr>
          <w:rFonts w:hint="eastAsia"/>
        </w:rPr>
        <w:t>应支持利用各种谱图分析，</w:t>
      </w:r>
      <w:r>
        <w:rPr>
          <w:rFonts w:hint="eastAsia"/>
        </w:rPr>
        <w:t xml:space="preserve"> </w:t>
      </w:r>
      <w:r>
        <w:rPr>
          <w:rFonts w:hint="eastAsia"/>
        </w:rPr>
        <w:t>进行故障诊断。分析和预测局部放电缺陷的严重程度和发展趋势，对异常信号进行实时报警，为绝缘状态诊断提供有效判据。</w:t>
      </w:r>
    </w:p>
    <w:p w14:paraId="72CC9C77" w14:textId="77777777" w:rsidR="00000000" w:rsidRDefault="00000000">
      <w:pPr>
        <w:pStyle w:val="a9"/>
        <w:ind w:firstLineChars="200" w:firstLine="24pt"/>
        <w:rPr>
          <w:rFonts w:hint="eastAsia"/>
        </w:rPr>
      </w:pPr>
      <w:r>
        <w:rPr>
          <w:rFonts w:hint="eastAsia"/>
        </w:rPr>
        <w:t>应支持提供放电发展趋势图、监测及报警结果历史查询、报表生成和报警设定等基本功能。</w:t>
      </w:r>
    </w:p>
    <w:p w14:paraId="2E9B7898" w14:textId="77777777" w:rsidR="00000000" w:rsidRDefault="00000000">
      <w:pPr>
        <w:pStyle w:val="a9"/>
        <w:ind w:firstLineChars="200" w:firstLine="24pt"/>
        <w:rPr>
          <w:rFonts w:hint="eastAsia"/>
        </w:rPr>
      </w:pPr>
      <w:r>
        <w:rPr>
          <w:rFonts w:hint="eastAsia"/>
        </w:rPr>
        <w:t>应支持可连续监测或定时自动启动监测，整个监测过程自动化。</w:t>
      </w:r>
    </w:p>
    <w:p w14:paraId="1D6E2055" w14:textId="77777777" w:rsidR="00000000" w:rsidRDefault="00000000">
      <w:pPr>
        <w:pStyle w:val="a9"/>
        <w:ind w:firstLineChars="200" w:firstLine="24pt"/>
        <w:rPr>
          <w:rFonts w:hint="eastAsia"/>
        </w:rPr>
      </w:pPr>
      <w:r>
        <w:rPr>
          <w:rFonts w:hint="eastAsia"/>
        </w:rPr>
        <w:t>应支持通过局域网对监测系统进行远程访问。</w:t>
      </w:r>
    </w:p>
    <w:p w14:paraId="24DB30CD" w14:textId="77777777" w:rsidR="00000000" w:rsidRDefault="00000000">
      <w:pPr>
        <w:pStyle w:val="a9"/>
        <w:ind w:firstLineChars="200" w:firstLine="24pt"/>
        <w:rPr>
          <w:rFonts w:hint="eastAsia"/>
        </w:rPr>
      </w:pPr>
      <w:r>
        <w:rPr>
          <w:rFonts w:hint="eastAsia"/>
        </w:rPr>
        <w:t>应具备</w:t>
      </w:r>
      <w:r>
        <w:rPr>
          <w:rFonts w:hint="eastAsia"/>
        </w:rPr>
        <w:t>15</w:t>
      </w:r>
      <w:r>
        <w:rPr>
          <w:rFonts w:hint="eastAsia"/>
        </w:rPr>
        <w:t>分钟内完成一次全站监测的功能。</w:t>
      </w:r>
    </w:p>
    <w:p w14:paraId="07EBECBC" w14:textId="77777777" w:rsidR="00000000" w:rsidRDefault="00000000">
      <w:pPr>
        <w:pStyle w:val="a9"/>
        <w:ind w:firstLineChars="200" w:firstLine="24pt"/>
        <w:rPr>
          <w:rFonts w:hint="eastAsia"/>
        </w:rPr>
      </w:pPr>
      <w:r>
        <w:rPr>
          <w:rFonts w:hint="eastAsia"/>
        </w:rPr>
        <w:t>应具备局部放电类型识别及局部放电位置故障定位功能。</w:t>
      </w:r>
    </w:p>
    <w:p w14:paraId="00E5ADFC" w14:textId="77777777" w:rsidR="00000000" w:rsidRDefault="00000000">
      <w:pPr>
        <w:pStyle w:val="a9"/>
        <w:numPr>
          <w:ilvl w:val="0"/>
          <w:numId w:val="43"/>
        </w:numPr>
        <w:ind w:firstLineChars="200" w:firstLine="24pt"/>
        <w:rPr>
          <w:rFonts w:hint="eastAsia"/>
        </w:rPr>
      </w:pPr>
      <w:r>
        <w:rPr>
          <w:rFonts w:hint="eastAsia"/>
        </w:rPr>
        <w:t>铁心、夹件接地电流监视</w:t>
      </w:r>
    </w:p>
    <w:p w14:paraId="06504D2E" w14:textId="77777777" w:rsidR="00000000" w:rsidRDefault="00000000">
      <w:pPr>
        <w:pStyle w:val="a0"/>
        <w:ind w:firstLine="24pt"/>
        <w:rPr>
          <w:rFonts w:hAnsi="宋体" w:hint="eastAsia"/>
          <w:bCs/>
        </w:rPr>
      </w:pPr>
      <w:r>
        <w:rPr>
          <w:rFonts w:hAnsi="宋体" w:hint="eastAsia"/>
          <w:bCs/>
        </w:rPr>
        <w:t>应具备铁芯</w:t>
      </w:r>
      <w:r>
        <w:rPr>
          <w:rFonts w:hAnsi="宋体" w:hint="eastAsia"/>
          <w:bCs/>
        </w:rPr>
        <w:t>/</w:t>
      </w:r>
      <w:r>
        <w:rPr>
          <w:rFonts w:hAnsi="宋体" w:hint="eastAsia"/>
          <w:bCs/>
        </w:rPr>
        <w:t>夹件泄漏电流绝缘连续在线监测及越限告警功能。</w:t>
      </w:r>
    </w:p>
    <w:p w14:paraId="51AD8CC4" w14:textId="77777777" w:rsidR="00000000" w:rsidRDefault="00000000">
      <w:pPr>
        <w:pStyle w:val="a9"/>
        <w:numPr>
          <w:ilvl w:val="0"/>
          <w:numId w:val="43"/>
        </w:numPr>
        <w:ind w:firstLineChars="200" w:firstLine="24pt"/>
        <w:rPr>
          <w:rFonts w:hint="eastAsia"/>
        </w:rPr>
      </w:pPr>
      <w:r>
        <w:rPr>
          <w:rFonts w:hint="eastAsia"/>
        </w:rPr>
        <w:t>变压器油中故障气体及微水监视</w:t>
      </w:r>
    </w:p>
    <w:p w14:paraId="09FE233D" w14:textId="77777777" w:rsidR="00000000" w:rsidRDefault="00000000">
      <w:pPr>
        <w:pStyle w:val="a0"/>
        <w:ind w:firstLine="24pt"/>
        <w:rPr>
          <w:rFonts w:hAnsi="宋体"/>
          <w:bCs/>
          <w:lang w:val="en-US"/>
        </w:rPr>
      </w:pPr>
      <w:r>
        <w:rPr>
          <w:rFonts w:hAnsi="宋体" w:hint="eastAsia"/>
          <w:bCs/>
          <w:lang w:val="en-US"/>
        </w:rPr>
        <w:t>应具备监视</w:t>
      </w:r>
      <w:r>
        <w:rPr>
          <w:rFonts w:hAnsi="宋体" w:hint="eastAsia"/>
          <w:bCs/>
        </w:rPr>
        <w:t>变压器油中氢气、乙炔、甲烷、乙烯、乙烷、一氧化碳、二氧化碳和水分等多种油中溶解气体水分及总烃的含量、各组分的相对增长率以及绝对增长速度</w:t>
      </w:r>
      <w:r>
        <w:rPr>
          <w:rFonts w:hAnsi="宋体" w:hint="eastAsia"/>
          <w:bCs/>
          <w:lang w:val="en-US"/>
        </w:rPr>
        <w:t>的展示功能</w:t>
      </w:r>
      <w:r>
        <w:rPr>
          <w:rFonts w:hAnsi="宋体" w:hint="eastAsia"/>
          <w:bCs/>
        </w:rPr>
        <w:t>，</w:t>
      </w:r>
      <w:r>
        <w:rPr>
          <w:rFonts w:hAnsi="宋体" w:hint="eastAsia"/>
          <w:bCs/>
          <w:lang w:val="en-US"/>
        </w:rPr>
        <w:t>具备监视变</w:t>
      </w:r>
      <w:r>
        <w:rPr>
          <w:rFonts w:hAnsi="宋体" w:hint="eastAsia"/>
          <w:bCs/>
        </w:rPr>
        <w:t>压器绝缘油中的微量水分含量和湿度，</w:t>
      </w:r>
      <w:r>
        <w:rPr>
          <w:rFonts w:hAnsi="宋体" w:hint="eastAsia"/>
          <w:bCs/>
          <w:lang w:val="en-US"/>
        </w:rPr>
        <w:t>具备</w:t>
      </w:r>
      <w:r>
        <w:rPr>
          <w:rFonts w:hAnsi="宋体" w:hint="eastAsia"/>
          <w:bCs/>
        </w:rPr>
        <w:t>变压器内部过热、局部放电、火花放电、电弧、绝缘老化等故障</w:t>
      </w:r>
      <w:r>
        <w:rPr>
          <w:rFonts w:hAnsi="宋体" w:hint="eastAsia"/>
          <w:bCs/>
          <w:lang w:val="en-US"/>
        </w:rPr>
        <w:t>监视与诊断功能。</w:t>
      </w:r>
    </w:p>
    <w:p w14:paraId="759AA230" w14:textId="77777777" w:rsidR="00000000" w:rsidRDefault="00000000">
      <w:pPr>
        <w:pStyle w:val="a9"/>
        <w:numPr>
          <w:ilvl w:val="0"/>
          <w:numId w:val="43"/>
        </w:numPr>
        <w:ind w:firstLine="24pt"/>
        <w:rPr>
          <w:rFonts w:hint="eastAsia"/>
        </w:rPr>
      </w:pPr>
      <w:r>
        <w:rPr>
          <w:rFonts w:hint="eastAsia"/>
        </w:rPr>
        <w:t>套管监视</w:t>
      </w:r>
    </w:p>
    <w:p w14:paraId="484D1322" w14:textId="77777777" w:rsidR="00000000" w:rsidRDefault="00000000">
      <w:pPr>
        <w:pStyle w:val="a9"/>
        <w:ind w:start="24.25pt" w:firstLine="0pt"/>
        <w:rPr>
          <w:rFonts w:hint="eastAsia"/>
        </w:rPr>
      </w:pPr>
      <w:r>
        <w:rPr>
          <w:szCs w:val="21"/>
        </w:rPr>
        <w:t>应具备对变压器套管的全电流、电容量、介损等参量的</w:t>
      </w:r>
      <w:r>
        <w:rPr>
          <w:rFonts w:hint="eastAsia"/>
          <w:szCs w:val="21"/>
        </w:rPr>
        <w:t>展示</w:t>
      </w:r>
      <w:r>
        <w:rPr>
          <w:szCs w:val="21"/>
        </w:rPr>
        <w:t>功能</w:t>
      </w:r>
    </w:p>
    <w:p w14:paraId="4FE3D764" w14:textId="77777777" w:rsidR="00000000" w:rsidRDefault="00000000">
      <w:pPr>
        <w:pStyle w:val="a9"/>
        <w:numPr>
          <w:ilvl w:val="0"/>
          <w:numId w:val="43"/>
        </w:numPr>
        <w:ind w:firstLine="24pt"/>
        <w:rPr>
          <w:rFonts w:hint="eastAsia"/>
        </w:rPr>
      </w:pPr>
      <w:r>
        <w:rPr>
          <w:rFonts w:hint="eastAsia"/>
        </w:rPr>
        <w:t>变压器谱图监视</w:t>
      </w:r>
    </w:p>
    <w:p w14:paraId="72CB0193" w14:textId="77777777" w:rsidR="00000000" w:rsidRDefault="00000000">
      <w:pPr>
        <w:pStyle w:val="a0"/>
        <w:ind w:firstLine="24pt"/>
        <w:rPr>
          <w:rFonts w:hAnsi="宋体" w:hint="eastAsia"/>
          <w:bCs/>
          <w:lang w:val="en-US"/>
        </w:rPr>
      </w:pPr>
      <w:r>
        <w:rPr>
          <w:rFonts w:hAnsi="宋体" w:hint="eastAsia"/>
          <w:bCs/>
          <w:lang w:val="en-US"/>
        </w:rPr>
        <w:t>应具备查看局部放电相位分布图（</w:t>
      </w:r>
      <w:r>
        <w:rPr>
          <w:rFonts w:hAnsi="宋体" w:hint="eastAsia"/>
          <w:bCs/>
          <w:lang w:val="en-US"/>
        </w:rPr>
        <w:t>PRPD</w:t>
      </w:r>
      <w:r>
        <w:rPr>
          <w:rFonts w:hAnsi="宋体" w:hint="eastAsia"/>
          <w:bCs/>
          <w:lang w:val="en-US"/>
        </w:rPr>
        <w:t>）、</w:t>
      </w:r>
      <w:r>
        <w:rPr>
          <w:rFonts w:hAnsi="宋体" w:hint="eastAsia"/>
          <w:bCs/>
        </w:rPr>
        <w:t>脉冲序列相位分布谱图（</w:t>
      </w:r>
      <w:r>
        <w:rPr>
          <w:rFonts w:hAnsi="宋体" w:hint="eastAsia"/>
          <w:bCs/>
        </w:rPr>
        <w:t>PRPS</w:t>
      </w:r>
      <w:r>
        <w:rPr>
          <w:rFonts w:hAnsi="宋体" w:hint="eastAsia"/>
          <w:bCs/>
        </w:rPr>
        <w:t>）</w:t>
      </w:r>
      <w:r>
        <w:rPr>
          <w:rFonts w:hAnsi="宋体" w:hint="eastAsia"/>
          <w:bCs/>
          <w:lang w:val="en-US"/>
        </w:rPr>
        <w:t>等放电特征谱图功能。</w:t>
      </w:r>
    </w:p>
    <w:p w14:paraId="710853F8" w14:textId="77777777" w:rsidR="00000000" w:rsidRDefault="00000000">
      <w:pPr>
        <w:pStyle w:val="5"/>
        <w:numPr>
          <w:ilvl w:val="4"/>
          <w:numId w:val="24"/>
        </w:numPr>
        <w:rPr>
          <w:rFonts w:ascii="黑体" w:hAnsi="黑体" w:cs="黑体" w:hint="eastAsia"/>
        </w:rPr>
      </w:pPr>
      <w:r>
        <w:t>GIS</w:t>
      </w:r>
      <w:r>
        <w:rPr>
          <w:rFonts w:ascii="黑体" w:hAnsi="黑体" w:cs="黑体" w:hint="eastAsia"/>
        </w:rPr>
        <w:t>监视</w:t>
      </w:r>
    </w:p>
    <w:p w14:paraId="678A3CC3" w14:textId="77777777" w:rsidR="00000000" w:rsidRDefault="00000000">
      <w:pPr>
        <w:pStyle w:val="a9"/>
        <w:numPr>
          <w:ilvl w:val="0"/>
          <w:numId w:val="44"/>
        </w:numPr>
        <w:ind w:firstLineChars="200" w:firstLine="24pt"/>
        <w:rPr>
          <w:rFonts w:hint="eastAsia"/>
          <w:color w:val="000000"/>
        </w:rPr>
      </w:pPr>
      <w:r>
        <w:rPr>
          <w:rFonts w:hint="eastAsia"/>
          <w:color w:val="000000"/>
        </w:rPr>
        <w:t>GIS</w:t>
      </w:r>
      <w:r>
        <w:rPr>
          <w:rFonts w:hint="eastAsia"/>
          <w:color w:val="000000"/>
        </w:rPr>
        <w:t>局放监视</w:t>
      </w:r>
    </w:p>
    <w:p w14:paraId="3D4A05CB" w14:textId="77777777" w:rsidR="00000000" w:rsidRDefault="00000000">
      <w:pPr>
        <w:pStyle w:val="a0"/>
        <w:ind w:firstLine="24pt"/>
        <w:rPr>
          <w:rFonts w:hAnsi="宋体" w:hint="eastAsia"/>
          <w:bCs/>
        </w:rPr>
      </w:pPr>
      <w:r>
        <w:rPr>
          <w:rFonts w:hAnsi="宋体" w:hint="eastAsia"/>
          <w:bCs/>
          <w:lang w:val="en-US"/>
        </w:rPr>
        <w:t>应具备</w:t>
      </w:r>
      <w:r>
        <w:t>GIS</w:t>
      </w:r>
      <w:r>
        <w:t>整体局部放电水平</w:t>
      </w:r>
      <w:r>
        <w:rPr>
          <w:rFonts w:hint="eastAsia"/>
        </w:rPr>
        <w:t>、</w:t>
      </w:r>
      <w:r>
        <w:t>放电电压、放电能量</w:t>
      </w:r>
      <w:r>
        <w:rPr>
          <w:rFonts w:hint="eastAsia"/>
        </w:rPr>
        <w:t>、</w:t>
      </w:r>
      <w:r>
        <w:t>放电重复率</w:t>
      </w:r>
      <w:r>
        <w:rPr>
          <w:rFonts w:hint="eastAsia"/>
          <w:lang w:val="en-US"/>
        </w:rPr>
        <w:t>等数据的监视与展示功能</w:t>
      </w:r>
      <w:r>
        <w:rPr>
          <w:rFonts w:hAnsi="宋体" w:hint="eastAsia"/>
          <w:bCs/>
        </w:rPr>
        <w:t>。</w:t>
      </w:r>
    </w:p>
    <w:p w14:paraId="5BCD0760" w14:textId="77777777" w:rsidR="00000000" w:rsidRDefault="00000000">
      <w:pPr>
        <w:pStyle w:val="a9"/>
        <w:numPr>
          <w:ilvl w:val="0"/>
          <w:numId w:val="44"/>
        </w:numPr>
        <w:ind w:firstLineChars="200" w:firstLine="24pt"/>
        <w:rPr>
          <w:rFonts w:hint="eastAsia"/>
          <w:color w:val="000000"/>
        </w:rPr>
      </w:pPr>
      <w:r>
        <w:rPr>
          <w:rFonts w:hint="eastAsia"/>
          <w:color w:val="000000"/>
        </w:rPr>
        <w:t>GIS SF6</w:t>
      </w:r>
      <w:r>
        <w:rPr>
          <w:rFonts w:hint="eastAsia"/>
          <w:color w:val="000000"/>
        </w:rPr>
        <w:t>气体微水密度监视</w:t>
      </w:r>
    </w:p>
    <w:p w14:paraId="63A0C46A" w14:textId="77777777" w:rsidR="00000000" w:rsidRDefault="00000000">
      <w:pPr>
        <w:pStyle w:val="a0"/>
        <w:ind w:firstLine="24pt"/>
        <w:rPr>
          <w:rFonts w:hAnsi="宋体" w:hint="eastAsia"/>
          <w:bCs/>
          <w:highlight w:val="yellow"/>
        </w:rPr>
      </w:pPr>
      <w:r>
        <w:rPr>
          <w:rFonts w:hAnsi="宋体"/>
          <w:bCs/>
          <w:lang w:val="en-US"/>
        </w:rPr>
        <w:t>应具备对</w:t>
      </w:r>
      <w:r>
        <w:rPr>
          <w:rFonts w:hAnsi="宋体"/>
          <w:bCs/>
          <w:lang w:val="en-US"/>
        </w:rPr>
        <w:t>GIS SF6</w:t>
      </w:r>
      <w:r>
        <w:rPr>
          <w:rFonts w:hAnsi="宋体"/>
          <w:bCs/>
          <w:lang w:val="en-US"/>
        </w:rPr>
        <w:t>气体温度、压力、密度、微水、露点等数据的监视与展示功能。</w:t>
      </w:r>
      <w:r>
        <w:rPr>
          <w:rFonts w:hAnsi="宋体" w:hint="eastAsia"/>
          <w:bCs/>
          <w:lang w:val="en-US"/>
        </w:rPr>
        <w:t>应支持</w:t>
      </w:r>
      <w:r>
        <w:rPr>
          <w:rFonts w:hAnsi="宋体" w:hint="eastAsia"/>
          <w:bCs/>
          <w:lang w:val="en-US"/>
        </w:rPr>
        <w:t>SF6</w:t>
      </w:r>
      <w:r>
        <w:rPr>
          <w:rFonts w:hAnsi="宋体" w:hint="eastAsia"/>
          <w:bCs/>
          <w:lang w:val="en-US"/>
        </w:rPr>
        <w:t>气体的泄漏检测功能。</w:t>
      </w:r>
      <w:r>
        <w:rPr>
          <w:rFonts w:hAnsi="宋体"/>
          <w:bCs/>
          <w:lang w:val="en-US"/>
        </w:rPr>
        <w:t>应支持做出</w:t>
      </w:r>
      <w:r>
        <w:rPr>
          <w:rFonts w:hAnsi="宋体"/>
          <w:bCs/>
          <w:lang w:val="en-US"/>
        </w:rPr>
        <w:t>SF6</w:t>
      </w:r>
      <w:r>
        <w:rPr>
          <w:rFonts w:hAnsi="宋体"/>
          <w:bCs/>
          <w:lang w:val="en-US"/>
        </w:rPr>
        <w:t>气体的微水、压力</w:t>
      </w:r>
      <w:r>
        <w:rPr>
          <w:rFonts w:hAnsi="宋体"/>
          <w:bCs/>
          <w:lang w:val="en-US"/>
        </w:rPr>
        <w:lastRenderedPageBreak/>
        <w:t>等数据的变化趋势图，并可根据报警信号由平面布置图直接找到报警点。</w:t>
      </w:r>
    </w:p>
    <w:p w14:paraId="299C0ED8" w14:textId="77777777" w:rsidR="00000000" w:rsidRDefault="00000000">
      <w:pPr>
        <w:pStyle w:val="5"/>
        <w:numPr>
          <w:ilvl w:val="4"/>
          <w:numId w:val="24"/>
        </w:numPr>
        <w:rPr>
          <w:rFonts w:ascii="黑体" w:hAnsi="黑体" w:cs="黑体" w:hint="eastAsia"/>
        </w:rPr>
      </w:pPr>
      <w:r>
        <w:rPr>
          <w:rFonts w:ascii="黑体" w:hAnsi="黑体" w:cs="黑体" w:hint="eastAsia"/>
        </w:rPr>
        <w:t>站用交直流系统运行监视</w:t>
      </w:r>
    </w:p>
    <w:p w14:paraId="62F2435E" w14:textId="77777777" w:rsidR="00000000" w:rsidRDefault="00000000">
      <w:pPr>
        <w:pStyle w:val="a0"/>
        <w:ind w:firstLine="24pt"/>
        <w:rPr>
          <w:rFonts w:hAnsi="宋体" w:hint="eastAsia"/>
          <w:bCs/>
        </w:rPr>
      </w:pPr>
      <w:r>
        <w:rPr>
          <w:rFonts w:hAnsi="宋体" w:hint="eastAsia"/>
          <w:bCs/>
        </w:rPr>
        <w:t>站用交直流系统运行监视应至少满足如下要求：</w:t>
      </w:r>
    </w:p>
    <w:p w14:paraId="030F5142" w14:textId="77777777" w:rsidR="00000000" w:rsidRDefault="00000000">
      <w:pPr>
        <w:pStyle w:val="a9"/>
        <w:numPr>
          <w:ilvl w:val="0"/>
          <w:numId w:val="45"/>
        </w:numPr>
        <w:ind w:start="0pt" w:firstLineChars="200" w:firstLine="24pt"/>
        <w:rPr>
          <w:rFonts w:hint="eastAsia"/>
          <w:color w:val="000000"/>
        </w:rPr>
      </w:pPr>
      <w:r>
        <w:rPr>
          <w:rFonts w:hint="eastAsia"/>
          <w:color w:val="000000"/>
        </w:rPr>
        <w:t>监视对象应至少包括：交流输入电源、逆变电源、蓄电池等。</w:t>
      </w:r>
    </w:p>
    <w:p w14:paraId="7DACF7DC" w14:textId="77777777" w:rsidR="00000000" w:rsidRDefault="00000000">
      <w:pPr>
        <w:pStyle w:val="a9"/>
        <w:numPr>
          <w:ilvl w:val="0"/>
          <w:numId w:val="45"/>
        </w:numPr>
        <w:ind w:start="0pt" w:firstLineChars="200" w:firstLine="24pt"/>
        <w:rPr>
          <w:rFonts w:hint="eastAsia"/>
          <w:color w:val="000000"/>
        </w:rPr>
      </w:pPr>
      <w:r>
        <w:rPr>
          <w:rFonts w:hint="eastAsia"/>
          <w:color w:val="000000"/>
        </w:rPr>
        <w:t>监视信息应至少包括：直流电源电压、交流输入输出电压、蓄电池内阻等量测数据、蓄电池异常、绝缘故障、电压异常等告警信息。</w:t>
      </w:r>
    </w:p>
    <w:p w14:paraId="6FADBD8A" w14:textId="77777777" w:rsidR="00000000" w:rsidRDefault="00000000">
      <w:pPr>
        <w:pStyle w:val="5"/>
        <w:numPr>
          <w:ilvl w:val="4"/>
          <w:numId w:val="24"/>
        </w:numPr>
        <w:rPr>
          <w:rFonts w:ascii="黑体" w:hAnsi="黑体" w:cs="黑体" w:hint="eastAsia"/>
        </w:rPr>
      </w:pPr>
      <w:r>
        <w:rPr>
          <w:rFonts w:ascii="黑体" w:hAnsi="黑体" w:cs="黑体" w:hint="eastAsia"/>
        </w:rPr>
        <w:t>动环系统运行监视</w:t>
      </w:r>
    </w:p>
    <w:p w14:paraId="774D4965" w14:textId="77777777" w:rsidR="00000000" w:rsidRDefault="00000000">
      <w:pPr>
        <w:pStyle w:val="a0"/>
        <w:ind w:firstLine="24pt"/>
        <w:rPr>
          <w:rFonts w:hAnsi="宋体" w:hint="eastAsia"/>
          <w:bCs/>
        </w:rPr>
      </w:pPr>
      <w:r>
        <w:rPr>
          <w:rFonts w:hAnsi="宋体" w:hint="eastAsia"/>
          <w:bCs/>
        </w:rPr>
        <w:t>动环系统运行监视应至少满足如下要求：</w:t>
      </w:r>
    </w:p>
    <w:p w14:paraId="6B05A80B" w14:textId="77777777" w:rsidR="00000000" w:rsidRDefault="00000000">
      <w:pPr>
        <w:pStyle w:val="a9"/>
        <w:numPr>
          <w:ilvl w:val="0"/>
          <w:numId w:val="46"/>
        </w:numPr>
        <w:ind w:start="0pt" w:firstLineChars="200" w:firstLine="24pt"/>
        <w:rPr>
          <w:rFonts w:hint="eastAsia"/>
          <w:color w:val="000000"/>
        </w:rPr>
      </w:pPr>
      <w:r>
        <w:rPr>
          <w:rFonts w:hint="eastAsia"/>
          <w:color w:val="000000"/>
        </w:rPr>
        <w:t>监视对象应至少包括：室内外温湿度传感器、水浸传感器、水位传感器、</w:t>
      </w:r>
      <w:r>
        <w:rPr>
          <w:rFonts w:hint="eastAsia"/>
          <w:color w:val="000000"/>
        </w:rPr>
        <w:t>SF6</w:t>
      </w:r>
      <w:r>
        <w:rPr>
          <w:rFonts w:hint="eastAsia"/>
          <w:color w:val="000000"/>
        </w:rPr>
        <w:t>传感器、空调控制器、照明控制器、风机控制箱、除湿机控制箱、水泵控制箱等。</w:t>
      </w:r>
    </w:p>
    <w:p w14:paraId="530C8DAE" w14:textId="77777777" w:rsidR="00000000" w:rsidRDefault="00000000">
      <w:pPr>
        <w:pStyle w:val="a9"/>
        <w:numPr>
          <w:ilvl w:val="0"/>
          <w:numId w:val="46"/>
        </w:numPr>
        <w:ind w:start="0pt" w:firstLineChars="200" w:firstLine="24pt"/>
        <w:rPr>
          <w:rFonts w:hint="eastAsia"/>
          <w:color w:val="000000"/>
        </w:rPr>
      </w:pPr>
      <w:r>
        <w:rPr>
          <w:rFonts w:hint="eastAsia"/>
          <w:color w:val="000000"/>
        </w:rPr>
        <w:t>监视范围应至少包括：温度、湿度等微气象采样数据，电缆沟浸水状态、集水井水位信息，空调工作状态（开启</w:t>
      </w:r>
      <w:r>
        <w:rPr>
          <w:rFonts w:hint="eastAsia"/>
          <w:color w:val="000000"/>
        </w:rPr>
        <w:t>/</w:t>
      </w:r>
      <w:r>
        <w:rPr>
          <w:rFonts w:hint="eastAsia"/>
          <w:color w:val="000000"/>
        </w:rPr>
        <w:t>关闭）、工作模式信息，风机设备的状态信息，设备室除湿机启停信息，照明回路通断状态、照明控制器的运行状态等信息。</w:t>
      </w:r>
    </w:p>
    <w:p w14:paraId="23A42467" w14:textId="77777777" w:rsidR="00000000" w:rsidRDefault="00000000">
      <w:pPr>
        <w:pStyle w:val="5"/>
        <w:numPr>
          <w:ilvl w:val="4"/>
          <w:numId w:val="24"/>
        </w:numPr>
        <w:rPr>
          <w:rFonts w:ascii="黑体" w:hAnsi="黑体" w:cs="黑体" w:hint="eastAsia"/>
        </w:rPr>
      </w:pPr>
      <w:r>
        <w:rPr>
          <w:rFonts w:ascii="黑体" w:hAnsi="黑体" w:cs="黑体" w:hint="eastAsia"/>
        </w:rPr>
        <w:t>开关柜温度监视</w:t>
      </w:r>
    </w:p>
    <w:p w14:paraId="6B15553D" w14:textId="77777777" w:rsidR="00000000" w:rsidRDefault="00000000">
      <w:pPr>
        <w:pStyle w:val="a9"/>
        <w:numPr>
          <w:ilvl w:val="0"/>
          <w:numId w:val="47"/>
        </w:numPr>
        <w:ind w:start="0pt" w:firstLineChars="200" w:firstLine="24pt"/>
        <w:rPr>
          <w:rFonts w:hint="eastAsia"/>
          <w:color w:val="000000"/>
        </w:rPr>
      </w:pPr>
      <w:r>
        <w:rPr>
          <w:rFonts w:hint="eastAsia"/>
          <w:color w:val="000000"/>
        </w:rPr>
        <w:t>开关柜温度监视</w:t>
      </w:r>
    </w:p>
    <w:p w14:paraId="2C73EC7D" w14:textId="77777777" w:rsidR="00000000" w:rsidRDefault="00000000">
      <w:pPr>
        <w:pStyle w:val="a0"/>
        <w:ind w:firstLine="24pt"/>
        <w:rPr>
          <w:rFonts w:hAnsi="宋体" w:hint="eastAsia"/>
          <w:bCs/>
        </w:rPr>
      </w:pPr>
      <w:r>
        <w:rPr>
          <w:rFonts w:hAnsi="宋体" w:hint="eastAsia"/>
          <w:bCs/>
        </w:rPr>
        <w:t>支持实时获取开关柜运行状态下动静触头温度。</w:t>
      </w:r>
    </w:p>
    <w:p w14:paraId="76443D77" w14:textId="77777777" w:rsidR="00000000" w:rsidRDefault="00000000">
      <w:pPr>
        <w:pStyle w:val="a9"/>
        <w:numPr>
          <w:ilvl w:val="0"/>
          <w:numId w:val="47"/>
        </w:numPr>
        <w:ind w:start="0pt" w:firstLineChars="200" w:firstLine="24pt"/>
        <w:rPr>
          <w:rFonts w:hint="eastAsia"/>
          <w:color w:val="000000"/>
        </w:rPr>
      </w:pPr>
      <w:r>
        <w:rPr>
          <w:rFonts w:hint="eastAsia"/>
          <w:color w:val="000000"/>
        </w:rPr>
        <w:t>开关柜局放监视</w:t>
      </w:r>
    </w:p>
    <w:p w14:paraId="32F6F811" w14:textId="77777777" w:rsidR="00000000" w:rsidRDefault="00000000">
      <w:pPr>
        <w:pStyle w:val="a0"/>
        <w:ind w:firstLine="24pt"/>
        <w:rPr>
          <w:rFonts w:hAnsi="宋体" w:hint="eastAsia"/>
          <w:bCs/>
        </w:rPr>
      </w:pPr>
      <w:r>
        <w:rPr>
          <w:rFonts w:hAnsi="宋体" w:hint="eastAsia"/>
          <w:bCs/>
        </w:rPr>
        <w:t>应支持识别各种局部放电类型，并可进行故障分析，判断故障类型。</w:t>
      </w:r>
    </w:p>
    <w:p w14:paraId="47976523" w14:textId="77777777" w:rsidR="00000000" w:rsidRDefault="00000000">
      <w:pPr>
        <w:pStyle w:val="a0"/>
        <w:ind w:firstLine="24pt"/>
        <w:rPr>
          <w:rFonts w:hAnsi="宋体" w:hint="eastAsia"/>
          <w:bCs/>
        </w:rPr>
      </w:pPr>
      <w:r>
        <w:rPr>
          <w:rFonts w:hAnsi="宋体" w:hint="eastAsia"/>
          <w:bCs/>
        </w:rPr>
        <w:t>应支持识别出金属颗粒放电、悬浮电位放电、尖端放电、气隙放电、沿面放电局放类型。装置在识别出有局部放电并超过系统设置阈值时能够弹出告警信息。</w:t>
      </w:r>
    </w:p>
    <w:p w14:paraId="160FDC10" w14:textId="77777777" w:rsidR="00000000" w:rsidRDefault="00000000">
      <w:pPr>
        <w:pStyle w:val="a0"/>
        <w:ind w:firstLine="24pt"/>
        <w:rPr>
          <w:rFonts w:hAnsi="宋体" w:hint="eastAsia"/>
          <w:bCs/>
        </w:rPr>
      </w:pPr>
      <w:r>
        <w:rPr>
          <w:rFonts w:hAnsi="宋体" w:hint="eastAsia"/>
          <w:bCs/>
        </w:rPr>
        <w:t>应支持使用数据统计和智能诊断技术，对所有历史信号进行分析，给出高置信度的诊断结论并给出相关维护建议。</w:t>
      </w:r>
    </w:p>
    <w:p w14:paraId="797A1E50" w14:textId="77777777" w:rsidR="00000000" w:rsidRDefault="00000000">
      <w:pPr>
        <w:pStyle w:val="a0"/>
        <w:ind w:firstLine="24pt"/>
        <w:rPr>
          <w:rFonts w:hAnsi="宋体" w:hint="eastAsia"/>
          <w:bCs/>
        </w:rPr>
      </w:pPr>
      <w:r>
        <w:rPr>
          <w:rFonts w:hAnsi="宋体" w:hint="eastAsia"/>
          <w:bCs/>
        </w:rPr>
        <w:t>应支持利用小波消噪技术，自适应滤波技术，窄带消干扰技术，消除现场监测的干扰信号，同时能够对单个放电脉冲的时域、频域及时频分析，提供</w:t>
      </w:r>
      <w:r>
        <w:rPr>
          <w:rFonts w:hAnsi="宋体" w:hint="eastAsia"/>
          <w:bCs/>
        </w:rPr>
        <w:t>PRPD</w:t>
      </w:r>
      <w:r>
        <w:rPr>
          <w:rFonts w:hAnsi="宋体" w:hint="eastAsia"/>
          <w:bCs/>
        </w:rPr>
        <w:t>、</w:t>
      </w:r>
      <w:r>
        <w:rPr>
          <w:rFonts w:hAnsi="宋体" w:hint="eastAsia"/>
          <w:bCs/>
        </w:rPr>
        <w:t>PRPS</w:t>
      </w:r>
      <w:r>
        <w:rPr>
          <w:rFonts w:hAnsi="宋体" w:hint="eastAsia"/>
          <w:bCs/>
        </w:rPr>
        <w:t>图谱等统计分析。</w:t>
      </w:r>
    </w:p>
    <w:p w14:paraId="5CE9CE5C" w14:textId="77777777" w:rsidR="00000000" w:rsidRDefault="00000000">
      <w:pPr>
        <w:pStyle w:val="a0"/>
        <w:ind w:firstLine="24pt"/>
        <w:rPr>
          <w:rFonts w:hAnsi="宋体" w:hint="eastAsia"/>
          <w:bCs/>
        </w:rPr>
      </w:pPr>
      <w:r>
        <w:rPr>
          <w:rFonts w:hAnsi="宋体" w:hint="eastAsia"/>
          <w:bCs/>
        </w:rPr>
        <w:t>应能够实现放电故障类型自动识别功能。</w:t>
      </w:r>
    </w:p>
    <w:p w14:paraId="109E7D76" w14:textId="77777777" w:rsidR="00000000" w:rsidRDefault="00000000">
      <w:pPr>
        <w:pStyle w:val="a0"/>
        <w:ind w:firstLine="24pt"/>
        <w:rPr>
          <w:rFonts w:hAnsi="宋体" w:hint="eastAsia"/>
          <w:bCs/>
        </w:rPr>
      </w:pPr>
      <w:r>
        <w:rPr>
          <w:rFonts w:hAnsi="宋体" w:hint="eastAsia"/>
          <w:bCs/>
        </w:rPr>
        <w:t>应至少具备电声、电电、声声多放电源定位，放电位置三维空间显示。</w:t>
      </w:r>
    </w:p>
    <w:p w14:paraId="2B3FC9C5" w14:textId="77777777" w:rsidR="00000000" w:rsidRDefault="00000000">
      <w:pPr>
        <w:pStyle w:val="a0"/>
        <w:ind w:firstLine="24pt"/>
        <w:rPr>
          <w:rFonts w:hAnsi="宋体" w:hint="eastAsia"/>
          <w:bCs/>
        </w:rPr>
      </w:pPr>
      <w:r>
        <w:rPr>
          <w:rFonts w:hAnsi="宋体" w:hint="eastAsia"/>
          <w:bCs/>
        </w:rPr>
        <w:t>应具备对多个放电故障点跟踪，同时提供放电源在线连续跟踪定位模式，</w:t>
      </w:r>
      <w:r>
        <w:rPr>
          <w:rFonts w:hAnsi="宋体" w:hint="eastAsia"/>
          <w:bCs/>
        </w:rPr>
        <w:lastRenderedPageBreak/>
        <w:t>能够锁定放电位置，实时跟踪其位移、强度变化，跟踪其放电类型变化。</w:t>
      </w:r>
    </w:p>
    <w:p w14:paraId="492C635B" w14:textId="77777777" w:rsidR="00000000" w:rsidRDefault="00000000">
      <w:pPr>
        <w:pStyle w:val="5"/>
        <w:numPr>
          <w:ilvl w:val="4"/>
          <w:numId w:val="24"/>
        </w:numPr>
        <w:rPr>
          <w:rFonts w:ascii="黑体" w:hAnsi="黑体" w:cs="黑体" w:hint="eastAsia"/>
        </w:rPr>
      </w:pPr>
      <w:r>
        <w:rPr>
          <w:rFonts w:ascii="黑体" w:hAnsi="黑体" w:cs="黑体" w:hint="eastAsia"/>
        </w:rPr>
        <w:t>红外热成像监视</w:t>
      </w:r>
    </w:p>
    <w:p w14:paraId="46EC7D43" w14:textId="77777777" w:rsidR="00000000" w:rsidRDefault="00000000">
      <w:pPr>
        <w:pStyle w:val="a0"/>
        <w:ind w:firstLine="24pt"/>
        <w:rPr>
          <w:rFonts w:hAnsi="宋体" w:hint="eastAsia"/>
          <w:bCs/>
        </w:rPr>
      </w:pPr>
      <w:r>
        <w:rPr>
          <w:rFonts w:hAnsi="宋体" w:hint="eastAsia"/>
          <w:bCs/>
        </w:rPr>
        <w:t>红外热成像监视功能要求：</w:t>
      </w:r>
    </w:p>
    <w:p w14:paraId="798E600F" w14:textId="77777777" w:rsidR="00000000" w:rsidRDefault="00000000">
      <w:pPr>
        <w:pStyle w:val="a0"/>
        <w:numPr>
          <w:ilvl w:val="0"/>
          <w:numId w:val="48"/>
        </w:numPr>
        <w:ind w:start="0pt" w:firstLine="24pt"/>
        <w:rPr>
          <w:rFonts w:hAnsi="宋体" w:hint="eastAsia"/>
          <w:bCs/>
        </w:rPr>
      </w:pPr>
      <w:r>
        <w:rPr>
          <w:rFonts w:hAnsi="宋体" w:hint="eastAsia"/>
          <w:bCs/>
          <w:lang w:val="en-US"/>
        </w:rPr>
        <w:t>应</w:t>
      </w:r>
      <w:r>
        <w:rPr>
          <w:rFonts w:hAnsi="宋体" w:hint="eastAsia"/>
          <w:bCs/>
        </w:rPr>
        <w:t>具有多光谱智能算法，可过滤太阳反光等误报信息。</w:t>
      </w:r>
    </w:p>
    <w:p w14:paraId="66080ECA" w14:textId="77777777" w:rsidR="00000000" w:rsidRDefault="00000000">
      <w:pPr>
        <w:pStyle w:val="a0"/>
        <w:numPr>
          <w:ilvl w:val="0"/>
          <w:numId w:val="48"/>
        </w:numPr>
        <w:ind w:start="0pt" w:firstLine="24pt"/>
        <w:rPr>
          <w:rFonts w:hAnsi="宋体" w:hint="eastAsia"/>
          <w:bCs/>
        </w:rPr>
      </w:pPr>
      <w:r>
        <w:rPr>
          <w:rFonts w:hAnsi="宋体" w:hint="eastAsia"/>
          <w:bCs/>
          <w:lang w:val="en-US"/>
        </w:rPr>
        <w:t>应支持</w:t>
      </w:r>
      <w:r>
        <w:rPr>
          <w:rFonts w:hAnsi="宋体" w:hint="eastAsia"/>
          <w:bCs/>
        </w:rPr>
        <w:t>实时监测对象的温度，</w:t>
      </w:r>
      <w:r>
        <w:rPr>
          <w:rFonts w:hAnsi="宋体" w:hint="eastAsia"/>
          <w:bCs/>
          <w:lang w:val="en-US"/>
        </w:rPr>
        <w:t>至少</w:t>
      </w:r>
      <w:r>
        <w:rPr>
          <w:rFonts w:hAnsi="宋体" w:hint="eastAsia"/>
          <w:bCs/>
        </w:rPr>
        <w:t>具备实时监视、视频录制、存储、传输，图像内容自动处理与温度自动识别等功能。</w:t>
      </w:r>
    </w:p>
    <w:p w14:paraId="5E2C5896" w14:textId="77777777" w:rsidR="00000000" w:rsidRDefault="00000000">
      <w:pPr>
        <w:pStyle w:val="5"/>
        <w:numPr>
          <w:ilvl w:val="4"/>
          <w:numId w:val="24"/>
        </w:numPr>
        <w:rPr>
          <w:rFonts w:ascii="黑体" w:hAnsi="黑体" w:cs="黑体" w:hint="eastAsia"/>
        </w:rPr>
      </w:pPr>
      <w:r>
        <w:rPr>
          <w:rFonts w:ascii="黑体" w:hAnsi="黑体" w:cs="黑体" w:hint="eastAsia"/>
        </w:rPr>
        <w:t>电缆接头温度监视</w:t>
      </w:r>
    </w:p>
    <w:p w14:paraId="664F6056" w14:textId="77777777" w:rsidR="00000000" w:rsidRDefault="00000000">
      <w:pPr>
        <w:pStyle w:val="a0"/>
        <w:ind w:firstLineChars="0" w:firstLine="24pt"/>
        <w:rPr>
          <w:rFonts w:hAnsi="宋体" w:hint="eastAsia"/>
          <w:bCs/>
          <w:highlight w:val="yellow"/>
        </w:rPr>
      </w:pPr>
      <w:r>
        <w:rPr>
          <w:rFonts w:hAnsi="宋体" w:hint="eastAsia"/>
          <w:bCs/>
          <w:lang w:val="en-US"/>
        </w:rPr>
        <w:t>应具备对</w:t>
      </w:r>
      <w:r>
        <w:rPr>
          <w:rFonts w:hAnsi="宋体" w:hint="eastAsia"/>
          <w:bCs/>
        </w:rPr>
        <w:t>电缆接头温度</w:t>
      </w:r>
      <w:r>
        <w:rPr>
          <w:rFonts w:hAnsi="宋体" w:hint="eastAsia"/>
          <w:bCs/>
          <w:lang w:val="en-US"/>
        </w:rPr>
        <w:t>监视</w:t>
      </w:r>
      <w:r>
        <w:rPr>
          <w:rFonts w:hAnsi="宋体" w:hint="eastAsia"/>
          <w:bCs/>
        </w:rPr>
        <w:t>功能。</w:t>
      </w:r>
    </w:p>
    <w:p w14:paraId="0E2FA806" w14:textId="77777777" w:rsidR="00000000" w:rsidRDefault="00000000">
      <w:pPr>
        <w:pStyle w:val="4"/>
        <w:numPr>
          <w:ilvl w:val="3"/>
          <w:numId w:val="24"/>
        </w:numPr>
      </w:pPr>
      <w:r>
        <w:t>网络链路运行监视</w:t>
      </w:r>
    </w:p>
    <w:p w14:paraId="554DAD6B" w14:textId="77777777" w:rsidR="00000000" w:rsidRDefault="00000000">
      <w:pPr>
        <w:pStyle w:val="a0"/>
        <w:ind w:firstLine="24pt"/>
        <w:rPr>
          <w:rFonts w:hAnsi="宋体" w:hint="eastAsia"/>
          <w:bCs/>
        </w:rPr>
      </w:pPr>
      <w:r>
        <w:rPr>
          <w:rFonts w:hAnsi="宋体" w:hint="eastAsia"/>
          <w:bCs/>
        </w:rPr>
        <w:t>网络链路运行监视</w:t>
      </w:r>
      <w:r>
        <w:rPr>
          <w:rFonts w:hAnsi="宋体" w:hint="eastAsia"/>
          <w:bCs/>
          <w:lang w:val="en-US"/>
        </w:rPr>
        <w:t>应至少满足</w:t>
      </w:r>
      <w:r>
        <w:rPr>
          <w:rFonts w:hAnsi="宋体" w:hint="eastAsia"/>
          <w:bCs/>
        </w:rPr>
        <w:t>如下要求：</w:t>
      </w:r>
    </w:p>
    <w:p w14:paraId="2002C767" w14:textId="77777777" w:rsidR="00000000" w:rsidRDefault="00000000">
      <w:pPr>
        <w:pStyle w:val="a0"/>
        <w:numPr>
          <w:ilvl w:val="0"/>
          <w:numId w:val="49"/>
        </w:numPr>
        <w:ind w:start="0pt" w:firstLine="24pt"/>
        <w:rPr>
          <w:rFonts w:hAnsi="宋体" w:hint="eastAsia"/>
          <w:bCs/>
        </w:rPr>
      </w:pPr>
      <w:r>
        <w:rPr>
          <w:rFonts w:hAnsi="宋体" w:hint="eastAsia"/>
          <w:bCs/>
        </w:rPr>
        <w:t>监视对象</w:t>
      </w:r>
      <w:r>
        <w:rPr>
          <w:rFonts w:hAnsi="宋体" w:hint="eastAsia"/>
          <w:bCs/>
          <w:lang w:val="en-US"/>
        </w:rPr>
        <w:t>应至少</w:t>
      </w:r>
      <w:r>
        <w:rPr>
          <w:rFonts w:hAnsi="宋体" w:hint="eastAsia"/>
          <w:bCs/>
        </w:rPr>
        <w:t>包括：网络物理链路及其连接物理端口。</w:t>
      </w:r>
    </w:p>
    <w:p w14:paraId="25A8729E" w14:textId="77777777" w:rsidR="00000000" w:rsidRDefault="00000000">
      <w:pPr>
        <w:pStyle w:val="a0"/>
        <w:numPr>
          <w:ilvl w:val="0"/>
          <w:numId w:val="49"/>
        </w:numPr>
        <w:ind w:start="0pt" w:firstLine="24pt"/>
        <w:rPr>
          <w:rFonts w:hAnsi="宋体" w:hint="eastAsia"/>
          <w:bCs/>
        </w:rPr>
      </w:pPr>
      <w:r>
        <w:rPr>
          <w:rFonts w:hAnsi="宋体" w:hint="eastAsia"/>
          <w:bCs/>
        </w:rPr>
        <w:t>监视信息内容</w:t>
      </w:r>
      <w:r>
        <w:rPr>
          <w:rFonts w:hAnsi="宋体" w:hint="eastAsia"/>
          <w:bCs/>
          <w:lang w:val="en-US"/>
        </w:rPr>
        <w:t>应至少</w:t>
      </w:r>
      <w:r>
        <w:rPr>
          <w:rFonts w:hAnsi="宋体" w:hint="eastAsia"/>
          <w:bCs/>
        </w:rPr>
        <w:t>包括：物理链路连接状态、物理连接端口状态、物理网络拓扑连接信息等。</w:t>
      </w:r>
    </w:p>
    <w:p w14:paraId="4A41D3B7" w14:textId="77777777" w:rsidR="00000000" w:rsidRDefault="00000000">
      <w:pPr>
        <w:pStyle w:val="a0"/>
        <w:numPr>
          <w:ilvl w:val="0"/>
          <w:numId w:val="49"/>
        </w:numPr>
        <w:ind w:start="0pt" w:firstLine="24pt"/>
        <w:rPr>
          <w:rFonts w:hAnsi="宋体" w:hint="eastAsia"/>
          <w:bCs/>
        </w:rPr>
      </w:pPr>
      <w:r>
        <w:rPr>
          <w:rFonts w:hAnsi="宋体" w:hint="eastAsia"/>
          <w:bCs/>
        </w:rPr>
        <w:t>应支持</w:t>
      </w:r>
      <w:r>
        <w:rPr>
          <w:rFonts w:hAnsi="宋体" w:hint="eastAsia"/>
          <w:bCs/>
        </w:rPr>
        <w:t>SNMP</w:t>
      </w:r>
      <w:r>
        <w:rPr>
          <w:rFonts w:hAnsi="宋体" w:hint="eastAsia"/>
          <w:bCs/>
        </w:rPr>
        <w:t>或</w:t>
      </w:r>
      <w:r>
        <w:rPr>
          <w:rFonts w:hAnsi="宋体" w:hint="eastAsia"/>
          <w:bCs/>
        </w:rPr>
        <w:t>CMS</w:t>
      </w:r>
      <w:r>
        <w:rPr>
          <w:rFonts w:hAnsi="宋体" w:hint="eastAsia"/>
          <w:bCs/>
        </w:rPr>
        <w:t>，实现对交换机网络通信状态、网络连接状态的监视。</w:t>
      </w:r>
    </w:p>
    <w:p w14:paraId="5A63F5C9" w14:textId="77777777" w:rsidR="00000000" w:rsidRDefault="00000000">
      <w:pPr>
        <w:pStyle w:val="4"/>
        <w:numPr>
          <w:ilvl w:val="3"/>
          <w:numId w:val="24"/>
        </w:numPr>
      </w:pPr>
      <w:r>
        <w:t>时间同步状态监视</w:t>
      </w:r>
    </w:p>
    <w:p w14:paraId="47D905D9" w14:textId="77777777" w:rsidR="00000000" w:rsidRDefault="00000000">
      <w:pPr>
        <w:pStyle w:val="a0"/>
        <w:ind w:firstLine="24pt"/>
        <w:rPr>
          <w:rFonts w:hAnsi="宋体" w:hint="eastAsia"/>
          <w:bCs/>
        </w:rPr>
      </w:pPr>
      <w:r>
        <w:rPr>
          <w:rFonts w:hAnsi="宋体" w:hint="eastAsia"/>
          <w:bCs/>
        </w:rPr>
        <w:t>时间同步状态监视</w:t>
      </w:r>
      <w:r>
        <w:rPr>
          <w:rFonts w:hAnsi="宋体" w:hint="eastAsia"/>
          <w:bCs/>
          <w:lang w:val="en-US"/>
        </w:rPr>
        <w:t>应至少满足</w:t>
      </w:r>
      <w:r>
        <w:rPr>
          <w:rFonts w:hAnsi="宋体" w:hint="eastAsia"/>
          <w:bCs/>
        </w:rPr>
        <w:t>如下要求：</w:t>
      </w:r>
    </w:p>
    <w:p w14:paraId="6BC229E6" w14:textId="77777777" w:rsidR="00000000" w:rsidRDefault="00000000">
      <w:pPr>
        <w:pStyle w:val="a0"/>
        <w:numPr>
          <w:ilvl w:val="0"/>
          <w:numId w:val="50"/>
        </w:numPr>
        <w:ind w:start="0pt" w:firstLine="24pt"/>
        <w:rPr>
          <w:rFonts w:hAnsi="宋体" w:hint="eastAsia"/>
          <w:bCs/>
        </w:rPr>
      </w:pPr>
      <w:r>
        <w:rPr>
          <w:rFonts w:hAnsi="宋体" w:hint="eastAsia"/>
          <w:bCs/>
        </w:rPr>
        <w:t>监视对象</w:t>
      </w:r>
      <w:r>
        <w:rPr>
          <w:rFonts w:hAnsi="宋体" w:hint="eastAsia"/>
          <w:bCs/>
          <w:lang w:val="en-US"/>
        </w:rPr>
        <w:t>应至少</w:t>
      </w:r>
      <w:r>
        <w:rPr>
          <w:rFonts w:hAnsi="宋体" w:hint="eastAsia"/>
          <w:bCs/>
        </w:rPr>
        <w:t>包括：全站所有被监视设备。</w:t>
      </w:r>
    </w:p>
    <w:p w14:paraId="12CE551E" w14:textId="77777777" w:rsidR="00000000" w:rsidRDefault="00000000">
      <w:pPr>
        <w:pStyle w:val="a0"/>
        <w:numPr>
          <w:ilvl w:val="0"/>
          <w:numId w:val="50"/>
        </w:numPr>
        <w:ind w:start="0pt" w:firstLine="24pt"/>
        <w:rPr>
          <w:rFonts w:hAnsi="宋体" w:hint="eastAsia"/>
          <w:bCs/>
        </w:rPr>
      </w:pPr>
      <w:r>
        <w:rPr>
          <w:rFonts w:hAnsi="宋体" w:hint="eastAsia"/>
          <w:bCs/>
        </w:rPr>
        <w:t>监视信息</w:t>
      </w:r>
      <w:r>
        <w:rPr>
          <w:rFonts w:hAnsi="宋体" w:hint="eastAsia"/>
          <w:bCs/>
          <w:lang w:val="en-US"/>
        </w:rPr>
        <w:t>应至少</w:t>
      </w:r>
      <w:r>
        <w:rPr>
          <w:rFonts w:hAnsi="宋体" w:hint="eastAsia"/>
          <w:bCs/>
        </w:rPr>
        <w:t>包括：被对时设备的对时信号状态、对时服务状态、时间跳变侦测状态，以及时钟同步装置的电源模块状态等，时钟同步装置对被对时设备的管理监测信息，包括被测设备对时偏差、被测设备对时测量服务状态、被测设备对时偏差越限状态等。</w:t>
      </w:r>
    </w:p>
    <w:p w14:paraId="10A41D6B" w14:textId="77777777" w:rsidR="00000000" w:rsidRDefault="00000000">
      <w:pPr>
        <w:pStyle w:val="4"/>
        <w:numPr>
          <w:ilvl w:val="3"/>
          <w:numId w:val="24"/>
        </w:numPr>
      </w:pPr>
      <w:r>
        <w:t>可视化展示</w:t>
      </w:r>
    </w:p>
    <w:p w14:paraId="03094A39" w14:textId="77777777" w:rsidR="00000000" w:rsidRDefault="00000000">
      <w:pPr>
        <w:pStyle w:val="a9"/>
        <w:ind w:firstLineChars="200" w:firstLine="24pt"/>
        <w:rPr>
          <w:rFonts w:hint="eastAsia"/>
        </w:rPr>
      </w:pPr>
      <w:r>
        <w:rPr>
          <w:rFonts w:hint="eastAsia"/>
        </w:rPr>
        <w:t>应支持根据电力设备间、风力发电机组、海缆、变压器、</w:t>
      </w:r>
      <w:r>
        <w:rPr>
          <w:rFonts w:hint="eastAsia"/>
        </w:rPr>
        <w:t>GIS</w:t>
      </w:r>
      <w:r>
        <w:rPr>
          <w:rFonts w:hint="eastAsia"/>
        </w:rPr>
        <w:t>、电抗器等一二次设备的电气连接关系，以及开关刀闸的状态将设备模型转换为计算用的拓扑节点—支路模型，连同设备的带电、接地、环网等状态进行可视化展示。可视化展示应至少满足如下要求：</w:t>
      </w:r>
    </w:p>
    <w:p w14:paraId="1671109A" w14:textId="77777777" w:rsidR="00000000" w:rsidRDefault="00000000">
      <w:pPr>
        <w:pStyle w:val="a0"/>
        <w:numPr>
          <w:ilvl w:val="0"/>
          <w:numId w:val="51"/>
        </w:numPr>
        <w:ind w:start="0pt" w:firstLine="24pt"/>
        <w:rPr>
          <w:rFonts w:hAnsi="宋体" w:hint="eastAsia"/>
          <w:bCs/>
        </w:rPr>
      </w:pPr>
      <w:r>
        <w:rPr>
          <w:rFonts w:hAnsi="宋体" w:hint="eastAsia"/>
          <w:bCs/>
        </w:rPr>
        <w:t>应支持主接线图、间隔分图、系统配置图、网络链路图、设备监测分图等多种图形展示。</w:t>
      </w:r>
    </w:p>
    <w:p w14:paraId="0A9697A7" w14:textId="77777777" w:rsidR="00000000" w:rsidRDefault="00000000">
      <w:pPr>
        <w:pStyle w:val="a0"/>
        <w:numPr>
          <w:ilvl w:val="0"/>
          <w:numId w:val="51"/>
        </w:numPr>
        <w:ind w:start="0pt" w:firstLine="24pt"/>
        <w:rPr>
          <w:rFonts w:hAnsi="宋体" w:hint="eastAsia"/>
          <w:bCs/>
        </w:rPr>
      </w:pPr>
      <w:r>
        <w:rPr>
          <w:rFonts w:hAnsi="宋体" w:hint="eastAsia"/>
          <w:bCs/>
        </w:rPr>
        <w:t>应实现厂内潮流方向的实时显示，通过流动线等方式展示电流方向，并</w:t>
      </w:r>
      <w:r>
        <w:rPr>
          <w:rFonts w:hAnsi="宋体" w:hint="eastAsia"/>
          <w:bCs/>
        </w:rPr>
        <w:lastRenderedPageBreak/>
        <w:t>显示线路、主变的有功、无功等信息。</w:t>
      </w:r>
    </w:p>
    <w:p w14:paraId="4E449285" w14:textId="77777777" w:rsidR="00000000" w:rsidRDefault="00000000">
      <w:pPr>
        <w:pStyle w:val="a0"/>
        <w:numPr>
          <w:ilvl w:val="0"/>
          <w:numId w:val="51"/>
        </w:numPr>
        <w:ind w:start="0pt" w:firstLine="24pt"/>
        <w:rPr>
          <w:rFonts w:hAnsi="宋体" w:hint="eastAsia"/>
          <w:bCs/>
        </w:rPr>
      </w:pPr>
      <w:r>
        <w:rPr>
          <w:rFonts w:hAnsi="宋体" w:hint="eastAsia"/>
          <w:bCs/>
        </w:rPr>
        <w:t>应以图形化的方式对全站辅助设备（消防、安防、动环等）的布置及运行参数进行全景化展示。</w:t>
      </w:r>
    </w:p>
    <w:p w14:paraId="37B5E2A4" w14:textId="77777777" w:rsidR="00000000" w:rsidRDefault="00000000">
      <w:pPr>
        <w:pStyle w:val="a0"/>
        <w:numPr>
          <w:ilvl w:val="0"/>
          <w:numId w:val="51"/>
        </w:numPr>
        <w:ind w:start="0pt" w:firstLine="24pt"/>
        <w:rPr>
          <w:rFonts w:hAnsi="宋体" w:hint="eastAsia"/>
          <w:bCs/>
        </w:rPr>
      </w:pPr>
      <w:r>
        <w:rPr>
          <w:rFonts w:hAnsi="宋体" w:hint="eastAsia"/>
          <w:bCs/>
        </w:rPr>
        <w:t>应实现模拟量数据的可视化展示，采用表格、曲线、饼图、柱图、仪表盘等多种形式展示。</w:t>
      </w:r>
    </w:p>
    <w:p w14:paraId="57C47DC0" w14:textId="77777777" w:rsidR="00000000" w:rsidRDefault="00000000">
      <w:pPr>
        <w:pStyle w:val="a0"/>
        <w:numPr>
          <w:ilvl w:val="0"/>
          <w:numId w:val="51"/>
        </w:numPr>
        <w:ind w:start="0pt" w:firstLine="24pt"/>
        <w:rPr>
          <w:rFonts w:hAnsi="宋体" w:hint="eastAsia"/>
          <w:bCs/>
        </w:rPr>
      </w:pPr>
      <w:r>
        <w:rPr>
          <w:rFonts w:hAnsi="宋体" w:hint="eastAsia"/>
          <w:bCs/>
        </w:rPr>
        <w:t>应实现状态量数据的可视化展示，采用形状、颜色、光字牌、指示灯等多种形式展示。</w:t>
      </w:r>
    </w:p>
    <w:p w14:paraId="2819163A" w14:textId="77777777" w:rsidR="00000000" w:rsidRDefault="00000000">
      <w:pPr>
        <w:pStyle w:val="a0"/>
        <w:numPr>
          <w:ilvl w:val="0"/>
          <w:numId w:val="51"/>
        </w:numPr>
        <w:ind w:start="0pt" w:firstLine="24pt"/>
        <w:rPr>
          <w:rFonts w:hAnsi="宋体" w:hint="eastAsia"/>
          <w:bCs/>
        </w:rPr>
      </w:pPr>
      <w:r>
        <w:rPr>
          <w:rFonts w:hAnsi="宋体" w:hint="eastAsia"/>
          <w:bCs/>
        </w:rPr>
        <w:t>应支持多种信息告警方式，包括：最新告警提示、光字牌、图元变色或闪烁、自动退出相关故障间隔图、音响提示、语音提示等。</w:t>
      </w:r>
    </w:p>
    <w:p w14:paraId="657682FD" w14:textId="77777777" w:rsidR="00000000" w:rsidRDefault="00000000">
      <w:pPr>
        <w:pStyle w:val="a0"/>
        <w:numPr>
          <w:ilvl w:val="0"/>
          <w:numId w:val="51"/>
        </w:numPr>
        <w:ind w:start="0pt" w:firstLine="24pt"/>
        <w:rPr>
          <w:rFonts w:hAnsi="宋体"/>
          <w:bCs/>
        </w:rPr>
      </w:pPr>
      <w:r>
        <w:rPr>
          <w:rFonts w:hAnsi="宋体" w:hint="eastAsia"/>
          <w:bCs/>
        </w:rPr>
        <w:t>应支持对不合理的模拟量、状态量等数据设置异常标志，并用闪烁或醒目的颜色给出提示，颜色可以设定。</w:t>
      </w:r>
    </w:p>
    <w:p w14:paraId="0E8C0E89" w14:textId="77777777" w:rsidR="00000000" w:rsidRDefault="00000000">
      <w:pPr>
        <w:pStyle w:val="4"/>
        <w:numPr>
          <w:ilvl w:val="3"/>
          <w:numId w:val="24"/>
        </w:numPr>
        <w:rPr>
          <w:rFonts w:hint="eastAsia"/>
        </w:rPr>
      </w:pPr>
      <w:r>
        <w:rPr>
          <w:rFonts w:hint="eastAsia"/>
        </w:rPr>
        <w:t>事故追忆</w:t>
      </w:r>
    </w:p>
    <w:p w14:paraId="2E166374" w14:textId="77777777" w:rsidR="00000000" w:rsidRDefault="00000000">
      <w:pPr>
        <w:pStyle w:val="a9"/>
        <w:ind w:firstLineChars="200" w:firstLine="24pt"/>
        <w:rPr>
          <w:rFonts w:hint="eastAsia"/>
        </w:rPr>
      </w:pPr>
      <w:r>
        <w:rPr>
          <w:rFonts w:hint="eastAsia"/>
        </w:rPr>
        <w:t>系统应具备自动记录事故发生前后升压站各类顺序事件，例如开关跳开、闭合，保护动作，状态变位，遥测异常，告警异常等信息以及画面数据，形成特定的系统断面，作为后续事故分析的基础。通过事故追忆的反演功能，应支持将保存的事故追忆按当时的情景进行重演，供调度人员和运维人员方便有效地分析事故的原因，调整电网的运行方式，避免因误操作引发大事故，保障电网安全经济运行。</w:t>
      </w:r>
    </w:p>
    <w:p w14:paraId="2BF23022" w14:textId="77777777" w:rsidR="00000000" w:rsidRDefault="00000000">
      <w:pPr>
        <w:pStyle w:val="a9"/>
        <w:ind w:firstLineChars="200" w:firstLine="24pt"/>
        <w:rPr>
          <w:rFonts w:hint="eastAsia"/>
        </w:rPr>
      </w:pPr>
      <w:r>
        <w:rPr>
          <w:rFonts w:hint="eastAsia"/>
        </w:rPr>
        <w:t>事故追忆功能应支持采用媒体式播放方式，将反演所有升压站界面（包括主接线图界面、间隔分图界面）事故发生前后的各类事件。追忆的测点应至少包括升压站接线图中的刀闸位置、断路器位置、保护动作、告警等遥信状态信息，电压、电流、有功、无功等模拟量信息。其中，遥信量应支持</w:t>
      </w:r>
      <w:r>
        <w:rPr>
          <w:rFonts w:hint="eastAsia"/>
        </w:rPr>
        <w:t>SOE</w:t>
      </w:r>
      <w:r>
        <w:rPr>
          <w:rFonts w:hint="eastAsia"/>
        </w:rPr>
        <w:t>变位记录，分辨率应为毫秒级数据，用于区分多个遥信变位的先后顺序，遥测值应支持记录实时瞬态数据，同时为了满足培训仿真提供培训等要求，数据应至少存储</w:t>
      </w:r>
      <w:r>
        <w:rPr>
          <w:rFonts w:hint="eastAsia"/>
        </w:rPr>
        <w:t>3</w:t>
      </w:r>
      <w:r>
        <w:rPr>
          <w:rFonts w:hint="eastAsia"/>
        </w:rPr>
        <w:t>年。事故反演数据应支持保存为模板，方便用户后续快速调用。模板保存时应支持自动将反演时段涉及的升压站数据、告警数据、控制日志、</w:t>
      </w:r>
      <w:r>
        <w:rPr>
          <w:rFonts w:hint="eastAsia"/>
        </w:rPr>
        <w:t>SOE</w:t>
      </w:r>
      <w:r>
        <w:rPr>
          <w:rFonts w:hint="eastAsia"/>
        </w:rPr>
        <w:t>事件进行备份保存。</w:t>
      </w:r>
    </w:p>
    <w:p w14:paraId="052D5DC6" w14:textId="77777777" w:rsidR="00000000" w:rsidRDefault="00000000">
      <w:pPr>
        <w:pStyle w:val="a9"/>
        <w:ind w:firstLineChars="200" w:firstLine="24pt"/>
        <w:rPr>
          <w:rFonts w:hint="eastAsia"/>
        </w:rPr>
      </w:pPr>
      <w:r>
        <w:rPr>
          <w:rFonts w:hint="eastAsia"/>
        </w:rPr>
        <w:t>事故追忆时应支持设定反演条件，应支持选择关注的升压站、事故发生时段等，应支持选择哪个画面（主接线图、间隔分图）进行反演。事故追忆应支持手动方式、模板方式进行反演。</w:t>
      </w:r>
    </w:p>
    <w:p w14:paraId="38732B1B" w14:textId="77777777" w:rsidR="00000000" w:rsidRDefault="00000000">
      <w:pPr>
        <w:pStyle w:val="4"/>
        <w:numPr>
          <w:ilvl w:val="3"/>
          <w:numId w:val="24"/>
        </w:numPr>
        <w:rPr>
          <w:rFonts w:hint="eastAsia"/>
        </w:rPr>
      </w:pPr>
      <w:r>
        <w:rPr>
          <w:rFonts w:hint="eastAsia"/>
        </w:rPr>
        <w:lastRenderedPageBreak/>
        <w:t>电力拓扑</w:t>
      </w:r>
    </w:p>
    <w:p w14:paraId="35496ACC" w14:textId="77777777" w:rsidR="00000000" w:rsidRDefault="00000000">
      <w:pPr>
        <w:pStyle w:val="a9"/>
        <w:ind w:firstLineChars="200" w:firstLine="24pt"/>
        <w:rPr>
          <w:rFonts w:hint="eastAsia"/>
        </w:rPr>
      </w:pPr>
      <w:r>
        <w:rPr>
          <w:rFonts w:hint="eastAsia"/>
        </w:rPr>
        <w:t>应支持根据电力设备间、风力发电机组、海缆、变压器、</w:t>
      </w:r>
      <w:r>
        <w:rPr>
          <w:rFonts w:hint="eastAsia"/>
        </w:rPr>
        <w:t>GIS</w:t>
      </w:r>
      <w:r>
        <w:rPr>
          <w:rFonts w:hint="eastAsia"/>
        </w:rPr>
        <w:t>、电抗器等一二次设备的电气连接关系，以及开关刀闸的状态将设备模型转换为计算用的拓扑节点—支路模型，进而确定设备的带电状态、是否接地、是否环网等，实现网络运行状态监视及动态着色：</w:t>
      </w:r>
    </w:p>
    <w:p w14:paraId="5C92F298" w14:textId="77777777" w:rsidR="00000000" w:rsidRDefault="00000000">
      <w:pPr>
        <w:pStyle w:val="a0"/>
        <w:numPr>
          <w:ilvl w:val="0"/>
          <w:numId w:val="52"/>
        </w:numPr>
        <w:ind w:start="0pt" w:firstLine="24pt"/>
        <w:rPr>
          <w:rFonts w:hAnsi="宋体" w:hint="eastAsia"/>
          <w:bCs/>
        </w:rPr>
      </w:pPr>
      <w:r>
        <w:rPr>
          <w:rFonts w:hAnsi="宋体" w:hint="eastAsia"/>
          <w:bCs/>
        </w:rPr>
        <w:t>按馈线着色：应支持对不同的馈线按设定的颜色区分着色。</w:t>
      </w:r>
    </w:p>
    <w:p w14:paraId="0C718CEF" w14:textId="77777777" w:rsidR="00000000" w:rsidRDefault="00000000">
      <w:pPr>
        <w:pStyle w:val="a0"/>
        <w:numPr>
          <w:ilvl w:val="0"/>
          <w:numId w:val="52"/>
        </w:numPr>
        <w:ind w:start="0pt" w:firstLine="24pt"/>
        <w:rPr>
          <w:rFonts w:hAnsi="宋体" w:hint="eastAsia"/>
          <w:bCs/>
        </w:rPr>
      </w:pPr>
      <w:r>
        <w:rPr>
          <w:rFonts w:hAnsi="宋体" w:hint="eastAsia"/>
          <w:bCs/>
        </w:rPr>
        <w:t>带电、不带电着色：应支持用不同颜色区分</w:t>
      </w:r>
      <w:r>
        <w:rPr>
          <w:rFonts w:hAnsi="宋体" w:hint="eastAsia"/>
          <w:bCs/>
          <w:lang w:val="en-US"/>
        </w:rPr>
        <w:t>风电场</w:t>
      </w:r>
      <w:r>
        <w:rPr>
          <w:rFonts w:hAnsi="宋体" w:hint="eastAsia"/>
          <w:bCs/>
        </w:rPr>
        <w:t>带电部分和不带电部分。</w:t>
      </w:r>
    </w:p>
    <w:p w14:paraId="7B386CE2" w14:textId="77777777" w:rsidR="00000000" w:rsidRDefault="00000000">
      <w:pPr>
        <w:pStyle w:val="a0"/>
        <w:numPr>
          <w:ilvl w:val="0"/>
          <w:numId w:val="52"/>
        </w:numPr>
        <w:ind w:start="0pt" w:firstLine="24pt"/>
        <w:rPr>
          <w:rFonts w:hAnsi="宋体" w:hint="eastAsia"/>
          <w:bCs/>
        </w:rPr>
      </w:pPr>
      <w:r>
        <w:rPr>
          <w:rFonts w:hAnsi="宋体" w:hint="eastAsia"/>
          <w:bCs/>
        </w:rPr>
        <w:t>分岛着色：应支持对于不同的岛（亦即不同的电源点），用不同的着色状态进行区分，便于监视</w:t>
      </w:r>
      <w:r>
        <w:rPr>
          <w:rFonts w:hAnsi="宋体" w:hint="eastAsia"/>
          <w:bCs/>
          <w:lang w:val="en-US"/>
        </w:rPr>
        <w:t>风电场</w:t>
      </w:r>
      <w:r>
        <w:rPr>
          <w:rFonts w:hAnsi="宋体" w:hint="eastAsia"/>
          <w:bCs/>
        </w:rPr>
        <w:t>的电源点及负荷的分布情况。</w:t>
      </w:r>
    </w:p>
    <w:p w14:paraId="3EB625EB" w14:textId="77777777" w:rsidR="00000000" w:rsidRDefault="00000000">
      <w:pPr>
        <w:pStyle w:val="a0"/>
        <w:numPr>
          <w:ilvl w:val="0"/>
          <w:numId w:val="52"/>
        </w:numPr>
        <w:ind w:start="0pt" w:firstLine="24pt"/>
        <w:rPr>
          <w:rFonts w:hAnsi="宋体" w:hint="eastAsia"/>
          <w:bCs/>
        </w:rPr>
      </w:pPr>
      <w:r>
        <w:rPr>
          <w:rFonts w:hAnsi="宋体" w:hint="eastAsia"/>
          <w:bCs/>
        </w:rPr>
        <w:t>电压等级着色：应支持对于带电岛，按电压等级设置不同的带电颜色。</w:t>
      </w:r>
    </w:p>
    <w:p w14:paraId="6CD9801C" w14:textId="77777777" w:rsidR="00000000" w:rsidRDefault="00000000">
      <w:pPr>
        <w:pStyle w:val="a0"/>
        <w:numPr>
          <w:ilvl w:val="0"/>
          <w:numId w:val="52"/>
        </w:numPr>
        <w:ind w:start="0pt" w:firstLine="24pt"/>
        <w:rPr>
          <w:rFonts w:hAnsi="宋体" w:hint="eastAsia"/>
          <w:bCs/>
        </w:rPr>
      </w:pPr>
      <w:r>
        <w:rPr>
          <w:rFonts w:hAnsi="宋体" w:hint="eastAsia"/>
          <w:bCs/>
        </w:rPr>
        <w:t>环网着色：应支持对于</w:t>
      </w:r>
      <w:r>
        <w:rPr>
          <w:rFonts w:hAnsi="宋体" w:hint="eastAsia"/>
          <w:bCs/>
          <w:lang w:val="en-US"/>
        </w:rPr>
        <w:t>风电场</w:t>
      </w:r>
      <w:r>
        <w:rPr>
          <w:rFonts w:hAnsi="宋体" w:hint="eastAsia"/>
          <w:bCs/>
        </w:rPr>
        <w:t>中的环网，以特殊的颜色进行区分，并给出告警事项，如果是某个开关变位引起的环网，应给出造成环网的开关的相关信息。</w:t>
      </w:r>
    </w:p>
    <w:p w14:paraId="6F14A6E8" w14:textId="77777777" w:rsidR="00000000" w:rsidRDefault="00000000">
      <w:pPr>
        <w:pStyle w:val="a0"/>
        <w:numPr>
          <w:ilvl w:val="0"/>
          <w:numId w:val="52"/>
        </w:numPr>
        <w:ind w:start="0pt" w:firstLine="24pt"/>
        <w:rPr>
          <w:rFonts w:hAnsi="宋体" w:hint="eastAsia"/>
          <w:bCs/>
        </w:rPr>
      </w:pPr>
      <w:r>
        <w:rPr>
          <w:rFonts w:hAnsi="宋体" w:hint="eastAsia"/>
          <w:bCs/>
        </w:rPr>
        <w:t>异常接地着色：应支持对于带电接地（挂接地牌或合地刀）的情况，以特殊颜色显示，并给出告警信息。</w:t>
      </w:r>
    </w:p>
    <w:p w14:paraId="0654127D" w14:textId="77777777" w:rsidR="00000000" w:rsidRDefault="00000000">
      <w:pPr>
        <w:pStyle w:val="a0"/>
        <w:numPr>
          <w:ilvl w:val="0"/>
          <w:numId w:val="52"/>
        </w:numPr>
        <w:ind w:start="0pt" w:firstLine="24pt"/>
        <w:rPr>
          <w:rFonts w:hAnsi="宋体" w:hint="eastAsia"/>
          <w:bCs/>
        </w:rPr>
      </w:pPr>
      <w:r>
        <w:rPr>
          <w:rFonts w:hAnsi="宋体" w:hint="eastAsia"/>
          <w:bCs/>
        </w:rPr>
        <w:t>并行供电着色：应支持对于有双（多）电源供电的情况，以特殊颜色区分，并给出告警事项。</w:t>
      </w:r>
    </w:p>
    <w:p w14:paraId="6255F0CB" w14:textId="77777777" w:rsidR="00000000" w:rsidRDefault="00000000">
      <w:pPr>
        <w:pStyle w:val="4"/>
        <w:numPr>
          <w:ilvl w:val="3"/>
          <w:numId w:val="24"/>
        </w:numPr>
        <w:rPr>
          <w:rFonts w:hint="eastAsia"/>
        </w:rPr>
      </w:pPr>
      <w:r>
        <w:rPr>
          <w:rFonts w:hint="eastAsia"/>
        </w:rPr>
        <w:t>电能量管理</w:t>
      </w:r>
    </w:p>
    <w:p w14:paraId="16037C1B" w14:textId="77777777" w:rsidR="00000000" w:rsidRDefault="00000000">
      <w:pPr>
        <w:pStyle w:val="a9"/>
        <w:ind w:firstLineChars="200" w:firstLine="24pt"/>
      </w:pPr>
      <w:r>
        <w:rPr>
          <w:rFonts w:hint="eastAsia"/>
        </w:rPr>
        <w:t>应支持接入电能量计量系统展示升主变高低压侧、集电线等电能量实时数据，并基于内置计算逻辑对电量统一进行分时段计算分析。</w:t>
      </w:r>
    </w:p>
    <w:p w14:paraId="1EBCE1EA" w14:textId="77777777" w:rsidR="00000000" w:rsidRDefault="00000000">
      <w:pPr>
        <w:pStyle w:val="a9"/>
        <w:ind w:firstLineChars="200" w:firstLine="24pt"/>
      </w:pPr>
      <w:r>
        <w:rPr>
          <w:rFonts w:hint="eastAsia"/>
        </w:rPr>
        <w:t>应支持用于显示、统计、分析新能源电站上传的电能量计量信息，支持实现对各电站电量的统计、计费、核算及其它关于电能的应用要求。应支持集控中心管辖范围内的各电站各计量点的电能量数据的自动采集、存储和处理，并支持电力市场的电费结算。在以电量采集统计和结算为主要功能的基础上，应支持部分考核功能，如电量平衡、线损、网损、变损等计算的需要。</w:t>
      </w:r>
    </w:p>
    <w:p w14:paraId="4F339A22" w14:textId="77777777" w:rsidR="00000000" w:rsidRDefault="00000000">
      <w:pPr>
        <w:pStyle w:val="a0"/>
        <w:numPr>
          <w:ilvl w:val="0"/>
          <w:numId w:val="53"/>
        </w:numPr>
        <w:ind w:start="0pt" w:firstLine="24pt"/>
        <w:rPr>
          <w:rFonts w:hAnsi="宋体" w:hint="eastAsia"/>
          <w:bCs/>
        </w:rPr>
      </w:pPr>
      <w:r>
        <w:rPr>
          <w:rFonts w:hAnsi="宋体" w:hint="eastAsia"/>
          <w:bCs/>
        </w:rPr>
        <w:t>电能量采集</w:t>
      </w:r>
    </w:p>
    <w:p w14:paraId="09ACF92D" w14:textId="77777777" w:rsidR="00000000" w:rsidRDefault="00000000">
      <w:pPr>
        <w:pStyle w:val="a9"/>
        <w:ind w:firstLineChars="200" w:firstLine="24pt"/>
        <w:rPr>
          <w:rFonts w:hint="eastAsia"/>
        </w:rPr>
      </w:pPr>
      <w:r>
        <w:rPr>
          <w:rFonts w:hint="eastAsia"/>
        </w:rPr>
        <w:t>应支持通过协议为</w:t>
      </w:r>
      <w:r>
        <w:rPr>
          <w:rFonts w:hint="eastAsia"/>
        </w:rPr>
        <w:t>TCP/IP</w:t>
      </w:r>
      <w:r>
        <w:rPr>
          <w:rFonts w:hint="eastAsia"/>
        </w:rPr>
        <w:t>的以太网口数据专网方式与电能计量系统厂站终端通讯，实现电能量、电能质量数据的自动周期采集、数据补测以及参数下装等功能；应支持采集、处理厂站设备传送的与电能量相关的重要信息（如</w:t>
      </w:r>
      <w:r>
        <w:rPr>
          <w:rFonts w:hint="eastAsia"/>
        </w:rPr>
        <w:t>PT</w:t>
      </w:r>
      <w:r>
        <w:rPr>
          <w:rFonts w:hint="eastAsia"/>
        </w:rPr>
        <w:lastRenderedPageBreak/>
        <w:t>缺相、</w:t>
      </w:r>
      <w:r>
        <w:rPr>
          <w:rFonts w:hint="eastAsia"/>
        </w:rPr>
        <w:t>CT</w:t>
      </w:r>
      <w:r>
        <w:rPr>
          <w:rFonts w:hint="eastAsia"/>
        </w:rPr>
        <w:t>断线、相序错误、失电等事件、报警状态），系统应支持随时抄表（包括按设定周期抄表），储存密度可调，数据可保存，可备份。</w:t>
      </w:r>
    </w:p>
    <w:p w14:paraId="4BDFD943" w14:textId="77777777" w:rsidR="00000000" w:rsidRDefault="00000000">
      <w:pPr>
        <w:pStyle w:val="a9"/>
        <w:ind w:firstLineChars="200" w:firstLine="24pt"/>
      </w:pPr>
      <w:r>
        <w:rPr>
          <w:rFonts w:hint="eastAsia"/>
        </w:rPr>
        <w:t>应支持包括但不限于</w:t>
      </w:r>
      <w:r>
        <w:rPr>
          <w:rFonts w:ascii="宋体" w:hAnsi="宋体" w:cs="宋体" w:hint="eastAsia"/>
          <w:szCs w:val="24"/>
          <w:lang w:bidi="ar"/>
        </w:rPr>
        <w:t>正向有功电能量数据、反向有功电能量数据、负荷曲线、四象限无功电能量数据、重要时间信息（含TV缺相TA断线、相序错误等）等曲线的采集与显示。</w:t>
      </w:r>
    </w:p>
    <w:p w14:paraId="659EB5BB" w14:textId="77777777" w:rsidR="00000000" w:rsidRDefault="00000000">
      <w:pPr>
        <w:pStyle w:val="a9"/>
        <w:ind w:firstLine="24pt"/>
        <w:rPr>
          <w:rFonts w:hint="eastAsia"/>
        </w:rPr>
      </w:pPr>
      <w:r>
        <w:rPr>
          <w:rFonts w:hint="eastAsia"/>
          <w:lang w:bidi="ar"/>
        </w:rPr>
        <w:t>应支持通过定制采集的周期，采集周期可根据情况灵活调整，主站在一个采集周期内将采集所有的电能表的信息并实时上传采集平台进行处理。</w:t>
      </w:r>
    </w:p>
    <w:p w14:paraId="14AEB156" w14:textId="77777777" w:rsidR="00000000" w:rsidRDefault="00000000">
      <w:pPr>
        <w:pStyle w:val="a9"/>
        <w:ind w:firstLineChars="200" w:firstLine="24pt"/>
        <w:rPr>
          <w:rFonts w:hint="eastAsia"/>
        </w:rPr>
      </w:pPr>
      <w:r>
        <w:rPr>
          <w:rFonts w:hint="eastAsia"/>
          <w:lang w:bidi="ar"/>
        </w:rPr>
        <w:t>应支持同时对多个采集终端进行采集，统一进行任务调度和优先级控制。</w:t>
      </w:r>
    </w:p>
    <w:p w14:paraId="0CD5E106" w14:textId="77777777" w:rsidR="00000000" w:rsidRDefault="00000000">
      <w:pPr>
        <w:pStyle w:val="a0"/>
        <w:numPr>
          <w:ilvl w:val="0"/>
          <w:numId w:val="53"/>
        </w:numPr>
        <w:ind w:start="0pt" w:firstLine="24pt"/>
        <w:rPr>
          <w:rFonts w:hAnsi="宋体" w:hint="eastAsia"/>
          <w:bCs/>
        </w:rPr>
      </w:pPr>
      <w:r>
        <w:rPr>
          <w:rFonts w:hAnsi="宋体" w:hint="eastAsia"/>
          <w:bCs/>
        </w:rPr>
        <w:t>档案管理功能</w:t>
      </w:r>
    </w:p>
    <w:p w14:paraId="0426602D" w14:textId="77777777" w:rsidR="00000000" w:rsidRDefault="00000000">
      <w:pPr>
        <w:pStyle w:val="a9"/>
        <w:ind w:firstLineChars="200" w:firstLine="24pt"/>
        <w:rPr>
          <w:rFonts w:hint="eastAsia"/>
        </w:rPr>
      </w:pPr>
      <w:r>
        <w:rPr>
          <w:rFonts w:hint="eastAsia"/>
        </w:rPr>
        <w:t>应支持将采集到的带时标的电能量数据分类保存。数据应有电能量原始数据、中间计算数据、最终计费和结算等数据。系统应至少可保存</w:t>
      </w:r>
      <w:r>
        <w:rPr>
          <w:rFonts w:hint="eastAsia"/>
        </w:rPr>
        <w:t>12</w:t>
      </w:r>
      <w:r>
        <w:rPr>
          <w:rFonts w:hint="eastAsia"/>
        </w:rPr>
        <w:t>个月的原始数据和</w:t>
      </w:r>
      <w:r>
        <w:rPr>
          <w:rFonts w:hint="eastAsia"/>
        </w:rPr>
        <w:t>24</w:t>
      </w:r>
      <w:r>
        <w:rPr>
          <w:rFonts w:hint="eastAsia"/>
        </w:rPr>
        <w:t>个月的各类统计和结算报表数据，所有历史数据应能够转存到大容量存储设备上做长期存档资料，对历史数据应支持方便地进行查询和打印输出。应支持根据需要，将历史数据恢复到在线系统上，进行数据分析等处理。</w:t>
      </w:r>
    </w:p>
    <w:p w14:paraId="4F444C47" w14:textId="77777777" w:rsidR="00000000" w:rsidRDefault="00000000">
      <w:pPr>
        <w:pStyle w:val="a0"/>
        <w:numPr>
          <w:ilvl w:val="0"/>
          <w:numId w:val="53"/>
        </w:numPr>
        <w:ind w:start="0pt" w:firstLine="24pt"/>
        <w:rPr>
          <w:rFonts w:hAnsi="宋体" w:hint="eastAsia"/>
          <w:bCs/>
        </w:rPr>
      </w:pPr>
      <w:r>
        <w:rPr>
          <w:rFonts w:hAnsi="宋体" w:hint="eastAsia"/>
          <w:bCs/>
        </w:rPr>
        <w:t>自动计算功能</w:t>
      </w:r>
    </w:p>
    <w:p w14:paraId="0A2F26E6" w14:textId="77777777" w:rsidR="00000000" w:rsidRDefault="00000000">
      <w:pPr>
        <w:pStyle w:val="a9"/>
        <w:ind w:firstLineChars="200" w:firstLine="24pt"/>
        <w:rPr>
          <w:rFonts w:hint="eastAsia"/>
        </w:rPr>
      </w:pPr>
      <w:r>
        <w:rPr>
          <w:rFonts w:hint="eastAsia"/>
        </w:rPr>
        <w:t>应支持按设定的统计方案统计计量点的分钟、日、月电量，按设备、管理对象的计算关系统计设备对象、管理对象的输入、输出电量。</w:t>
      </w:r>
    </w:p>
    <w:p w14:paraId="4DF3F6A2" w14:textId="77777777" w:rsidR="00000000" w:rsidRDefault="00000000">
      <w:pPr>
        <w:pStyle w:val="a9"/>
        <w:ind w:firstLineChars="200" w:firstLine="24pt"/>
        <w:jc w:val="both"/>
        <w:rPr>
          <w:rFonts w:hint="eastAsia"/>
        </w:rPr>
      </w:pPr>
      <w:r>
        <w:rPr>
          <w:rFonts w:hint="eastAsia"/>
        </w:rPr>
        <w:t>应支持</w:t>
      </w:r>
      <w:r>
        <w:rPr>
          <w:rFonts w:hint="eastAsia"/>
          <w:lang w:bidi="ar"/>
        </w:rPr>
        <w:t>对有关有功、无功功率进行积分累计生成电度量值。</w:t>
      </w:r>
    </w:p>
    <w:p w14:paraId="23497DB8" w14:textId="77777777" w:rsidR="00000000" w:rsidRDefault="00000000">
      <w:pPr>
        <w:pStyle w:val="a9"/>
        <w:ind w:firstLineChars="200" w:firstLine="24pt"/>
        <w:jc w:val="both"/>
        <w:rPr>
          <w:rFonts w:hint="eastAsia"/>
        </w:rPr>
      </w:pPr>
      <w:r>
        <w:rPr>
          <w:rFonts w:hint="eastAsia"/>
        </w:rPr>
        <w:t>应支持</w:t>
      </w:r>
      <w:r>
        <w:rPr>
          <w:rFonts w:hint="eastAsia"/>
          <w:lang w:bidi="ar"/>
        </w:rPr>
        <w:t>人工设置电度量值。</w:t>
      </w:r>
    </w:p>
    <w:p w14:paraId="5568BFA7" w14:textId="77777777" w:rsidR="00000000" w:rsidRDefault="00000000">
      <w:pPr>
        <w:pStyle w:val="a9"/>
        <w:ind w:firstLineChars="200" w:firstLine="24pt"/>
        <w:jc w:val="both"/>
        <w:rPr>
          <w:rFonts w:hint="eastAsia"/>
        </w:rPr>
      </w:pPr>
      <w:r>
        <w:rPr>
          <w:rFonts w:hint="eastAsia"/>
        </w:rPr>
        <w:t>应支持</w:t>
      </w:r>
      <w:r>
        <w:rPr>
          <w:rFonts w:hint="eastAsia"/>
          <w:lang w:bidi="ar"/>
        </w:rPr>
        <w:t>按尖、峰、谷、平时段处理电量，峰谷时段可定义选择。</w:t>
      </w:r>
    </w:p>
    <w:p w14:paraId="2E8D5245" w14:textId="77777777" w:rsidR="00000000" w:rsidRDefault="00000000">
      <w:pPr>
        <w:pStyle w:val="a9"/>
        <w:ind w:firstLineChars="200" w:firstLine="24pt"/>
        <w:jc w:val="both"/>
        <w:rPr>
          <w:rFonts w:hint="eastAsia"/>
        </w:rPr>
      </w:pPr>
      <w:r>
        <w:rPr>
          <w:rFonts w:hint="eastAsia"/>
        </w:rPr>
        <w:t>应支持</w:t>
      </w:r>
      <w:r>
        <w:rPr>
          <w:rFonts w:hint="eastAsia"/>
          <w:lang w:bidi="ar"/>
        </w:rPr>
        <w:t>用户自定义分析功能，根据需要，按类型、时段、区域，实现计量点原始电能数据的统计分析，按照表格或图形的形式显示分析结果。</w:t>
      </w:r>
    </w:p>
    <w:p w14:paraId="7E99EA6B" w14:textId="77777777" w:rsidR="00000000" w:rsidRDefault="00000000">
      <w:pPr>
        <w:pStyle w:val="a9"/>
        <w:ind w:firstLineChars="200" w:firstLine="24pt"/>
        <w:rPr>
          <w:rFonts w:hint="eastAsia"/>
          <w:lang w:bidi="ar"/>
        </w:rPr>
      </w:pPr>
      <w:r>
        <w:rPr>
          <w:rFonts w:hint="eastAsia"/>
        </w:rPr>
        <w:t>应支持</w:t>
      </w:r>
      <w:r>
        <w:rPr>
          <w:rFonts w:hint="eastAsia"/>
          <w:lang w:bidi="ar"/>
        </w:rPr>
        <w:t>按年、月、日不同时间维度对各类电量数据进行统计。可查询任意用户、任意设备、任意时间段的数据，形成分时的汇总报表，打印所有曲线和报表。</w:t>
      </w:r>
    </w:p>
    <w:p w14:paraId="71C30467" w14:textId="77777777" w:rsidR="00000000" w:rsidRDefault="00000000">
      <w:pPr>
        <w:pStyle w:val="a9"/>
        <w:ind w:firstLineChars="200" w:firstLine="24pt"/>
        <w:rPr>
          <w:rFonts w:hint="eastAsia"/>
        </w:rPr>
      </w:pPr>
      <w:r>
        <w:rPr>
          <w:rFonts w:hint="eastAsia"/>
          <w:lang w:bidi="ar"/>
        </w:rPr>
        <w:t>应支持自动完成换表日志、旁路事件、人工追补电量、置入电量及表码修改等引起的电量计算，实现数据一致性。</w:t>
      </w:r>
    </w:p>
    <w:p w14:paraId="618CD53B" w14:textId="77777777" w:rsidR="00000000" w:rsidRDefault="00000000">
      <w:pPr>
        <w:pStyle w:val="a0"/>
        <w:numPr>
          <w:ilvl w:val="0"/>
          <w:numId w:val="53"/>
        </w:numPr>
        <w:ind w:start="0pt" w:firstLine="24pt"/>
        <w:rPr>
          <w:rFonts w:hAnsi="宋体" w:hint="eastAsia"/>
          <w:bCs/>
        </w:rPr>
      </w:pPr>
      <w:r>
        <w:rPr>
          <w:rFonts w:hAnsi="宋体" w:hint="eastAsia"/>
          <w:bCs/>
        </w:rPr>
        <w:t>统计分析功能</w:t>
      </w:r>
    </w:p>
    <w:p w14:paraId="72DD3556" w14:textId="77777777" w:rsidR="00000000" w:rsidRDefault="00000000">
      <w:pPr>
        <w:pStyle w:val="a9"/>
        <w:ind w:firstLine="24pt"/>
        <w:rPr>
          <w:rFonts w:hint="eastAsia"/>
          <w:lang w:bidi="ar"/>
        </w:rPr>
      </w:pPr>
      <w:r>
        <w:rPr>
          <w:rFonts w:hint="eastAsia"/>
        </w:rPr>
        <w:t>应支持</w:t>
      </w:r>
      <w:r>
        <w:rPr>
          <w:rFonts w:hint="eastAsia"/>
          <w:lang w:bidi="ar"/>
        </w:rPr>
        <w:t>实现计量点原始数据、计量点电量、考核对象电量和线损（不平</w:t>
      </w:r>
      <w:r>
        <w:rPr>
          <w:rFonts w:hint="eastAsia"/>
          <w:lang w:bidi="ar"/>
        </w:rPr>
        <w:lastRenderedPageBreak/>
        <w:t>衡）分析数据浏览和分析，实现电站电能表采集覆盖率、数据采集完成率、终端运行率等运行指标的计算和分析。</w:t>
      </w:r>
    </w:p>
    <w:p w14:paraId="2B541C94" w14:textId="77777777" w:rsidR="00000000" w:rsidRDefault="00000000">
      <w:pPr>
        <w:pStyle w:val="a9"/>
        <w:ind w:firstLine="24pt"/>
        <w:rPr>
          <w:rFonts w:hint="eastAsia"/>
          <w:lang w:bidi="ar"/>
        </w:rPr>
      </w:pPr>
      <w:r>
        <w:rPr>
          <w:rFonts w:hint="eastAsia"/>
          <w:lang w:bidi="ar"/>
        </w:rPr>
        <w:t>浏览和分析结果</w:t>
      </w:r>
      <w:r>
        <w:rPr>
          <w:rFonts w:hint="eastAsia"/>
        </w:rPr>
        <w:t>应支持</w:t>
      </w:r>
      <w:r>
        <w:rPr>
          <w:rFonts w:hint="eastAsia"/>
          <w:lang w:bidi="ar"/>
        </w:rPr>
        <w:t>通过表格和图形（曲线、棒图、饼图）显示。</w:t>
      </w:r>
    </w:p>
    <w:p w14:paraId="54D928D0" w14:textId="77777777" w:rsidR="00000000" w:rsidRDefault="00000000">
      <w:pPr>
        <w:pStyle w:val="a9"/>
        <w:ind w:firstLine="24pt"/>
        <w:rPr>
          <w:rFonts w:hint="eastAsia"/>
          <w:lang w:bidi="ar"/>
        </w:rPr>
      </w:pPr>
      <w:r>
        <w:rPr>
          <w:rFonts w:hint="eastAsia"/>
          <w:lang w:bidi="ar"/>
        </w:rPr>
        <w:t>统计模型应至少满足以下要求：</w:t>
      </w:r>
    </w:p>
    <w:p w14:paraId="29FFA59B" w14:textId="77777777" w:rsidR="00000000" w:rsidRDefault="00000000">
      <w:pPr>
        <w:pStyle w:val="a9"/>
        <w:rPr>
          <w:rFonts w:hint="eastAsia"/>
        </w:rPr>
      </w:pPr>
      <w:r>
        <w:rPr>
          <w:rFonts w:hint="eastAsia"/>
        </w:rPr>
        <w:t>统计模板：应支持提供多种缺省统计模板以及统计模板的定制。</w:t>
      </w:r>
    </w:p>
    <w:p w14:paraId="4F80F051" w14:textId="77777777" w:rsidR="00000000" w:rsidRDefault="00000000">
      <w:pPr>
        <w:pStyle w:val="a9"/>
        <w:rPr>
          <w:rFonts w:hint="eastAsia"/>
        </w:rPr>
      </w:pPr>
      <w:r>
        <w:rPr>
          <w:rFonts w:hint="eastAsia"/>
        </w:rPr>
        <w:t>统计定制界面：应支持提供按类、按统计对象的统计方法（统计模板）的定制；统计对象选取统计方法时应具有方法有效期设置。</w:t>
      </w:r>
    </w:p>
    <w:p w14:paraId="2090386E" w14:textId="77777777" w:rsidR="00000000" w:rsidRDefault="00000000">
      <w:pPr>
        <w:pStyle w:val="a9"/>
        <w:rPr>
          <w:rFonts w:hint="eastAsia"/>
        </w:rPr>
      </w:pPr>
      <w:r>
        <w:rPr>
          <w:rFonts w:hint="eastAsia"/>
        </w:rPr>
        <w:t>应支持多种层次的统计：</w:t>
      </w:r>
    </w:p>
    <w:p w14:paraId="57D1A81B" w14:textId="77777777" w:rsidR="00000000" w:rsidRDefault="00000000">
      <w:pPr>
        <w:pStyle w:val="a9"/>
        <w:rPr>
          <w:rFonts w:hint="eastAsia"/>
        </w:rPr>
      </w:pPr>
      <w:r>
        <w:rPr>
          <w:rFonts w:hint="eastAsia"/>
        </w:rPr>
        <w:t>应支持用户自定义条件的统计。</w:t>
      </w:r>
    </w:p>
    <w:p w14:paraId="212AECFA" w14:textId="77777777" w:rsidR="00000000" w:rsidRDefault="00000000">
      <w:pPr>
        <w:pStyle w:val="a0"/>
        <w:numPr>
          <w:ilvl w:val="0"/>
          <w:numId w:val="53"/>
        </w:numPr>
        <w:ind w:start="0pt" w:firstLine="24pt"/>
        <w:rPr>
          <w:rFonts w:hAnsi="宋体" w:hint="eastAsia"/>
          <w:bCs/>
        </w:rPr>
      </w:pPr>
      <w:r>
        <w:rPr>
          <w:rFonts w:hAnsi="宋体" w:hint="eastAsia"/>
          <w:bCs/>
        </w:rPr>
        <w:t>考核管理功能</w:t>
      </w:r>
    </w:p>
    <w:p w14:paraId="06D1EC25" w14:textId="77777777" w:rsidR="00000000" w:rsidRDefault="00000000">
      <w:pPr>
        <w:pStyle w:val="a9"/>
        <w:ind w:firstLine="24pt"/>
        <w:rPr>
          <w:rFonts w:hint="eastAsia"/>
        </w:rPr>
      </w:pPr>
      <w:r>
        <w:rPr>
          <w:rFonts w:ascii="宋体" w:hAnsi="宋体" w:cs="宋体" w:hint="eastAsia"/>
          <w:szCs w:val="24"/>
          <w:lang w:bidi="ar"/>
        </w:rPr>
        <w:t>应支持</w:t>
      </w:r>
      <w:r>
        <w:rPr>
          <w:rFonts w:hint="eastAsia"/>
          <w:lang w:bidi="ar"/>
        </w:rPr>
        <w:t>根据不同要求对应不同的考核种类，制定考核规则，每一考核规则对应相应的考核计算公式，公式对应包括各种可变因子的信息。</w:t>
      </w:r>
      <w:r>
        <w:rPr>
          <w:rFonts w:ascii="宋体" w:hAnsi="宋体" w:cs="宋体" w:hint="eastAsia"/>
          <w:szCs w:val="24"/>
          <w:lang w:bidi="ar"/>
        </w:rPr>
        <w:t>应支持</w:t>
      </w:r>
      <w:r>
        <w:rPr>
          <w:rFonts w:hint="eastAsia"/>
          <w:lang w:bidi="ar"/>
        </w:rPr>
        <w:t>选择考核单位信息，可以定义考核时间间隔密度，并与计划数据间隔保持一致。</w:t>
      </w:r>
      <w:r>
        <w:rPr>
          <w:rFonts w:ascii="宋体" w:hAnsi="宋体" w:cs="宋体" w:hint="eastAsia"/>
          <w:szCs w:val="24"/>
          <w:lang w:bidi="ar"/>
        </w:rPr>
        <w:t>应支持根据</w:t>
      </w:r>
      <w:r>
        <w:rPr>
          <w:rFonts w:hint="eastAsia"/>
          <w:lang w:bidi="ar"/>
        </w:rPr>
        <w:t>考核的直接数据对象，对应统计对象所产生的电量。</w:t>
      </w:r>
    </w:p>
    <w:p w14:paraId="3E5CF932" w14:textId="77777777" w:rsidR="00000000" w:rsidRDefault="00000000">
      <w:pPr>
        <w:pStyle w:val="a9"/>
        <w:ind w:firstLine="24pt"/>
        <w:rPr>
          <w:rFonts w:hint="eastAsia"/>
        </w:rPr>
      </w:pPr>
      <w:r>
        <w:rPr>
          <w:rFonts w:hint="eastAsia"/>
          <w:lang w:bidi="ar"/>
        </w:rPr>
        <w:t>线损率考核：</w:t>
      </w:r>
      <w:r>
        <w:rPr>
          <w:rFonts w:ascii="宋体" w:hAnsi="宋体" w:cs="宋体" w:hint="eastAsia"/>
          <w:szCs w:val="24"/>
          <w:lang w:bidi="ar"/>
        </w:rPr>
        <w:t>应支持</w:t>
      </w:r>
      <w:r>
        <w:rPr>
          <w:rFonts w:hint="eastAsia"/>
          <w:lang w:bidi="ar"/>
        </w:rPr>
        <w:t>由电网模型自动生成或由公式定义生成线损计算模型；应支持线损小指标计算；支持分压、分区、分线、分台区的“四分”线损计算；应支持站损、变损、网损计算；支持母线平衡计算；</w:t>
      </w:r>
      <w:r>
        <w:rPr>
          <w:rFonts w:ascii="宋体" w:hAnsi="宋体" w:cs="宋体" w:hint="eastAsia"/>
          <w:szCs w:val="24"/>
          <w:lang w:bidi="ar"/>
        </w:rPr>
        <w:t>应支持</w:t>
      </w:r>
      <w:r>
        <w:rPr>
          <w:rFonts w:hint="eastAsia"/>
          <w:lang w:bidi="ar"/>
        </w:rPr>
        <w:t>按照区域统计线损率完成明细及汇总；</w:t>
      </w:r>
      <w:r>
        <w:rPr>
          <w:rFonts w:ascii="宋体" w:hAnsi="宋体" w:cs="宋体" w:hint="eastAsia"/>
          <w:szCs w:val="24"/>
          <w:lang w:bidi="ar"/>
        </w:rPr>
        <w:t>应支持</w:t>
      </w:r>
      <w:r>
        <w:rPr>
          <w:rFonts w:hint="eastAsia"/>
          <w:lang w:bidi="ar"/>
        </w:rPr>
        <w:t>对各种指标可设定限值，对超出限值的指标进行告警；</w:t>
      </w:r>
      <w:r>
        <w:rPr>
          <w:rFonts w:hint="eastAsia"/>
          <w:lang w:bidi="ar"/>
        </w:rPr>
        <w:t xml:space="preserve"> </w:t>
      </w:r>
    </w:p>
    <w:p w14:paraId="0FD0BE05" w14:textId="77777777" w:rsidR="00000000" w:rsidRDefault="00000000">
      <w:pPr>
        <w:pStyle w:val="a9"/>
        <w:ind w:firstLine="24pt"/>
        <w:rPr>
          <w:rFonts w:hint="eastAsia"/>
        </w:rPr>
      </w:pPr>
      <w:r>
        <w:rPr>
          <w:rFonts w:hint="eastAsia"/>
          <w:lang w:bidi="ar"/>
        </w:rPr>
        <w:t>厂用电比例考核：</w:t>
      </w:r>
      <w:r>
        <w:rPr>
          <w:rFonts w:ascii="宋体" w:hAnsi="宋体" w:cs="宋体" w:hint="eastAsia"/>
          <w:szCs w:val="24"/>
          <w:lang w:bidi="ar"/>
        </w:rPr>
        <w:t>应支持</w:t>
      </w:r>
      <w:r>
        <w:rPr>
          <w:rFonts w:hint="eastAsia"/>
          <w:lang w:bidi="ar"/>
        </w:rPr>
        <w:t>定义全厂用电率及各类辅机系统的单项用电率考核规则。应支持分系统的多层级厂用电量统计与分析；</w:t>
      </w:r>
      <w:r>
        <w:rPr>
          <w:rFonts w:ascii="宋体" w:hAnsi="宋体" w:cs="宋体" w:hint="eastAsia"/>
          <w:szCs w:val="24"/>
          <w:lang w:bidi="ar"/>
        </w:rPr>
        <w:t>应支持</w:t>
      </w:r>
      <w:r>
        <w:rPr>
          <w:rFonts w:hint="eastAsia"/>
          <w:lang w:bidi="ar"/>
        </w:rPr>
        <w:t>考核公式可引入发电量、上网电量、厂用电量、机组负荷率、启停次数等可变因子，实现厂用电率的实时计算、月度</w:t>
      </w:r>
      <w:r>
        <w:rPr>
          <w:rFonts w:hint="eastAsia"/>
          <w:lang w:bidi="ar"/>
        </w:rPr>
        <w:t>/</w:t>
      </w:r>
      <w:r>
        <w:rPr>
          <w:rFonts w:hint="eastAsia"/>
          <w:lang w:bidi="ar"/>
        </w:rPr>
        <w:t>年度统计及同比环比分析。</w:t>
      </w:r>
      <w:r>
        <w:rPr>
          <w:rFonts w:ascii="宋体" w:hAnsi="宋体" w:cs="宋体" w:hint="eastAsia"/>
          <w:szCs w:val="24"/>
          <w:lang w:bidi="ar"/>
        </w:rPr>
        <w:t>应支持</w:t>
      </w:r>
      <w:r>
        <w:rPr>
          <w:rFonts w:hint="eastAsia"/>
          <w:lang w:bidi="ar"/>
        </w:rPr>
        <w:t>设定基准值和目标值，对偏离正常范围的厂用电率进行预警。</w:t>
      </w:r>
    </w:p>
    <w:p w14:paraId="56168AE6" w14:textId="77777777" w:rsidR="00000000" w:rsidRDefault="00000000">
      <w:pPr>
        <w:pStyle w:val="a9"/>
        <w:ind w:firstLineChars="200" w:firstLine="24pt"/>
        <w:rPr>
          <w:rFonts w:hint="eastAsia"/>
        </w:rPr>
      </w:pPr>
      <w:r>
        <w:rPr>
          <w:rFonts w:hint="eastAsia"/>
          <w:lang w:bidi="ar"/>
        </w:rPr>
        <w:t>用电设备能耗考核：对重要用能设备，</w:t>
      </w:r>
      <w:r>
        <w:rPr>
          <w:rFonts w:ascii="宋体" w:hAnsi="宋体" w:cs="宋体" w:hint="eastAsia"/>
          <w:szCs w:val="24"/>
          <w:lang w:bidi="ar"/>
        </w:rPr>
        <w:t>应支持</w:t>
      </w:r>
      <w:r>
        <w:rPr>
          <w:rFonts w:hint="eastAsia"/>
          <w:lang w:bidi="ar"/>
        </w:rPr>
        <w:t>按设备统计时间段计算电能使用情况；</w:t>
      </w:r>
      <w:r>
        <w:rPr>
          <w:rFonts w:ascii="宋体" w:hAnsi="宋体" w:cs="宋体" w:hint="eastAsia"/>
          <w:szCs w:val="24"/>
          <w:lang w:bidi="ar"/>
        </w:rPr>
        <w:t>应支持</w:t>
      </w:r>
      <w:r>
        <w:rPr>
          <w:rFonts w:hint="eastAsia"/>
          <w:lang w:bidi="ar"/>
        </w:rPr>
        <w:t>对设备用电情况横向和纵向比对及考核，通过图表方式展示对比结果。</w:t>
      </w:r>
    </w:p>
    <w:p w14:paraId="39DB8587" w14:textId="77777777" w:rsidR="00000000" w:rsidRDefault="00000000">
      <w:pPr>
        <w:pStyle w:val="3"/>
        <w:numPr>
          <w:ilvl w:val="2"/>
          <w:numId w:val="24"/>
        </w:numPr>
        <w:rPr>
          <w:rFonts w:hint="eastAsia"/>
          <w:kern w:val="44"/>
          <w:szCs w:val="24"/>
        </w:rPr>
      </w:pPr>
      <w:r>
        <w:rPr>
          <w:rFonts w:hint="eastAsia"/>
          <w:kern w:val="44"/>
          <w:szCs w:val="24"/>
        </w:rPr>
        <w:t>智能告警高级应用</w:t>
      </w:r>
    </w:p>
    <w:p w14:paraId="359E5C11" w14:textId="77777777" w:rsidR="00000000" w:rsidRDefault="00000000">
      <w:pPr>
        <w:pStyle w:val="a9"/>
        <w:ind w:firstLineChars="200" w:firstLine="24pt"/>
        <w:rPr>
          <w:rFonts w:hint="eastAsia"/>
        </w:rPr>
      </w:pPr>
      <w:r>
        <w:rPr>
          <w:rFonts w:hint="eastAsia"/>
        </w:rPr>
        <w:t>告警诊断应支持基于核心设备运行监测数据、辅助系统监测数据，进行自</w:t>
      </w:r>
      <w:r>
        <w:rPr>
          <w:rFonts w:hint="eastAsia"/>
        </w:rPr>
        <w:lastRenderedPageBreak/>
        <w:t>主实时诊断、自动统计分析、主动异常提醒。</w:t>
      </w:r>
      <w:r>
        <w:rPr>
          <w:rFonts w:hint="eastAsia"/>
        </w:rPr>
        <w:t xml:space="preserve"> </w:t>
      </w:r>
      <w:r>
        <w:rPr>
          <w:rFonts w:hint="eastAsia"/>
        </w:rPr>
        <w:t>应具备一张图展示基本信息。</w:t>
      </w:r>
    </w:p>
    <w:p w14:paraId="173ED1B8" w14:textId="77777777" w:rsidR="00000000" w:rsidRDefault="00000000">
      <w:pPr>
        <w:pStyle w:val="a9"/>
        <w:ind w:firstLineChars="200" w:firstLine="24pt"/>
      </w:pPr>
      <w:r>
        <w:rPr>
          <w:rFonts w:hint="eastAsia"/>
        </w:rPr>
        <w:t>应支持灵活的告警严重等级定义、告警事件类型定义，针对不同事件，根据其严重程度和类别进行分级分类，采取不同的方式予以提醒。</w:t>
      </w:r>
    </w:p>
    <w:p w14:paraId="600035A4" w14:textId="77777777" w:rsidR="00000000" w:rsidRDefault="00000000">
      <w:pPr>
        <w:pStyle w:val="a9"/>
        <w:ind w:firstLineChars="200" w:firstLine="24pt"/>
      </w:pPr>
      <w:r>
        <w:rPr>
          <w:rFonts w:hint="eastAsia"/>
        </w:rPr>
        <w:t>告警应区分为待处理、处理中、已解决状态，应支持列表汇总查看，并可按严重等级、告警类型、告警时间等条件筛选查询。在具备系统接入条件情况下，应支持与故障检修工单、故障知识库模块对接功能及数据，应支持一键开工单、检修过程信息查阅。</w:t>
      </w:r>
    </w:p>
    <w:p w14:paraId="0316BE75" w14:textId="77777777" w:rsidR="00000000" w:rsidRDefault="00000000">
      <w:pPr>
        <w:pStyle w:val="a9"/>
        <w:ind w:firstLineChars="200" w:firstLine="24pt"/>
      </w:pPr>
      <w:r>
        <w:rPr>
          <w:rFonts w:hint="eastAsia"/>
        </w:rPr>
        <w:t>应支持对风机、升压变电气设备、海缆等监视对象的遥信、遥测状态量数值进行自主判断与异常识别，包括温度类、压力类、电流电压类等。应支持结合设备本身触发告警的逻辑、运行机理，人工灵活定义配置阈值超限、数据突变、数据长期偏离、信号跳变、数据趋势异常、同类设备对标偏离等判定逻辑。系统基于设备运行数据自主判断、识别设备异常问题，一旦发现异常情况，则自动告警、提醒。</w:t>
      </w:r>
    </w:p>
    <w:p w14:paraId="1A9534DF" w14:textId="77777777" w:rsidR="00000000" w:rsidRDefault="00000000">
      <w:pPr>
        <w:pStyle w:val="a9"/>
        <w:ind w:firstLineChars="200" w:firstLine="24pt"/>
      </w:pPr>
      <w:r>
        <w:rPr>
          <w:rFonts w:hint="eastAsia"/>
        </w:rPr>
        <w:t>应支持智能化告警合并与解除逻辑，在出现异常告警事件后，</w:t>
      </w:r>
      <w:r>
        <w:rPr>
          <w:rFonts w:hint="eastAsia"/>
        </w:rPr>
        <w:t xml:space="preserve"> </w:t>
      </w:r>
      <w:r>
        <w:rPr>
          <w:rFonts w:hint="eastAsia"/>
        </w:rPr>
        <w:t>系统自主结合设备运行工况、停机状态情况，对多条告警归拢合并；系统应支持自主观测设备运行情况及相关参数，过滤已解除告警，自动予以消除。</w:t>
      </w:r>
    </w:p>
    <w:p w14:paraId="691A027D" w14:textId="77777777" w:rsidR="00000000" w:rsidRDefault="00000000">
      <w:pPr>
        <w:pStyle w:val="a9"/>
        <w:ind w:firstLineChars="200" w:firstLine="24pt"/>
      </w:pPr>
      <w:r>
        <w:rPr>
          <w:rFonts w:hint="eastAsia"/>
        </w:rPr>
        <w:t>应具备滋扰告警抑制，告警系统采用多变量辅助判断、告警手动抑制、设置滤波、延迟和死区等技术手段，对滋扰告警进行抑制。滋扰告警抑制功能可以大幅减少干扰告警出现的次数，从而保障正确报警不被淹没，能够及时被运行人员发现。</w:t>
      </w:r>
    </w:p>
    <w:p w14:paraId="25DE5E16" w14:textId="77777777" w:rsidR="00000000" w:rsidRDefault="00000000">
      <w:pPr>
        <w:pStyle w:val="a9"/>
        <w:ind w:firstLineChars="200" w:firstLine="24pt"/>
      </w:pPr>
      <w:r>
        <w:rPr>
          <w:rFonts w:hint="eastAsia"/>
        </w:rPr>
        <w:t>应具备告警根源分析同一个告警的发生，往往对应着多个原因，人工判断和寻找告警根源往往要花费较多的时间，经常告警的原因还未找到，事情已经发展得更加严重。智能告警系统采用运用知识库及推理机技术，可以迅速对告警根源进行自动分析，提示运行人员告警根源，为故障的及时处理赢得时间。</w:t>
      </w:r>
    </w:p>
    <w:p w14:paraId="5ECC4250" w14:textId="77777777" w:rsidR="00000000" w:rsidRDefault="00000000">
      <w:pPr>
        <w:pStyle w:val="a9"/>
        <w:ind w:firstLineChars="200" w:firstLine="24pt"/>
        <w:rPr>
          <w:rFonts w:hint="eastAsia"/>
        </w:rPr>
      </w:pPr>
      <w:r>
        <w:rPr>
          <w:rFonts w:hint="eastAsia"/>
        </w:rPr>
        <w:t>智能告警高级应用应对接招标方的数智中台，通过数智中台完成数据资产以及元数据构建，将训练以及测试用数据接入数智中台，利用数智中台的业务指标建模、数理建模、诊断建模以及仿真建模工具完成应用所需模型的训练、测试，以及运行部署下发至集控侧应用运行环境，通过数智中台完成业务模型的版本管控。数智中台相关架构规范详见附件三数智中台系统及智能应用架构</w:t>
      </w:r>
      <w:r>
        <w:rPr>
          <w:rFonts w:hint="eastAsia"/>
        </w:rPr>
        <w:lastRenderedPageBreak/>
        <w:t>说明。</w:t>
      </w:r>
    </w:p>
    <w:p w14:paraId="5D18EC79" w14:textId="77777777" w:rsidR="00000000" w:rsidRDefault="00000000">
      <w:pPr>
        <w:pStyle w:val="a9"/>
        <w:ind w:firstLineChars="200" w:firstLine="24pt"/>
      </w:pPr>
      <w:r>
        <w:rPr>
          <w:rFonts w:hint="eastAsia"/>
          <w:kern w:val="44"/>
          <w:szCs w:val="24"/>
        </w:rPr>
        <w:t>★智能</w:t>
      </w:r>
      <w:r>
        <w:rPr>
          <w:rFonts w:hint="eastAsia"/>
        </w:rPr>
        <w:t>告警高级应用</w:t>
      </w:r>
      <w:r>
        <w:rPr>
          <w:rFonts w:hint="eastAsia"/>
          <w:kern w:val="44"/>
          <w:szCs w:val="24"/>
        </w:rPr>
        <w:t>应采用</w:t>
      </w:r>
      <w:r>
        <w:rPr>
          <w:rFonts w:hint="eastAsia"/>
          <w:kern w:val="44"/>
          <w:szCs w:val="24"/>
        </w:rPr>
        <w:t xml:space="preserve">RESTful API </w:t>
      </w:r>
      <w:r>
        <w:rPr>
          <w:rFonts w:hint="eastAsia"/>
          <w:kern w:val="44"/>
          <w:szCs w:val="24"/>
        </w:rPr>
        <w:t>或数据库接口访问方式，将采集、生成的相关数据同步到招标方提供的海风场站级数据服务系统。智能</w:t>
      </w:r>
      <w:r>
        <w:rPr>
          <w:rFonts w:hint="eastAsia"/>
        </w:rPr>
        <w:t>告警高级应用</w:t>
      </w:r>
      <w:r>
        <w:rPr>
          <w:rFonts w:hint="eastAsia"/>
          <w:kern w:val="44"/>
          <w:szCs w:val="24"/>
        </w:rPr>
        <w:t>能够提供智能体（招标方提供）调用需要的发送对话消息、上传文件、文件预览、停止响应、消息反馈、获取会话历史消息、获取会话列表、删除会话、会话重命名、获取对话变量、更新对话变量等功能。</w:t>
      </w:r>
    </w:p>
    <w:p w14:paraId="2034D000" w14:textId="77777777" w:rsidR="00000000" w:rsidRDefault="00000000">
      <w:pPr>
        <w:pStyle w:val="3"/>
        <w:numPr>
          <w:ilvl w:val="2"/>
          <w:numId w:val="24"/>
        </w:numPr>
        <w:rPr>
          <w:rFonts w:hint="eastAsia"/>
          <w:kern w:val="44"/>
          <w:szCs w:val="24"/>
        </w:rPr>
      </w:pPr>
      <w:r>
        <w:rPr>
          <w:rFonts w:hint="eastAsia"/>
          <w:kern w:val="44"/>
          <w:szCs w:val="24"/>
        </w:rPr>
        <w:t>智能分析高级应用</w:t>
      </w:r>
    </w:p>
    <w:p w14:paraId="251C5503" w14:textId="77777777" w:rsidR="00000000" w:rsidRDefault="00000000">
      <w:pPr>
        <w:pStyle w:val="a9"/>
        <w:ind w:firstLineChars="200" w:firstLine="24pt"/>
        <w:rPr>
          <w:rFonts w:hint="eastAsia"/>
        </w:rPr>
      </w:pPr>
      <w:bookmarkStart w:id="5" w:name="_Toc47386217"/>
      <w:bookmarkStart w:id="6" w:name="_Toc47386218"/>
      <w:bookmarkEnd w:id="5"/>
      <w:bookmarkEnd w:id="6"/>
      <w:r>
        <w:rPr>
          <w:rFonts w:hint="eastAsia"/>
        </w:rPr>
        <w:t>智能分析高级应用应对接招标方的数智中台，通过数智中台完成数据资产以及元数据构建，将训练以及测试用数据接入数智中台，利用数智中台的业务指标建模、数理建模、诊断建模以及仿真建模工具完成应用所需模型的训练、测试，以及运行部署下发至集控侧应用运行环境，通过数智中台完成业务模型的版本管控。数智中台相关架构规范详见附件三</w:t>
      </w:r>
      <w:r>
        <w:rPr>
          <w:rFonts w:hint="eastAsia"/>
        </w:rPr>
        <w:t>.</w:t>
      </w:r>
      <w:r>
        <w:rPr>
          <w:rFonts w:hint="eastAsia"/>
        </w:rPr>
        <w:t>数智中台系统及智能应用架构说明。</w:t>
      </w:r>
    </w:p>
    <w:p w14:paraId="4AF612BB" w14:textId="77777777" w:rsidR="00000000" w:rsidRDefault="00000000">
      <w:pPr>
        <w:pStyle w:val="a9"/>
        <w:ind w:firstLineChars="200" w:firstLine="24pt"/>
        <w:rPr>
          <w:rFonts w:hint="eastAsia"/>
          <w:kern w:val="44"/>
          <w:szCs w:val="24"/>
        </w:rPr>
      </w:pPr>
      <w:r>
        <w:rPr>
          <w:rFonts w:hint="eastAsia"/>
          <w:kern w:val="44"/>
          <w:szCs w:val="24"/>
        </w:rPr>
        <w:t>★</w:t>
      </w:r>
      <w:r>
        <w:rPr>
          <w:rFonts w:hint="eastAsia"/>
        </w:rPr>
        <w:t>智能分析高级应用</w:t>
      </w:r>
      <w:r>
        <w:rPr>
          <w:rFonts w:hint="eastAsia"/>
          <w:kern w:val="44"/>
          <w:szCs w:val="24"/>
        </w:rPr>
        <w:t>应采用</w:t>
      </w:r>
      <w:r>
        <w:rPr>
          <w:rFonts w:hint="eastAsia"/>
          <w:kern w:val="44"/>
          <w:szCs w:val="24"/>
        </w:rPr>
        <w:t xml:space="preserve">RESTful API </w:t>
      </w:r>
      <w:r>
        <w:rPr>
          <w:rFonts w:hint="eastAsia"/>
          <w:kern w:val="44"/>
          <w:szCs w:val="24"/>
        </w:rPr>
        <w:t>或数据库接口访问方式，将采集、生成的相关数据同步到招标方提供的海风场站级数据服务系统。</w:t>
      </w:r>
      <w:r>
        <w:rPr>
          <w:rFonts w:hint="eastAsia"/>
        </w:rPr>
        <w:t>智能分析高级应用</w:t>
      </w:r>
      <w:r>
        <w:rPr>
          <w:rFonts w:hint="eastAsia"/>
          <w:kern w:val="44"/>
          <w:szCs w:val="24"/>
        </w:rPr>
        <w:t>能够提供智能体（招标方提供）调用需要的发送对话消息、上传文件、文件预览、停止响应、消息反馈、获取会话历史消息、获取会话列表、删除会话、会话重命名、获取对话变量、更新对话变量等功能。</w:t>
      </w:r>
    </w:p>
    <w:p w14:paraId="5D396414" w14:textId="77777777" w:rsidR="00000000" w:rsidRDefault="00000000">
      <w:pPr>
        <w:pStyle w:val="a9"/>
        <w:ind w:firstLineChars="200" w:firstLine="24pt"/>
        <w:rPr>
          <w:kern w:val="44"/>
          <w:szCs w:val="24"/>
        </w:rPr>
      </w:pPr>
      <w:r>
        <w:rPr>
          <w:rFonts w:hint="eastAsia"/>
        </w:rPr>
        <w:t>智能分析高级应用应至少具备指标自动统计、测点关联分析、生产运行评估、设备诊断等功能模块。</w:t>
      </w:r>
    </w:p>
    <w:p w14:paraId="7DC12C6D" w14:textId="77777777" w:rsidR="00000000" w:rsidRDefault="00000000">
      <w:pPr>
        <w:pStyle w:val="a9"/>
        <w:numPr>
          <w:ilvl w:val="0"/>
          <w:numId w:val="54"/>
        </w:numPr>
        <w:ind w:start="0pt" w:firstLineChars="200" w:firstLine="24pt"/>
        <w:rPr>
          <w:rFonts w:hint="eastAsia"/>
        </w:rPr>
      </w:pPr>
      <w:r>
        <w:rPr>
          <w:rFonts w:hint="eastAsia"/>
        </w:rPr>
        <w:t>指标自动统计</w:t>
      </w:r>
    </w:p>
    <w:p w14:paraId="76D257A4" w14:textId="77777777" w:rsidR="00000000" w:rsidRDefault="00000000">
      <w:pPr>
        <w:pStyle w:val="a9"/>
        <w:ind w:firstLineChars="200" w:firstLine="24pt"/>
      </w:pPr>
      <w:r>
        <w:rPr>
          <w:rFonts w:hint="eastAsia"/>
        </w:rPr>
        <w:t>指标统计应支持按照统一考核标准，形成涵盖可靠性、安全性、经济性相关的厂级运行指标考核体系。</w:t>
      </w:r>
    </w:p>
    <w:p w14:paraId="7E792D21" w14:textId="77777777" w:rsidR="00000000" w:rsidRDefault="00000000">
      <w:pPr>
        <w:pStyle w:val="a9"/>
        <w:ind w:firstLineChars="200" w:firstLine="24pt"/>
      </w:pPr>
      <w:r>
        <w:rPr>
          <w:rFonts w:hint="eastAsia"/>
        </w:rPr>
        <w:t>应支持数据自动计算分析。针对不同数据计算处理需要，应支持基于采集测点数据，构建自动计算逻辑，采取实时计算、离线计算方式进行数据计算处理，将原始数据转化为进一步的监测分析与考核指标。应能设定计算周期对指标进行自动计算，并支持对多个计算周期下指标变化趋势进行分析可视化，对异常指标做告警提醒，指导现场运维。</w:t>
      </w:r>
    </w:p>
    <w:p w14:paraId="09C54340" w14:textId="77777777" w:rsidR="00000000" w:rsidRDefault="00000000">
      <w:pPr>
        <w:pStyle w:val="a9"/>
        <w:numPr>
          <w:ilvl w:val="0"/>
          <w:numId w:val="54"/>
        </w:numPr>
        <w:ind w:start="0pt" w:firstLineChars="200" w:firstLine="24pt"/>
        <w:rPr>
          <w:rFonts w:hint="eastAsia"/>
        </w:rPr>
      </w:pPr>
      <w:r>
        <w:rPr>
          <w:rFonts w:hint="eastAsia"/>
        </w:rPr>
        <w:t>测点关联分析</w:t>
      </w:r>
    </w:p>
    <w:p w14:paraId="6FB1B641" w14:textId="77777777" w:rsidR="00000000" w:rsidRDefault="00000000">
      <w:pPr>
        <w:pStyle w:val="a9"/>
        <w:ind w:firstLineChars="200" w:firstLine="24pt"/>
      </w:pPr>
      <w:r>
        <w:rPr>
          <w:rFonts w:hint="eastAsia"/>
        </w:rPr>
        <w:lastRenderedPageBreak/>
        <w:t>应支持数据可视化分析，应支持人工组合选择测点进行关联性查询、图形分析，辅助运行人员分析遥测数据趋势变化、遥信变位动作特征。</w:t>
      </w:r>
    </w:p>
    <w:p w14:paraId="0FA9CACF" w14:textId="77777777" w:rsidR="00000000" w:rsidRDefault="00000000">
      <w:pPr>
        <w:pStyle w:val="a9"/>
        <w:ind w:firstLineChars="200" w:firstLine="24pt"/>
      </w:pPr>
      <w:r>
        <w:rPr>
          <w:rFonts w:hint="eastAsia"/>
        </w:rPr>
        <w:t>应支持结合故障信息，自动检索、提供具有关联性的遥测、遥信数据，辅助运行人员、检修人员开展故障排查分析。在具备数据接入条件情况下，应支持提供故障期间的故障录波、视频监控等相关数据。</w:t>
      </w:r>
    </w:p>
    <w:p w14:paraId="7FD62FF3" w14:textId="77777777" w:rsidR="00000000" w:rsidRDefault="00000000">
      <w:pPr>
        <w:pStyle w:val="a9"/>
        <w:numPr>
          <w:ilvl w:val="0"/>
          <w:numId w:val="54"/>
        </w:numPr>
        <w:ind w:start="0pt" w:firstLineChars="200" w:firstLine="24pt"/>
        <w:rPr>
          <w:rFonts w:hint="eastAsia"/>
        </w:rPr>
      </w:pPr>
      <w:r>
        <w:rPr>
          <w:rFonts w:hint="eastAsia"/>
        </w:rPr>
        <w:t>生产运行评估</w:t>
      </w:r>
    </w:p>
    <w:p w14:paraId="56FA8BCA" w14:textId="77777777" w:rsidR="00000000" w:rsidRDefault="00000000">
      <w:pPr>
        <w:pStyle w:val="a9"/>
        <w:ind w:firstLineChars="200" w:firstLine="24pt"/>
      </w:pPr>
      <w:r>
        <w:rPr>
          <w:rFonts w:hint="eastAsia"/>
        </w:rPr>
        <w:t>生产运行分析用于对场站生产运行相关业务指标进行分析，指导现场运行优化管理。</w:t>
      </w:r>
    </w:p>
    <w:p w14:paraId="64D1B0CD" w14:textId="77777777" w:rsidR="00000000" w:rsidRDefault="00000000">
      <w:pPr>
        <w:pStyle w:val="a9"/>
        <w:ind w:firstLineChars="200" w:firstLine="24pt"/>
      </w:pPr>
      <w:r>
        <w:rPr>
          <w:rFonts w:hint="eastAsia"/>
        </w:rPr>
        <w:t>应支持一站式总览场站核心生产指标，展示月度、年度的电量及计划完成率指标、损失电量指标、资源指标、能耗指标等的最新状态和历史趋势，提供管理决策支持。</w:t>
      </w:r>
    </w:p>
    <w:p w14:paraId="5B78A24E" w14:textId="77777777" w:rsidR="00000000" w:rsidRDefault="00000000">
      <w:pPr>
        <w:pStyle w:val="a9"/>
        <w:ind w:firstLineChars="200" w:firstLine="24pt"/>
      </w:pPr>
      <w:r>
        <w:rPr>
          <w:rFonts w:hint="eastAsia"/>
        </w:rPr>
        <w:t>应支持对指定时间段内的风机故障记录进行统计分析，系统性地汇总各类故障数据，分析故障分布情况，识别多发故障和重复性故障，为运维检修计划提供参考。</w:t>
      </w:r>
    </w:p>
    <w:p w14:paraId="3DF77183" w14:textId="77777777" w:rsidR="00000000" w:rsidRDefault="00000000">
      <w:pPr>
        <w:pStyle w:val="a9"/>
        <w:ind w:firstLineChars="200" w:firstLine="24pt"/>
      </w:pPr>
      <w:r>
        <w:rPr>
          <w:rFonts w:hint="eastAsia"/>
        </w:rPr>
        <w:t>应支持对电厂损失电量进行多维度的深入分析，包括趋势分析、关联分析以及下钻分析，揭示电量损失的具体构成和分布，以支撑识别主要电量损失根源。</w:t>
      </w:r>
    </w:p>
    <w:p w14:paraId="58CA8D00" w14:textId="77777777" w:rsidR="00000000" w:rsidRDefault="00000000">
      <w:pPr>
        <w:pStyle w:val="a9"/>
        <w:ind w:firstLineChars="200" w:firstLine="24pt"/>
      </w:pPr>
      <w:r>
        <w:rPr>
          <w:rFonts w:hint="eastAsia"/>
        </w:rPr>
        <w:t>应支持横向对比分析各风机（或各机型）的发电结果、运行水平和可靠性，应支持对风机进行绩效排名，多维度评估风机设备的综合能力水平，为后续设备运行提升提供参考。</w:t>
      </w:r>
    </w:p>
    <w:p w14:paraId="6D900DBE" w14:textId="77777777" w:rsidR="00000000" w:rsidRDefault="00000000">
      <w:pPr>
        <w:pStyle w:val="a9"/>
        <w:ind w:firstLineChars="200" w:firstLine="24pt"/>
      </w:pPr>
      <w:r>
        <w:rPr>
          <w:rFonts w:hint="eastAsia"/>
        </w:rPr>
        <w:t>应支持对电场能耗根据设备做拆分，分析能耗分布情况和历史趋势，以支撑场站通过设备能耗的变化识别异常电气设备。</w:t>
      </w:r>
    </w:p>
    <w:p w14:paraId="4A6C1C92" w14:textId="77777777" w:rsidR="00000000" w:rsidRDefault="00000000">
      <w:pPr>
        <w:pStyle w:val="a9"/>
        <w:ind w:firstLineChars="200" w:firstLine="24pt"/>
      </w:pPr>
      <w:r>
        <w:rPr>
          <w:rFonts w:hint="eastAsia"/>
        </w:rPr>
        <w:t>应支持用户基于标准数据集自定义制作数据看板，以折线图、柱状图、环形图等多类统计图表展示运行数据的特征，并对图表自由组合以形成报告，应支持图表联动与下钻，满足数据的可视性与交互性。</w:t>
      </w:r>
    </w:p>
    <w:p w14:paraId="3090F245" w14:textId="77777777" w:rsidR="00000000" w:rsidRDefault="00000000">
      <w:pPr>
        <w:pStyle w:val="a9"/>
        <w:ind w:firstLineChars="200" w:firstLine="24pt"/>
        <w:rPr>
          <w:rFonts w:hint="eastAsia"/>
        </w:rPr>
      </w:pPr>
      <w:r>
        <w:rPr>
          <w:rFonts w:hint="eastAsia"/>
        </w:rPr>
        <w:t>应支持提供实际功率曲线的拟合算法，应支持通过折线图、表格、散点图的方式展示指定风机、时间范围内的实际功率曲线，其中，功率曲线分析应支持与理论功率曲线做对比，以支撑识别低效风机。</w:t>
      </w:r>
    </w:p>
    <w:p w14:paraId="43AB03C1" w14:textId="77777777" w:rsidR="00000000" w:rsidRDefault="00000000">
      <w:pPr>
        <w:pStyle w:val="a9"/>
        <w:numPr>
          <w:ilvl w:val="0"/>
          <w:numId w:val="54"/>
        </w:numPr>
        <w:ind w:firstLine="0pt"/>
        <w:rPr>
          <w:rFonts w:hint="eastAsia"/>
        </w:rPr>
      </w:pPr>
      <w:r>
        <w:rPr>
          <w:rFonts w:hint="eastAsia"/>
        </w:rPr>
        <w:t>设备诊断</w:t>
      </w:r>
    </w:p>
    <w:p w14:paraId="12BBCFEB" w14:textId="77777777" w:rsidR="00000000" w:rsidRDefault="00000000">
      <w:pPr>
        <w:pStyle w:val="a9"/>
        <w:ind w:firstLineChars="200" w:firstLine="24pt"/>
        <w:rPr>
          <w:rFonts w:hint="eastAsia"/>
        </w:rPr>
      </w:pPr>
      <w:r>
        <w:rPr>
          <w:rFonts w:hint="eastAsia"/>
        </w:rPr>
        <w:lastRenderedPageBreak/>
        <w:t>应具备对风机、海上升压站、海上无功补偿站、陆上集控中心、海缆等海上风电场关键设备的智能预警与诊断功能。</w:t>
      </w:r>
    </w:p>
    <w:p w14:paraId="4A2424D1" w14:textId="77777777" w:rsidR="00000000" w:rsidRDefault="00000000">
      <w:pPr>
        <w:pStyle w:val="a9"/>
        <w:ind w:firstLineChars="200" w:firstLine="24pt"/>
        <w:rPr>
          <w:rFonts w:hint="eastAsia"/>
        </w:rPr>
      </w:pPr>
      <w:r>
        <w:rPr>
          <w:rFonts w:hint="eastAsia"/>
        </w:rPr>
        <w:t>应支持运用大数据分析和机器学习技术，结合多维度特征模型，实现异常预警，并深入分析故障原因，包括设备老化程度、运行状态偏离、环境变化等，完成根因分析。</w:t>
      </w:r>
    </w:p>
    <w:p w14:paraId="67A53379" w14:textId="77777777" w:rsidR="00000000" w:rsidRDefault="00000000">
      <w:pPr>
        <w:pStyle w:val="a9"/>
        <w:ind w:firstLineChars="200" w:firstLine="24pt"/>
        <w:rPr>
          <w:rFonts w:hint="eastAsia"/>
        </w:rPr>
      </w:pPr>
      <w:r>
        <w:rPr>
          <w:rFonts w:hint="eastAsia"/>
        </w:rPr>
        <w:t>应支持增量学习机制，自适应更新模型，应对设备老化和环境因素变化带来的动态数据变化。</w:t>
      </w:r>
    </w:p>
    <w:p w14:paraId="47B4A916" w14:textId="77777777" w:rsidR="00000000" w:rsidRDefault="00000000">
      <w:pPr>
        <w:pStyle w:val="a9"/>
        <w:ind w:firstLineChars="200" w:firstLine="24pt"/>
        <w:rPr>
          <w:rFonts w:hint="eastAsia"/>
        </w:rPr>
      </w:pPr>
      <w:r>
        <w:rPr>
          <w:rFonts w:hint="eastAsia"/>
        </w:rPr>
        <w:t>应具备与风电场</w:t>
      </w:r>
      <w:r>
        <w:rPr>
          <w:rFonts w:hint="eastAsia"/>
        </w:rPr>
        <w:t>SCADA</w:t>
      </w:r>
      <w:r>
        <w:rPr>
          <w:rFonts w:hint="eastAsia"/>
        </w:rPr>
        <w:t>系统的无缝对接能力，能够实时显示设备的状态信息及风险等级，提供直观的人机交互界面，如状态趋势图等，并生成包含维修建议的诊断报告，辅助风电场运维工作。</w:t>
      </w:r>
    </w:p>
    <w:p w14:paraId="78C77BB1" w14:textId="77777777" w:rsidR="00000000" w:rsidRDefault="00000000">
      <w:pPr>
        <w:pStyle w:val="3"/>
        <w:numPr>
          <w:ilvl w:val="2"/>
          <w:numId w:val="24"/>
        </w:numPr>
        <w:rPr>
          <w:rFonts w:hint="eastAsia"/>
          <w:kern w:val="44"/>
          <w:szCs w:val="24"/>
        </w:rPr>
      </w:pPr>
      <w:r>
        <w:rPr>
          <w:rFonts w:hint="eastAsia"/>
          <w:kern w:val="44"/>
          <w:szCs w:val="24"/>
        </w:rPr>
        <w:t>★数据采集与融合展示</w:t>
      </w:r>
    </w:p>
    <w:p w14:paraId="17E1392D" w14:textId="77777777" w:rsidR="00000000" w:rsidRDefault="00000000">
      <w:pPr>
        <w:pStyle w:val="a9"/>
        <w:ind w:firstLineChars="200" w:firstLine="24pt"/>
        <w:textAlignment w:val="center"/>
      </w:pPr>
      <w:r>
        <w:rPr>
          <w:rFonts w:hint="eastAsia"/>
        </w:rPr>
        <w:t>数据采集对象与融合展示包括但不限于以下系统，其中数据采集是指海上风电场数智化基础平台通过</w:t>
      </w:r>
      <w:r>
        <w:rPr>
          <w:rFonts w:hint="eastAsia"/>
        </w:rPr>
        <w:t>DL/T860</w:t>
      </w:r>
      <w:r>
        <w:rPr>
          <w:rFonts w:hint="eastAsia"/>
        </w:rPr>
        <w:t>、</w:t>
      </w:r>
      <w:r>
        <w:rPr>
          <w:rFonts w:hint="eastAsia"/>
        </w:rPr>
        <w:t>IEC104</w:t>
      </w:r>
      <w:r>
        <w:rPr>
          <w:rFonts w:hint="eastAsia"/>
        </w:rPr>
        <w:t>等通信规约方式直接采集各子系统数据；融合展示是指海上风电场数智化基础平台通过</w:t>
      </w:r>
      <w:r>
        <w:rPr>
          <w:rFonts w:hint="eastAsia"/>
        </w:rPr>
        <w:t>WEB</w:t>
      </w:r>
      <w:r>
        <w:rPr>
          <w:rFonts w:hint="eastAsia"/>
        </w:rPr>
        <w:t>或客户端链接方式集成各子系统的人机界面进行集中展示。</w:t>
      </w:r>
    </w:p>
    <w:tbl>
      <w:tblPr>
        <w:tblW w:w="99.94%" w:type="pct"/>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632"/>
        <w:gridCol w:w="2898"/>
        <w:gridCol w:w="1617"/>
        <w:gridCol w:w="1506"/>
        <w:gridCol w:w="1638"/>
      </w:tblGrid>
      <w:tr w:rsidR="00000000" w14:paraId="2347D96A" w14:textId="77777777">
        <w:trPr>
          <w:trHeight w:val="522"/>
          <w:tblHeader/>
        </w:trPr>
        <w:tc>
          <w:tcPr>
            <w:tcW w:w="7.64%" w:type="pct"/>
            <w:vAlign w:val="center"/>
          </w:tcPr>
          <w:p w14:paraId="365B4133" w14:textId="77777777" w:rsidR="00000000" w:rsidRDefault="00000000">
            <w:pPr>
              <w:spacing w:line="18pt" w:lineRule="auto"/>
              <w:jc w:val="center"/>
              <w:rPr>
                <w:b/>
                <w:bCs/>
              </w:rPr>
            </w:pPr>
            <w:r>
              <w:rPr>
                <w:b/>
                <w:bCs/>
              </w:rPr>
              <w:t>编号</w:t>
            </w:r>
          </w:p>
        </w:tc>
        <w:tc>
          <w:tcPr>
            <w:tcW w:w="34.94%" w:type="pct"/>
            <w:vAlign w:val="center"/>
          </w:tcPr>
          <w:p w14:paraId="65E110CD" w14:textId="77777777" w:rsidR="00000000" w:rsidRDefault="00000000">
            <w:pPr>
              <w:spacing w:line="18pt" w:lineRule="auto"/>
              <w:jc w:val="center"/>
              <w:rPr>
                <w:b/>
                <w:bCs/>
              </w:rPr>
            </w:pPr>
            <w:r>
              <w:rPr>
                <w:b/>
                <w:bCs/>
              </w:rPr>
              <w:t>子系统名称</w:t>
            </w:r>
          </w:p>
        </w:tc>
        <w:tc>
          <w:tcPr>
            <w:tcW w:w="19.48%" w:type="pct"/>
            <w:vAlign w:val="center"/>
          </w:tcPr>
          <w:p w14:paraId="064E690F" w14:textId="77777777" w:rsidR="00000000" w:rsidRDefault="00000000">
            <w:pPr>
              <w:spacing w:line="18pt" w:lineRule="auto"/>
              <w:jc w:val="center"/>
              <w:rPr>
                <w:b/>
                <w:bCs/>
              </w:rPr>
            </w:pPr>
            <w:r>
              <w:rPr>
                <w:rFonts w:hint="eastAsia"/>
                <w:b/>
                <w:bCs/>
              </w:rPr>
              <w:t>数据采集</w:t>
            </w:r>
          </w:p>
        </w:tc>
        <w:tc>
          <w:tcPr>
            <w:tcW w:w="18.14%" w:type="pct"/>
            <w:vAlign w:val="center"/>
          </w:tcPr>
          <w:p w14:paraId="09211D19" w14:textId="77777777" w:rsidR="00000000" w:rsidRDefault="00000000">
            <w:pPr>
              <w:spacing w:line="18pt" w:lineRule="auto"/>
              <w:jc w:val="center"/>
              <w:rPr>
                <w:b/>
                <w:bCs/>
              </w:rPr>
            </w:pPr>
            <w:r>
              <w:rPr>
                <w:rFonts w:hint="eastAsia"/>
                <w:b/>
                <w:bCs/>
              </w:rPr>
              <w:t>融合展示</w:t>
            </w:r>
          </w:p>
        </w:tc>
        <w:tc>
          <w:tcPr>
            <w:tcW w:w="19.74%" w:type="pct"/>
            <w:vAlign w:val="center"/>
          </w:tcPr>
          <w:p w14:paraId="566607D8" w14:textId="77777777" w:rsidR="00000000" w:rsidRDefault="00000000">
            <w:pPr>
              <w:spacing w:line="18pt" w:lineRule="auto"/>
              <w:jc w:val="center"/>
              <w:rPr>
                <w:b/>
                <w:bCs/>
              </w:rPr>
            </w:pPr>
            <w:r>
              <w:rPr>
                <w:b/>
                <w:bCs/>
              </w:rPr>
              <w:t>所属标段</w:t>
            </w:r>
          </w:p>
        </w:tc>
      </w:tr>
      <w:tr w:rsidR="00000000" w14:paraId="2D79B887" w14:textId="77777777">
        <w:trPr>
          <w:trHeight w:val="522"/>
        </w:trPr>
        <w:tc>
          <w:tcPr>
            <w:tcW w:w="7.64%" w:type="pct"/>
            <w:vAlign w:val="center"/>
          </w:tcPr>
          <w:p w14:paraId="166C7939" w14:textId="77777777" w:rsidR="00000000" w:rsidRDefault="00000000">
            <w:pPr>
              <w:widowControl/>
              <w:numPr>
                <w:ilvl w:val="0"/>
                <w:numId w:val="55"/>
              </w:numPr>
              <w:tabs>
                <w:tab w:val="clear" w:pos="0pt"/>
              </w:tabs>
              <w:jc w:val="center"/>
              <w:rPr>
                <w:rFonts w:hint="eastAsia"/>
              </w:rPr>
            </w:pPr>
          </w:p>
        </w:tc>
        <w:tc>
          <w:tcPr>
            <w:tcW w:w="34.94%" w:type="pct"/>
            <w:vAlign w:val="center"/>
          </w:tcPr>
          <w:p w14:paraId="5A733EA5" w14:textId="77777777" w:rsidR="00000000" w:rsidRDefault="00000000">
            <w:pPr>
              <w:spacing w:line="18pt" w:lineRule="auto"/>
              <w:jc w:val="center"/>
            </w:pPr>
            <w:r>
              <w:t>风机能量管理系统</w:t>
            </w:r>
          </w:p>
        </w:tc>
        <w:tc>
          <w:tcPr>
            <w:tcW w:w="19.48%" w:type="pct"/>
            <w:vAlign w:val="center"/>
          </w:tcPr>
          <w:p w14:paraId="12372FF6" w14:textId="77777777" w:rsidR="00000000" w:rsidRDefault="00000000">
            <w:pPr>
              <w:spacing w:line="18pt" w:lineRule="auto"/>
              <w:jc w:val="center"/>
            </w:pPr>
            <w:r>
              <w:rPr>
                <w:rFonts w:hint="eastAsia"/>
              </w:rPr>
              <w:t>应具备</w:t>
            </w:r>
          </w:p>
        </w:tc>
        <w:tc>
          <w:tcPr>
            <w:tcW w:w="18.14%" w:type="pct"/>
            <w:vAlign w:val="center"/>
          </w:tcPr>
          <w:p w14:paraId="6A37B90C" w14:textId="77777777" w:rsidR="00000000" w:rsidRDefault="00000000">
            <w:pPr>
              <w:spacing w:line="18pt" w:lineRule="auto"/>
              <w:jc w:val="center"/>
            </w:pPr>
            <w:r>
              <w:rPr>
                <w:rFonts w:hint="eastAsia"/>
              </w:rPr>
              <w:t>应具备</w:t>
            </w:r>
          </w:p>
        </w:tc>
        <w:tc>
          <w:tcPr>
            <w:tcW w:w="19.74%" w:type="pct"/>
            <w:vMerge w:val="restart"/>
            <w:vAlign w:val="center"/>
          </w:tcPr>
          <w:p w14:paraId="76C2E28A" w14:textId="77777777" w:rsidR="00000000" w:rsidRDefault="00000000">
            <w:pPr>
              <w:spacing w:line="18pt" w:lineRule="auto"/>
              <w:jc w:val="center"/>
            </w:pPr>
            <w:r>
              <w:rPr>
                <w:rFonts w:hint="eastAsia"/>
                <w:kern w:val="44"/>
                <w:szCs w:val="24"/>
              </w:rPr>
              <w:t>深能汕尾红海湾六海上风电项目风力发电机组（含塔筒）及附属设备采购项目</w:t>
            </w:r>
          </w:p>
        </w:tc>
      </w:tr>
      <w:tr w:rsidR="00000000" w14:paraId="3A11180E" w14:textId="77777777">
        <w:trPr>
          <w:trHeight w:val="522"/>
        </w:trPr>
        <w:tc>
          <w:tcPr>
            <w:tcW w:w="7.64%" w:type="pct"/>
            <w:vAlign w:val="center"/>
          </w:tcPr>
          <w:p w14:paraId="31A8D834" w14:textId="77777777" w:rsidR="00000000" w:rsidRDefault="00000000">
            <w:pPr>
              <w:widowControl/>
              <w:numPr>
                <w:ilvl w:val="0"/>
                <w:numId w:val="55"/>
              </w:numPr>
              <w:tabs>
                <w:tab w:val="clear" w:pos="0pt"/>
              </w:tabs>
              <w:jc w:val="center"/>
              <w:rPr>
                <w:rFonts w:hint="eastAsia"/>
              </w:rPr>
            </w:pPr>
          </w:p>
        </w:tc>
        <w:tc>
          <w:tcPr>
            <w:tcW w:w="34.94%" w:type="pct"/>
            <w:vAlign w:val="center"/>
          </w:tcPr>
          <w:p w14:paraId="357B0F78" w14:textId="77777777" w:rsidR="00000000" w:rsidRDefault="00000000">
            <w:pPr>
              <w:spacing w:line="18pt" w:lineRule="auto"/>
              <w:jc w:val="center"/>
            </w:pPr>
            <w:r>
              <w:t>叶片及变桨结构健康监测系统</w:t>
            </w:r>
          </w:p>
        </w:tc>
        <w:tc>
          <w:tcPr>
            <w:tcW w:w="19.48%" w:type="pct"/>
            <w:vAlign w:val="center"/>
          </w:tcPr>
          <w:p w14:paraId="4D0D3A7F" w14:textId="77777777" w:rsidR="00000000" w:rsidRDefault="00000000">
            <w:pPr>
              <w:spacing w:line="18pt" w:lineRule="auto"/>
              <w:jc w:val="center"/>
            </w:pPr>
            <w:r>
              <w:rPr>
                <w:rFonts w:hint="eastAsia"/>
              </w:rPr>
              <w:t>应具备</w:t>
            </w:r>
          </w:p>
        </w:tc>
        <w:tc>
          <w:tcPr>
            <w:tcW w:w="18.14%" w:type="pct"/>
            <w:vAlign w:val="center"/>
          </w:tcPr>
          <w:p w14:paraId="0F89F40E" w14:textId="77777777" w:rsidR="00000000" w:rsidRDefault="00000000">
            <w:pPr>
              <w:spacing w:line="18pt" w:lineRule="auto"/>
              <w:jc w:val="center"/>
            </w:pPr>
            <w:r>
              <w:rPr>
                <w:rFonts w:hint="eastAsia"/>
              </w:rPr>
              <w:t>应具备</w:t>
            </w:r>
          </w:p>
        </w:tc>
        <w:tc>
          <w:tcPr>
            <w:tcW w:w="19.74%" w:type="pct"/>
            <w:vMerge/>
            <w:vAlign w:val="center"/>
          </w:tcPr>
          <w:p w14:paraId="3A646F5D" w14:textId="77777777" w:rsidR="00000000" w:rsidRDefault="00000000">
            <w:pPr>
              <w:spacing w:line="18pt" w:lineRule="auto"/>
              <w:jc w:val="center"/>
            </w:pPr>
          </w:p>
        </w:tc>
      </w:tr>
      <w:tr w:rsidR="00000000" w14:paraId="49EF0A73" w14:textId="77777777">
        <w:trPr>
          <w:trHeight w:val="522"/>
        </w:trPr>
        <w:tc>
          <w:tcPr>
            <w:tcW w:w="7.64%" w:type="pct"/>
            <w:vAlign w:val="center"/>
          </w:tcPr>
          <w:p w14:paraId="3CD49FB0" w14:textId="77777777" w:rsidR="00000000" w:rsidRDefault="00000000">
            <w:pPr>
              <w:widowControl/>
              <w:numPr>
                <w:ilvl w:val="0"/>
                <w:numId w:val="55"/>
              </w:numPr>
              <w:tabs>
                <w:tab w:val="clear" w:pos="0pt"/>
              </w:tabs>
              <w:jc w:val="center"/>
              <w:rPr>
                <w:rFonts w:hint="eastAsia"/>
              </w:rPr>
            </w:pPr>
          </w:p>
        </w:tc>
        <w:tc>
          <w:tcPr>
            <w:tcW w:w="34.94%" w:type="pct"/>
            <w:vAlign w:val="center"/>
          </w:tcPr>
          <w:p w14:paraId="43FEEB2B" w14:textId="77777777" w:rsidR="00000000" w:rsidRDefault="00000000">
            <w:pPr>
              <w:spacing w:line="18pt" w:lineRule="auto"/>
              <w:jc w:val="center"/>
            </w:pPr>
            <w:r>
              <w:t>传动链振动状态监测系统</w:t>
            </w:r>
          </w:p>
        </w:tc>
        <w:tc>
          <w:tcPr>
            <w:tcW w:w="19.48%" w:type="pct"/>
            <w:vAlign w:val="center"/>
          </w:tcPr>
          <w:p w14:paraId="2590AE5C" w14:textId="77777777" w:rsidR="00000000" w:rsidRDefault="00000000">
            <w:pPr>
              <w:spacing w:line="18pt" w:lineRule="auto"/>
              <w:jc w:val="center"/>
            </w:pPr>
            <w:r>
              <w:rPr>
                <w:rFonts w:hint="eastAsia"/>
              </w:rPr>
              <w:t>应具备</w:t>
            </w:r>
          </w:p>
        </w:tc>
        <w:tc>
          <w:tcPr>
            <w:tcW w:w="18.14%" w:type="pct"/>
            <w:vAlign w:val="center"/>
          </w:tcPr>
          <w:p w14:paraId="3A7DBBD1" w14:textId="77777777" w:rsidR="00000000" w:rsidRDefault="00000000">
            <w:pPr>
              <w:spacing w:line="18pt" w:lineRule="auto"/>
              <w:jc w:val="center"/>
            </w:pPr>
            <w:r>
              <w:rPr>
                <w:rFonts w:hint="eastAsia"/>
              </w:rPr>
              <w:t>应具备</w:t>
            </w:r>
          </w:p>
        </w:tc>
        <w:tc>
          <w:tcPr>
            <w:tcW w:w="19.74%" w:type="pct"/>
            <w:vMerge/>
            <w:vAlign w:val="center"/>
          </w:tcPr>
          <w:p w14:paraId="049B03D7" w14:textId="77777777" w:rsidR="00000000" w:rsidRDefault="00000000">
            <w:pPr>
              <w:spacing w:line="18pt" w:lineRule="auto"/>
              <w:jc w:val="center"/>
            </w:pPr>
          </w:p>
        </w:tc>
      </w:tr>
      <w:tr w:rsidR="00000000" w14:paraId="2BCD893D" w14:textId="77777777">
        <w:trPr>
          <w:trHeight w:val="522"/>
        </w:trPr>
        <w:tc>
          <w:tcPr>
            <w:tcW w:w="7.64%" w:type="pct"/>
            <w:vAlign w:val="center"/>
          </w:tcPr>
          <w:p w14:paraId="7270B238" w14:textId="77777777" w:rsidR="00000000" w:rsidRDefault="00000000">
            <w:pPr>
              <w:widowControl/>
              <w:numPr>
                <w:ilvl w:val="0"/>
                <w:numId w:val="55"/>
              </w:numPr>
              <w:tabs>
                <w:tab w:val="clear" w:pos="0pt"/>
              </w:tabs>
              <w:jc w:val="center"/>
              <w:rPr>
                <w:rFonts w:hint="eastAsia"/>
              </w:rPr>
            </w:pPr>
          </w:p>
        </w:tc>
        <w:tc>
          <w:tcPr>
            <w:tcW w:w="34.94%" w:type="pct"/>
            <w:vAlign w:val="center"/>
          </w:tcPr>
          <w:p w14:paraId="68720361" w14:textId="77777777" w:rsidR="00000000" w:rsidRDefault="00000000">
            <w:pPr>
              <w:spacing w:line="18pt" w:lineRule="auto"/>
              <w:jc w:val="center"/>
            </w:pPr>
            <w:r>
              <w:t>传动链油液状态监测系统</w:t>
            </w:r>
          </w:p>
        </w:tc>
        <w:tc>
          <w:tcPr>
            <w:tcW w:w="19.48%" w:type="pct"/>
            <w:vAlign w:val="center"/>
          </w:tcPr>
          <w:p w14:paraId="78F895F3" w14:textId="77777777" w:rsidR="00000000" w:rsidRDefault="00000000">
            <w:pPr>
              <w:spacing w:line="18pt" w:lineRule="auto"/>
              <w:jc w:val="center"/>
            </w:pPr>
            <w:r>
              <w:rPr>
                <w:rFonts w:hint="eastAsia"/>
              </w:rPr>
              <w:t>应具备</w:t>
            </w:r>
          </w:p>
        </w:tc>
        <w:tc>
          <w:tcPr>
            <w:tcW w:w="18.14%" w:type="pct"/>
            <w:vAlign w:val="center"/>
          </w:tcPr>
          <w:p w14:paraId="739D72D3" w14:textId="77777777" w:rsidR="00000000" w:rsidRDefault="00000000">
            <w:pPr>
              <w:spacing w:line="18pt" w:lineRule="auto"/>
              <w:jc w:val="center"/>
            </w:pPr>
            <w:r>
              <w:rPr>
                <w:rFonts w:hint="eastAsia"/>
              </w:rPr>
              <w:t>应具备</w:t>
            </w:r>
          </w:p>
        </w:tc>
        <w:tc>
          <w:tcPr>
            <w:tcW w:w="19.74%" w:type="pct"/>
            <w:vMerge/>
            <w:vAlign w:val="center"/>
          </w:tcPr>
          <w:p w14:paraId="7A4B0A0D" w14:textId="77777777" w:rsidR="00000000" w:rsidRDefault="00000000">
            <w:pPr>
              <w:spacing w:line="18pt" w:lineRule="auto"/>
              <w:jc w:val="center"/>
            </w:pPr>
          </w:p>
        </w:tc>
      </w:tr>
      <w:tr w:rsidR="00000000" w14:paraId="7EC94E33" w14:textId="77777777">
        <w:trPr>
          <w:trHeight w:val="522"/>
        </w:trPr>
        <w:tc>
          <w:tcPr>
            <w:tcW w:w="7.64%" w:type="pct"/>
            <w:vAlign w:val="center"/>
          </w:tcPr>
          <w:p w14:paraId="0716AE06" w14:textId="77777777" w:rsidR="00000000" w:rsidRDefault="00000000">
            <w:pPr>
              <w:widowControl/>
              <w:numPr>
                <w:ilvl w:val="0"/>
                <w:numId w:val="55"/>
              </w:numPr>
              <w:tabs>
                <w:tab w:val="clear" w:pos="0pt"/>
              </w:tabs>
              <w:jc w:val="center"/>
              <w:rPr>
                <w:rFonts w:hint="eastAsia"/>
              </w:rPr>
            </w:pPr>
          </w:p>
        </w:tc>
        <w:tc>
          <w:tcPr>
            <w:tcW w:w="34.94%" w:type="pct"/>
            <w:vAlign w:val="center"/>
          </w:tcPr>
          <w:p w14:paraId="0C1ECCE3" w14:textId="77777777" w:rsidR="00000000" w:rsidRDefault="00000000">
            <w:pPr>
              <w:spacing w:line="18pt" w:lineRule="auto"/>
              <w:jc w:val="center"/>
            </w:pPr>
            <w:r>
              <w:t>塔筒及基础结构健康监测系统</w:t>
            </w:r>
          </w:p>
        </w:tc>
        <w:tc>
          <w:tcPr>
            <w:tcW w:w="19.48%" w:type="pct"/>
            <w:vAlign w:val="center"/>
          </w:tcPr>
          <w:p w14:paraId="14A6D67E" w14:textId="77777777" w:rsidR="00000000" w:rsidRDefault="00000000">
            <w:pPr>
              <w:spacing w:line="18pt" w:lineRule="auto"/>
              <w:jc w:val="center"/>
            </w:pPr>
            <w:r>
              <w:rPr>
                <w:rFonts w:hint="eastAsia"/>
              </w:rPr>
              <w:t>应具备</w:t>
            </w:r>
          </w:p>
        </w:tc>
        <w:tc>
          <w:tcPr>
            <w:tcW w:w="18.14%" w:type="pct"/>
            <w:vAlign w:val="center"/>
          </w:tcPr>
          <w:p w14:paraId="5F7F51D3" w14:textId="77777777" w:rsidR="00000000" w:rsidRDefault="00000000">
            <w:pPr>
              <w:spacing w:line="18pt" w:lineRule="auto"/>
              <w:jc w:val="center"/>
            </w:pPr>
            <w:r>
              <w:rPr>
                <w:rFonts w:hint="eastAsia"/>
              </w:rPr>
              <w:t>应具备</w:t>
            </w:r>
          </w:p>
        </w:tc>
        <w:tc>
          <w:tcPr>
            <w:tcW w:w="19.74%" w:type="pct"/>
            <w:vMerge/>
            <w:vAlign w:val="center"/>
          </w:tcPr>
          <w:p w14:paraId="3272F261" w14:textId="77777777" w:rsidR="00000000" w:rsidRDefault="00000000">
            <w:pPr>
              <w:spacing w:line="18pt" w:lineRule="auto"/>
              <w:jc w:val="center"/>
            </w:pPr>
          </w:p>
        </w:tc>
      </w:tr>
      <w:tr w:rsidR="00000000" w14:paraId="5457E909" w14:textId="77777777">
        <w:trPr>
          <w:trHeight w:val="522"/>
        </w:trPr>
        <w:tc>
          <w:tcPr>
            <w:tcW w:w="7.64%" w:type="pct"/>
            <w:vAlign w:val="center"/>
          </w:tcPr>
          <w:p w14:paraId="0BC9E800" w14:textId="77777777" w:rsidR="00000000" w:rsidRDefault="00000000">
            <w:pPr>
              <w:widowControl/>
              <w:numPr>
                <w:ilvl w:val="0"/>
                <w:numId w:val="55"/>
              </w:numPr>
              <w:tabs>
                <w:tab w:val="clear" w:pos="0pt"/>
              </w:tabs>
              <w:jc w:val="center"/>
              <w:rPr>
                <w:rFonts w:hint="eastAsia"/>
              </w:rPr>
            </w:pPr>
          </w:p>
        </w:tc>
        <w:tc>
          <w:tcPr>
            <w:tcW w:w="34.94%" w:type="pct"/>
            <w:vAlign w:val="center"/>
          </w:tcPr>
          <w:p w14:paraId="5BD60A03" w14:textId="77777777" w:rsidR="00000000" w:rsidRDefault="00000000">
            <w:pPr>
              <w:spacing w:line="18pt" w:lineRule="auto"/>
              <w:jc w:val="center"/>
            </w:pPr>
            <w:r>
              <w:t>机组环境腐蚀在线监测</w:t>
            </w:r>
          </w:p>
        </w:tc>
        <w:tc>
          <w:tcPr>
            <w:tcW w:w="19.48%" w:type="pct"/>
            <w:vAlign w:val="center"/>
          </w:tcPr>
          <w:p w14:paraId="3D4AEFE7" w14:textId="77777777" w:rsidR="00000000" w:rsidRDefault="00000000">
            <w:pPr>
              <w:spacing w:line="18pt" w:lineRule="auto"/>
              <w:jc w:val="center"/>
            </w:pPr>
            <w:r>
              <w:rPr>
                <w:rFonts w:hint="eastAsia"/>
              </w:rPr>
              <w:t>应具备</w:t>
            </w:r>
          </w:p>
        </w:tc>
        <w:tc>
          <w:tcPr>
            <w:tcW w:w="18.14%" w:type="pct"/>
            <w:vAlign w:val="center"/>
          </w:tcPr>
          <w:p w14:paraId="7EE25073" w14:textId="77777777" w:rsidR="00000000" w:rsidRDefault="00000000">
            <w:pPr>
              <w:spacing w:line="18pt" w:lineRule="auto"/>
              <w:jc w:val="center"/>
            </w:pPr>
            <w:r>
              <w:rPr>
                <w:rFonts w:hint="eastAsia"/>
              </w:rPr>
              <w:t>应具备</w:t>
            </w:r>
          </w:p>
        </w:tc>
        <w:tc>
          <w:tcPr>
            <w:tcW w:w="19.74%" w:type="pct"/>
            <w:vMerge/>
            <w:vAlign w:val="center"/>
          </w:tcPr>
          <w:p w14:paraId="4B353C52" w14:textId="77777777" w:rsidR="00000000" w:rsidRDefault="00000000">
            <w:pPr>
              <w:spacing w:line="18pt" w:lineRule="auto"/>
              <w:jc w:val="center"/>
            </w:pPr>
          </w:p>
        </w:tc>
      </w:tr>
      <w:tr w:rsidR="00000000" w14:paraId="58586D90" w14:textId="77777777">
        <w:trPr>
          <w:trHeight w:val="522"/>
        </w:trPr>
        <w:tc>
          <w:tcPr>
            <w:tcW w:w="7.64%" w:type="pct"/>
            <w:vAlign w:val="center"/>
          </w:tcPr>
          <w:p w14:paraId="4B93D08A" w14:textId="77777777" w:rsidR="00000000" w:rsidRDefault="00000000">
            <w:pPr>
              <w:widowControl/>
              <w:numPr>
                <w:ilvl w:val="0"/>
                <w:numId w:val="55"/>
              </w:numPr>
              <w:tabs>
                <w:tab w:val="clear" w:pos="0pt"/>
              </w:tabs>
              <w:jc w:val="center"/>
              <w:rPr>
                <w:rFonts w:hint="eastAsia"/>
              </w:rPr>
            </w:pPr>
          </w:p>
        </w:tc>
        <w:tc>
          <w:tcPr>
            <w:tcW w:w="34.94%" w:type="pct"/>
            <w:vAlign w:val="center"/>
          </w:tcPr>
          <w:p w14:paraId="00B428E9" w14:textId="77777777" w:rsidR="00000000" w:rsidRDefault="00000000">
            <w:pPr>
              <w:spacing w:line="18pt" w:lineRule="auto"/>
              <w:jc w:val="center"/>
            </w:pPr>
            <w:r>
              <w:t>风机螺栓在线监测报警</w:t>
            </w:r>
            <w:r>
              <w:rPr>
                <w:rFonts w:hint="eastAsia"/>
              </w:rPr>
              <w:t>系统</w:t>
            </w:r>
          </w:p>
        </w:tc>
        <w:tc>
          <w:tcPr>
            <w:tcW w:w="19.48%" w:type="pct"/>
            <w:vAlign w:val="center"/>
          </w:tcPr>
          <w:p w14:paraId="1A921FE7" w14:textId="77777777" w:rsidR="00000000" w:rsidRDefault="00000000">
            <w:pPr>
              <w:spacing w:line="18pt" w:lineRule="auto"/>
              <w:jc w:val="center"/>
            </w:pPr>
            <w:r>
              <w:rPr>
                <w:rFonts w:hint="eastAsia"/>
              </w:rPr>
              <w:t>应具备</w:t>
            </w:r>
          </w:p>
        </w:tc>
        <w:tc>
          <w:tcPr>
            <w:tcW w:w="18.14%" w:type="pct"/>
            <w:vAlign w:val="center"/>
          </w:tcPr>
          <w:p w14:paraId="72DEAFAA" w14:textId="77777777" w:rsidR="00000000" w:rsidRDefault="00000000">
            <w:pPr>
              <w:spacing w:line="18pt" w:lineRule="auto"/>
              <w:jc w:val="center"/>
            </w:pPr>
            <w:r>
              <w:rPr>
                <w:rFonts w:hint="eastAsia"/>
              </w:rPr>
              <w:t>应具备</w:t>
            </w:r>
          </w:p>
        </w:tc>
        <w:tc>
          <w:tcPr>
            <w:tcW w:w="19.74%" w:type="pct"/>
            <w:vMerge/>
            <w:vAlign w:val="center"/>
          </w:tcPr>
          <w:p w14:paraId="640614CA" w14:textId="77777777" w:rsidR="00000000" w:rsidRDefault="00000000">
            <w:pPr>
              <w:spacing w:line="18pt" w:lineRule="auto"/>
              <w:jc w:val="center"/>
            </w:pPr>
          </w:p>
        </w:tc>
      </w:tr>
      <w:tr w:rsidR="00000000" w14:paraId="6EDF9E20" w14:textId="77777777">
        <w:trPr>
          <w:trHeight w:val="522"/>
        </w:trPr>
        <w:tc>
          <w:tcPr>
            <w:tcW w:w="7.64%" w:type="pct"/>
            <w:vAlign w:val="center"/>
          </w:tcPr>
          <w:p w14:paraId="53700188" w14:textId="77777777" w:rsidR="00000000" w:rsidRDefault="00000000">
            <w:pPr>
              <w:widowControl/>
              <w:numPr>
                <w:ilvl w:val="0"/>
                <w:numId w:val="55"/>
              </w:numPr>
              <w:tabs>
                <w:tab w:val="clear" w:pos="0pt"/>
              </w:tabs>
              <w:jc w:val="center"/>
              <w:rPr>
                <w:rFonts w:hint="eastAsia"/>
              </w:rPr>
            </w:pPr>
          </w:p>
        </w:tc>
        <w:tc>
          <w:tcPr>
            <w:tcW w:w="34.94%" w:type="pct"/>
            <w:vAlign w:val="center"/>
          </w:tcPr>
          <w:p w14:paraId="0AF79E8B" w14:textId="77777777" w:rsidR="00000000" w:rsidRDefault="00000000">
            <w:pPr>
              <w:spacing w:line="18pt" w:lineRule="auto"/>
              <w:jc w:val="center"/>
            </w:pPr>
            <w:r>
              <w:t>风力发电机在线绝缘监测系统</w:t>
            </w:r>
          </w:p>
        </w:tc>
        <w:tc>
          <w:tcPr>
            <w:tcW w:w="19.48%" w:type="pct"/>
            <w:vAlign w:val="center"/>
          </w:tcPr>
          <w:p w14:paraId="5889EFB2" w14:textId="77777777" w:rsidR="00000000" w:rsidRDefault="00000000">
            <w:pPr>
              <w:spacing w:line="18pt" w:lineRule="auto"/>
              <w:jc w:val="center"/>
            </w:pPr>
            <w:r>
              <w:rPr>
                <w:rFonts w:hint="eastAsia"/>
              </w:rPr>
              <w:t>应具备</w:t>
            </w:r>
          </w:p>
        </w:tc>
        <w:tc>
          <w:tcPr>
            <w:tcW w:w="18.14%" w:type="pct"/>
            <w:vAlign w:val="center"/>
          </w:tcPr>
          <w:p w14:paraId="3EBD5828" w14:textId="77777777" w:rsidR="00000000" w:rsidRDefault="00000000">
            <w:pPr>
              <w:spacing w:line="18pt" w:lineRule="auto"/>
              <w:jc w:val="center"/>
            </w:pPr>
            <w:r>
              <w:rPr>
                <w:rFonts w:hint="eastAsia"/>
              </w:rPr>
              <w:t>应具备</w:t>
            </w:r>
          </w:p>
        </w:tc>
        <w:tc>
          <w:tcPr>
            <w:tcW w:w="19.74%" w:type="pct"/>
            <w:vMerge/>
            <w:vAlign w:val="center"/>
          </w:tcPr>
          <w:p w14:paraId="00EBBDDE" w14:textId="77777777" w:rsidR="00000000" w:rsidRDefault="00000000">
            <w:pPr>
              <w:spacing w:line="18pt" w:lineRule="auto"/>
              <w:jc w:val="center"/>
            </w:pPr>
          </w:p>
        </w:tc>
      </w:tr>
      <w:tr w:rsidR="00000000" w14:paraId="29B75885" w14:textId="77777777">
        <w:trPr>
          <w:trHeight w:val="522"/>
        </w:trPr>
        <w:tc>
          <w:tcPr>
            <w:tcW w:w="7.64%" w:type="pct"/>
            <w:vAlign w:val="center"/>
          </w:tcPr>
          <w:p w14:paraId="13C21F79" w14:textId="77777777" w:rsidR="00000000" w:rsidRDefault="00000000">
            <w:pPr>
              <w:widowControl/>
              <w:numPr>
                <w:ilvl w:val="0"/>
                <w:numId w:val="55"/>
              </w:numPr>
              <w:tabs>
                <w:tab w:val="clear" w:pos="0pt"/>
              </w:tabs>
              <w:jc w:val="center"/>
              <w:rPr>
                <w:rFonts w:hint="eastAsia"/>
              </w:rPr>
            </w:pPr>
          </w:p>
        </w:tc>
        <w:tc>
          <w:tcPr>
            <w:tcW w:w="34.94%" w:type="pct"/>
            <w:vAlign w:val="center"/>
          </w:tcPr>
          <w:p w14:paraId="193E2EEA" w14:textId="77777777" w:rsidR="00000000" w:rsidRDefault="00000000">
            <w:pPr>
              <w:spacing w:line="18pt" w:lineRule="auto"/>
              <w:jc w:val="center"/>
            </w:pPr>
            <w:r>
              <w:t>风机雷电监测系统</w:t>
            </w:r>
          </w:p>
        </w:tc>
        <w:tc>
          <w:tcPr>
            <w:tcW w:w="19.48%" w:type="pct"/>
            <w:vAlign w:val="center"/>
          </w:tcPr>
          <w:p w14:paraId="019A8534" w14:textId="77777777" w:rsidR="00000000" w:rsidRDefault="00000000">
            <w:pPr>
              <w:spacing w:line="18pt" w:lineRule="auto"/>
              <w:jc w:val="center"/>
            </w:pPr>
            <w:r>
              <w:rPr>
                <w:rFonts w:hint="eastAsia"/>
              </w:rPr>
              <w:t>应具备</w:t>
            </w:r>
          </w:p>
        </w:tc>
        <w:tc>
          <w:tcPr>
            <w:tcW w:w="18.14%" w:type="pct"/>
            <w:vAlign w:val="center"/>
          </w:tcPr>
          <w:p w14:paraId="1FF4C63A" w14:textId="77777777" w:rsidR="00000000" w:rsidRDefault="00000000">
            <w:pPr>
              <w:spacing w:line="18pt" w:lineRule="auto"/>
              <w:jc w:val="center"/>
            </w:pPr>
            <w:r>
              <w:rPr>
                <w:rFonts w:hint="eastAsia"/>
              </w:rPr>
              <w:t>应具备</w:t>
            </w:r>
          </w:p>
        </w:tc>
        <w:tc>
          <w:tcPr>
            <w:tcW w:w="19.74%" w:type="pct"/>
            <w:vMerge/>
            <w:vAlign w:val="center"/>
          </w:tcPr>
          <w:p w14:paraId="0C656A9A" w14:textId="77777777" w:rsidR="00000000" w:rsidRDefault="00000000">
            <w:pPr>
              <w:spacing w:line="18pt" w:lineRule="auto"/>
              <w:jc w:val="center"/>
            </w:pPr>
          </w:p>
        </w:tc>
      </w:tr>
      <w:tr w:rsidR="00000000" w14:paraId="0544AB39" w14:textId="77777777">
        <w:trPr>
          <w:trHeight w:val="522"/>
        </w:trPr>
        <w:tc>
          <w:tcPr>
            <w:tcW w:w="7.64%" w:type="pct"/>
            <w:vAlign w:val="center"/>
          </w:tcPr>
          <w:p w14:paraId="79CBBBD8" w14:textId="77777777" w:rsidR="00000000" w:rsidRDefault="00000000">
            <w:pPr>
              <w:widowControl/>
              <w:numPr>
                <w:ilvl w:val="0"/>
                <w:numId w:val="55"/>
              </w:numPr>
              <w:tabs>
                <w:tab w:val="clear" w:pos="0pt"/>
              </w:tabs>
              <w:jc w:val="center"/>
              <w:rPr>
                <w:rFonts w:hint="eastAsia"/>
              </w:rPr>
            </w:pPr>
          </w:p>
        </w:tc>
        <w:tc>
          <w:tcPr>
            <w:tcW w:w="34.94%" w:type="pct"/>
            <w:vAlign w:val="center"/>
          </w:tcPr>
          <w:p w14:paraId="17F247A4" w14:textId="77777777" w:rsidR="00000000" w:rsidRDefault="00000000">
            <w:pPr>
              <w:spacing w:line="18pt" w:lineRule="auto"/>
              <w:jc w:val="center"/>
            </w:pPr>
            <w:r>
              <w:t>风机</w:t>
            </w:r>
            <w:r>
              <w:rPr>
                <w:rFonts w:hint="eastAsia"/>
              </w:rPr>
              <w:t>升压变</w:t>
            </w:r>
            <w:r>
              <w:t>智能监测系统</w:t>
            </w:r>
          </w:p>
        </w:tc>
        <w:tc>
          <w:tcPr>
            <w:tcW w:w="19.48%" w:type="pct"/>
            <w:vAlign w:val="center"/>
          </w:tcPr>
          <w:p w14:paraId="44B32BAE" w14:textId="77777777" w:rsidR="00000000" w:rsidRDefault="00000000">
            <w:pPr>
              <w:spacing w:line="18pt" w:lineRule="auto"/>
              <w:jc w:val="center"/>
            </w:pPr>
            <w:r>
              <w:rPr>
                <w:rFonts w:hint="eastAsia"/>
              </w:rPr>
              <w:t>应具备</w:t>
            </w:r>
          </w:p>
        </w:tc>
        <w:tc>
          <w:tcPr>
            <w:tcW w:w="18.14%" w:type="pct"/>
            <w:vAlign w:val="center"/>
          </w:tcPr>
          <w:p w14:paraId="289F8888" w14:textId="77777777" w:rsidR="00000000" w:rsidRDefault="00000000">
            <w:pPr>
              <w:spacing w:line="18pt" w:lineRule="auto"/>
              <w:jc w:val="center"/>
            </w:pPr>
            <w:r>
              <w:rPr>
                <w:rFonts w:hint="eastAsia"/>
              </w:rPr>
              <w:t>应具备</w:t>
            </w:r>
          </w:p>
        </w:tc>
        <w:tc>
          <w:tcPr>
            <w:tcW w:w="19.74%" w:type="pct"/>
            <w:vMerge/>
            <w:vAlign w:val="center"/>
          </w:tcPr>
          <w:p w14:paraId="0B45867A" w14:textId="77777777" w:rsidR="00000000" w:rsidRDefault="00000000">
            <w:pPr>
              <w:spacing w:line="18pt" w:lineRule="auto"/>
              <w:jc w:val="center"/>
            </w:pPr>
          </w:p>
        </w:tc>
      </w:tr>
      <w:tr w:rsidR="00000000" w14:paraId="6303A01A" w14:textId="77777777">
        <w:trPr>
          <w:trHeight w:val="522"/>
        </w:trPr>
        <w:tc>
          <w:tcPr>
            <w:tcW w:w="7.64%" w:type="pct"/>
            <w:vAlign w:val="center"/>
          </w:tcPr>
          <w:p w14:paraId="36696653" w14:textId="77777777" w:rsidR="00000000" w:rsidRDefault="00000000">
            <w:pPr>
              <w:widowControl/>
              <w:numPr>
                <w:ilvl w:val="0"/>
                <w:numId w:val="55"/>
              </w:numPr>
              <w:tabs>
                <w:tab w:val="clear" w:pos="0pt"/>
              </w:tabs>
              <w:jc w:val="center"/>
              <w:rPr>
                <w:rFonts w:hint="eastAsia"/>
              </w:rPr>
            </w:pPr>
          </w:p>
        </w:tc>
        <w:tc>
          <w:tcPr>
            <w:tcW w:w="34.94%" w:type="pct"/>
            <w:vAlign w:val="center"/>
          </w:tcPr>
          <w:p w14:paraId="048755F9" w14:textId="77777777" w:rsidR="00000000" w:rsidRDefault="00000000">
            <w:pPr>
              <w:spacing w:line="18pt" w:lineRule="auto"/>
              <w:jc w:val="center"/>
            </w:pPr>
            <w:r>
              <w:t>净空在线监测系统</w:t>
            </w:r>
          </w:p>
        </w:tc>
        <w:tc>
          <w:tcPr>
            <w:tcW w:w="19.48%" w:type="pct"/>
            <w:vAlign w:val="center"/>
          </w:tcPr>
          <w:p w14:paraId="56F9E070" w14:textId="77777777" w:rsidR="00000000" w:rsidRDefault="00000000">
            <w:pPr>
              <w:spacing w:line="18pt" w:lineRule="auto"/>
              <w:jc w:val="center"/>
            </w:pPr>
            <w:r>
              <w:rPr>
                <w:rFonts w:hint="eastAsia"/>
              </w:rPr>
              <w:t>应具备</w:t>
            </w:r>
          </w:p>
        </w:tc>
        <w:tc>
          <w:tcPr>
            <w:tcW w:w="18.14%" w:type="pct"/>
            <w:vAlign w:val="center"/>
          </w:tcPr>
          <w:p w14:paraId="4B23FE41" w14:textId="77777777" w:rsidR="00000000" w:rsidRDefault="00000000">
            <w:pPr>
              <w:spacing w:line="18pt" w:lineRule="auto"/>
              <w:jc w:val="center"/>
            </w:pPr>
            <w:r>
              <w:rPr>
                <w:rFonts w:hint="eastAsia"/>
              </w:rPr>
              <w:t>应具备</w:t>
            </w:r>
          </w:p>
        </w:tc>
        <w:tc>
          <w:tcPr>
            <w:tcW w:w="19.74%" w:type="pct"/>
            <w:vMerge/>
            <w:vAlign w:val="center"/>
          </w:tcPr>
          <w:p w14:paraId="3EDDEE16" w14:textId="77777777" w:rsidR="00000000" w:rsidRDefault="00000000">
            <w:pPr>
              <w:spacing w:line="18pt" w:lineRule="auto"/>
              <w:jc w:val="center"/>
            </w:pPr>
          </w:p>
        </w:tc>
      </w:tr>
      <w:tr w:rsidR="00000000" w14:paraId="5F1218D9" w14:textId="77777777">
        <w:trPr>
          <w:trHeight w:val="522"/>
        </w:trPr>
        <w:tc>
          <w:tcPr>
            <w:tcW w:w="7.64%" w:type="pct"/>
            <w:vAlign w:val="center"/>
          </w:tcPr>
          <w:p w14:paraId="1D21E4AE" w14:textId="77777777" w:rsidR="00000000" w:rsidRDefault="00000000">
            <w:pPr>
              <w:widowControl/>
              <w:numPr>
                <w:ilvl w:val="0"/>
                <w:numId w:val="55"/>
              </w:numPr>
              <w:tabs>
                <w:tab w:val="clear" w:pos="0pt"/>
              </w:tabs>
              <w:jc w:val="center"/>
              <w:rPr>
                <w:rFonts w:hint="eastAsia"/>
              </w:rPr>
            </w:pPr>
          </w:p>
        </w:tc>
        <w:tc>
          <w:tcPr>
            <w:tcW w:w="34.94%" w:type="pct"/>
            <w:vAlign w:val="center"/>
          </w:tcPr>
          <w:p w14:paraId="384EBBE1" w14:textId="77777777" w:rsidR="00000000" w:rsidRDefault="00000000">
            <w:pPr>
              <w:spacing w:line="18pt" w:lineRule="auto"/>
              <w:jc w:val="center"/>
            </w:pPr>
            <w:r>
              <w:t>声纹监测</w:t>
            </w:r>
          </w:p>
        </w:tc>
        <w:tc>
          <w:tcPr>
            <w:tcW w:w="19.48%" w:type="pct"/>
            <w:vAlign w:val="center"/>
          </w:tcPr>
          <w:p w14:paraId="3F8A8A51" w14:textId="77777777" w:rsidR="00000000" w:rsidRDefault="00000000">
            <w:pPr>
              <w:spacing w:line="18pt" w:lineRule="auto"/>
              <w:jc w:val="center"/>
            </w:pPr>
            <w:r>
              <w:rPr>
                <w:rFonts w:hint="eastAsia"/>
              </w:rPr>
              <w:t>应具备</w:t>
            </w:r>
          </w:p>
        </w:tc>
        <w:tc>
          <w:tcPr>
            <w:tcW w:w="18.14%" w:type="pct"/>
            <w:vAlign w:val="center"/>
          </w:tcPr>
          <w:p w14:paraId="40E92EA0" w14:textId="77777777" w:rsidR="00000000" w:rsidRDefault="00000000">
            <w:pPr>
              <w:spacing w:line="18pt" w:lineRule="auto"/>
              <w:jc w:val="center"/>
            </w:pPr>
            <w:r>
              <w:rPr>
                <w:rFonts w:hint="eastAsia"/>
              </w:rPr>
              <w:t>应具备</w:t>
            </w:r>
          </w:p>
        </w:tc>
        <w:tc>
          <w:tcPr>
            <w:tcW w:w="19.74%" w:type="pct"/>
            <w:vMerge/>
            <w:vAlign w:val="center"/>
          </w:tcPr>
          <w:p w14:paraId="4CAE8ADD" w14:textId="77777777" w:rsidR="00000000" w:rsidRDefault="00000000">
            <w:pPr>
              <w:spacing w:line="18pt" w:lineRule="auto"/>
              <w:jc w:val="center"/>
            </w:pPr>
          </w:p>
        </w:tc>
      </w:tr>
      <w:tr w:rsidR="00000000" w14:paraId="1010D2BF" w14:textId="77777777">
        <w:trPr>
          <w:trHeight w:val="522"/>
        </w:trPr>
        <w:tc>
          <w:tcPr>
            <w:tcW w:w="7.64%" w:type="pct"/>
            <w:vAlign w:val="center"/>
          </w:tcPr>
          <w:p w14:paraId="5450317F" w14:textId="77777777" w:rsidR="00000000" w:rsidRDefault="00000000">
            <w:pPr>
              <w:widowControl/>
              <w:numPr>
                <w:ilvl w:val="0"/>
                <w:numId w:val="55"/>
              </w:numPr>
              <w:tabs>
                <w:tab w:val="clear" w:pos="0pt"/>
              </w:tabs>
              <w:jc w:val="center"/>
              <w:rPr>
                <w:rFonts w:hint="eastAsia"/>
              </w:rPr>
            </w:pPr>
          </w:p>
        </w:tc>
        <w:tc>
          <w:tcPr>
            <w:tcW w:w="34.94%" w:type="pct"/>
            <w:vAlign w:val="center"/>
          </w:tcPr>
          <w:p w14:paraId="2387A7DC" w14:textId="77777777" w:rsidR="00000000" w:rsidRDefault="00000000">
            <w:pPr>
              <w:spacing w:line="18pt" w:lineRule="auto"/>
              <w:jc w:val="center"/>
            </w:pPr>
            <w:r>
              <w:t>SF6</w:t>
            </w:r>
            <w:r>
              <w:t>组合电器自动监测装置及环境监测系统</w:t>
            </w:r>
          </w:p>
        </w:tc>
        <w:tc>
          <w:tcPr>
            <w:tcW w:w="19.48%" w:type="pct"/>
            <w:vAlign w:val="center"/>
          </w:tcPr>
          <w:p w14:paraId="263F6AC8" w14:textId="77777777" w:rsidR="00000000" w:rsidRDefault="00000000">
            <w:pPr>
              <w:spacing w:line="18pt" w:lineRule="auto"/>
              <w:jc w:val="center"/>
            </w:pPr>
            <w:r>
              <w:rPr>
                <w:rFonts w:hint="eastAsia"/>
              </w:rPr>
              <w:t>应具备</w:t>
            </w:r>
          </w:p>
        </w:tc>
        <w:tc>
          <w:tcPr>
            <w:tcW w:w="18.14%" w:type="pct"/>
            <w:vAlign w:val="center"/>
          </w:tcPr>
          <w:p w14:paraId="69F0358C" w14:textId="77777777" w:rsidR="00000000" w:rsidRDefault="00000000">
            <w:pPr>
              <w:spacing w:line="18pt" w:lineRule="auto"/>
              <w:jc w:val="center"/>
            </w:pPr>
            <w:r>
              <w:rPr>
                <w:rFonts w:hint="eastAsia"/>
              </w:rPr>
              <w:t>应具备</w:t>
            </w:r>
          </w:p>
        </w:tc>
        <w:tc>
          <w:tcPr>
            <w:tcW w:w="19.74%" w:type="pct"/>
            <w:vMerge/>
            <w:vAlign w:val="center"/>
          </w:tcPr>
          <w:p w14:paraId="3F433338" w14:textId="77777777" w:rsidR="00000000" w:rsidRDefault="00000000">
            <w:pPr>
              <w:spacing w:line="18pt" w:lineRule="auto"/>
              <w:jc w:val="center"/>
            </w:pPr>
          </w:p>
        </w:tc>
      </w:tr>
      <w:tr w:rsidR="00000000" w14:paraId="4F5BF632" w14:textId="77777777">
        <w:trPr>
          <w:trHeight w:val="522"/>
        </w:trPr>
        <w:tc>
          <w:tcPr>
            <w:tcW w:w="7.64%" w:type="pct"/>
            <w:vAlign w:val="center"/>
          </w:tcPr>
          <w:p w14:paraId="7071B656" w14:textId="77777777" w:rsidR="00000000" w:rsidRDefault="00000000">
            <w:pPr>
              <w:widowControl/>
              <w:numPr>
                <w:ilvl w:val="0"/>
                <w:numId w:val="55"/>
              </w:numPr>
              <w:tabs>
                <w:tab w:val="clear" w:pos="0pt"/>
              </w:tabs>
              <w:jc w:val="center"/>
              <w:rPr>
                <w:rFonts w:hint="eastAsia"/>
              </w:rPr>
            </w:pPr>
          </w:p>
        </w:tc>
        <w:tc>
          <w:tcPr>
            <w:tcW w:w="34.94%" w:type="pct"/>
            <w:vAlign w:val="center"/>
          </w:tcPr>
          <w:p w14:paraId="556CEFFC" w14:textId="77777777" w:rsidR="00000000" w:rsidRDefault="00000000">
            <w:pPr>
              <w:spacing w:line="18pt" w:lineRule="auto"/>
              <w:jc w:val="center"/>
            </w:pPr>
            <w:r>
              <w:t>继电保护及安全自动装置</w:t>
            </w:r>
          </w:p>
        </w:tc>
        <w:tc>
          <w:tcPr>
            <w:tcW w:w="19.48%" w:type="pct"/>
            <w:vAlign w:val="center"/>
          </w:tcPr>
          <w:p w14:paraId="4F3F825E" w14:textId="77777777" w:rsidR="00000000" w:rsidRDefault="00000000">
            <w:pPr>
              <w:spacing w:line="18pt" w:lineRule="auto"/>
              <w:jc w:val="center"/>
            </w:pPr>
            <w:r>
              <w:rPr>
                <w:rFonts w:hint="eastAsia"/>
              </w:rPr>
              <w:t>应具备</w:t>
            </w:r>
          </w:p>
        </w:tc>
        <w:tc>
          <w:tcPr>
            <w:tcW w:w="18.14%" w:type="pct"/>
            <w:vAlign w:val="center"/>
          </w:tcPr>
          <w:p w14:paraId="52793899" w14:textId="77777777" w:rsidR="00000000" w:rsidRDefault="00000000">
            <w:pPr>
              <w:spacing w:line="18pt" w:lineRule="auto"/>
              <w:jc w:val="center"/>
            </w:pPr>
          </w:p>
        </w:tc>
        <w:tc>
          <w:tcPr>
            <w:tcW w:w="19.74%" w:type="pct"/>
            <w:vMerge w:val="restart"/>
            <w:vAlign w:val="center"/>
          </w:tcPr>
          <w:p w14:paraId="0F7D275E" w14:textId="77777777" w:rsidR="00000000" w:rsidRDefault="00000000">
            <w:pPr>
              <w:spacing w:line="18pt" w:lineRule="auto"/>
              <w:jc w:val="center"/>
            </w:pPr>
            <w:r>
              <w:rPr>
                <w:rFonts w:hint="eastAsia"/>
                <w:kern w:val="44"/>
                <w:szCs w:val="24"/>
              </w:rPr>
              <w:t>深能汕尾红海湾六海上风电项目海上升压站及海上补偿站</w:t>
            </w:r>
            <w:r>
              <w:rPr>
                <w:rFonts w:hint="eastAsia"/>
                <w:kern w:val="44"/>
                <w:szCs w:val="24"/>
              </w:rPr>
              <w:t>EP</w:t>
            </w:r>
            <w:r>
              <w:rPr>
                <w:rFonts w:hint="eastAsia"/>
                <w:kern w:val="44"/>
                <w:szCs w:val="24"/>
              </w:rPr>
              <w:t>项目</w:t>
            </w:r>
          </w:p>
        </w:tc>
      </w:tr>
      <w:tr w:rsidR="00000000" w14:paraId="5263AF1D" w14:textId="77777777">
        <w:trPr>
          <w:trHeight w:val="522"/>
        </w:trPr>
        <w:tc>
          <w:tcPr>
            <w:tcW w:w="7.64%" w:type="pct"/>
            <w:vAlign w:val="center"/>
          </w:tcPr>
          <w:p w14:paraId="1600CD15" w14:textId="77777777" w:rsidR="00000000" w:rsidRDefault="00000000">
            <w:pPr>
              <w:widowControl/>
              <w:numPr>
                <w:ilvl w:val="0"/>
                <w:numId w:val="55"/>
              </w:numPr>
              <w:tabs>
                <w:tab w:val="clear" w:pos="0pt"/>
              </w:tabs>
              <w:jc w:val="center"/>
              <w:rPr>
                <w:rFonts w:hint="eastAsia"/>
              </w:rPr>
            </w:pPr>
          </w:p>
        </w:tc>
        <w:tc>
          <w:tcPr>
            <w:tcW w:w="34.94%" w:type="pct"/>
            <w:vAlign w:val="center"/>
          </w:tcPr>
          <w:p w14:paraId="37C86E34" w14:textId="77777777" w:rsidR="00000000" w:rsidRDefault="00000000">
            <w:pPr>
              <w:spacing w:line="18pt" w:lineRule="auto"/>
              <w:jc w:val="center"/>
            </w:pPr>
            <w:r>
              <w:t>计算机监控系统</w:t>
            </w:r>
          </w:p>
        </w:tc>
        <w:tc>
          <w:tcPr>
            <w:tcW w:w="19.48%" w:type="pct"/>
            <w:vAlign w:val="center"/>
          </w:tcPr>
          <w:p w14:paraId="1F3896FC" w14:textId="77777777" w:rsidR="00000000" w:rsidRDefault="00000000">
            <w:pPr>
              <w:spacing w:line="18pt" w:lineRule="auto"/>
              <w:jc w:val="center"/>
            </w:pPr>
            <w:r>
              <w:rPr>
                <w:rFonts w:hint="eastAsia"/>
              </w:rPr>
              <w:t>应具备</w:t>
            </w:r>
          </w:p>
        </w:tc>
        <w:tc>
          <w:tcPr>
            <w:tcW w:w="18.14%" w:type="pct"/>
            <w:vAlign w:val="center"/>
          </w:tcPr>
          <w:p w14:paraId="59051012" w14:textId="77777777" w:rsidR="00000000" w:rsidRDefault="00000000">
            <w:pPr>
              <w:spacing w:line="18pt" w:lineRule="auto"/>
              <w:jc w:val="center"/>
            </w:pPr>
          </w:p>
        </w:tc>
        <w:tc>
          <w:tcPr>
            <w:tcW w:w="19.74%" w:type="pct"/>
            <w:vMerge/>
            <w:vAlign w:val="center"/>
          </w:tcPr>
          <w:p w14:paraId="32466A2B" w14:textId="77777777" w:rsidR="00000000" w:rsidRDefault="00000000">
            <w:pPr>
              <w:spacing w:line="18pt" w:lineRule="auto"/>
              <w:jc w:val="center"/>
            </w:pPr>
          </w:p>
        </w:tc>
      </w:tr>
      <w:tr w:rsidR="00000000" w14:paraId="5CFBFA36" w14:textId="77777777">
        <w:trPr>
          <w:trHeight w:val="522"/>
        </w:trPr>
        <w:tc>
          <w:tcPr>
            <w:tcW w:w="7.64%" w:type="pct"/>
            <w:vAlign w:val="center"/>
          </w:tcPr>
          <w:p w14:paraId="5541CDEA" w14:textId="77777777" w:rsidR="00000000" w:rsidRDefault="00000000">
            <w:pPr>
              <w:widowControl/>
              <w:numPr>
                <w:ilvl w:val="0"/>
                <w:numId w:val="55"/>
              </w:numPr>
              <w:tabs>
                <w:tab w:val="clear" w:pos="0pt"/>
              </w:tabs>
              <w:jc w:val="center"/>
              <w:rPr>
                <w:rFonts w:hint="eastAsia"/>
              </w:rPr>
            </w:pPr>
          </w:p>
        </w:tc>
        <w:tc>
          <w:tcPr>
            <w:tcW w:w="34.94%" w:type="pct"/>
            <w:vAlign w:val="center"/>
          </w:tcPr>
          <w:p w14:paraId="588576CD" w14:textId="77777777" w:rsidR="00000000" w:rsidRDefault="00000000">
            <w:pPr>
              <w:spacing w:line="18pt" w:lineRule="auto"/>
              <w:jc w:val="center"/>
            </w:pPr>
            <w:r>
              <w:rPr>
                <w:lang w:val="zh-CN"/>
              </w:rPr>
              <w:t>消防监控</w:t>
            </w:r>
            <w:r>
              <w:t>子系统</w:t>
            </w:r>
          </w:p>
        </w:tc>
        <w:tc>
          <w:tcPr>
            <w:tcW w:w="19.48%" w:type="pct"/>
            <w:vAlign w:val="center"/>
          </w:tcPr>
          <w:p w14:paraId="132B8CCA" w14:textId="77777777" w:rsidR="00000000" w:rsidRDefault="00000000">
            <w:pPr>
              <w:spacing w:line="18pt" w:lineRule="auto"/>
              <w:jc w:val="center"/>
              <w:rPr>
                <w:lang w:val="zh-CN"/>
              </w:rPr>
            </w:pPr>
            <w:r>
              <w:rPr>
                <w:rFonts w:hint="eastAsia"/>
              </w:rPr>
              <w:t>应具备</w:t>
            </w:r>
          </w:p>
        </w:tc>
        <w:tc>
          <w:tcPr>
            <w:tcW w:w="18.14%" w:type="pct"/>
            <w:vAlign w:val="center"/>
          </w:tcPr>
          <w:p w14:paraId="08C4CD98" w14:textId="77777777" w:rsidR="00000000" w:rsidRDefault="00000000">
            <w:pPr>
              <w:spacing w:line="18pt" w:lineRule="auto"/>
              <w:jc w:val="center"/>
              <w:rPr>
                <w:lang w:val="zh-CN"/>
              </w:rPr>
            </w:pPr>
          </w:p>
        </w:tc>
        <w:tc>
          <w:tcPr>
            <w:tcW w:w="19.74%" w:type="pct"/>
            <w:vMerge/>
            <w:vAlign w:val="center"/>
          </w:tcPr>
          <w:p w14:paraId="010FFA24" w14:textId="77777777" w:rsidR="00000000" w:rsidRDefault="00000000">
            <w:pPr>
              <w:spacing w:line="18pt" w:lineRule="auto"/>
              <w:jc w:val="center"/>
              <w:rPr>
                <w:lang w:val="zh-CN"/>
              </w:rPr>
            </w:pPr>
          </w:p>
        </w:tc>
      </w:tr>
      <w:tr w:rsidR="00000000" w14:paraId="64D7E7D9" w14:textId="77777777">
        <w:trPr>
          <w:trHeight w:val="522"/>
        </w:trPr>
        <w:tc>
          <w:tcPr>
            <w:tcW w:w="7.64%" w:type="pct"/>
            <w:vAlign w:val="center"/>
          </w:tcPr>
          <w:p w14:paraId="49BAE03B" w14:textId="77777777" w:rsidR="00000000" w:rsidRDefault="00000000">
            <w:pPr>
              <w:widowControl/>
              <w:numPr>
                <w:ilvl w:val="0"/>
                <w:numId w:val="55"/>
              </w:numPr>
              <w:tabs>
                <w:tab w:val="clear" w:pos="0pt"/>
              </w:tabs>
              <w:jc w:val="center"/>
              <w:rPr>
                <w:rFonts w:hint="eastAsia"/>
              </w:rPr>
            </w:pPr>
          </w:p>
        </w:tc>
        <w:tc>
          <w:tcPr>
            <w:tcW w:w="34.94%" w:type="pct"/>
            <w:vAlign w:val="center"/>
          </w:tcPr>
          <w:p w14:paraId="21390AFB" w14:textId="77777777" w:rsidR="00000000" w:rsidRDefault="00000000">
            <w:pPr>
              <w:spacing w:line="18pt" w:lineRule="auto"/>
              <w:jc w:val="center"/>
            </w:pPr>
            <w:r>
              <w:t>通风空调监控子系统</w:t>
            </w:r>
          </w:p>
        </w:tc>
        <w:tc>
          <w:tcPr>
            <w:tcW w:w="19.48%" w:type="pct"/>
            <w:vAlign w:val="center"/>
          </w:tcPr>
          <w:p w14:paraId="246706F8" w14:textId="77777777" w:rsidR="00000000" w:rsidRDefault="00000000">
            <w:pPr>
              <w:spacing w:line="18pt" w:lineRule="auto"/>
              <w:jc w:val="center"/>
            </w:pPr>
            <w:r>
              <w:rPr>
                <w:rFonts w:hint="eastAsia"/>
              </w:rPr>
              <w:t>应具备</w:t>
            </w:r>
          </w:p>
        </w:tc>
        <w:tc>
          <w:tcPr>
            <w:tcW w:w="18.14%" w:type="pct"/>
            <w:vAlign w:val="center"/>
          </w:tcPr>
          <w:p w14:paraId="1F830C05" w14:textId="77777777" w:rsidR="00000000" w:rsidRDefault="00000000">
            <w:pPr>
              <w:spacing w:line="18pt" w:lineRule="auto"/>
              <w:jc w:val="center"/>
              <w:rPr>
                <w:lang w:val="zh-CN"/>
              </w:rPr>
            </w:pPr>
            <w:r>
              <w:rPr>
                <w:rFonts w:hint="eastAsia"/>
              </w:rPr>
              <w:t>应具备</w:t>
            </w:r>
          </w:p>
        </w:tc>
        <w:tc>
          <w:tcPr>
            <w:tcW w:w="19.74%" w:type="pct"/>
            <w:vMerge/>
            <w:vAlign w:val="center"/>
          </w:tcPr>
          <w:p w14:paraId="0170F0F0" w14:textId="77777777" w:rsidR="00000000" w:rsidRDefault="00000000">
            <w:pPr>
              <w:spacing w:line="18pt" w:lineRule="auto"/>
              <w:jc w:val="center"/>
            </w:pPr>
          </w:p>
        </w:tc>
      </w:tr>
      <w:tr w:rsidR="00000000" w14:paraId="0D48557E" w14:textId="77777777">
        <w:trPr>
          <w:trHeight w:val="522"/>
        </w:trPr>
        <w:tc>
          <w:tcPr>
            <w:tcW w:w="7.64%" w:type="pct"/>
            <w:vAlign w:val="center"/>
          </w:tcPr>
          <w:p w14:paraId="49E666AB" w14:textId="77777777" w:rsidR="00000000" w:rsidRDefault="00000000">
            <w:pPr>
              <w:widowControl/>
              <w:numPr>
                <w:ilvl w:val="0"/>
                <w:numId w:val="55"/>
              </w:numPr>
              <w:tabs>
                <w:tab w:val="clear" w:pos="0pt"/>
              </w:tabs>
              <w:jc w:val="center"/>
              <w:rPr>
                <w:rFonts w:hint="eastAsia"/>
              </w:rPr>
            </w:pPr>
          </w:p>
        </w:tc>
        <w:tc>
          <w:tcPr>
            <w:tcW w:w="34.94%" w:type="pct"/>
            <w:vAlign w:val="center"/>
          </w:tcPr>
          <w:p w14:paraId="26FD9693" w14:textId="77777777" w:rsidR="00000000" w:rsidRDefault="00000000">
            <w:pPr>
              <w:spacing w:line="18pt" w:lineRule="auto"/>
              <w:jc w:val="center"/>
            </w:pPr>
            <w:r>
              <w:t>安防监控子系统</w:t>
            </w:r>
          </w:p>
        </w:tc>
        <w:tc>
          <w:tcPr>
            <w:tcW w:w="19.48%" w:type="pct"/>
            <w:vAlign w:val="center"/>
          </w:tcPr>
          <w:p w14:paraId="698640D1" w14:textId="77777777" w:rsidR="00000000" w:rsidRDefault="00000000">
            <w:pPr>
              <w:spacing w:line="18pt" w:lineRule="auto"/>
              <w:jc w:val="center"/>
            </w:pPr>
            <w:r>
              <w:rPr>
                <w:rFonts w:hint="eastAsia"/>
              </w:rPr>
              <w:t>应具备</w:t>
            </w:r>
          </w:p>
        </w:tc>
        <w:tc>
          <w:tcPr>
            <w:tcW w:w="18.14%" w:type="pct"/>
            <w:vAlign w:val="center"/>
          </w:tcPr>
          <w:p w14:paraId="5E7193B3" w14:textId="77777777" w:rsidR="00000000" w:rsidRDefault="00000000">
            <w:pPr>
              <w:spacing w:line="18pt" w:lineRule="auto"/>
              <w:jc w:val="center"/>
              <w:rPr>
                <w:lang w:val="zh-CN"/>
              </w:rPr>
            </w:pPr>
            <w:r>
              <w:rPr>
                <w:rFonts w:hint="eastAsia"/>
              </w:rPr>
              <w:t>应具备</w:t>
            </w:r>
          </w:p>
        </w:tc>
        <w:tc>
          <w:tcPr>
            <w:tcW w:w="19.74%" w:type="pct"/>
            <w:vMerge/>
            <w:vAlign w:val="center"/>
          </w:tcPr>
          <w:p w14:paraId="463C2AF2" w14:textId="77777777" w:rsidR="00000000" w:rsidRDefault="00000000">
            <w:pPr>
              <w:spacing w:line="18pt" w:lineRule="auto"/>
              <w:jc w:val="center"/>
            </w:pPr>
          </w:p>
        </w:tc>
      </w:tr>
      <w:tr w:rsidR="00000000" w14:paraId="72DB5D01" w14:textId="77777777">
        <w:trPr>
          <w:trHeight w:val="522"/>
        </w:trPr>
        <w:tc>
          <w:tcPr>
            <w:tcW w:w="7.64%" w:type="pct"/>
            <w:vAlign w:val="center"/>
          </w:tcPr>
          <w:p w14:paraId="2B047281" w14:textId="77777777" w:rsidR="00000000" w:rsidRDefault="00000000">
            <w:pPr>
              <w:widowControl/>
              <w:numPr>
                <w:ilvl w:val="0"/>
                <w:numId w:val="55"/>
              </w:numPr>
              <w:tabs>
                <w:tab w:val="clear" w:pos="0pt"/>
              </w:tabs>
              <w:jc w:val="center"/>
              <w:rPr>
                <w:rFonts w:hint="eastAsia"/>
              </w:rPr>
            </w:pPr>
          </w:p>
        </w:tc>
        <w:tc>
          <w:tcPr>
            <w:tcW w:w="34.94%" w:type="pct"/>
            <w:vAlign w:val="center"/>
          </w:tcPr>
          <w:p w14:paraId="64A98D63" w14:textId="77777777" w:rsidR="00000000" w:rsidRDefault="00000000">
            <w:pPr>
              <w:spacing w:line="18pt" w:lineRule="auto"/>
              <w:jc w:val="center"/>
            </w:pPr>
            <w:r>
              <w:t>微型气象站</w:t>
            </w:r>
          </w:p>
        </w:tc>
        <w:tc>
          <w:tcPr>
            <w:tcW w:w="19.48%" w:type="pct"/>
            <w:vAlign w:val="center"/>
          </w:tcPr>
          <w:p w14:paraId="57A1F697" w14:textId="77777777" w:rsidR="00000000" w:rsidRDefault="00000000">
            <w:pPr>
              <w:spacing w:line="18pt" w:lineRule="auto"/>
              <w:jc w:val="center"/>
            </w:pPr>
            <w:r>
              <w:rPr>
                <w:rFonts w:hint="eastAsia"/>
              </w:rPr>
              <w:t>应具备</w:t>
            </w:r>
          </w:p>
        </w:tc>
        <w:tc>
          <w:tcPr>
            <w:tcW w:w="18.14%" w:type="pct"/>
            <w:vAlign w:val="center"/>
          </w:tcPr>
          <w:p w14:paraId="7B7DE0B5" w14:textId="77777777" w:rsidR="00000000" w:rsidRDefault="00000000">
            <w:pPr>
              <w:spacing w:line="18pt" w:lineRule="auto"/>
              <w:jc w:val="center"/>
            </w:pPr>
          </w:p>
        </w:tc>
        <w:tc>
          <w:tcPr>
            <w:tcW w:w="19.74%" w:type="pct"/>
            <w:vMerge/>
            <w:vAlign w:val="center"/>
          </w:tcPr>
          <w:p w14:paraId="27228880" w14:textId="77777777" w:rsidR="00000000" w:rsidRDefault="00000000">
            <w:pPr>
              <w:spacing w:line="18pt" w:lineRule="auto"/>
              <w:jc w:val="center"/>
            </w:pPr>
          </w:p>
        </w:tc>
      </w:tr>
      <w:tr w:rsidR="00000000" w14:paraId="54D108E4" w14:textId="77777777">
        <w:trPr>
          <w:trHeight w:val="522"/>
        </w:trPr>
        <w:tc>
          <w:tcPr>
            <w:tcW w:w="7.64%" w:type="pct"/>
            <w:vAlign w:val="center"/>
          </w:tcPr>
          <w:p w14:paraId="648BECA4" w14:textId="77777777" w:rsidR="00000000" w:rsidRDefault="00000000">
            <w:pPr>
              <w:widowControl/>
              <w:numPr>
                <w:ilvl w:val="0"/>
                <w:numId w:val="55"/>
              </w:numPr>
              <w:tabs>
                <w:tab w:val="clear" w:pos="0pt"/>
              </w:tabs>
              <w:jc w:val="center"/>
              <w:rPr>
                <w:rFonts w:hint="eastAsia"/>
              </w:rPr>
            </w:pPr>
          </w:p>
        </w:tc>
        <w:tc>
          <w:tcPr>
            <w:tcW w:w="34.94%" w:type="pct"/>
            <w:vAlign w:val="center"/>
          </w:tcPr>
          <w:p w14:paraId="67024464" w14:textId="77777777" w:rsidR="00000000" w:rsidRDefault="00000000">
            <w:pPr>
              <w:spacing w:line="18pt" w:lineRule="auto"/>
              <w:jc w:val="center"/>
            </w:pPr>
            <w:r>
              <w:t>变压器在线监测终端</w:t>
            </w:r>
            <w:r>
              <w:rPr>
                <w:rFonts w:hint="eastAsia"/>
              </w:rPr>
              <w:t>及后台人机界面</w:t>
            </w:r>
          </w:p>
        </w:tc>
        <w:tc>
          <w:tcPr>
            <w:tcW w:w="19.48%" w:type="pct"/>
            <w:vAlign w:val="center"/>
          </w:tcPr>
          <w:p w14:paraId="5D0690FC" w14:textId="77777777" w:rsidR="00000000" w:rsidRDefault="00000000">
            <w:pPr>
              <w:spacing w:line="18pt" w:lineRule="auto"/>
              <w:jc w:val="center"/>
            </w:pPr>
            <w:r>
              <w:rPr>
                <w:rFonts w:hint="eastAsia"/>
              </w:rPr>
              <w:t>应具备</w:t>
            </w:r>
          </w:p>
        </w:tc>
        <w:tc>
          <w:tcPr>
            <w:tcW w:w="18.14%" w:type="pct"/>
            <w:vAlign w:val="center"/>
          </w:tcPr>
          <w:p w14:paraId="5FF4F986" w14:textId="77777777" w:rsidR="00000000" w:rsidRDefault="00000000">
            <w:pPr>
              <w:spacing w:line="18pt" w:lineRule="auto"/>
              <w:jc w:val="center"/>
              <w:rPr>
                <w:lang w:val="zh-CN"/>
              </w:rPr>
            </w:pPr>
            <w:r>
              <w:rPr>
                <w:rFonts w:hint="eastAsia"/>
              </w:rPr>
              <w:t>应具备</w:t>
            </w:r>
          </w:p>
        </w:tc>
        <w:tc>
          <w:tcPr>
            <w:tcW w:w="19.74%" w:type="pct"/>
            <w:vMerge/>
            <w:vAlign w:val="center"/>
          </w:tcPr>
          <w:p w14:paraId="54156BAF" w14:textId="77777777" w:rsidR="00000000" w:rsidRDefault="00000000">
            <w:pPr>
              <w:spacing w:line="18pt" w:lineRule="auto"/>
              <w:jc w:val="center"/>
            </w:pPr>
          </w:p>
        </w:tc>
      </w:tr>
      <w:tr w:rsidR="00000000" w14:paraId="61E05323" w14:textId="77777777">
        <w:trPr>
          <w:trHeight w:val="522"/>
        </w:trPr>
        <w:tc>
          <w:tcPr>
            <w:tcW w:w="7.64%" w:type="pct"/>
            <w:vAlign w:val="center"/>
          </w:tcPr>
          <w:p w14:paraId="724EF761" w14:textId="77777777" w:rsidR="00000000" w:rsidRDefault="00000000">
            <w:pPr>
              <w:widowControl/>
              <w:numPr>
                <w:ilvl w:val="0"/>
                <w:numId w:val="55"/>
              </w:numPr>
              <w:tabs>
                <w:tab w:val="clear" w:pos="0pt"/>
              </w:tabs>
              <w:jc w:val="center"/>
              <w:rPr>
                <w:rFonts w:hint="eastAsia"/>
              </w:rPr>
            </w:pPr>
          </w:p>
        </w:tc>
        <w:tc>
          <w:tcPr>
            <w:tcW w:w="34.94%" w:type="pct"/>
            <w:vAlign w:val="center"/>
          </w:tcPr>
          <w:p w14:paraId="5A753B4C" w14:textId="77777777" w:rsidR="00000000" w:rsidRDefault="00000000">
            <w:pPr>
              <w:spacing w:line="18pt" w:lineRule="auto"/>
              <w:jc w:val="center"/>
            </w:pPr>
            <w:r>
              <w:t>开关在线监测终端</w:t>
            </w:r>
            <w:r>
              <w:rPr>
                <w:rFonts w:hint="eastAsia"/>
              </w:rPr>
              <w:t>及后台人机界面</w:t>
            </w:r>
          </w:p>
        </w:tc>
        <w:tc>
          <w:tcPr>
            <w:tcW w:w="19.48%" w:type="pct"/>
            <w:vAlign w:val="center"/>
          </w:tcPr>
          <w:p w14:paraId="5E70C493" w14:textId="77777777" w:rsidR="00000000" w:rsidRDefault="00000000">
            <w:pPr>
              <w:spacing w:line="18pt" w:lineRule="auto"/>
              <w:jc w:val="center"/>
            </w:pPr>
            <w:r>
              <w:rPr>
                <w:rFonts w:hint="eastAsia"/>
              </w:rPr>
              <w:t>应具备</w:t>
            </w:r>
          </w:p>
        </w:tc>
        <w:tc>
          <w:tcPr>
            <w:tcW w:w="18.14%" w:type="pct"/>
            <w:vAlign w:val="center"/>
          </w:tcPr>
          <w:p w14:paraId="27321FCF" w14:textId="77777777" w:rsidR="00000000" w:rsidRDefault="00000000">
            <w:pPr>
              <w:spacing w:line="18pt" w:lineRule="auto"/>
              <w:jc w:val="center"/>
              <w:rPr>
                <w:lang w:val="zh-CN"/>
              </w:rPr>
            </w:pPr>
            <w:r>
              <w:rPr>
                <w:rFonts w:hint="eastAsia"/>
              </w:rPr>
              <w:t>应具备</w:t>
            </w:r>
          </w:p>
        </w:tc>
        <w:tc>
          <w:tcPr>
            <w:tcW w:w="19.74%" w:type="pct"/>
            <w:vMerge/>
            <w:vAlign w:val="center"/>
          </w:tcPr>
          <w:p w14:paraId="48FB0AF6" w14:textId="77777777" w:rsidR="00000000" w:rsidRDefault="00000000">
            <w:pPr>
              <w:spacing w:line="18pt" w:lineRule="auto"/>
              <w:jc w:val="center"/>
            </w:pPr>
          </w:p>
        </w:tc>
      </w:tr>
      <w:tr w:rsidR="00000000" w14:paraId="2634C1BA" w14:textId="77777777">
        <w:trPr>
          <w:trHeight w:val="522"/>
        </w:trPr>
        <w:tc>
          <w:tcPr>
            <w:tcW w:w="7.64%" w:type="pct"/>
            <w:vAlign w:val="center"/>
          </w:tcPr>
          <w:p w14:paraId="75E24266" w14:textId="77777777" w:rsidR="00000000" w:rsidRDefault="00000000">
            <w:pPr>
              <w:widowControl/>
              <w:numPr>
                <w:ilvl w:val="0"/>
                <w:numId w:val="55"/>
              </w:numPr>
              <w:tabs>
                <w:tab w:val="clear" w:pos="0pt"/>
              </w:tabs>
              <w:jc w:val="center"/>
              <w:rPr>
                <w:rFonts w:hint="eastAsia"/>
              </w:rPr>
            </w:pPr>
          </w:p>
        </w:tc>
        <w:tc>
          <w:tcPr>
            <w:tcW w:w="34.94%" w:type="pct"/>
            <w:vAlign w:val="center"/>
          </w:tcPr>
          <w:p w14:paraId="041A3759" w14:textId="77777777" w:rsidR="00000000" w:rsidRDefault="00000000">
            <w:pPr>
              <w:spacing w:line="18pt" w:lineRule="auto"/>
              <w:jc w:val="center"/>
            </w:pPr>
            <w:r>
              <w:t>避雷器在线监测终端</w:t>
            </w:r>
            <w:r>
              <w:rPr>
                <w:rFonts w:hint="eastAsia"/>
              </w:rPr>
              <w:t>及后台人机界面</w:t>
            </w:r>
          </w:p>
        </w:tc>
        <w:tc>
          <w:tcPr>
            <w:tcW w:w="19.48%" w:type="pct"/>
            <w:vAlign w:val="center"/>
          </w:tcPr>
          <w:p w14:paraId="7CCA0135" w14:textId="77777777" w:rsidR="00000000" w:rsidRDefault="00000000">
            <w:pPr>
              <w:spacing w:line="18pt" w:lineRule="auto"/>
              <w:jc w:val="center"/>
            </w:pPr>
            <w:r>
              <w:rPr>
                <w:rFonts w:hint="eastAsia"/>
              </w:rPr>
              <w:t>应具备</w:t>
            </w:r>
          </w:p>
        </w:tc>
        <w:tc>
          <w:tcPr>
            <w:tcW w:w="18.14%" w:type="pct"/>
            <w:vAlign w:val="center"/>
          </w:tcPr>
          <w:p w14:paraId="6C9D5114" w14:textId="77777777" w:rsidR="00000000" w:rsidRDefault="00000000">
            <w:pPr>
              <w:spacing w:line="18pt" w:lineRule="auto"/>
              <w:jc w:val="center"/>
              <w:rPr>
                <w:lang w:val="zh-CN"/>
              </w:rPr>
            </w:pPr>
            <w:r>
              <w:rPr>
                <w:rFonts w:hint="eastAsia"/>
              </w:rPr>
              <w:t>应具备</w:t>
            </w:r>
          </w:p>
        </w:tc>
        <w:tc>
          <w:tcPr>
            <w:tcW w:w="19.74%" w:type="pct"/>
            <w:vMerge/>
            <w:vAlign w:val="center"/>
          </w:tcPr>
          <w:p w14:paraId="6A3C4BCC" w14:textId="77777777" w:rsidR="00000000" w:rsidRDefault="00000000">
            <w:pPr>
              <w:spacing w:line="18pt" w:lineRule="auto"/>
              <w:jc w:val="center"/>
            </w:pPr>
          </w:p>
        </w:tc>
      </w:tr>
      <w:tr w:rsidR="00000000" w14:paraId="4EC338CD" w14:textId="77777777">
        <w:trPr>
          <w:trHeight w:val="522"/>
        </w:trPr>
        <w:tc>
          <w:tcPr>
            <w:tcW w:w="7.64%" w:type="pct"/>
            <w:vAlign w:val="center"/>
          </w:tcPr>
          <w:p w14:paraId="50F8D6A2" w14:textId="77777777" w:rsidR="00000000" w:rsidRDefault="00000000">
            <w:pPr>
              <w:widowControl/>
              <w:numPr>
                <w:ilvl w:val="0"/>
                <w:numId w:val="55"/>
              </w:numPr>
              <w:tabs>
                <w:tab w:val="clear" w:pos="0pt"/>
              </w:tabs>
              <w:jc w:val="center"/>
              <w:rPr>
                <w:rFonts w:hint="eastAsia"/>
              </w:rPr>
            </w:pPr>
          </w:p>
        </w:tc>
        <w:tc>
          <w:tcPr>
            <w:tcW w:w="34.94%" w:type="pct"/>
            <w:vAlign w:val="center"/>
          </w:tcPr>
          <w:p w14:paraId="754EEB6D" w14:textId="77777777" w:rsidR="00000000" w:rsidRDefault="00000000">
            <w:pPr>
              <w:spacing w:line="18pt" w:lineRule="auto"/>
              <w:jc w:val="center"/>
            </w:pPr>
            <w:r>
              <w:t>数字化远传表计</w:t>
            </w:r>
            <w:r>
              <w:rPr>
                <w:rFonts w:hint="eastAsia"/>
              </w:rPr>
              <w:t>及后台人机界面</w:t>
            </w:r>
          </w:p>
        </w:tc>
        <w:tc>
          <w:tcPr>
            <w:tcW w:w="19.48%" w:type="pct"/>
            <w:vAlign w:val="center"/>
          </w:tcPr>
          <w:p w14:paraId="6FAAA7FC" w14:textId="77777777" w:rsidR="00000000" w:rsidRDefault="00000000">
            <w:pPr>
              <w:spacing w:line="18pt" w:lineRule="auto"/>
              <w:jc w:val="center"/>
            </w:pPr>
            <w:r>
              <w:rPr>
                <w:rFonts w:hint="eastAsia"/>
              </w:rPr>
              <w:t>应具备</w:t>
            </w:r>
          </w:p>
        </w:tc>
        <w:tc>
          <w:tcPr>
            <w:tcW w:w="18.14%" w:type="pct"/>
            <w:vAlign w:val="center"/>
          </w:tcPr>
          <w:p w14:paraId="00FB6443" w14:textId="77777777" w:rsidR="00000000" w:rsidRDefault="00000000">
            <w:pPr>
              <w:spacing w:line="18pt" w:lineRule="auto"/>
              <w:jc w:val="center"/>
              <w:rPr>
                <w:lang w:val="zh-CN"/>
              </w:rPr>
            </w:pPr>
            <w:r>
              <w:rPr>
                <w:rFonts w:hint="eastAsia"/>
              </w:rPr>
              <w:t>应具备</w:t>
            </w:r>
          </w:p>
        </w:tc>
        <w:tc>
          <w:tcPr>
            <w:tcW w:w="19.74%" w:type="pct"/>
            <w:vMerge/>
            <w:vAlign w:val="center"/>
          </w:tcPr>
          <w:p w14:paraId="47421F9A" w14:textId="77777777" w:rsidR="00000000" w:rsidRDefault="00000000">
            <w:pPr>
              <w:spacing w:line="18pt" w:lineRule="auto"/>
              <w:jc w:val="center"/>
            </w:pPr>
          </w:p>
        </w:tc>
      </w:tr>
      <w:tr w:rsidR="00000000" w14:paraId="2FBD6917" w14:textId="77777777">
        <w:trPr>
          <w:trHeight w:val="522"/>
        </w:trPr>
        <w:tc>
          <w:tcPr>
            <w:tcW w:w="7.64%" w:type="pct"/>
            <w:vAlign w:val="center"/>
          </w:tcPr>
          <w:p w14:paraId="3266FE52" w14:textId="77777777" w:rsidR="00000000" w:rsidRDefault="00000000">
            <w:pPr>
              <w:widowControl/>
              <w:numPr>
                <w:ilvl w:val="0"/>
                <w:numId w:val="55"/>
              </w:numPr>
              <w:tabs>
                <w:tab w:val="clear" w:pos="0pt"/>
              </w:tabs>
              <w:jc w:val="center"/>
              <w:rPr>
                <w:rFonts w:hint="eastAsia"/>
              </w:rPr>
            </w:pPr>
          </w:p>
        </w:tc>
        <w:tc>
          <w:tcPr>
            <w:tcW w:w="34.94%" w:type="pct"/>
            <w:vAlign w:val="center"/>
          </w:tcPr>
          <w:p w14:paraId="34374E35" w14:textId="77777777" w:rsidR="00000000" w:rsidRDefault="00000000">
            <w:pPr>
              <w:spacing w:line="18pt" w:lineRule="auto"/>
              <w:jc w:val="center"/>
            </w:pPr>
            <w:r>
              <w:t>智能巡视终端</w:t>
            </w:r>
          </w:p>
        </w:tc>
        <w:tc>
          <w:tcPr>
            <w:tcW w:w="19.48%" w:type="pct"/>
            <w:vAlign w:val="center"/>
          </w:tcPr>
          <w:p w14:paraId="48C0067E" w14:textId="77777777" w:rsidR="00000000" w:rsidRDefault="00000000">
            <w:pPr>
              <w:spacing w:line="18pt" w:lineRule="auto"/>
              <w:jc w:val="center"/>
            </w:pPr>
            <w:r>
              <w:rPr>
                <w:rFonts w:hint="eastAsia"/>
              </w:rPr>
              <w:t>应具备</w:t>
            </w:r>
          </w:p>
        </w:tc>
        <w:tc>
          <w:tcPr>
            <w:tcW w:w="18.14%" w:type="pct"/>
            <w:vAlign w:val="center"/>
          </w:tcPr>
          <w:p w14:paraId="09C5F54E" w14:textId="77777777" w:rsidR="00000000" w:rsidRDefault="00000000">
            <w:pPr>
              <w:spacing w:line="18pt" w:lineRule="auto"/>
              <w:jc w:val="center"/>
              <w:rPr>
                <w:lang w:val="zh-CN"/>
              </w:rPr>
            </w:pPr>
          </w:p>
        </w:tc>
        <w:tc>
          <w:tcPr>
            <w:tcW w:w="19.74%" w:type="pct"/>
            <w:vMerge/>
            <w:vAlign w:val="center"/>
          </w:tcPr>
          <w:p w14:paraId="0A606989" w14:textId="77777777" w:rsidR="00000000" w:rsidRDefault="00000000">
            <w:pPr>
              <w:spacing w:line="18pt" w:lineRule="auto"/>
              <w:jc w:val="center"/>
            </w:pPr>
          </w:p>
        </w:tc>
      </w:tr>
      <w:tr w:rsidR="00000000" w14:paraId="25DC110A" w14:textId="77777777">
        <w:trPr>
          <w:trHeight w:val="522"/>
        </w:trPr>
        <w:tc>
          <w:tcPr>
            <w:tcW w:w="7.64%" w:type="pct"/>
            <w:vAlign w:val="center"/>
          </w:tcPr>
          <w:p w14:paraId="1075534D" w14:textId="77777777" w:rsidR="00000000" w:rsidRDefault="00000000">
            <w:pPr>
              <w:widowControl/>
              <w:numPr>
                <w:ilvl w:val="0"/>
                <w:numId w:val="55"/>
              </w:numPr>
              <w:tabs>
                <w:tab w:val="clear" w:pos="0pt"/>
              </w:tabs>
              <w:jc w:val="center"/>
              <w:rPr>
                <w:rFonts w:hint="eastAsia"/>
              </w:rPr>
            </w:pPr>
          </w:p>
        </w:tc>
        <w:tc>
          <w:tcPr>
            <w:tcW w:w="34.94%" w:type="pct"/>
            <w:vAlign w:val="center"/>
          </w:tcPr>
          <w:p w14:paraId="00097071" w14:textId="77777777" w:rsidR="00000000" w:rsidRDefault="00000000">
            <w:pPr>
              <w:spacing w:line="18pt" w:lineRule="auto"/>
              <w:jc w:val="center"/>
            </w:pPr>
            <w:r>
              <w:t>功率控制系统</w:t>
            </w:r>
          </w:p>
        </w:tc>
        <w:tc>
          <w:tcPr>
            <w:tcW w:w="19.48%" w:type="pct"/>
            <w:vAlign w:val="center"/>
          </w:tcPr>
          <w:p w14:paraId="052B4CC3" w14:textId="77777777" w:rsidR="00000000" w:rsidRDefault="00000000">
            <w:pPr>
              <w:spacing w:line="18pt" w:lineRule="auto"/>
              <w:jc w:val="center"/>
            </w:pPr>
            <w:r>
              <w:rPr>
                <w:rFonts w:hint="eastAsia"/>
              </w:rPr>
              <w:t>应具备</w:t>
            </w:r>
          </w:p>
        </w:tc>
        <w:tc>
          <w:tcPr>
            <w:tcW w:w="18.14%" w:type="pct"/>
            <w:vAlign w:val="center"/>
          </w:tcPr>
          <w:p w14:paraId="692C80AC" w14:textId="77777777" w:rsidR="00000000" w:rsidRDefault="00000000">
            <w:pPr>
              <w:spacing w:line="18pt" w:lineRule="auto"/>
              <w:jc w:val="center"/>
              <w:rPr>
                <w:lang w:val="zh-CN"/>
              </w:rPr>
            </w:pPr>
          </w:p>
        </w:tc>
        <w:tc>
          <w:tcPr>
            <w:tcW w:w="19.74%" w:type="pct"/>
            <w:vMerge w:val="restart"/>
            <w:vAlign w:val="center"/>
          </w:tcPr>
          <w:p w14:paraId="6B5137F1" w14:textId="77777777" w:rsidR="00000000" w:rsidRDefault="00000000">
            <w:pPr>
              <w:spacing w:line="18pt" w:lineRule="auto"/>
              <w:jc w:val="center"/>
            </w:pPr>
            <w:r>
              <w:rPr>
                <w:rFonts w:hint="eastAsia"/>
                <w:kern w:val="44"/>
                <w:szCs w:val="24"/>
              </w:rPr>
              <w:t>红海湾海上风电三、四、五、六陆上集控中心（共用）项目及红海湾六海上风电陆上集控中心</w:t>
            </w:r>
            <w:r>
              <w:rPr>
                <w:rFonts w:hint="eastAsia"/>
                <w:kern w:val="44"/>
                <w:szCs w:val="24"/>
              </w:rPr>
              <w:t xml:space="preserve"> </w:t>
            </w:r>
            <w:r>
              <w:rPr>
                <w:rFonts w:hint="eastAsia"/>
                <w:kern w:val="44"/>
                <w:szCs w:val="24"/>
              </w:rPr>
              <w:t>（自建）项目</w:t>
            </w:r>
            <w:r>
              <w:rPr>
                <w:rFonts w:hint="eastAsia"/>
                <w:kern w:val="44"/>
                <w:szCs w:val="24"/>
              </w:rPr>
              <w:t>EPC</w:t>
            </w:r>
            <w:r>
              <w:rPr>
                <w:rFonts w:hint="eastAsia"/>
                <w:kern w:val="44"/>
                <w:szCs w:val="24"/>
              </w:rPr>
              <w:t>工程项目</w:t>
            </w:r>
          </w:p>
        </w:tc>
      </w:tr>
      <w:tr w:rsidR="00000000" w14:paraId="43A05D13" w14:textId="77777777">
        <w:trPr>
          <w:trHeight w:val="522"/>
        </w:trPr>
        <w:tc>
          <w:tcPr>
            <w:tcW w:w="7.64%" w:type="pct"/>
            <w:vAlign w:val="center"/>
          </w:tcPr>
          <w:p w14:paraId="0686631C" w14:textId="77777777" w:rsidR="00000000" w:rsidRDefault="00000000">
            <w:pPr>
              <w:widowControl/>
              <w:numPr>
                <w:ilvl w:val="0"/>
                <w:numId w:val="55"/>
              </w:numPr>
              <w:tabs>
                <w:tab w:val="clear" w:pos="0pt"/>
              </w:tabs>
              <w:jc w:val="center"/>
              <w:rPr>
                <w:rFonts w:hint="eastAsia"/>
              </w:rPr>
            </w:pPr>
          </w:p>
        </w:tc>
        <w:tc>
          <w:tcPr>
            <w:tcW w:w="34.94%" w:type="pct"/>
            <w:vAlign w:val="center"/>
          </w:tcPr>
          <w:p w14:paraId="6C94DEAB" w14:textId="77777777" w:rsidR="00000000" w:rsidRDefault="00000000">
            <w:pPr>
              <w:spacing w:line="18pt" w:lineRule="auto"/>
              <w:jc w:val="center"/>
            </w:pPr>
            <w:r>
              <w:t>风电功率预测系统</w:t>
            </w:r>
          </w:p>
        </w:tc>
        <w:tc>
          <w:tcPr>
            <w:tcW w:w="19.48%" w:type="pct"/>
            <w:vAlign w:val="center"/>
          </w:tcPr>
          <w:p w14:paraId="262F3A7D" w14:textId="77777777" w:rsidR="00000000" w:rsidRDefault="00000000">
            <w:pPr>
              <w:spacing w:line="18pt" w:lineRule="auto"/>
              <w:jc w:val="center"/>
            </w:pPr>
            <w:r>
              <w:rPr>
                <w:rFonts w:hint="eastAsia"/>
              </w:rPr>
              <w:t>应具备</w:t>
            </w:r>
          </w:p>
        </w:tc>
        <w:tc>
          <w:tcPr>
            <w:tcW w:w="18.14%" w:type="pct"/>
            <w:vAlign w:val="center"/>
          </w:tcPr>
          <w:p w14:paraId="7CE38454" w14:textId="77777777" w:rsidR="00000000" w:rsidRDefault="00000000">
            <w:pPr>
              <w:spacing w:line="18pt" w:lineRule="auto"/>
              <w:jc w:val="center"/>
              <w:rPr>
                <w:lang w:val="zh-CN"/>
              </w:rPr>
            </w:pPr>
          </w:p>
        </w:tc>
        <w:tc>
          <w:tcPr>
            <w:tcW w:w="19.74%" w:type="pct"/>
            <w:vMerge/>
            <w:vAlign w:val="center"/>
          </w:tcPr>
          <w:p w14:paraId="3F589030" w14:textId="77777777" w:rsidR="00000000" w:rsidRDefault="00000000">
            <w:pPr>
              <w:spacing w:line="18pt" w:lineRule="auto"/>
              <w:jc w:val="center"/>
            </w:pPr>
          </w:p>
        </w:tc>
      </w:tr>
      <w:tr w:rsidR="00000000" w14:paraId="1DC6F617" w14:textId="77777777">
        <w:trPr>
          <w:trHeight w:val="522"/>
        </w:trPr>
        <w:tc>
          <w:tcPr>
            <w:tcW w:w="7.64%" w:type="pct"/>
            <w:vAlign w:val="center"/>
          </w:tcPr>
          <w:p w14:paraId="7A1F815C" w14:textId="77777777" w:rsidR="00000000" w:rsidRDefault="00000000">
            <w:pPr>
              <w:widowControl/>
              <w:numPr>
                <w:ilvl w:val="0"/>
                <w:numId w:val="55"/>
              </w:numPr>
              <w:tabs>
                <w:tab w:val="clear" w:pos="0pt"/>
              </w:tabs>
              <w:jc w:val="center"/>
              <w:rPr>
                <w:rFonts w:hint="eastAsia"/>
              </w:rPr>
            </w:pPr>
          </w:p>
        </w:tc>
        <w:tc>
          <w:tcPr>
            <w:tcW w:w="34.94%" w:type="pct"/>
            <w:vAlign w:val="center"/>
          </w:tcPr>
          <w:p w14:paraId="25B28FFF" w14:textId="77777777" w:rsidR="00000000" w:rsidRDefault="00000000">
            <w:pPr>
              <w:spacing w:line="18pt" w:lineRule="auto"/>
              <w:jc w:val="center"/>
            </w:pPr>
            <w:r>
              <w:t>保护信息子站</w:t>
            </w:r>
          </w:p>
        </w:tc>
        <w:tc>
          <w:tcPr>
            <w:tcW w:w="19.48%" w:type="pct"/>
            <w:vAlign w:val="center"/>
          </w:tcPr>
          <w:p w14:paraId="4E4B00ED" w14:textId="77777777" w:rsidR="00000000" w:rsidRDefault="00000000">
            <w:pPr>
              <w:spacing w:line="18pt" w:lineRule="auto"/>
              <w:jc w:val="center"/>
            </w:pPr>
            <w:r>
              <w:rPr>
                <w:rFonts w:hint="eastAsia"/>
              </w:rPr>
              <w:t>应具备</w:t>
            </w:r>
          </w:p>
        </w:tc>
        <w:tc>
          <w:tcPr>
            <w:tcW w:w="18.14%" w:type="pct"/>
            <w:vAlign w:val="center"/>
          </w:tcPr>
          <w:p w14:paraId="2E6F7564" w14:textId="77777777" w:rsidR="00000000" w:rsidRDefault="00000000">
            <w:pPr>
              <w:spacing w:line="18pt" w:lineRule="auto"/>
              <w:jc w:val="center"/>
              <w:rPr>
                <w:lang w:val="zh-CN"/>
              </w:rPr>
            </w:pPr>
          </w:p>
        </w:tc>
        <w:tc>
          <w:tcPr>
            <w:tcW w:w="19.74%" w:type="pct"/>
            <w:vMerge/>
            <w:vAlign w:val="center"/>
          </w:tcPr>
          <w:p w14:paraId="04F74962" w14:textId="77777777" w:rsidR="00000000" w:rsidRDefault="00000000">
            <w:pPr>
              <w:spacing w:line="18pt" w:lineRule="auto"/>
              <w:jc w:val="center"/>
            </w:pPr>
          </w:p>
        </w:tc>
      </w:tr>
      <w:tr w:rsidR="00000000" w14:paraId="1B620ED3" w14:textId="77777777">
        <w:trPr>
          <w:trHeight w:val="522"/>
        </w:trPr>
        <w:tc>
          <w:tcPr>
            <w:tcW w:w="7.64%" w:type="pct"/>
            <w:vAlign w:val="center"/>
          </w:tcPr>
          <w:p w14:paraId="74DBA0C0" w14:textId="77777777" w:rsidR="00000000" w:rsidRDefault="00000000">
            <w:pPr>
              <w:widowControl/>
              <w:numPr>
                <w:ilvl w:val="0"/>
                <w:numId w:val="55"/>
              </w:numPr>
              <w:tabs>
                <w:tab w:val="clear" w:pos="0pt"/>
              </w:tabs>
              <w:jc w:val="center"/>
              <w:rPr>
                <w:rFonts w:hint="eastAsia"/>
              </w:rPr>
            </w:pPr>
          </w:p>
        </w:tc>
        <w:tc>
          <w:tcPr>
            <w:tcW w:w="34.94%" w:type="pct"/>
            <w:vAlign w:val="center"/>
          </w:tcPr>
          <w:p w14:paraId="28B2E222" w14:textId="77777777" w:rsidR="00000000" w:rsidRDefault="00000000">
            <w:pPr>
              <w:spacing w:line="18pt" w:lineRule="auto"/>
              <w:jc w:val="center"/>
            </w:pPr>
            <w:r>
              <w:t>同步相量测量系统</w:t>
            </w:r>
          </w:p>
        </w:tc>
        <w:tc>
          <w:tcPr>
            <w:tcW w:w="19.48%" w:type="pct"/>
            <w:vAlign w:val="center"/>
          </w:tcPr>
          <w:p w14:paraId="7199F9E8" w14:textId="77777777" w:rsidR="00000000" w:rsidRDefault="00000000">
            <w:pPr>
              <w:spacing w:line="18pt" w:lineRule="auto"/>
              <w:jc w:val="center"/>
            </w:pPr>
            <w:r>
              <w:rPr>
                <w:rFonts w:hint="eastAsia"/>
              </w:rPr>
              <w:t>应具备</w:t>
            </w:r>
          </w:p>
        </w:tc>
        <w:tc>
          <w:tcPr>
            <w:tcW w:w="18.14%" w:type="pct"/>
            <w:vAlign w:val="center"/>
          </w:tcPr>
          <w:p w14:paraId="3B152507" w14:textId="77777777" w:rsidR="00000000" w:rsidRDefault="00000000">
            <w:pPr>
              <w:spacing w:line="18pt" w:lineRule="auto"/>
              <w:jc w:val="center"/>
              <w:rPr>
                <w:lang w:val="zh-CN"/>
              </w:rPr>
            </w:pPr>
          </w:p>
        </w:tc>
        <w:tc>
          <w:tcPr>
            <w:tcW w:w="19.74%" w:type="pct"/>
            <w:vMerge/>
            <w:vAlign w:val="center"/>
          </w:tcPr>
          <w:p w14:paraId="353A5F2D" w14:textId="77777777" w:rsidR="00000000" w:rsidRDefault="00000000">
            <w:pPr>
              <w:spacing w:line="18pt" w:lineRule="auto"/>
              <w:jc w:val="center"/>
            </w:pPr>
          </w:p>
        </w:tc>
      </w:tr>
      <w:tr w:rsidR="00000000" w14:paraId="1A0ED673" w14:textId="77777777">
        <w:trPr>
          <w:trHeight w:val="522"/>
        </w:trPr>
        <w:tc>
          <w:tcPr>
            <w:tcW w:w="7.64%" w:type="pct"/>
            <w:vAlign w:val="center"/>
          </w:tcPr>
          <w:p w14:paraId="1BDF8773" w14:textId="77777777" w:rsidR="00000000" w:rsidRDefault="00000000">
            <w:pPr>
              <w:widowControl/>
              <w:numPr>
                <w:ilvl w:val="0"/>
                <w:numId w:val="55"/>
              </w:numPr>
              <w:tabs>
                <w:tab w:val="clear" w:pos="0pt"/>
              </w:tabs>
              <w:jc w:val="center"/>
              <w:rPr>
                <w:rFonts w:hint="eastAsia"/>
              </w:rPr>
            </w:pPr>
          </w:p>
        </w:tc>
        <w:tc>
          <w:tcPr>
            <w:tcW w:w="34.94%" w:type="pct"/>
            <w:vAlign w:val="center"/>
          </w:tcPr>
          <w:p w14:paraId="695C159A" w14:textId="77777777" w:rsidR="00000000" w:rsidRDefault="00000000">
            <w:pPr>
              <w:spacing w:line="18pt" w:lineRule="auto"/>
              <w:jc w:val="center"/>
            </w:pPr>
            <w:r>
              <w:t>电能量采集系统</w:t>
            </w:r>
          </w:p>
        </w:tc>
        <w:tc>
          <w:tcPr>
            <w:tcW w:w="19.48%" w:type="pct"/>
            <w:vAlign w:val="center"/>
          </w:tcPr>
          <w:p w14:paraId="0CB59216" w14:textId="77777777" w:rsidR="00000000" w:rsidRDefault="00000000">
            <w:pPr>
              <w:spacing w:line="18pt" w:lineRule="auto"/>
              <w:jc w:val="center"/>
            </w:pPr>
            <w:r>
              <w:rPr>
                <w:rFonts w:hint="eastAsia"/>
              </w:rPr>
              <w:t>应具备</w:t>
            </w:r>
          </w:p>
        </w:tc>
        <w:tc>
          <w:tcPr>
            <w:tcW w:w="18.14%" w:type="pct"/>
            <w:vAlign w:val="center"/>
          </w:tcPr>
          <w:p w14:paraId="2CB20101" w14:textId="77777777" w:rsidR="00000000" w:rsidRDefault="00000000">
            <w:pPr>
              <w:spacing w:line="18pt" w:lineRule="auto"/>
              <w:jc w:val="center"/>
              <w:rPr>
                <w:lang w:val="zh-CN"/>
              </w:rPr>
            </w:pPr>
          </w:p>
        </w:tc>
        <w:tc>
          <w:tcPr>
            <w:tcW w:w="19.74%" w:type="pct"/>
            <w:vMerge/>
            <w:vAlign w:val="center"/>
          </w:tcPr>
          <w:p w14:paraId="43DD40E1" w14:textId="77777777" w:rsidR="00000000" w:rsidRDefault="00000000">
            <w:pPr>
              <w:spacing w:line="18pt" w:lineRule="auto"/>
              <w:jc w:val="center"/>
            </w:pPr>
          </w:p>
        </w:tc>
      </w:tr>
      <w:tr w:rsidR="00000000" w14:paraId="41FFD380" w14:textId="77777777">
        <w:trPr>
          <w:trHeight w:val="522"/>
        </w:trPr>
        <w:tc>
          <w:tcPr>
            <w:tcW w:w="7.64%" w:type="pct"/>
            <w:vAlign w:val="center"/>
          </w:tcPr>
          <w:p w14:paraId="4645C408" w14:textId="77777777" w:rsidR="00000000" w:rsidRDefault="00000000">
            <w:pPr>
              <w:widowControl/>
              <w:numPr>
                <w:ilvl w:val="0"/>
                <w:numId w:val="55"/>
              </w:numPr>
              <w:tabs>
                <w:tab w:val="clear" w:pos="0pt"/>
              </w:tabs>
              <w:jc w:val="center"/>
              <w:rPr>
                <w:rFonts w:hint="eastAsia"/>
              </w:rPr>
            </w:pPr>
          </w:p>
        </w:tc>
        <w:tc>
          <w:tcPr>
            <w:tcW w:w="34.94%" w:type="pct"/>
            <w:vAlign w:val="center"/>
          </w:tcPr>
          <w:p w14:paraId="7D7E40F7" w14:textId="77777777" w:rsidR="00000000" w:rsidRDefault="00000000">
            <w:pPr>
              <w:spacing w:line="18pt" w:lineRule="auto"/>
              <w:jc w:val="center"/>
            </w:pPr>
            <w:r>
              <w:t>继电保护及安全自动装置</w:t>
            </w:r>
          </w:p>
        </w:tc>
        <w:tc>
          <w:tcPr>
            <w:tcW w:w="19.48%" w:type="pct"/>
            <w:vAlign w:val="center"/>
          </w:tcPr>
          <w:p w14:paraId="6F8F50AB" w14:textId="77777777" w:rsidR="00000000" w:rsidRDefault="00000000">
            <w:pPr>
              <w:spacing w:line="18pt" w:lineRule="auto"/>
              <w:jc w:val="center"/>
            </w:pPr>
            <w:r>
              <w:rPr>
                <w:rFonts w:hint="eastAsia"/>
              </w:rPr>
              <w:t>应具备</w:t>
            </w:r>
          </w:p>
        </w:tc>
        <w:tc>
          <w:tcPr>
            <w:tcW w:w="18.14%" w:type="pct"/>
            <w:vAlign w:val="center"/>
          </w:tcPr>
          <w:p w14:paraId="6816A395" w14:textId="77777777" w:rsidR="00000000" w:rsidRDefault="00000000">
            <w:pPr>
              <w:spacing w:line="18pt" w:lineRule="auto"/>
              <w:jc w:val="center"/>
              <w:rPr>
                <w:lang w:val="zh-CN"/>
              </w:rPr>
            </w:pPr>
          </w:p>
        </w:tc>
        <w:tc>
          <w:tcPr>
            <w:tcW w:w="19.74%" w:type="pct"/>
            <w:vMerge/>
            <w:vAlign w:val="center"/>
          </w:tcPr>
          <w:p w14:paraId="478E87E2" w14:textId="77777777" w:rsidR="00000000" w:rsidRDefault="00000000">
            <w:pPr>
              <w:spacing w:line="18pt" w:lineRule="auto"/>
              <w:jc w:val="center"/>
            </w:pPr>
          </w:p>
        </w:tc>
      </w:tr>
      <w:tr w:rsidR="00000000" w14:paraId="004FC3EC" w14:textId="77777777">
        <w:trPr>
          <w:trHeight w:val="522"/>
        </w:trPr>
        <w:tc>
          <w:tcPr>
            <w:tcW w:w="7.64%" w:type="pct"/>
            <w:vAlign w:val="center"/>
          </w:tcPr>
          <w:p w14:paraId="0E61ACA5" w14:textId="77777777" w:rsidR="00000000" w:rsidRDefault="00000000">
            <w:pPr>
              <w:widowControl/>
              <w:numPr>
                <w:ilvl w:val="0"/>
                <w:numId w:val="55"/>
              </w:numPr>
              <w:tabs>
                <w:tab w:val="clear" w:pos="0pt"/>
              </w:tabs>
              <w:jc w:val="center"/>
              <w:rPr>
                <w:rFonts w:hint="eastAsia"/>
              </w:rPr>
            </w:pPr>
          </w:p>
        </w:tc>
        <w:tc>
          <w:tcPr>
            <w:tcW w:w="34.94%" w:type="pct"/>
            <w:vAlign w:val="center"/>
          </w:tcPr>
          <w:p w14:paraId="5428F2EF" w14:textId="77777777" w:rsidR="00000000" w:rsidRDefault="00000000">
            <w:pPr>
              <w:spacing w:line="18pt" w:lineRule="auto"/>
              <w:jc w:val="center"/>
            </w:pPr>
            <w:r>
              <w:t>计算机监控系统</w:t>
            </w:r>
          </w:p>
        </w:tc>
        <w:tc>
          <w:tcPr>
            <w:tcW w:w="19.48%" w:type="pct"/>
            <w:vAlign w:val="center"/>
          </w:tcPr>
          <w:p w14:paraId="41FC8F1E" w14:textId="77777777" w:rsidR="00000000" w:rsidRDefault="00000000">
            <w:pPr>
              <w:spacing w:line="18pt" w:lineRule="auto"/>
              <w:jc w:val="center"/>
            </w:pPr>
            <w:r>
              <w:rPr>
                <w:rFonts w:hint="eastAsia"/>
              </w:rPr>
              <w:t>应具备</w:t>
            </w:r>
          </w:p>
        </w:tc>
        <w:tc>
          <w:tcPr>
            <w:tcW w:w="18.14%" w:type="pct"/>
            <w:vAlign w:val="center"/>
          </w:tcPr>
          <w:p w14:paraId="110B5901" w14:textId="77777777" w:rsidR="00000000" w:rsidRDefault="00000000">
            <w:pPr>
              <w:spacing w:line="18pt" w:lineRule="auto"/>
              <w:jc w:val="center"/>
              <w:rPr>
                <w:lang w:val="zh-CN"/>
              </w:rPr>
            </w:pPr>
          </w:p>
        </w:tc>
        <w:tc>
          <w:tcPr>
            <w:tcW w:w="19.74%" w:type="pct"/>
            <w:vMerge/>
            <w:vAlign w:val="center"/>
          </w:tcPr>
          <w:p w14:paraId="7B622C70" w14:textId="77777777" w:rsidR="00000000" w:rsidRDefault="00000000">
            <w:pPr>
              <w:spacing w:line="18pt" w:lineRule="auto"/>
              <w:jc w:val="center"/>
            </w:pPr>
          </w:p>
        </w:tc>
      </w:tr>
      <w:tr w:rsidR="00000000" w14:paraId="42C3F3AB" w14:textId="77777777">
        <w:trPr>
          <w:trHeight w:val="522"/>
        </w:trPr>
        <w:tc>
          <w:tcPr>
            <w:tcW w:w="7.64%" w:type="pct"/>
            <w:vAlign w:val="center"/>
          </w:tcPr>
          <w:p w14:paraId="0F1BD256" w14:textId="77777777" w:rsidR="00000000" w:rsidRDefault="00000000">
            <w:pPr>
              <w:widowControl/>
              <w:numPr>
                <w:ilvl w:val="0"/>
                <w:numId w:val="55"/>
              </w:numPr>
              <w:tabs>
                <w:tab w:val="clear" w:pos="0pt"/>
              </w:tabs>
              <w:jc w:val="center"/>
              <w:rPr>
                <w:rFonts w:hint="eastAsia"/>
              </w:rPr>
            </w:pPr>
          </w:p>
        </w:tc>
        <w:tc>
          <w:tcPr>
            <w:tcW w:w="34.94%" w:type="pct"/>
            <w:vAlign w:val="center"/>
          </w:tcPr>
          <w:p w14:paraId="3960D70E" w14:textId="77777777" w:rsidR="00000000" w:rsidRDefault="00000000">
            <w:pPr>
              <w:spacing w:line="18pt" w:lineRule="auto"/>
              <w:jc w:val="center"/>
            </w:pPr>
            <w:r>
              <w:rPr>
                <w:lang w:val="zh-CN"/>
              </w:rPr>
              <w:t>消防监控</w:t>
            </w:r>
            <w:r>
              <w:t>子系统</w:t>
            </w:r>
          </w:p>
        </w:tc>
        <w:tc>
          <w:tcPr>
            <w:tcW w:w="19.48%" w:type="pct"/>
            <w:vAlign w:val="center"/>
          </w:tcPr>
          <w:p w14:paraId="53270391" w14:textId="77777777" w:rsidR="00000000" w:rsidRDefault="00000000">
            <w:pPr>
              <w:spacing w:line="18pt" w:lineRule="auto"/>
              <w:jc w:val="center"/>
              <w:rPr>
                <w:lang w:val="zh-CN"/>
              </w:rPr>
            </w:pPr>
            <w:r>
              <w:rPr>
                <w:rFonts w:hint="eastAsia"/>
              </w:rPr>
              <w:t>应具备</w:t>
            </w:r>
          </w:p>
        </w:tc>
        <w:tc>
          <w:tcPr>
            <w:tcW w:w="18.14%" w:type="pct"/>
            <w:vAlign w:val="center"/>
          </w:tcPr>
          <w:p w14:paraId="1AC0A8AC" w14:textId="77777777" w:rsidR="00000000" w:rsidRDefault="00000000">
            <w:pPr>
              <w:spacing w:line="18pt" w:lineRule="auto"/>
              <w:jc w:val="center"/>
              <w:rPr>
                <w:lang w:val="zh-CN"/>
              </w:rPr>
            </w:pPr>
          </w:p>
        </w:tc>
        <w:tc>
          <w:tcPr>
            <w:tcW w:w="19.74%" w:type="pct"/>
            <w:vMerge/>
            <w:vAlign w:val="center"/>
          </w:tcPr>
          <w:p w14:paraId="6C137D89" w14:textId="77777777" w:rsidR="00000000" w:rsidRDefault="00000000">
            <w:pPr>
              <w:spacing w:line="18pt" w:lineRule="auto"/>
              <w:jc w:val="center"/>
              <w:rPr>
                <w:lang w:val="zh-CN"/>
              </w:rPr>
            </w:pPr>
          </w:p>
        </w:tc>
      </w:tr>
      <w:tr w:rsidR="00000000" w14:paraId="2006C970" w14:textId="77777777">
        <w:trPr>
          <w:trHeight w:val="522"/>
        </w:trPr>
        <w:tc>
          <w:tcPr>
            <w:tcW w:w="7.64%" w:type="pct"/>
            <w:vAlign w:val="center"/>
          </w:tcPr>
          <w:p w14:paraId="7267CD8C" w14:textId="77777777" w:rsidR="00000000" w:rsidRDefault="00000000">
            <w:pPr>
              <w:widowControl/>
              <w:numPr>
                <w:ilvl w:val="0"/>
                <w:numId w:val="55"/>
              </w:numPr>
              <w:tabs>
                <w:tab w:val="clear" w:pos="0pt"/>
              </w:tabs>
              <w:jc w:val="center"/>
              <w:rPr>
                <w:rFonts w:hint="eastAsia"/>
              </w:rPr>
            </w:pPr>
          </w:p>
        </w:tc>
        <w:tc>
          <w:tcPr>
            <w:tcW w:w="34.94%" w:type="pct"/>
            <w:vAlign w:val="center"/>
          </w:tcPr>
          <w:p w14:paraId="13455951" w14:textId="77777777" w:rsidR="00000000" w:rsidRDefault="00000000">
            <w:pPr>
              <w:spacing w:line="18pt" w:lineRule="auto"/>
              <w:jc w:val="center"/>
            </w:pPr>
            <w:r>
              <w:t>通风空调监控子系统</w:t>
            </w:r>
          </w:p>
        </w:tc>
        <w:tc>
          <w:tcPr>
            <w:tcW w:w="19.48%" w:type="pct"/>
            <w:vAlign w:val="center"/>
          </w:tcPr>
          <w:p w14:paraId="668029CD" w14:textId="77777777" w:rsidR="00000000" w:rsidRDefault="00000000">
            <w:pPr>
              <w:spacing w:line="18pt" w:lineRule="auto"/>
              <w:jc w:val="center"/>
            </w:pPr>
            <w:r>
              <w:rPr>
                <w:rFonts w:hint="eastAsia"/>
              </w:rPr>
              <w:t>应具备</w:t>
            </w:r>
          </w:p>
        </w:tc>
        <w:tc>
          <w:tcPr>
            <w:tcW w:w="18.14%" w:type="pct"/>
            <w:vAlign w:val="center"/>
          </w:tcPr>
          <w:p w14:paraId="5DD09236" w14:textId="77777777" w:rsidR="00000000" w:rsidRDefault="00000000">
            <w:pPr>
              <w:spacing w:line="18pt" w:lineRule="auto"/>
              <w:jc w:val="center"/>
              <w:rPr>
                <w:lang w:val="zh-CN"/>
              </w:rPr>
            </w:pPr>
          </w:p>
        </w:tc>
        <w:tc>
          <w:tcPr>
            <w:tcW w:w="19.74%" w:type="pct"/>
            <w:vMerge/>
            <w:vAlign w:val="center"/>
          </w:tcPr>
          <w:p w14:paraId="2585FB4F" w14:textId="77777777" w:rsidR="00000000" w:rsidRDefault="00000000">
            <w:pPr>
              <w:spacing w:line="18pt" w:lineRule="auto"/>
              <w:jc w:val="center"/>
            </w:pPr>
          </w:p>
        </w:tc>
      </w:tr>
      <w:tr w:rsidR="00000000" w14:paraId="162DF90D" w14:textId="77777777">
        <w:trPr>
          <w:trHeight w:val="522"/>
        </w:trPr>
        <w:tc>
          <w:tcPr>
            <w:tcW w:w="7.64%" w:type="pct"/>
            <w:vAlign w:val="center"/>
          </w:tcPr>
          <w:p w14:paraId="3F6A88F5" w14:textId="77777777" w:rsidR="00000000" w:rsidRDefault="00000000">
            <w:pPr>
              <w:widowControl/>
              <w:numPr>
                <w:ilvl w:val="0"/>
                <w:numId w:val="55"/>
              </w:numPr>
              <w:tabs>
                <w:tab w:val="clear" w:pos="0pt"/>
              </w:tabs>
              <w:jc w:val="center"/>
              <w:rPr>
                <w:rFonts w:hint="eastAsia"/>
              </w:rPr>
            </w:pPr>
          </w:p>
        </w:tc>
        <w:tc>
          <w:tcPr>
            <w:tcW w:w="34.94%" w:type="pct"/>
            <w:vAlign w:val="center"/>
          </w:tcPr>
          <w:p w14:paraId="7514EC7A" w14:textId="77777777" w:rsidR="00000000" w:rsidRDefault="00000000">
            <w:pPr>
              <w:spacing w:line="18pt" w:lineRule="auto"/>
              <w:jc w:val="center"/>
            </w:pPr>
            <w:r>
              <w:t>安防监控子系统</w:t>
            </w:r>
          </w:p>
        </w:tc>
        <w:tc>
          <w:tcPr>
            <w:tcW w:w="19.48%" w:type="pct"/>
            <w:vAlign w:val="center"/>
          </w:tcPr>
          <w:p w14:paraId="3EC0FD7B" w14:textId="77777777" w:rsidR="00000000" w:rsidRDefault="00000000">
            <w:pPr>
              <w:spacing w:line="18pt" w:lineRule="auto"/>
              <w:jc w:val="center"/>
            </w:pPr>
            <w:r>
              <w:rPr>
                <w:rFonts w:hint="eastAsia"/>
              </w:rPr>
              <w:t>应具备</w:t>
            </w:r>
          </w:p>
        </w:tc>
        <w:tc>
          <w:tcPr>
            <w:tcW w:w="18.14%" w:type="pct"/>
            <w:vAlign w:val="center"/>
          </w:tcPr>
          <w:p w14:paraId="0CC92696" w14:textId="77777777" w:rsidR="00000000" w:rsidRDefault="00000000">
            <w:pPr>
              <w:spacing w:line="18pt" w:lineRule="auto"/>
              <w:jc w:val="center"/>
              <w:rPr>
                <w:lang w:val="zh-CN"/>
              </w:rPr>
            </w:pPr>
          </w:p>
        </w:tc>
        <w:tc>
          <w:tcPr>
            <w:tcW w:w="19.74%" w:type="pct"/>
            <w:vMerge/>
            <w:vAlign w:val="center"/>
          </w:tcPr>
          <w:p w14:paraId="1BDA063C" w14:textId="77777777" w:rsidR="00000000" w:rsidRDefault="00000000">
            <w:pPr>
              <w:spacing w:line="18pt" w:lineRule="auto"/>
              <w:jc w:val="center"/>
            </w:pPr>
          </w:p>
        </w:tc>
      </w:tr>
      <w:tr w:rsidR="00000000" w14:paraId="4A433B6B" w14:textId="77777777">
        <w:trPr>
          <w:trHeight w:val="522"/>
        </w:trPr>
        <w:tc>
          <w:tcPr>
            <w:tcW w:w="7.64%" w:type="pct"/>
            <w:vAlign w:val="center"/>
          </w:tcPr>
          <w:p w14:paraId="7CB8259C" w14:textId="77777777" w:rsidR="00000000" w:rsidRDefault="00000000">
            <w:pPr>
              <w:widowControl/>
              <w:numPr>
                <w:ilvl w:val="0"/>
                <w:numId w:val="55"/>
              </w:numPr>
              <w:tabs>
                <w:tab w:val="clear" w:pos="0pt"/>
              </w:tabs>
              <w:jc w:val="center"/>
              <w:rPr>
                <w:rFonts w:hint="eastAsia"/>
              </w:rPr>
            </w:pPr>
          </w:p>
        </w:tc>
        <w:tc>
          <w:tcPr>
            <w:tcW w:w="34.94%" w:type="pct"/>
            <w:vAlign w:val="center"/>
          </w:tcPr>
          <w:p w14:paraId="3F87D339" w14:textId="77777777" w:rsidR="00000000" w:rsidRDefault="00000000">
            <w:pPr>
              <w:spacing w:line="18pt" w:lineRule="auto"/>
              <w:jc w:val="center"/>
            </w:pPr>
            <w:r>
              <w:t>视频监控及环境监控子系统（含门禁）</w:t>
            </w:r>
          </w:p>
        </w:tc>
        <w:tc>
          <w:tcPr>
            <w:tcW w:w="19.48%" w:type="pct"/>
            <w:vAlign w:val="center"/>
          </w:tcPr>
          <w:p w14:paraId="58BF0DCB" w14:textId="77777777" w:rsidR="00000000" w:rsidRDefault="00000000">
            <w:pPr>
              <w:spacing w:line="18pt" w:lineRule="auto"/>
              <w:jc w:val="center"/>
            </w:pPr>
            <w:r>
              <w:rPr>
                <w:rFonts w:hint="eastAsia"/>
              </w:rPr>
              <w:t>应具备</w:t>
            </w:r>
          </w:p>
        </w:tc>
        <w:tc>
          <w:tcPr>
            <w:tcW w:w="18.14%" w:type="pct"/>
            <w:vAlign w:val="center"/>
          </w:tcPr>
          <w:p w14:paraId="348107A7" w14:textId="77777777" w:rsidR="00000000" w:rsidRDefault="00000000">
            <w:pPr>
              <w:spacing w:line="18pt" w:lineRule="auto"/>
              <w:jc w:val="center"/>
              <w:rPr>
                <w:lang w:val="zh-CN"/>
              </w:rPr>
            </w:pPr>
            <w:r>
              <w:rPr>
                <w:rFonts w:hint="eastAsia"/>
              </w:rPr>
              <w:t>应具备</w:t>
            </w:r>
          </w:p>
        </w:tc>
        <w:tc>
          <w:tcPr>
            <w:tcW w:w="19.74%" w:type="pct"/>
            <w:vMerge/>
            <w:vAlign w:val="center"/>
          </w:tcPr>
          <w:p w14:paraId="550F6284" w14:textId="77777777" w:rsidR="00000000" w:rsidRDefault="00000000">
            <w:pPr>
              <w:spacing w:line="18pt" w:lineRule="auto"/>
              <w:jc w:val="center"/>
            </w:pPr>
          </w:p>
        </w:tc>
      </w:tr>
      <w:tr w:rsidR="00000000" w14:paraId="7A080E4B" w14:textId="77777777">
        <w:trPr>
          <w:trHeight w:val="522"/>
        </w:trPr>
        <w:tc>
          <w:tcPr>
            <w:tcW w:w="7.64%" w:type="pct"/>
            <w:vAlign w:val="center"/>
          </w:tcPr>
          <w:p w14:paraId="104B4D11" w14:textId="77777777" w:rsidR="00000000" w:rsidRDefault="00000000">
            <w:pPr>
              <w:widowControl/>
              <w:numPr>
                <w:ilvl w:val="0"/>
                <w:numId w:val="55"/>
              </w:numPr>
              <w:tabs>
                <w:tab w:val="clear" w:pos="0pt"/>
              </w:tabs>
              <w:jc w:val="center"/>
              <w:rPr>
                <w:rFonts w:hint="eastAsia"/>
              </w:rPr>
            </w:pPr>
          </w:p>
        </w:tc>
        <w:tc>
          <w:tcPr>
            <w:tcW w:w="34.94%" w:type="pct"/>
            <w:vAlign w:val="center"/>
          </w:tcPr>
          <w:p w14:paraId="33D84CCF" w14:textId="77777777" w:rsidR="00000000" w:rsidRDefault="00000000">
            <w:pPr>
              <w:spacing w:line="18pt" w:lineRule="auto"/>
              <w:jc w:val="center"/>
            </w:pPr>
            <w:r>
              <w:t>雷达光电监管及边界警示子系统</w:t>
            </w:r>
          </w:p>
        </w:tc>
        <w:tc>
          <w:tcPr>
            <w:tcW w:w="19.48%" w:type="pct"/>
            <w:vAlign w:val="center"/>
          </w:tcPr>
          <w:p w14:paraId="0C076D8E" w14:textId="77777777" w:rsidR="00000000" w:rsidRDefault="00000000">
            <w:pPr>
              <w:spacing w:line="18pt" w:lineRule="auto"/>
              <w:jc w:val="center"/>
            </w:pPr>
            <w:r>
              <w:rPr>
                <w:rFonts w:hint="eastAsia"/>
              </w:rPr>
              <w:t>应具备</w:t>
            </w:r>
          </w:p>
        </w:tc>
        <w:tc>
          <w:tcPr>
            <w:tcW w:w="18.14%" w:type="pct"/>
            <w:vAlign w:val="center"/>
          </w:tcPr>
          <w:p w14:paraId="14029796" w14:textId="77777777" w:rsidR="00000000" w:rsidRDefault="00000000">
            <w:pPr>
              <w:spacing w:line="18pt" w:lineRule="auto"/>
              <w:jc w:val="center"/>
              <w:rPr>
                <w:lang w:val="zh-CN"/>
              </w:rPr>
            </w:pPr>
            <w:r>
              <w:rPr>
                <w:rFonts w:hint="eastAsia"/>
              </w:rPr>
              <w:t>应具备</w:t>
            </w:r>
          </w:p>
        </w:tc>
        <w:tc>
          <w:tcPr>
            <w:tcW w:w="19.74%" w:type="pct"/>
            <w:vMerge/>
            <w:vAlign w:val="center"/>
          </w:tcPr>
          <w:p w14:paraId="427E1568" w14:textId="77777777" w:rsidR="00000000" w:rsidRDefault="00000000">
            <w:pPr>
              <w:spacing w:line="18pt" w:lineRule="auto"/>
              <w:jc w:val="center"/>
            </w:pPr>
          </w:p>
        </w:tc>
      </w:tr>
      <w:tr w:rsidR="00000000" w14:paraId="19D66A5B" w14:textId="77777777">
        <w:trPr>
          <w:trHeight w:val="522"/>
        </w:trPr>
        <w:tc>
          <w:tcPr>
            <w:tcW w:w="7.64%" w:type="pct"/>
            <w:vAlign w:val="center"/>
          </w:tcPr>
          <w:p w14:paraId="22195972" w14:textId="77777777" w:rsidR="00000000" w:rsidRDefault="00000000">
            <w:pPr>
              <w:widowControl/>
              <w:numPr>
                <w:ilvl w:val="0"/>
                <w:numId w:val="55"/>
              </w:numPr>
              <w:tabs>
                <w:tab w:val="clear" w:pos="0pt"/>
              </w:tabs>
              <w:jc w:val="center"/>
              <w:rPr>
                <w:rFonts w:hint="eastAsia"/>
              </w:rPr>
            </w:pPr>
          </w:p>
        </w:tc>
        <w:tc>
          <w:tcPr>
            <w:tcW w:w="34.94%" w:type="pct"/>
            <w:vAlign w:val="center"/>
          </w:tcPr>
          <w:p w14:paraId="41892A2E" w14:textId="77777777" w:rsidR="00000000" w:rsidRDefault="00000000">
            <w:pPr>
              <w:spacing w:line="18pt" w:lineRule="auto"/>
              <w:jc w:val="center"/>
            </w:pPr>
            <w:r>
              <w:t>海域预警子系统</w:t>
            </w:r>
          </w:p>
        </w:tc>
        <w:tc>
          <w:tcPr>
            <w:tcW w:w="19.48%" w:type="pct"/>
            <w:vAlign w:val="center"/>
          </w:tcPr>
          <w:p w14:paraId="4623F04A" w14:textId="77777777" w:rsidR="00000000" w:rsidRDefault="00000000">
            <w:pPr>
              <w:spacing w:line="18pt" w:lineRule="auto"/>
              <w:jc w:val="center"/>
            </w:pPr>
            <w:r>
              <w:rPr>
                <w:rFonts w:hint="eastAsia"/>
              </w:rPr>
              <w:t>应具备</w:t>
            </w:r>
          </w:p>
        </w:tc>
        <w:tc>
          <w:tcPr>
            <w:tcW w:w="18.14%" w:type="pct"/>
            <w:vAlign w:val="center"/>
          </w:tcPr>
          <w:p w14:paraId="6BC62EF5" w14:textId="77777777" w:rsidR="00000000" w:rsidRDefault="00000000">
            <w:pPr>
              <w:spacing w:line="18pt" w:lineRule="auto"/>
              <w:jc w:val="center"/>
              <w:rPr>
                <w:lang w:val="zh-CN"/>
              </w:rPr>
            </w:pPr>
            <w:r>
              <w:rPr>
                <w:rFonts w:hint="eastAsia"/>
              </w:rPr>
              <w:t>应具备</w:t>
            </w:r>
          </w:p>
        </w:tc>
        <w:tc>
          <w:tcPr>
            <w:tcW w:w="19.74%" w:type="pct"/>
            <w:vMerge/>
            <w:vAlign w:val="center"/>
          </w:tcPr>
          <w:p w14:paraId="2D04524F" w14:textId="77777777" w:rsidR="00000000" w:rsidRDefault="00000000">
            <w:pPr>
              <w:spacing w:line="18pt" w:lineRule="auto"/>
              <w:jc w:val="center"/>
            </w:pPr>
          </w:p>
        </w:tc>
      </w:tr>
      <w:tr w:rsidR="00000000" w14:paraId="3D84FE82" w14:textId="77777777">
        <w:trPr>
          <w:trHeight w:val="522"/>
        </w:trPr>
        <w:tc>
          <w:tcPr>
            <w:tcW w:w="7.64%" w:type="pct"/>
            <w:vAlign w:val="center"/>
          </w:tcPr>
          <w:p w14:paraId="51BAEDBD" w14:textId="77777777" w:rsidR="00000000" w:rsidRDefault="00000000">
            <w:pPr>
              <w:widowControl/>
              <w:numPr>
                <w:ilvl w:val="0"/>
                <w:numId w:val="55"/>
              </w:numPr>
              <w:tabs>
                <w:tab w:val="clear" w:pos="0pt"/>
              </w:tabs>
              <w:jc w:val="center"/>
              <w:rPr>
                <w:rFonts w:hint="eastAsia"/>
              </w:rPr>
            </w:pPr>
          </w:p>
        </w:tc>
        <w:tc>
          <w:tcPr>
            <w:tcW w:w="34.94%" w:type="pct"/>
            <w:vAlign w:val="center"/>
          </w:tcPr>
          <w:p w14:paraId="0B3F4CD8" w14:textId="77777777" w:rsidR="00000000" w:rsidRDefault="00000000">
            <w:pPr>
              <w:spacing w:line="18pt" w:lineRule="auto"/>
              <w:jc w:val="center"/>
            </w:pPr>
            <w:r>
              <w:t>微型气象站</w:t>
            </w:r>
          </w:p>
        </w:tc>
        <w:tc>
          <w:tcPr>
            <w:tcW w:w="19.48%" w:type="pct"/>
            <w:vAlign w:val="center"/>
          </w:tcPr>
          <w:p w14:paraId="1673C480" w14:textId="77777777" w:rsidR="00000000" w:rsidRDefault="00000000">
            <w:pPr>
              <w:spacing w:line="18pt" w:lineRule="auto"/>
              <w:jc w:val="center"/>
            </w:pPr>
            <w:r>
              <w:rPr>
                <w:rFonts w:hint="eastAsia"/>
              </w:rPr>
              <w:t>应具备</w:t>
            </w:r>
          </w:p>
        </w:tc>
        <w:tc>
          <w:tcPr>
            <w:tcW w:w="18.14%" w:type="pct"/>
            <w:vAlign w:val="center"/>
          </w:tcPr>
          <w:p w14:paraId="724627A8" w14:textId="77777777" w:rsidR="00000000" w:rsidRDefault="00000000">
            <w:pPr>
              <w:spacing w:line="18pt" w:lineRule="auto"/>
              <w:jc w:val="center"/>
            </w:pPr>
          </w:p>
        </w:tc>
        <w:tc>
          <w:tcPr>
            <w:tcW w:w="19.74%" w:type="pct"/>
            <w:vMerge/>
            <w:vAlign w:val="center"/>
          </w:tcPr>
          <w:p w14:paraId="086C4AFA" w14:textId="77777777" w:rsidR="00000000" w:rsidRDefault="00000000">
            <w:pPr>
              <w:spacing w:line="18pt" w:lineRule="auto"/>
              <w:jc w:val="center"/>
            </w:pPr>
          </w:p>
        </w:tc>
      </w:tr>
      <w:tr w:rsidR="00000000" w14:paraId="4460DF66" w14:textId="77777777">
        <w:trPr>
          <w:trHeight w:val="522"/>
        </w:trPr>
        <w:tc>
          <w:tcPr>
            <w:tcW w:w="7.64%" w:type="pct"/>
            <w:vAlign w:val="center"/>
          </w:tcPr>
          <w:p w14:paraId="3224A914" w14:textId="77777777" w:rsidR="00000000" w:rsidRDefault="00000000">
            <w:pPr>
              <w:widowControl/>
              <w:numPr>
                <w:ilvl w:val="0"/>
                <w:numId w:val="55"/>
              </w:numPr>
              <w:tabs>
                <w:tab w:val="clear" w:pos="0pt"/>
              </w:tabs>
              <w:jc w:val="center"/>
              <w:rPr>
                <w:rFonts w:hint="eastAsia"/>
              </w:rPr>
            </w:pPr>
          </w:p>
        </w:tc>
        <w:tc>
          <w:tcPr>
            <w:tcW w:w="34.94%" w:type="pct"/>
            <w:vAlign w:val="center"/>
          </w:tcPr>
          <w:p w14:paraId="437734AA" w14:textId="77777777" w:rsidR="00000000" w:rsidRDefault="00000000">
            <w:pPr>
              <w:spacing w:line="18pt" w:lineRule="auto"/>
              <w:jc w:val="center"/>
            </w:pPr>
            <w:r>
              <w:t>变压器在线监测终端</w:t>
            </w:r>
            <w:r>
              <w:rPr>
                <w:rFonts w:hint="eastAsia"/>
              </w:rPr>
              <w:t>及后台人机界面</w:t>
            </w:r>
          </w:p>
        </w:tc>
        <w:tc>
          <w:tcPr>
            <w:tcW w:w="19.48%" w:type="pct"/>
            <w:vAlign w:val="center"/>
          </w:tcPr>
          <w:p w14:paraId="4F2C33C6" w14:textId="77777777" w:rsidR="00000000" w:rsidRDefault="00000000">
            <w:pPr>
              <w:spacing w:line="18pt" w:lineRule="auto"/>
              <w:jc w:val="center"/>
            </w:pPr>
            <w:r>
              <w:rPr>
                <w:rFonts w:hint="eastAsia"/>
              </w:rPr>
              <w:t>应具备</w:t>
            </w:r>
          </w:p>
        </w:tc>
        <w:tc>
          <w:tcPr>
            <w:tcW w:w="18.14%" w:type="pct"/>
            <w:vAlign w:val="center"/>
          </w:tcPr>
          <w:p w14:paraId="6DCB20D9" w14:textId="77777777" w:rsidR="00000000" w:rsidRDefault="00000000">
            <w:pPr>
              <w:spacing w:line="18pt" w:lineRule="auto"/>
              <w:jc w:val="center"/>
              <w:rPr>
                <w:lang w:val="zh-CN"/>
              </w:rPr>
            </w:pPr>
            <w:r>
              <w:rPr>
                <w:rFonts w:hint="eastAsia"/>
              </w:rPr>
              <w:t>应具备</w:t>
            </w:r>
          </w:p>
        </w:tc>
        <w:tc>
          <w:tcPr>
            <w:tcW w:w="19.74%" w:type="pct"/>
            <w:vMerge/>
            <w:vAlign w:val="center"/>
          </w:tcPr>
          <w:p w14:paraId="24B81095" w14:textId="77777777" w:rsidR="00000000" w:rsidRDefault="00000000">
            <w:pPr>
              <w:spacing w:line="18pt" w:lineRule="auto"/>
              <w:jc w:val="center"/>
            </w:pPr>
          </w:p>
        </w:tc>
      </w:tr>
      <w:tr w:rsidR="00000000" w14:paraId="106B1673" w14:textId="77777777">
        <w:trPr>
          <w:trHeight w:val="522"/>
        </w:trPr>
        <w:tc>
          <w:tcPr>
            <w:tcW w:w="7.64%" w:type="pct"/>
            <w:vAlign w:val="center"/>
          </w:tcPr>
          <w:p w14:paraId="53671988" w14:textId="77777777" w:rsidR="00000000" w:rsidRDefault="00000000">
            <w:pPr>
              <w:widowControl/>
              <w:numPr>
                <w:ilvl w:val="0"/>
                <w:numId w:val="55"/>
              </w:numPr>
              <w:tabs>
                <w:tab w:val="clear" w:pos="0pt"/>
              </w:tabs>
              <w:jc w:val="center"/>
              <w:rPr>
                <w:rFonts w:hint="eastAsia"/>
              </w:rPr>
            </w:pPr>
          </w:p>
        </w:tc>
        <w:tc>
          <w:tcPr>
            <w:tcW w:w="34.94%" w:type="pct"/>
            <w:vAlign w:val="center"/>
          </w:tcPr>
          <w:p w14:paraId="354B4934" w14:textId="77777777" w:rsidR="00000000" w:rsidRDefault="00000000">
            <w:pPr>
              <w:spacing w:line="18pt" w:lineRule="auto"/>
              <w:jc w:val="center"/>
            </w:pPr>
            <w:r>
              <w:t>开关在线监测终端</w:t>
            </w:r>
            <w:r>
              <w:rPr>
                <w:rFonts w:hint="eastAsia"/>
              </w:rPr>
              <w:t>及后台人机界面</w:t>
            </w:r>
          </w:p>
        </w:tc>
        <w:tc>
          <w:tcPr>
            <w:tcW w:w="19.48%" w:type="pct"/>
            <w:vAlign w:val="center"/>
          </w:tcPr>
          <w:p w14:paraId="24441EB8" w14:textId="77777777" w:rsidR="00000000" w:rsidRDefault="00000000">
            <w:pPr>
              <w:spacing w:line="18pt" w:lineRule="auto"/>
              <w:jc w:val="center"/>
            </w:pPr>
            <w:r>
              <w:rPr>
                <w:rFonts w:hint="eastAsia"/>
              </w:rPr>
              <w:t>应具备</w:t>
            </w:r>
          </w:p>
        </w:tc>
        <w:tc>
          <w:tcPr>
            <w:tcW w:w="18.14%" w:type="pct"/>
            <w:vAlign w:val="center"/>
          </w:tcPr>
          <w:p w14:paraId="645B2F9D" w14:textId="77777777" w:rsidR="00000000" w:rsidRDefault="00000000">
            <w:pPr>
              <w:spacing w:line="18pt" w:lineRule="auto"/>
              <w:jc w:val="center"/>
              <w:rPr>
                <w:lang w:val="zh-CN"/>
              </w:rPr>
            </w:pPr>
            <w:r>
              <w:rPr>
                <w:rFonts w:hint="eastAsia"/>
              </w:rPr>
              <w:t>应具备</w:t>
            </w:r>
          </w:p>
        </w:tc>
        <w:tc>
          <w:tcPr>
            <w:tcW w:w="19.74%" w:type="pct"/>
            <w:vMerge/>
            <w:vAlign w:val="center"/>
          </w:tcPr>
          <w:p w14:paraId="193E91C6" w14:textId="77777777" w:rsidR="00000000" w:rsidRDefault="00000000">
            <w:pPr>
              <w:spacing w:line="18pt" w:lineRule="auto"/>
              <w:jc w:val="center"/>
            </w:pPr>
          </w:p>
        </w:tc>
      </w:tr>
      <w:tr w:rsidR="00000000" w14:paraId="028CA34E" w14:textId="77777777">
        <w:trPr>
          <w:trHeight w:val="522"/>
        </w:trPr>
        <w:tc>
          <w:tcPr>
            <w:tcW w:w="7.64%" w:type="pct"/>
            <w:vAlign w:val="center"/>
          </w:tcPr>
          <w:p w14:paraId="7748F21F" w14:textId="77777777" w:rsidR="00000000" w:rsidRDefault="00000000">
            <w:pPr>
              <w:widowControl/>
              <w:numPr>
                <w:ilvl w:val="0"/>
                <w:numId w:val="55"/>
              </w:numPr>
              <w:tabs>
                <w:tab w:val="clear" w:pos="0pt"/>
              </w:tabs>
              <w:jc w:val="center"/>
              <w:rPr>
                <w:rFonts w:hint="eastAsia"/>
              </w:rPr>
            </w:pPr>
          </w:p>
        </w:tc>
        <w:tc>
          <w:tcPr>
            <w:tcW w:w="34.94%" w:type="pct"/>
            <w:vAlign w:val="center"/>
          </w:tcPr>
          <w:p w14:paraId="447D7FE1" w14:textId="77777777" w:rsidR="00000000" w:rsidRDefault="00000000">
            <w:pPr>
              <w:spacing w:line="18pt" w:lineRule="auto"/>
              <w:jc w:val="center"/>
            </w:pPr>
            <w:r>
              <w:t>避雷器在线监测终端</w:t>
            </w:r>
            <w:r>
              <w:rPr>
                <w:rFonts w:hint="eastAsia"/>
              </w:rPr>
              <w:t>及后台人机界面</w:t>
            </w:r>
          </w:p>
        </w:tc>
        <w:tc>
          <w:tcPr>
            <w:tcW w:w="19.48%" w:type="pct"/>
            <w:vAlign w:val="center"/>
          </w:tcPr>
          <w:p w14:paraId="1D9FB4E1" w14:textId="77777777" w:rsidR="00000000" w:rsidRDefault="00000000">
            <w:pPr>
              <w:spacing w:line="18pt" w:lineRule="auto"/>
              <w:jc w:val="center"/>
            </w:pPr>
            <w:r>
              <w:rPr>
                <w:rFonts w:hint="eastAsia"/>
              </w:rPr>
              <w:t>应具备</w:t>
            </w:r>
          </w:p>
        </w:tc>
        <w:tc>
          <w:tcPr>
            <w:tcW w:w="18.14%" w:type="pct"/>
            <w:vAlign w:val="center"/>
          </w:tcPr>
          <w:p w14:paraId="12EAE2EC" w14:textId="77777777" w:rsidR="00000000" w:rsidRDefault="00000000">
            <w:pPr>
              <w:spacing w:line="18pt" w:lineRule="auto"/>
              <w:jc w:val="center"/>
              <w:rPr>
                <w:lang w:val="zh-CN"/>
              </w:rPr>
            </w:pPr>
            <w:r>
              <w:rPr>
                <w:rFonts w:hint="eastAsia"/>
              </w:rPr>
              <w:t>应具备</w:t>
            </w:r>
          </w:p>
        </w:tc>
        <w:tc>
          <w:tcPr>
            <w:tcW w:w="19.74%" w:type="pct"/>
            <w:vMerge/>
            <w:vAlign w:val="center"/>
          </w:tcPr>
          <w:p w14:paraId="581040A3" w14:textId="77777777" w:rsidR="00000000" w:rsidRDefault="00000000">
            <w:pPr>
              <w:spacing w:line="18pt" w:lineRule="auto"/>
              <w:jc w:val="center"/>
            </w:pPr>
          </w:p>
        </w:tc>
      </w:tr>
      <w:tr w:rsidR="00000000" w14:paraId="21A0CF7B" w14:textId="77777777">
        <w:trPr>
          <w:trHeight w:val="522"/>
        </w:trPr>
        <w:tc>
          <w:tcPr>
            <w:tcW w:w="7.64%" w:type="pct"/>
            <w:vAlign w:val="center"/>
          </w:tcPr>
          <w:p w14:paraId="6861A500" w14:textId="77777777" w:rsidR="00000000" w:rsidRDefault="00000000">
            <w:pPr>
              <w:widowControl/>
              <w:numPr>
                <w:ilvl w:val="0"/>
                <w:numId w:val="55"/>
              </w:numPr>
              <w:tabs>
                <w:tab w:val="clear" w:pos="0pt"/>
              </w:tabs>
              <w:jc w:val="center"/>
              <w:rPr>
                <w:rFonts w:hint="eastAsia"/>
              </w:rPr>
            </w:pPr>
          </w:p>
        </w:tc>
        <w:tc>
          <w:tcPr>
            <w:tcW w:w="34.94%" w:type="pct"/>
            <w:vAlign w:val="center"/>
          </w:tcPr>
          <w:p w14:paraId="0503DDA7" w14:textId="77777777" w:rsidR="00000000" w:rsidRDefault="00000000">
            <w:pPr>
              <w:spacing w:line="18pt" w:lineRule="auto"/>
              <w:jc w:val="center"/>
            </w:pPr>
            <w:r>
              <w:t>数字化远传表计</w:t>
            </w:r>
            <w:r>
              <w:rPr>
                <w:rFonts w:hint="eastAsia"/>
              </w:rPr>
              <w:t>及后台人机界面</w:t>
            </w:r>
          </w:p>
        </w:tc>
        <w:tc>
          <w:tcPr>
            <w:tcW w:w="19.48%" w:type="pct"/>
            <w:vAlign w:val="center"/>
          </w:tcPr>
          <w:p w14:paraId="005B0253" w14:textId="77777777" w:rsidR="00000000" w:rsidRDefault="00000000">
            <w:pPr>
              <w:spacing w:line="18pt" w:lineRule="auto"/>
              <w:jc w:val="center"/>
            </w:pPr>
            <w:r>
              <w:rPr>
                <w:rFonts w:hint="eastAsia"/>
              </w:rPr>
              <w:t>应具备</w:t>
            </w:r>
          </w:p>
        </w:tc>
        <w:tc>
          <w:tcPr>
            <w:tcW w:w="18.14%" w:type="pct"/>
            <w:vAlign w:val="center"/>
          </w:tcPr>
          <w:p w14:paraId="3E74D589" w14:textId="77777777" w:rsidR="00000000" w:rsidRDefault="00000000">
            <w:pPr>
              <w:spacing w:line="18pt" w:lineRule="auto"/>
              <w:jc w:val="center"/>
              <w:rPr>
                <w:lang w:val="zh-CN"/>
              </w:rPr>
            </w:pPr>
            <w:r>
              <w:rPr>
                <w:rFonts w:hint="eastAsia"/>
              </w:rPr>
              <w:t>应具备</w:t>
            </w:r>
          </w:p>
        </w:tc>
        <w:tc>
          <w:tcPr>
            <w:tcW w:w="19.74%" w:type="pct"/>
            <w:vMerge/>
            <w:vAlign w:val="center"/>
          </w:tcPr>
          <w:p w14:paraId="2330C922" w14:textId="77777777" w:rsidR="00000000" w:rsidRDefault="00000000">
            <w:pPr>
              <w:spacing w:line="18pt" w:lineRule="auto"/>
              <w:jc w:val="center"/>
            </w:pPr>
          </w:p>
        </w:tc>
      </w:tr>
      <w:tr w:rsidR="00000000" w14:paraId="64E50A0A" w14:textId="77777777">
        <w:trPr>
          <w:trHeight w:val="522"/>
        </w:trPr>
        <w:tc>
          <w:tcPr>
            <w:tcW w:w="7.64%" w:type="pct"/>
            <w:vAlign w:val="center"/>
          </w:tcPr>
          <w:p w14:paraId="31446904" w14:textId="77777777" w:rsidR="00000000" w:rsidRDefault="00000000">
            <w:pPr>
              <w:widowControl/>
              <w:numPr>
                <w:ilvl w:val="0"/>
                <w:numId w:val="55"/>
              </w:numPr>
              <w:tabs>
                <w:tab w:val="clear" w:pos="0pt"/>
              </w:tabs>
              <w:jc w:val="center"/>
              <w:rPr>
                <w:rFonts w:hint="eastAsia"/>
              </w:rPr>
            </w:pPr>
          </w:p>
        </w:tc>
        <w:tc>
          <w:tcPr>
            <w:tcW w:w="34.94%" w:type="pct"/>
            <w:vAlign w:val="center"/>
          </w:tcPr>
          <w:p w14:paraId="287D954C" w14:textId="77777777" w:rsidR="00000000" w:rsidRDefault="00000000">
            <w:pPr>
              <w:spacing w:line="18pt" w:lineRule="auto"/>
              <w:jc w:val="center"/>
            </w:pPr>
            <w:r>
              <w:t>智能巡视终端</w:t>
            </w:r>
          </w:p>
        </w:tc>
        <w:tc>
          <w:tcPr>
            <w:tcW w:w="19.48%" w:type="pct"/>
            <w:vAlign w:val="center"/>
          </w:tcPr>
          <w:p w14:paraId="74D54C17" w14:textId="77777777" w:rsidR="00000000" w:rsidRDefault="00000000">
            <w:pPr>
              <w:spacing w:line="18pt" w:lineRule="auto"/>
              <w:jc w:val="center"/>
            </w:pPr>
            <w:r>
              <w:rPr>
                <w:rFonts w:hint="eastAsia"/>
              </w:rPr>
              <w:t>应具备</w:t>
            </w:r>
          </w:p>
        </w:tc>
        <w:tc>
          <w:tcPr>
            <w:tcW w:w="18.14%" w:type="pct"/>
            <w:vAlign w:val="center"/>
          </w:tcPr>
          <w:p w14:paraId="35D4F323" w14:textId="77777777" w:rsidR="00000000" w:rsidRDefault="00000000">
            <w:pPr>
              <w:spacing w:line="18pt" w:lineRule="auto"/>
              <w:jc w:val="center"/>
            </w:pPr>
          </w:p>
        </w:tc>
        <w:tc>
          <w:tcPr>
            <w:tcW w:w="19.74%" w:type="pct"/>
            <w:vMerge/>
            <w:vAlign w:val="center"/>
          </w:tcPr>
          <w:p w14:paraId="45804507" w14:textId="77777777" w:rsidR="00000000" w:rsidRDefault="00000000">
            <w:pPr>
              <w:spacing w:line="18pt" w:lineRule="auto"/>
              <w:jc w:val="center"/>
            </w:pPr>
          </w:p>
        </w:tc>
      </w:tr>
      <w:tr w:rsidR="00000000" w14:paraId="6447B746" w14:textId="77777777">
        <w:trPr>
          <w:trHeight w:val="522"/>
        </w:trPr>
        <w:tc>
          <w:tcPr>
            <w:tcW w:w="7.64%" w:type="pct"/>
            <w:vAlign w:val="center"/>
          </w:tcPr>
          <w:p w14:paraId="41BEFC12" w14:textId="77777777" w:rsidR="00000000" w:rsidRDefault="00000000">
            <w:pPr>
              <w:widowControl/>
              <w:numPr>
                <w:ilvl w:val="0"/>
                <w:numId w:val="55"/>
              </w:numPr>
              <w:tabs>
                <w:tab w:val="clear" w:pos="0pt"/>
              </w:tabs>
              <w:jc w:val="center"/>
              <w:rPr>
                <w:rFonts w:hint="eastAsia"/>
              </w:rPr>
            </w:pPr>
          </w:p>
        </w:tc>
        <w:tc>
          <w:tcPr>
            <w:tcW w:w="34.94%" w:type="pct"/>
            <w:vAlign w:val="center"/>
          </w:tcPr>
          <w:p w14:paraId="56D92198" w14:textId="77777777" w:rsidR="00000000" w:rsidRDefault="00000000">
            <w:pPr>
              <w:spacing w:line="18pt" w:lineRule="auto"/>
              <w:jc w:val="center"/>
            </w:pPr>
            <w:r>
              <w:t>风机基础防腐蚀监测系统</w:t>
            </w:r>
          </w:p>
        </w:tc>
        <w:tc>
          <w:tcPr>
            <w:tcW w:w="19.48%" w:type="pct"/>
            <w:vAlign w:val="center"/>
          </w:tcPr>
          <w:p w14:paraId="62EAA300" w14:textId="77777777" w:rsidR="00000000" w:rsidRDefault="00000000">
            <w:pPr>
              <w:spacing w:line="18pt" w:lineRule="auto"/>
              <w:jc w:val="center"/>
            </w:pPr>
            <w:r>
              <w:rPr>
                <w:rFonts w:hint="eastAsia"/>
              </w:rPr>
              <w:t>应具备</w:t>
            </w:r>
          </w:p>
        </w:tc>
        <w:tc>
          <w:tcPr>
            <w:tcW w:w="18.14%" w:type="pct"/>
            <w:vAlign w:val="center"/>
          </w:tcPr>
          <w:p w14:paraId="5E7C2E96" w14:textId="77777777" w:rsidR="00000000" w:rsidRDefault="00000000">
            <w:pPr>
              <w:spacing w:line="18pt" w:lineRule="auto"/>
              <w:jc w:val="center"/>
            </w:pPr>
            <w:r>
              <w:rPr>
                <w:rFonts w:hint="eastAsia"/>
              </w:rPr>
              <w:t>应具备</w:t>
            </w:r>
          </w:p>
        </w:tc>
        <w:tc>
          <w:tcPr>
            <w:tcW w:w="19.74%" w:type="pct"/>
            <w:vMerge w:val="restart"/>
            <w:vAlign w:val="center"/>
          </w:tcPr>
          <w:p w14:paraId="5D14066F" w14:textId="77777777" w:rsidR="00000000" w:rsidRDefault="00000000">
            <w:pPr>
              <w:spacing w:line="18pt" w:lineRule="auto"/>
              <w:jc w:val="center"/>
            </w:pPr>
            <w:r>
              <w:rPr>
                <w:rFonts w:hint="eastAsia"/>
              </w:rPr>
              <w:t>深能汕尾红海湾六海上风电项目风场</w:t>
            </w:r>
            <w:r>
              <w:rPr>
                <w:rFonts w:hint="eastAsia"/>
              </w:rPr>
              <w:t>EPC</w:t>
            </w:r>
            <w:r>
              <w:rPr>
                <w:rFonts w:hint="eastAsia"/>
              </w:rPr>
              <w:t>总承包工程项目</w:t>
            </w:r>
          </w:p>
        </w:tc>
      </w:tr>
      <w:tr w:rsidR="00000000" w14:paraId="34162161" w14:textId="77777777">
        <w:trPr>
          <w:trHeight w:val="522"/>
        </w:trPr>
        <w:tc>
          <w:tcPr>
            <w:tcW w:w="7.64%" w:type="pct"/>
            <w:vAlign w:val="center"/>
          </w:tcPr>
          <w:p w14:paraId="2E4EE84D" w14:textId="77777777" w:rsidR="00000000" w:rsidRDefault="00000000">
            <w:pPr>
              <w:widowControl/>
              <w:numPr>
                <w:ilvl w:val="0"/>
                <w:numId w:val="55"/>
              </w:numPr>
              <w:tabs>
                <w:tab w:val="clear" w:pos="0pt"/>
              </w:tabs>
              <w:jc w:val="center"/>
              <w:rPr>
                <w:rFonts w:hint="eastAsia"/>
              </w:rPr>
            </w:pPr>
          </w:p>
        </w:tc>
        <w:tc>
          <w:tcPr>
            <w:tcW w:w="34.94%" w:type="pct"/>
            <w:vAlign w:val="center"/>
          </w:tcPr>
          <w:p w14:paraId="24328CB8" w14:textId="77777777" w:rsidR="00000000" w:rsidRDefault="00000000">
            <w:pPr>
              <w:spacing w:line="18pt" w:lineRule="auto"/>
              <w:jc w:val="center"/>
            </w:pPr>
            <w:r>
              <w:t>500kV</w:t>
            </w:r>
            <w:r>
              <w:t>和</w:t>
            </w:r>
            <w:r>
              <w:t>66kV</w:t>
            </w:r>
            <w:r>
              <w:t>海缆综合监测系统</w:t>
            </w:r>
          </w:p>
        </w:tc>
        <w:tc>
          <w:tcPr>
            <w:tcW w:w="19.48%" w:type="pct"/>
            <w:vAlign w:val="center"/>
          </w:tcPr>
          <w:p w14:paraId="424D31E8" w14:textId="77777777" w:rsidR="00000000" w:rsidRDefault="00000000">
            <w:pPr>
              <w:spacing w:line="18pt" w:lineRule="auto"/>
              <w:jc w:val="center"/>
            </w:pPr>
            <w:r>
              <w:rPr>
                <w:rFonts w:hint="eastAsia"/>
              </w:rPr>
              <w:t>应具备</w:t>
            </w:r>
          </w:p>
        </w:tc>
        <w:tc>
          <w:tcPr>
            <w:tcW w:w="18.14%" w:type="pct"/>
            <w:vAlign w:val="center"/>
          </w:tcPr>
          <w:p w14:paraId="26805A90" w14:textId="77777777" w:rsidR="00000000" w:rsidRDefault="00000000">
            <w:pPr>
              <w:spacing w:line="18pt" w:lineRule="auto"/>
              <w:jc w:val="center"/>
            </w:pPr>
            <w:r>
              <w:rPr>
                <w:rFonts w:hint="eastAsia"/>
              </w:rPr>
              <w:t>应具备</w:t>
            </w:r>
          </w:p>
        </w:tc>
        <w:tc>
          <w:tcPr>
            <w:tcW w:w="19.74%" w:type="pct"/>
            <w:vMerge/>
            <w:vAlign w:val="center"/>
          </w:tcPr>
          <w:p w14:paraId="251F1284" w14:textId="77777777" w:rsidR="00000000" w:rsidRDefault="00000000">
            <w:pPr>
              <w:spacing w:line="18pt" w:lineRule="auto"/>
              <w:jc w:val="center"/>
            </w:pPr>
          </w:p>
        </w:tc>
      </w:tr>
      <w:tr w:rsidR="00000000" w14:paraId="75C4E999" w14:textId="77777777">
        <w:trPr>
          <w:trHeight w:val="522"/>
        </w:trPr>
        <w:tc>
          <w:tcPr>
            <w:tcW w:w="7.64%" w:type="pct"/>
            <w:vAlign w:val="center"/>
          </w:tcPr>
          <w:p w14:paraId="500B4E65" w14:textId="77777777" w:rsidR="00000000" w:rsidRDefault="00000000">
            <w:pPr>
              <w:widowControl/>
              <w:numPr>
                <w:ilvl w:val="0"/>
                <w:numId w:val="55"/>
              </w:numPr>
              <w:tabs>
                <w:tab w:val="clear" w:pos="0pt"/>
              </w:tabs>
              <w:jc w:val="center"/>
              <w:rPr>
                <w:rFonts w:hint="eastAsia"/>
              </w:rPr>
            </w:pPr>
          </w:p>
        </w:tc>
        <w:tc>
          <w:tcPr>
            <w:tcW w:w="34.94%" w:type="pct"/>
            <w:vAlign w:val="center"/>
          </w:tcPr>
          <w:p w14:paraId="5CCB4F75" w14:textId="77777777" w:rsidR="00000000" w:rsidRDefault="00000000">
            <w:pPr>
              <w:spacing w:line="18pt" w:lineRule="auto"/>
              <w:jc w:val="center"/>
            </w:pPr>
            <w:r>
              <w:t>海上升压站基础结构安全监测</w:t>
            </w:r>
          </w:p>
        </w:tc>
        <w:tc>
          <w:tcPr>
            <w:tcW w:w="19.48%" w:type="pct"/>
            <w:vAlign w:val="center"/>
          </w:tcPr>
          <w:p w14:paraId="7EB42260" w14:textId="77777777" w:rsidR="00000000" w:rsidRDefault="00000000">
            <w:pPr>
              <w:spacing w:line="18pt" w:lineRule="auto"/>
              <w:jc w:val="center"/>
            </w:pPr>
            <w:r>
              <w:rPr>
                <w:rFonts w:hint="eastAsia"/>
              </w:rPr>
              <w:t>应具备</w:t>
            </w:r>
          </w:p>
        </w:tc>
        <w:tc>
          <w:tcPr>
            <w:tcW w:w="18.14%" w:type="pct"/>
            <w:vAlign w:val="center"/>
          </w:tcPr>
          <w:p w14:paraId="5F97CC23" w14:textId="77777777" w:rsidR="00000000" w:rsidRDefault="00000000">
            <w:pPr>
              <w:spacing w:line="18pt" w:lineRule="auto"/>
              <w:jc w:val="center"/>
            </w:pPr>
            <w:r>
              <w:rPr>
                <w:rFonts w:hint="eastAsia"/>
              </w:rPr>
              <w:t>应具备</w:t>
            </w:r>
          </w:p>
        </w:tc>
        <w:tc>
          <w:tcPr>
            <w:tcW w:w="19.74%" w:type="pct"/>
            <w:vMerge w:val="restart"/>
            <w:vAlign w:val="center"/>
          </w:tcPr>
          <w:p w14:paraId="5D7F3FF1" w14:textId="77777777" w:rsidR="00000000" w:rsidRDefault="00000000">
            <w:pPr>
              <w:spacing w:line="18pt" w:lineRule="auto"/>
              <w:jc w:val="center"/>
            </w:pPr>
            <w:r>
              <w:rPr>
                <w:rFonts w:hint="eastAsia"/>
              </w:rPr>
              <w:t>深能汕尾红海湾六海上风电项目海上监测技术服务项目</w:t>
            </w:r>
          </w:p>
        </w:tc>
      </w:tr>
      <w:tr w:rsidR="00000000" w14:paraId="6386D2BC" w14:textId="77777777">
        <w:trPr>
          <w:trHeight w:val="522"/>
        </w:trPr>
        <w:tc>
          <w:tcPr>
            <w:tcW w:w="7.64%" w:type="pct"/>
            <w:vAlign w:val="center"/>
          </w:tcPr>
          <w:p w14:paraId="1E4285C0" w14:textId="77777777" w:rsidR="00000000" w:rsidRDefault="00000000">
            <w:pPr>
              <w:widowControl/>
              <w:numPr>
                <w:ilvl w:val="0"/>
                <w:numId w:val="55"/>
              </w:numPr>
              <w:tabs>
                <w:tab w:val="clear" w:pos="0pt"/>
              </w:tabs>
              <w:jc w:val="center"/>
              <w:rPr>
                <w:rFonts w:hint="eastAsia"/>
              </w:rPr>
            </w:pPr>
          </w:p>
        </w:tc>
        <w:tc>
          <w:tcPr>
            <w:tcW w:w="34.94%" w:type="pct"/>
            <w:vAlign w:val="center"/>
          </w:tcPr>
          <w:p w14:paraId="7911D144" w14:textId="77777777" w:rsidR="00000000" w:rsidRDefault="00000000">
            <w:pPr>
              <w:spacing w:line="18pt" w:lineRule="auto"/>
              <w:jc w:val="center"/>
            </w:pPr>
            <w:r>
              <w:t>海上无功补偿站基础结构安全监测</w:t>
            </w:r>
          </w:p>
        </w:tc>
        <w:tc>
          <w:tcPr>
            <w:tcW w:w="19.48%" w:type="pct"/>
            <w:vAlign w:val="center"/>
          </w:tcPr>
          <w:p w14:paraId="3B961896" w14:textId="77777777" w:rsidR="00000000" w:rsidRDefault="00000000">
            <w:pPr>
              <w:spacing w:line="18pt" w:lineRule="auto"/>
              <w:jc w:val="center"/>
            </w:pPr>
            <w:r>
              <w:rPr>
                <w:rFonts w:hint="eastAsia"/>
              </w:rPr>
              <w:t>应具备</w:t>
            </w:r>
          </w:p>
        </w:tc>
        <w:tc>
          <w:tcPr>
            <w:tcW w:w="18.14%" w:type="pct"/>
            <w:vAlign w:val="center"/>
          </w:tcPr>
          <w:p w14:paraId="083A0824" w14:textId="77777777" w:rsidR="00000000" w:rsidRDefault="00000000">
            <w:pPr>
              <w:spacing w:line="18pt" w:lineRule="auto"/>
              <w:jc w:val="center"/>
            </w:pPr>
            <w:r>
              <w:rPr>
                <w:rFonts w:hint="eastAsia"/>
              </w:rPr>
              <w:t>应具备</w:t>
            </w:r>
          </w:p>
        </w:tc>
        <w:tc>
          <w:tcPr>
            <w:tcW w:w="19.74%" w:type="pct"/>
            <w:vMerge/>
            <w:vAlign w:val="center"/>
          </w:tcPr>
          <w:p w14:paraId="3556F1CB" w14:textId="77777777" w:rsidR="00000000" w:rsidRDefault="00000000">
            <w:pPr>
              <w:spacing w:line="18pt" w:lineRule="auto"/>
              <w:jc w:val="center"/>
            </w:pPr>
          </w:p>
        </w:tc>
      </w:tr>
      <w:tr w:rsidR="00000000" w14:paraId="31BBCCFC" w14:textId="77777777">
        <w:trPr>
          <w:trHeight w:val="522"/>
        </w:trPr>
        <w:tc>
          <w:tcPr>
            <w:tcW w:w="7.64%" w:type="pct"/>
            <w:vAlign w:val="center"/>
          </w:tcPr>
          <w:p w14:paraId="464F55E8" w14:textId="77777777" w:rsidR="00000000" w:rsidRDefault="00000000">
            <w:pPr>
              <w:widowControl/>
              <w:numPr>
                <w:ilvl w:val="0"/>
                <w:numId w:val="55"/>
              </w:numPr>
              <w:tabs>
                <w:tab w:val="clear" w:pos="0pt"/>
              </w:tabs>
              <w:jc w:val="center"/>
              <w:rPr>
                <w:rFonts w:hint="eastAsia"/>
              </w:rPr>
            </w:pPr>
          </w:p>
        </w:tc>
        <w:tc>
          <w:tcPr>
            <w:tcW w:w="34.94%" w:type="pct"/>
            <w:vAlign w:val="center"/>
          </w:tcPr>
          <w:p w14:paraId="6C9F766D" w14:textId="77777777" w:rsidR="00000000" w:rsidRDefault="00000000">
            <w:pPr>
              <w:spacing w:line="18pt" w:lineRule="auto"/>
              <w:jc w:val="center"/>
            </w:pPr>
            <w:r>
              <w:t>海上风电机组支撑结构安全监测</w:t>
            </w:r>
          </w:p>
        </w:tc>
        <w:tc>
          <w:tcPr>
            <w:tcW w:w="19.48%" w:type="pct"/>
            <w:vAlign w:val="center"/>
          </w:tcPr>
          <w:p w14:paraId="3C8F28F0" w14:textId="77777777" w:rsidR="00000000" w:rsidRDefault="00000000">
            <w:pPr>
              <w:spacing w:line="18pt" w:lineRule="auto"/>
              <w:jc w:val="center"/>
            </w:pPr>
            <w:r>
              <w:rPr>
                <w:rFonts w:hint="eastAsia"/>
              </w:rPr>
              <w:t>应具备</w:t>
            </w:r>
          </w:p>
        </w:tc>
        <w:tc>
          <w:tcPr>
            <w:tcW w:w="18.14%" w:type="pct"/>
            <w:vAlign w:val="center"/>
          </w:tcPr>
          <w:p w14:paraId="5B22440C" w14:textId="77777777" w:rsidR="00000000" w:rsidRDefault="00000000">
            <w:pPr>
              <w:spacing w:line="18pt" w:lineRule="auto"/>
              <w:jc w:val="center"/>
            </w:pPr>
            <w:r>
              <w:rPr>
                <w:rFonts w:hint="eastAsia"/>
              </w:rPr>
              <w:t>应具备</w:t>
            </w:r>
          </w:p>
        </w:tc>
        <w:tc>
          <w:tcPr>
            <w:tcW w:w="19.74%" w:type="pct"/>
            <w:vMerge/>
            <w:vAlign w:val="center"/>
          </w:tcPr>
          <w:p w14:paraId="4C99576D" w14:textId="77777777" w:rsidR="00000000" w:rsidRDefault="00000000">
            <w:pPr>
              <w:spacing w:line="18pt" w:lineRule="auto"/>
              <w:jc w:val="center"/>
            </w:pPr>
          </w:p>
        </w:tc>
      </w:tr>
    </w:tbl>
    <w:p w14:paraId="0CB3B7F7" w14:textId="77777777" w:rsidR="00000000" w:rsidRDefault="00000000">
      <w:pPr>
        <w:pStyle w:val="20"/>
        <w:numPr>
          <w:ilvl w:val="1"/>
          <w:numId w:val="24"/>
        </w:numPr>
        <w:rPr>
          <w:rFonts w:hint="eastAsia"/>
        </w:rPr>
      </w:pPr>
      <w:r>
        <w:rPr>
          <w:rFonts w:hint="eastAsia"/>
        </w:rPr>
        <w:t>性能要求</w:t>
      </w:r>
    </w:p>
    <w:p w14:paraId="65A53F18" w14:textId="77777777" w:rsidR="00000000" w:rsidRDefault="00000000">
      <w:pPr>
        <w:pStyle w:val="3"/>
        <w:numPr>
          <w:ilvl w:val="2"/>
          <w:numId w:val="24"/>
        </w:numPr>
        <w:rPr>
          <w:rFonts w:hint="eastAsia"/>
          <w:kern w:val="44"/>
          <w:szCs w:val="24"/>
        </w:rPr>
      </w:pPr>
      <w:bookmarkStart w:id="7" w:name="_Toc10644701"/>
      <w:bookmarkStart w:id="8" w:name="_Toc161147385"/>
      <w:bookmarkStart w:id="9" w:name="_Toc68964010"/>
      <w:bookmarkStart w:id="10" w:name="_Toc9623545"/>
      <w:bookmarkStart w:id="11" w:name="_Toc97131837"/>
      <w:r>
        <w:rPr>
          <w:rFonts w:hint="eastAsia"/>
          <w:kern w:val="44"/>
          <w:szCs w:val="24"/>
        </w:rPr>
        <w:t>系统可用率指标</w:t>
      </w:r>
      <w:bookmarkEnd w:id="7"/>
      <w:bookmarkEnd w:id="8"/>
      <w:bookmarkEnd w:id="9"/>
      <w:bookmarkEnd w:id="10"/>
      <w:bookmarkEnd w:id="11"/>
    </w:p>
    <w:p w14:paraId="0F7256AF" w14:textId="77777777" w:rsidR="00000000" w:rsidRDefault="00000000">
      <w:pPr>
        <w:pStyle w:val="a9"/>
        <w:ind w:firstLineChars="200" w:firstLine="24pt"/>
      </w:pPr>
      <w:r>
        <w:rPr>
          <w:rFonts w:hint="eastAsia"/>
        </w:rPr>
        <w:t>系统可用性指标应包括但不限于以下要求：</w:t>
      </w:r>
    </w:p>
    <w:p w14:paraId="30743EAF" w14:textId="77777777" w:rsidR="00000000" w:rsidRDefault="00000000">
      <w:pPr>
        <w:pStyle w:val="a9"/>
        <w:numPr>
          <w:ilvl w:val="0"/>
          <w:numId w:val="56"/>
        </w:numPr>
        <w:ind w:start="0pt" w:firstLineChars="200" w:firstLine="24pt"/>
        <w:rPr>
          <w:rFonts w:hint="eastAsia"/>
        </w:rPr>
      </w:pPr>
      <w:r>
        <w:rPr>
          <w:rFonts w:hint="eastAsia"/>
        </w:rPr>
        <w:t>系统年可用率应不低于</w:t>
      </w:r>
      <w:r>
        <w:rPr>
          <w:rFonts w:hint="eastAsia"/>
        </w:rPr>
        <w:t>99.99%</w:t>
      </w:r>
      <w:r>
        <w:rPr>
          <w:rFonts w:hint="eastAsia"/>
        </w:rPr>
        <w:t>。</w:t>
      </w:r>
    </w:p>
    <w:p w14:paraId="76958182" w14:textId="77777777" w:rsidR="00000000" w:rsidRDefault="00000000">
      <w:pPr>
        <w:pStyle w:val="a9"/>
        <w:numPr>
          <w:ilvl w:val="0"/>
          <w:numId w:val="56"/>
        </w:numPr>
        <w:ind w:start="0pt" w:firstLineChars="200" w:firstLine="24pt"/>
        <w:rPr>
          <w:rFonts w:hint="eastAsia"/>
        </w:rPr>
      </w:pPr>
      <w:r>
        <w:rPr>
          <w:rFonts w:hint="eastAsia"/>
        </w:rPr>
        <w:t>任何时刻冗余配置的节点之间可相互切换，切换方式包括手动和自动两种方式；冗余热备用节点之间应实现无扰动切换，热备用节点接替值班节点的</w:t>
      </w:r>
      <w:r>
        <w:rPr>
          <w:rFonts w:hint="eastAsia"/>
        </w:rPr>
        <w:lastRenderedPageBreak/>
        <w:t>切换时间应不大于</w:t>
      </w:r>
      <w:r>
        <w:rPr>
          <w:rFonts w:hint="eastAsia"/>
        </w:rPr>
        <w:t>3s</w:t>
      </w:r>
      <w:r>
        <w:rPr>
          <w:rFonts w:hint="eastAsia"/>
        </w:rPr>
        <w:t>。</w:t>
      </w:r>
    </w:p>
    <w:p w14:paraId="6096526F" w14:textId="77777777" w:rsidR="00000000" w:rsidRDefault="00000000">
      <w:pPr>
        <w:pStyle w:val="a9"/>
        <w:numPr>
          <w:ilvl w:val="0"/>
          <w:numId w:val="56"/>
        </w:numPr>
        <w:ind w:start="0pt" w:firstLineChars="200" w:firstLine="24pt"/>
        <w:rPr>
          <w:rFonts w:hint="eastAsia"/>
        </w:rPr>
      </w:pPr>
      <w:r>
        <w:rPr>
          <w:rFonts w:hint="eastAsia"/>
        </w:rPr>
        <w:t>任何时刻应保证热备用节点之间数据的一致性，各节点可随时接替值班节点投入运行。</w:t>
      </w:r>
    </w:p>
    <w:p w14:paraId="01E5500F" w14:textId="77777777" w:rsidR="00000000" w:rsidRDefault="00000000">
      <w:pPr>
        <w:pStyle w:val="a9"/>
        <w:numPr>
          <w:ilvl w:val="0"/>
          <w:numId w:val="56"/>
        </w:numPr>
        <w:ind w:start="0pt" w:firstLineChars="200" w:firstLine="24pt"/>
        <w:rPr>
          <w:rFonts w:hint="eastAsia"/>
        </w:rPr>
      </w:pPr>
      <w:r>
        <w:rPr>
          <w:rFonts w:hint="eastAsia"/>
        </w:rPr>
        <w:t>设备电源故障切换应无间断，对双电源设备无干扰。</w:t>
      </w:r>
    </w:p>
    <w:p w14:paraId="553CF9DC" w14:textId="77777777" w:rsidR="00000000" w:rsidRDefault="00000000">
      <w:pPr>
        <w:pStyle w:val="3"/>
        <w:numPr>
          <w:ilvl w:val="2"/>
          <w:numId w:val="24"/>
        </w:numPr>
        <w:rPr>
          <w:rFonts w:hint="eastAsia"/>
          <w:kern w:val="44"/>
          <w:szCs w:val="24"/>
        </w:rPr>
      </w:pPr>
      <w:bookmarkStart w:id="12" w:name="_Toc10644702"/>
      <w:bookmarkStart w:id="13" w:name="_Toc8134555"/>
      <w:bookmarkStart w:id="14" w:name="_Toc97131838"/>
      <w:bookmarkStart w:id="15" w:name="_Toc533074914"/>
      <w:bookmarkStart w:id="16" w:name="_Toc161147386"/>
      <w:bookmarkStart w:id="17" w:name="_Toc4765748"/>
      <w:bookmarkStart w:id="18" w:name="_Toc857620"/>
      <w:bookmarkStart w:id="19" w:name="_Toc9623546"/>
      <w:bookmarkStart w:id="20" w:name="_Toc68964011"/>
      <w:bookmarkStart w:id="21" w:name="_Toc4765155"/>
      <w:bookmarkStart w:id="22" w:name="_Toc526761703"/>
      <w:r>
        <w:rPr>
          <w:rFonts w:hint="eastAsia"/>
          <w:kern w:val="44"/>
          <w:szCs w:val="24"/>
        </w:rPr>
        <w:t>系统可靠性指标</w:t>
      </w:r>
      <w:bookmarkEnd w:id="12"/>
      <w:bookmarkEnd w:id="13"/>
      <w:bookmarkEnd w:id="14"/>
      <w:bookmarkEnd w:id="15"/>
      <w:bookmarkEnd w:id="16"/>
      <w:bookmarkEnd w:id="17"/>
      <w:bookmarkEnd w:id="18"/>
      <w:bookmarkEnd w:id="19"/>
      <w:bookmarkEnd w:id="20"/>
      <w:bookmarkEnd w:id="21"/>
      <w:bookmarkEnd w:id="22"/>
    </w:p>
    <w:p w14:paraId="1F4A3F6C" w14:textId="77777777" w:rsidR="00000000" w:rsidRDefault="00000000">
      <w:pPr>
        <w:pStyle w:val="a9"/>
        <w:ind w:firstLineChars="200" w:firstLine="24pt"/>
      </w:pPr>
      <w:r>
        <w:rPr>
          <w:rFonts w:hint="eastAsia"/>
        </w:rPr>
        <w:t>系统可靠性指标应包括但不限于以下要求：</w:t>
      </w:r>
    </w:p>
    <w:p w14:paraId="7E6FDC2F" w14:textId="77777777" w:rsidR="00000000" w:rsidRDefault="00000000">
      <w:pPr>
        <w:pStyle w:val="a9"/>
        <w:numPr>
          <w:ilvl w:val="0"/>
          <w:numId w:val="57"/>
        </w:numPr>
        <w:ind w:start="0pt" w:firstLineChars="200" w:firstLine="24pt"/>
        <w:rPr>
          <w:rFonts w:hint="eastAsia"/>
        </w:rPr>
      </w:pPr>
      <w:r>
        <w:rPr>
          <w:rFonts w:hint="eastAsia"/>
        </w:rPr>
        <w:t>系统中服务器、工作站及网络设备等关键设备</w:t>
      </w:r>
      <w:r>
        <w:rPr>
          <w:rFonts w:hint="eastAsia"/>
        </w:rPr>
        <w:t>MTBF</w:t>
      </w:r>
      <w:r>
        <w:rPr>
          <w:rFonts w:hint="eastAsia"/>
        </w:rPr>
        <w:t>应不小于</w:t>
      </w:r>
      <w:r>
        <w:rPr>
          <w:rFonts w:hint="eastAsia"/>
        </w:rPr>
        <w:t>50000</w:t>
      </w:r>
      <w:r>
        <w:rPr>
          <w:rFonts w:hint="eastAsia"/>
        </w:rPr>
        <w:t>小时，其中核心服务器应采用双机热备架构。</w:t>
      </w:r>
    </w:p>
    <w:p w14:paraId="245F01FE" w14:textId="77777777" w:rsidR="00000000" w:rsidRDefault="00000000">
      <w:pPr>
        <w:pStyle w:val="a9"/>
        <w:numPr>
          <w:ilvl w:val="0"/>
          <w:numId w:val="57"/>
        </w:numPr>
        <w:ind w:start="0pt" w:firstLineChars="200" w:firstLine="24pt"/>
        <w:rPr>
          <w:rFonts w:hint="eastAsia"/>
        </w:rPr>
      </w:pPr>
      <w:r>
        <w:rPr>
          <w:rFonts w:hint="eastAsia"/>
        </w:rPr>
        <w:t>系统中非关键设备的</w:t>
      </w:r>
      <w:r>
        <w:rPr>
          <w:rFonts w:hint="eastAsia"/>
        </w:rPr>
        <w:t>MTBF</w:t>
      </w:r>
      <w:r>
        <w:rPr>
          <w:rFonts w:hint="eastAsia"/>
        </w:rPr>
        <w:t>应不小于</w:t>
      </w:r>
      <w:r>
        <w:rPr>
          <w:rFonts w:hint="eastAsia"/>
        </w:rPr>
        <w:t>30000</w:t>
      </w:r>
      <w:r>
        <w:rPr>
          <w:rFonts w:hint="eastAsia"/>
        </w:rPr>
        <w:t>小时。</w:t>
      </w:r>
    </w:p>
    <w:p w14:paraId="6BDC3E1E" w14:textId="77777777" w:rsidR="00000000" w:rsidRDefault="00000000">
      <w:pPr>
        <w:pStyle w:val="a9"/>
        <w:numPr>
          <w:ilvl w:val="0"/>
          <w:numId w:val="57"/>
        </w:numPr>
        <w:ind w:start="0pt" w:firstLineChars="200" w:firstLine="24pt"/>
        <w:rPr>
          <w:rFonts w:hint="eastAsia"/>
        </w:rPr>
      </w:pPr>
      <w:r>
        <w:rPr>
          <w:rFonts w:hint="eastAsia"/>
        </w:rPr>
        <w:t>系统能长期稳定运行，在值班设备无故障和非人工干预的情况下，主备设备不应发生自动切换。</w:t>
      </w:r>
    </w:p>
    <w:p w14:paraId="7B4804B9" w14:textId="77777777" w:rsidR="00000000" w:rsidRDefault="00000000">
      <w:pPr>
        <w:pStyle w:val="3"/>
        <w:numPr>
          <w:ilvl w:val="2"/>
          <w:numId w:val="24"/>
        </w:numPr>
        <w:rPr>
          <w:rFonts w:hint="eastAsia"/>
          <w:kern w:val="44"/>
          <w:szCs w:val="24"/>
        </w:rPr>
      </w:pPr>
      <w:bookmarkStart w:id="23" w:name="_Toc97131839"/>
      <w:bookmarkStart w:id="24" w:name="_Toc8134556"/>
      <w:bookmarkStart w:id="25" w:name="_Toc10644703"/>
      <w:bookmarkStart w:id="26" w:name="_Toc4765749"/>
      <w:bookmarkStart w:id="27" w:name="_Toc857621"/>
      <w:bookmarkStart w:id="28" w:name="_Toc9623547"/>
      <w:bookmarkStart w:id="29" w:name="_Toc533074915"/>
      <w:bookmarkStart w:id="30" w:name="_Toc68964012"/>
      <w:bookmarkStart w:id="31" w:name="_Toc526761704"/>
      <w:bookmarkStart w:id="32" w:name="_Toc4765156"/>
      <w:bookmarkStart w:id="33" w:name="_Toc161147387"/>
      <w:r>
        <w:rPr>
          <w:rFonts w:hint="eastAsia"/>
          <w:kern w:val="44"/>
          <w:szCs w:val="24"/>
        </w:rPr>
        <w:t>信息处理指标</w:t>
      </w:r>
      <w:bookmarkEnd w:id="23"/>
      <w:bookmarkEnd w:id="24"/>
      <w:bookmarkEnd w:id="25"/>
      <w:bookmarkEnd w:id="26"/>
      <w:bookmarkEnd w:id="27"/>
      <w:bookmarkEnd w:id="28"/>
      <w:bookmarkEnd w:id="29"/>
      <w:bookmarkEnd w:id="30"/>
      <w:bookmarkEnd w:id="31"/>
      <w:bookmarkEnd w:id="32"/>
      <w:bookmarkEnd w:id="33"/>
    </w:p>
    <w:p w14:paraId="14EA28EB" w14:textId="77777777" w:rsidR="00000000" w:rsidRDefault="00000000">
      <w:pPr>
        <w:pStyle w:val="a9"/>
        <w:ind w:firstLineChars="200" w:firstLine="24pt"/>
      </w:pPr>
      <w:r>
        <w:rPr>
          <w:rFonts w:hint="eastAsia"/>
        </w:rPr>
        <w:t>系统信息处理指标应包括但不限于以下要求：</w:t>
      </w:r>
    </w:p>
    <w:p w14:paraId="76306EA6" w14:textId="77777777" w:rsidR="00000000" w:rsidRDefault="00000000">
      <w:pPr>
        <w:pStyle w:val="a9"/>
        <w:numPr>
          <w:ilvl w:val="0"/>
          <w:numId w:val="58"/>
        </w:numPr>
        <w:ind w:start="0pt" w:firstLineChars="200" w:firstLine="24pt"/>
        <w:rPr>
          <w:rFonts w:hint="eastAsia"/>
        </w:rPr>
      </w:pPr>
      <w:r>
        <w:rPr>
          <w:rFonts w:hint="eastAsia"/>
        </w:rPr>
        <w:t>对遥信量、遥测量和遥控量处理的正确率应达到</w:t>
      </w:r>
      <w:r>
        <w:rPr>
          <w:rFonts w:hint="eastAsia"/>
        </w:rPr>
        <w:t>100%</w:t>
      </w:r>
      <w:r>
        <w:rPr>
          <w:rFonts w:hint="eastAsia"/>
        </w:rPr>
        <w:t>。</w:t>
      </w:r>
    </w:p>
    <w:p w14:paraId="3B11C7BF" w14:textId="77777777" w:rsidR="00000000" w:rsidRDefault="00000000">
      <w:pPr>
        <w:pStyle w:val="a9"/>
        <w:numPr>
          <w:ilvl w:val="0"/>
          <w:numId w:val="58"/>
        </w:numPr>
        <w:ind w:start="0pt" w:firstLineChars="200" w:firstLine="24pt"/>
        <w:rPr>
          <w:rFonts w:hint="eastAsia"/>
        </w:rPr>
      </w:pPr>
      <w:r>
        <w:rPr>
          <w:rFonts w:hint="eastAsia"/>
        </w:rPr>
        <w:t>遥信动作准确率应不低于</w:t>
      </w:r>
      <w:r>
        <w:rPr>
          <w:rFonts w:hint="eastAsia"/>
        </w:rPr>
        <w:t>99.99%</w:t>
      </w:r>
      <w:r>
        <w:rPr>
          <w:rFonts w:hint="eastAsia"/>
        </w:rPr>
        <w:t>。</w:t>
      </w:r>
    </w:p>
    <w:p w14:paraId="3428C487" w14:textId="77777777" w:rsidR="00000000" w:rsidRDefault="00000000">
      <w:pPr>
        <w:pStyle w:val="a9"/>
        <w:numPr>
          <w:ilvl w:val="0"/>
          <w:numId w:val="58"/>
        </w:numPr>
        <w:ind w:start="0pt" w:firstLineChars="200" w:firstLine="24pt"/>
        <w:rPr>
          <w:rFonts w:hint="eastAsia"/>
        </w:rPr>
      </w:pPr>
      <w:r>
        <w:rPr>
          <w:rFonts w:hint="eastAsia"/>
        </w:rPr>
        <w:t>遥测合格率应不低于</w:t>
      </w:r>
      <w:r>
        <w:rPr>
          <w:rFonts w:hint="eastAsia"/>
        </w:rPr>
        <w:t>98%</w:t>
      </w:r>
      <w:r>
        <w:rPr>
          <w:rFonts w:hint="eastAsia"/>
        </w:rPr>
        <w:t>。</w:t>
      </w:r>
    </w:p>
    <w:p w14:paraId="1B08363A" w14:textId="77777777" w:rsidR="00000000" w:rsidRDefault="00000000">
      <w:pPr>
        <w:pStyle w:val="a9"/>
        <w:numPr>
          <w:ilvl w:val="0"/>
          <w:numId w:val="58"/>
        </w:numPr>
        <w:ind w:start="0pt" w:firstLineChars="200" w:firstLine="24pt"/>
        <w:rPr>
          <w:rFonts w:hint="eastAsia"/>
        </w:rPr>
      </w:pPr>
      <w:r>
        <w:rPr>
          <w:rFonts w:hint="eastAsia"/>
        </w:rPr>
        <w:t>遥控准确率应达到</w:t>
      </w:r>
      <w:r>
        <w:rPr>
          <w:rFonts w:hint="eastAsia"/>
        </w:rPr>
        <w:t>100%</w:t>
      </w:r>
      <w:r>
        <w:rPr>
          <w:rFonts w:hint="eastAsia"/>
        </w:rPr>
        <w:t>。</w:t>
      </w:r>
    </w:p>
    <w:p w14:paraId="251517FA" w14:textId="77777777" w:rsidR="00000000" w:rsidRDefault="00000000">
      <w:pPr>
        <w:pStyle w:val="a9"/>
        <w:numPr>
          <w:ilvl w:val="0"/>
          <w:numId w:val="58"/>
        </w:numPr>
        <w:ind w:start="0pt" w:firstLineChars="200" w:firstLine="24pt"/>
        <w:rPr>
          <w:rFonts w:hint="eastAsia"/>
        </w:rPr>
      </w:pPr>
      <w:r>
        <w:rPr>
          <w:rFonts w:hint="eastAsia"/>
        </w:rPr>
        <w:t>站间事件顺序记录（</w:t>
      </w:r>
      <w:r>
        <w:rPr>
          <w:rFonts w:hint="eastAsia"/>
        </w:rPr>
        <w:t>SOE</w:t>
      </w:r>
      <w:r>
        <w:rPr>
          <w:rFonts w:hint="eastAsia"/>
        </w:rPr>
        <w:t>）时间分辨率应不大于</w:t>
      </w:r>
      <w:r>
        <w:rPr>
          <w:rFonts w:hint="eastAsia"/>
        </w:rPr>
        <w:t>1ms</w:t>
      </w:r>
      <w:r>
        <w:rPr>
          <w:rFonts w:hint="eastAsia"/>
        </w:rPr>
        <w:t>。</w:t>
      </w:r>
    </w:p>
    <w:p w14:paraId="3545A18C" w14:textId="77777777" w:rsidR="00000000" w:rsidRDefault="00000000">
      <w:pPr>
        <w:pStyle w:val="a9"/>
        <w:numPr>
          <w:ilvl w:val="0"/>
          <w:numId w:val="58"/>
        </w:numPr>
        <w:ind w:start="0pt" w:firstLineChars="200" w:firstLine="24pt"/>
        <w:rPr>
          <w:rFonts w:hint="eastAsia"/>
        </w:rPr>
      </w:pPr>
      <w:r>
        <w:rPr>
          <w:rFonts w:hint="eastAsia"/>
        </w:rPr>
        <w:t>通道误码率应不大于</w:t>
      </w:r>
      <w:r>
        <w:rPr>
          <w:rFonts w:hint="eastAsia"/>
        </w:rPr>
        <w:t>10</w:t>
      </w:r>
      <w:r>
        <w:rPr>
          <w:rFonts w:hint="eastAsia"/>
          <w:vertAlign w:val="superscript"/>
        </w:rPr>
        <w:t>－</w:t>
      </w:r>
      <w:r>
        <w:rPr>
          <w:rFonts w:hint="eastAsia"/>
          <w:vertAlign w:val="superscript"/>
        </w:rPr>
        <w:t>5</w:t>
      </w:r>
      <w:r>
        <w:rPr>
          <w:rFonts w:hint="eastAsia"/>
        </w:rPr>
        <w:t>。</w:t>
      </w:r>
    </w:p>
    <w:p w14:paraId="4B533586" w14:textId="77777777" w:rsidR="00000000" w:rsidRDefault="00000000">
      <w:pPr>
        <w:pStyle w:val="3"/>
        <w:numPr>
          <w:ilvl w:val="2"/>
          <w:numId w:val="24"/>
        </w:numPr>
        <w:rPr>
          <w:rFonts w:hint="eastAsia"/>
          <w:kern w:val="44"/>
          <w:szCs w:val="24"/>
        </w:rPr>
      </w:pPr>
      <w:bookmarkStart w:id="34" w:name="_Toc4765157"/>
      <w:bookmarkStart w:id="35" w:name="_Toc161147388"/>
      <w:bookmarkStart w:id="36" w:name="_Toc10644704"/>
      <w:bookmarkStart w:id="37" w:name="_Toc526761705"/>
      <w:bookmarkStart w:id="38" w:name="_Toc68964013"/>
      <w:bookmarkStart w:id="39" w:name="_Toc857622"/>
      <w:bookmarkStart w:id="40" w:name="_Toc533074916"/>
      <w:bookmarkStart w:id="41" w:name="_Toc4765750"/>
      <w:bookmarkStart w:id="42" w:name="_Toc9623548"/>
      <w:bookmarkStart w:id="43" w:name="_Toc8134557"/>
      <w:bookmarkStart w:id="44" w:name="_Toc97131840"/>
      <w:r>
        <w:rPr>
          <w:rFonts w:hint="eastAsia"/>
          <w:kern w:val="44"/>
          <w:szCs w:val="24"/>
        </w:rPr>
        <w:t>系统实时性指标</w:t>
      </w:r>
      <w:bookmarkEnd w:id="34"/>
      <w:bookmarkEnd w:id="35"/>
      <w:bookmarkEnd w:id="36"/>
      <w:bookmarkEnd w:id="37"/>
      <w:bookmarkEnd w:id="38"/>
      <w:bookmarkEnd w:id="39"/>
      <w:bookmarkEnd w:id="40"/>
      <w:bookmarkEnd w:id="41"/>
      <w:bookmarkEnd w:id="42"/>
      <w:bookmarkEnd w:id="43"/>
      <w:bookmarkEnd w:id="44"/>
    </w:p>
    <w:p w14:paraId="52394253" w14:textId="77777777" w:rsidR="00000000" w:rsidRDefault="00000000">
      <w:pPr>
        <w:pStyle w:val="a9"/>
        <w:ind w:firstLineChars="200" w:firstLine="24pt"/>
      </w:pPr>
      <w:r>
        <w:rPr>
          <w:rFonts w:hint="eastAsia"/>
        </w:rPr>
        <w:t>系统实时性指标应包括但不限于以下要求：</w:t>
      </w:r>
    </w:p>
    <w:p w14:paraId="79B25286" w14:textId="77777777" w:rsidR="00000000" w:rsidRDefault="00000000">
      <w:pPr>
        <w:pStyle w:val="a9"/>
        <w:numPr>
          <w:ilvl w:val="0"/>
          <w:numId w:val="59"/>
        </w:numPr>
        <w:ind w:firstLineChars="200" w:firstLine="24pt"/>
        <w:rPr>
          <w:rFonts w:hint="eastAsia"/>
        </w:rPr>
      </w:pPr>
      <w:r>
        <w:rPr>
          <w:rFonts w:hint="eastAsia"/>
        </w:rPr>
        <w:t>风电机组、升压站、开关站设备事件顺序记录分辨力（</w:t>
      </w:r>
      <w:r>
        <w:rPr>
          <w:rFonts w:hint="eastAsia"/>
        </w:rPr>
        <w:t>SOE</w:t>
      </w:r>
      <w:r>
        <w:rPr>
          <w:rFonts w:hint="eastAsia"/>
        </w:rPr>
        <w:t>）应不大于</w:t>
      </w:r>
      <w:r>
        <w:rPr>
          <w:rFonts w:hint="eastAsia"/>
        </w:rPr>
        <w:t>1ms</w:t>
      </w:r>
      <w:r>
        <w:rPr>
          <w:rFonts w:hint="eastAsia"/>
        </w:rPr>
        <w:t>。</w:t>
      </w:r>
    </w:p>
    <w:p w14:paraId="4914DFDB" w14:textId="77777777" w:rsidR="00000000" w:rsidRDefault="00000000">
      <w:pPr>
        <w:pStyle w:val="a9"/>
        <w:numPr>
          <w:ilvl w:val="0"/>
          <w:numId w:val="59"/>
        </w:numPr>
        <w:ind w:firstLineChars="200" w:firstLine="24pt"/>
        <w:rPr>
          <w:rFonts w:hint="eastAsia"/>
        </w:rPr>
      </w:pPr>
      <w:r>
        <w:rPr>
          <w:rFonts w:hint="eastAsia"/>
        </w:rPr>
        <w:t>遥信变位传送时间应不大于</w:t>
      </w:r>
      <w:r>
        <w:rPr>
          <w:rFonts w:hint="eastAsia"/>
        </w:rPr>
        <w:t>1</w:t>
      </w:r>
      <w:r>
        <w:rPr>
          <w:rFonts w:hint="eastAsia"/>
        </w:rPr>
        <w:t>秒。</w:t>
      </w:r>
    </w:p>
    <w:p w14:paraId="40DCB418" w14:textId="77777777" w:rsidR="00000000" w:rsidRDefault="00000000">
      <w:pPr>
        <w:pStyle w:val="a9"/>
        <w:numPr>
          <w:ilvl w:val="0"/>
          <w:numId w:val="59"/>
        </w:numPr>
        <w:ind w:firstLineChars="200" w:firstLine="24pt"/>
        <w:rPr>
          <w:rFonts w:hint="eastAsia"/>
        </w:rPr>
      </w:pPr>
      <w:r>
        <w:rPr>
          <w:rFonts w:hint="eastAsia"/>
        </w:rPr>
        <w:t>模拟量越死区传送时间应不大于</w:t>
      </w:r>
      <w:r>
        <w:rPr>
          <w:rFonts w:hint="eastAsia"/>
        </w:rPr>
        <w:t>2</w:t>
      </w:r>
      <w:r>
        <w:rPr>
          <w:rFonts w:hint="eastAsia"/>
        </w:rPr>
        <w:t>秒。</w:t>
      </w:r>
    </w:p>
    <w:p w14:paraId="6DF5C6E5" w14:textId="77777777" w:rsidR="00000000" w:rsidRDefault="00000000">
      <w:pPr>
        <w:pStyle w:val="a9"/>
        <w:numPr>
          <w:ilvl w:val="0"/>
          <w:numId w:val="59"/>
        </w:numPr>
        <w:ind w:firstLineChars="200" w:firstLine="24pt"/>
        <w:rPr>
          <w:rFonts w:hint="eastAsia"/>
        </w:rPr>
      </w:pPr>
      <w:r>
        <w:rPr>
          <w:rFonts w:hint="eastAsia"/>
        </w:rPr>
        <w:t>遥调、遥控量从选中到命令送出系统应不大于</w:t>
      </w:r>
      <w:r>
        <w:rPr>
          <w:rFonts w:hint="eastAsia"/>
        </w:rPr>
        <w:t>2s</w:t>
      </w:r>
      <w:r>
        <w:rPr>
          <w:rFonts w:hint="eastAsia"/>
        </w:rPr>
        <w:t>。</w:t>
      </w:r>
    </w:p>
    <w:p w14:paraId="08DC38A7" w14:textId="77777777" w:rsidR="00000000" w:rsidRDefault="00000000">
      <w:pPr>
        <w:pStyle w:val="a9"/>
        <w:numPr>
          <w:ilvl w:val="0"/>
          <w:numId w:val="59"/>
        </w:numPr>
        <w:ind w:firstLineChars="200" w:firstLine="24pt"/>
        <w:rPr>
          <w:rFonts w:hint="eastAsia"/>
        </w:rPr>
      </w:pPr>
      <w:r>
        <w:rPr>
          <w:rFonts w:hint="eastAsia"/>
        </w:rPr>
        <w:t>普通监控画面实时数据刷新周期应为</w:t>
      </w:r>
      <w:r>
        <w:rPr>
          <w:rFonts w:hint="eastAsia"/>
        </w:rPr>
        <w:t>1</w:t>
      </w:r>
      <w:r>
        <w:rPr>
          <w:rFonts w:hint="eastAsia"/>
        </w:rPr>
        <w:t>～</w:t>
      </w:r>
      <w:r>
        <w:rPr>
          <w:rFonts w:hint="eastAsia"/>
        </w:rPr>
        <w:t>3</w:t>
      </w:r>
      <w:r>
        <w:rPr>
          <w:rFonts w:hint="eastAsia"/>
        </w:rPr>
        <w:t>秒。</w:t>
      </w:r>
    </w:p>
    <w:p w14:paraId="03762315" w14:textId="77777777" w:rsidR="00000000" w:rsidRDefault="00000000">
      <w:pPr>
        <w:pStyle w:val="a9"/>
        <w:numPr>
          <w:ilvl w:val="0"/>
          <w:numId w:val="59"/>
        </w:numPr>
        <w:ind w:firstLineChars="200" w:firstLine="24pt"/>
        <w:rPr>
          <w:rFonts w:hint="eastAsia"/>
        </w:rPr>
      </w:pPr>
      <w:r>
        <w:rPr>
          <w:rFonts w:hint="eastAsia"/>
        </w:rPr>
        <w:t>键实时数据（如故障变位、越限数据）刷新周期应不大于</w:t>
      </w:r>
      <w:r>
        <w:rPr>
          <w:rFonts w:hint="eastAsia"/>
        </w:rPr>
        <w:t>100ms</w:t>
      </w:r>
      <w:r>
        <w:rPr>
          <w:rFonts w:hint="eastAsia"/>
        </w:rPr>
        <w:t>；</w:t>
      </w:r>
    </w:p>
    <w:p w14:paraId="662C89E2" w14:textId="77777777" w:rsidR="00000000" w:rsidRDefault="00000000">
      <w:pPr>
        <w:pStyle w:val="a9"/>
        <w:numPr>
          <w:ilvl w:val="0"/>
          <w:numId w:val="59"/>
        </w:numPr>
        <w:ind w:firstLineChars="200" w:firstLine="24pt"/>
        <w:rPr>
          <w:rFonts w:hint="eastAsia"/>
        </w:rPr>
      </w:pPr>
      <w:r>
        <w:rPr>
          <w:rFonts w:hint="eastAsia"/>
        </w:rPr>
        <w:t>报警信息至画面显示响应时间应不大于</w:t>
      </w:r>
      <w:r>
        <w:rPr>
          <w:rFonts w:hint="eastAsia"/>
        </w:rPr>
        <w:t>2s</w:t>
      </w:r>
      <w:r>
        <w:rPr>
          <w:rFonts w:hint="eastAsia"/>
        </w:rPr>
        <w:t>。</w:t>
      </w:r>
    </w:p>
    <w:p w14:paraId="55B29837" w14:textId="77777777" w:rsidR="00000000" w:rsidRDefault="00000000">
      <w:pPr>
        <w:pStyle w:val="a9"/>
        <w:numPr>
          <w:ilvl w:val="0"/>
          <w:numId w:val="59"/>
        </w:numPr>
        <w:ind w:firstLineChars="200" w:firstLine="24pt"/>
        <w:rPr>
          <w:rFonts w:hint="eastAsia"/>
        </w:rPr>
      </w:pPr>
      <w:r>
        <w:rPr>
          <w:rFonts w:hint="eastAsia"/>
        </w:rPr>
        <w:lastRenderedPageBreak/>
        <w:t>画面调用响应时间应不大于</w:t>
      </w:r>
      <w:r>
        <w:rPr>
          <w:rFonts w:hint="eastAsia"/>
        </w:rPr>
        <w:t>2</w:t>
      </w:r>
      <w:r>
        <w:rPr>
          <w:rFonts w:hint="eastAsia"/>
        </w:rPr>
        <w:t>秒。</w:t>
      </w:r>
    </w:p>
    <w:p w14:paraId="3F864C26" w14:textId="77777777" w:rsidR="00000000" w:rsidRDefault="00000000">
      <w:pPr>
        <w:pStyle w:val="a9"/>
        <w:numPr>
          <w:ilvl w:val="0"/>
          <w:numId w:val="59"/>
        </w:numPr>
        <w:ind w:firstLineChars="200" w:firstLine="24pt"/>
        <w:rPr>
          <w:rFonts w:hint="eastAsia"/>
        </w:rPr>
      </w:pPr>
      <w:r>
        <w:rPr>
          <w:rFonts w:hint="eastAsia"/>
        </w:rPr>
        <w:t>系统实时数据扫描周期</w:t>
      </w:r>
      <w:r>
        <w:rPr>
          <w:rFonts w:hint="eastAsia"/>
        </w:rPr>
        <w:t>2</w:t>
      </w:r>
      <w:r>
        <w:rPr>
          <w:rFonts w:hint="eastAsia"/>
        </w:rPr>
        <w:t>～</w:t>
      </w:r>
      <w:r>
        <w:rPr>
          <w:rFonts w:hint="eastAsia"/>
        </w:rPr>
        <w:t>10</w:t>
      </w:r>
      <w:r>
        <w:rPr>
          <w:rFonts w:hint="eastAsia"/>
        </w:rPr>
        <w:t>秒（可调）。</w:t>
      </w:r>
    </w:p>
    <w:p w14:paraId="1E24234D" w14:textId="77777777" w:rsidR="00000000" w:rsidRDefault="00000000">
      <w:pPr>
        <w:pStyle w:val="3"/>
        <w:numPr>
          <w:ilvl w:val="2"/>
          <w:numId w:val="24"/>
        </w:numPr>
        <w:rPr>
          <w:rFonts w:hint="eastAsia"/>
          <w:kern w:val="44"/>
          <w:szCs w:val="24"/>
        </w:rPr>
      </w:pPr>
      <w:bookmarkStart w:id="45" w:name="_Toc9623550"/>
      <w:bookmarkStart w:id="46" w:name="_Toc857624"/>
      <w:bookmarkStart w:id="47" w:name="_Toc526761707"/>
      <w:bookmarkStart w:id="48" w:name="_Toc10644706"/>
      <w:bookmarkStart w:id="49" w:name="_Toc68964015"/>
      <w:bookmarkStart w:id="50" w:name="_Toc4765159"/>
      <w:bookmarkStart w:id="51" w:name="_Toc161147390"/>
      <w:bookmarkStart w:id="52" w:name="_Toc533074918"/>
      <w:bookmarkStart w:id="53" w:name="_Toc857625"/>
      <w:bookmarkStart w:id="54" w:name="_Toc68964016"/>
      <w:bookmarkStart w:id="55" w:name="_Toc8134560"/>
      <w:bookmarkStart w:id="56" w:name="_Toc10644707"/>
      <w:bookmarkStart w:id="57" w:name="_Toc4765753"/>
      <w:bookmarkStart w:id="58" w:name="_Toc4765160"/>
      <w:bookmarkStart w:id="59" w:name="_Toc526761708"/>
      <w:bookmarkStart w:id="60" w:name="_Toc9623551"/>
      <w:bookmarkStart w:id="61" w:name="_Toc533074919"/>
      <w:bookmarkStart w:id="62" w:name="_Toc8134559"/>
      <w:bookmarkStart w:id="63" w:name="_Toc97131842"/>
      <w:bookmarkStart w:id="64" w:name="_Toc4765752"/>
      <w:r>
        <w:rPr>
          <w:rFonts w:hint="eastAsia"/>
          <w:kern w:val="44"/>
          <w:szCs w:val="24"/>
        </w:rPr>
        <w:t>系统存储容量指标</w:t>
      </w:r>
      <w:bookmarkEnd w:id="45"/>
      <w:bookmarkEnd w:id="46"/>
      <w:bookmarkEnd w:id="47"/>
      <w:bookmarkEnd w:id="48"/>
      <w:bookmarkEnd w:id="49"/>
      <w:bookmarkEnd w:id="50"/>
      <w:bookmarkEnd w:id="51"/>
      <w:bookmarkEnd w:id="52"/>
      <w:bookmarkEnd w:id="62"/>
      <w:bookmarkEnd w:id="63"/>
      <w:bookmarkEnd w:id="64"/>
    </w:p>
    <w:p w14:paraId="6B6AFE1D" w14:textId="77777777" w:rsidR="00000000" w:rsidRDefault="00000000">
      <w:pPr>
        <w:pStyle w:val="a9"/>
        <w:ind w:firstLineChars="200" w:firstLine="24pt"/>
      </w:pPr>
      <w:r>
        <w:rPr>
          <w:rFonts w:hint="eastAsia"/>
        </w:rPr>
        <w:t>系统存储容量指标应包括但不限于以下要求：</w:t>
      </w:r>
    </w:p>
    <w:p w14:paraId="02A380C5" w14:textId="77777777" w:rsidR="00000000" w:rsidRDefault="00000000">
      <w:pPr>
        <w:pStyle w:val="a9"/>
        <w:numPr>
          <w:ilvl w:val="0"/>
          <w:numId w:val="60"/>
        </w:numPr>
        <w:ind w:firstLineChars="200" w:firstLine="24pt"/>
        <w:rPr>
          <w:rFonts w:hint="eastAsia"/>
        </w:rPr>
      </w:pPr>
      <w:r>
        <w:rPr>
          <w:rFonts w:hint="eastAsia"/>
        </w:rPr>
        <w:t>系统按可伸缩要求设计，应支持动态扩容采集和数据库的容量。</w:t>
      </w:r>
    </w:p>
    <w:p w14:paraId="558FBE23" w14:textId="77777777" w:rsidR="00000000" w:rsidRDefault="00000000">
      <w:pPr>
        <w:pStyle w:val="a9"/>
        <w:numPr>
          <w:ilvl w:val="0"/>
          <w:numId w:val="60"/>
        </w:numPr>
        <w:ind w:firstLineChars="200" w:firstLine="24pt"/>
        <w:rPr>
          <w:rFonts w:hint="eastAsia"/>
        </w:rPr>
      </w:pPr>
      <w:r>
        <w:rPr>
          <w:rFonts w:hint="eastAsia"/>
        </w:rPr>
        <w:t>历史数据存储时间应不低于</w:t>
      </w:r>
      <w:r>
        <w:t>3</w:t>
      </w:r>
      <w:r>
        <w:rPr>
          <w:rFonts w:hint="eastAsia"/>
        </w:rPr>
        <w:t>年，超过</w:t>
      </w:r>
      <w:r>
        <w:t>3</w:t>
      </w:r>
      <w:r>
        <w:rPr>
          <w:rFonts w:hint="eastAsia"/>
        </w:rPr>
        <w:t>年后原始数据滚动存储，预处理或处理过的数据存储时间应不低于</w:t>
      </w:r>
      <w:r>
        <w:t>5</w:t>
      </w:r>
      <w:r>
        <w:rPr>
          <w:rFonts w:hint="eastAsia"/>
        </w:rPr>
        <w:t>年。与生产相关的关键数据应永久存储。</w:t>
      </w:r>
    </w:p>
    <w:p w14:paraId="067E23E1" w14:textId="77777777" w:rsidR="00000000" w:rsidRDefault="00000000">
      <w:pPr>
        <w:pStyle w:val="a9"/>
        <w:numPr>
          <w:ilvl w:val="0"/>
          <w:numId w:val="60"/>
        </w:numPr>
        <w:ind w:firstLineChars="200" w:firstLine="24pt"/>
        <w:rPr>
          <w:rFonts w:hint="eastAsia"/>
        </w:rPr>
      </w:pPr>
      <w:r>
        <w:rPr>
          <w:rFonts w:hint="eastAsia"/>
        </w:rPr>
        <w:t>对其它应用服务器节点，应用服务器磁盘剩余空间应不小于</w:t>
      </w:r>
      <w:r>
        <w:rPr>
          <w:rFonts w:hint="eastAsia"/>
        </w:rPr>
        <w:t>30%</w:t>
      </w:r>
      <w:r>
        <w:rPr>
          <w:rFonts w:hint="eastAsia"/>
        </w:rPr>
        <w:t>。</w:t>
      </w:r>
    </w:p>
    <w:p w14:paraId="30332D14" w14:textId="77777777" w:rsidR="00000000" w:rsidRDefault="00000000">
      <w:pPr>
        <w:pStyle w:val="a9"/>
        <w:numPr>
          <w:ilvl w:val="0"/>
          <w:numId w:val="60"/>
        </w:numPr>
        <w:ind w:firstLineChars="200" w:firstLine="24pt"/>
        <w:rPr>
          <w:rFonts w:hint="eastAsia"/>
        </w:rPr>
      </w:pPr>
      <w:r>
        <w:rPr>
          <w:rFonts w:hint="eastAsia"/>
        </w:rPr>
        <w:t>当存储容量使用率超过</w:t>
      </w:r>
      <w:r>
        <w:rPr>
          <w:rFonts w:hint="eastAsia"/>
        </w:rPr>
        <w:t>80%</w:t>
      </w:r>
      <w:r>
        <w:rPr>
          <w:rFonts w:hint="eastAsia"/>
        </w:rPr>
        <w:t>时，系统应自动发出告警信息。</w:t>
      </w:r>
    </w:p>
    <w:p w14:paraId="365536E7" w14:textId="77777777" w:rsidR="00000000" w:rsidRDefault="00000000">
      <w:pPr>
        <w:pStyle w:val="3"/>
        <w:numPr>
          <w:ilvl w:val="2"/>
          <w:numId w:val="24"/>
        </w:numPr>
        <w:rPr>
          <w:rFonts w:hint="eastAsia"/>
          <w:kern w:val="44"/>
          <w:szCs w:val="24"/>
        </w:rPr>
      </w:pPr>
      <w:bookmarkStart w:id="65" w:name="_Toc97131843"/>
      <w:bookmarkStart w:id="66" w:name="OLE_LINK1"/>
      <w:bookmarkStart w:id="67" w:name="_Toc161147391"/>
      <w:r>
        <w:rPr>
          <w:rFonts w:hint="eastAsia"/>
          <w:kern w:val="44"/>
          <w:szCs w:val="24"/>
        </w:rPr>
        <w:t>监控系统资源指标</w:t>
      </w:r>
      <w:bookmarkEnd w:id="53"/>
      <w:bookmarkEnd w:id="54"/>
      <w:bookmarkEnd w:id="55"/>
      <w:bookmarkEnd w:id="56"/>
      <w:bookmarkEnd w:id="57"/>
      <w:bookmarkEnd w:id="58"/>
      <w:bookmarkEnd w:id="59"/>
      <w:bookmarkEnd w:id="60"/>
      <w:bookmarkEnd w:id="61"/>
      <w:bookmarkEnd w:id="65"/>
      <w:bookmarkEnd w:id="67"/>
    </w:p>
    <w:p w14:paraId="7E27FF33" w14:textId="77777777" w:rsidR="00000000" w:rsidRDefault="00000000">
      <w:pPr>
        <w:pStyle w:val="a9"/>
        <w:ind w:firstLineChars="200" w:firstLine="24pt"/>
        <w:rPr>
          <w:rFonts w:hint="eastAsia"/>
        </w:rPr>
      </w:pPr>
      <w:r>
        <w:rPr>
          <w:rFonts w:hint="eastAsia"/>
        </w:rPr>
        <w:t>监控系统资源指标应包括但不限于以下要求：</w:t>
      </w:r>
    </w:p>
    <w:bookmarkEnd w:id="66"/>
    <w:p w14:paraId="5F764C13" w14:textId="77777777" w:rsidR="00000000" w:rsidRDefault="00000000">
      <w:pPr>
        <w:pStyle w:val="a9"/>
        <w:numPr>
          <w:ilvl w:val="0"/>
          <w:numId w:val="61"/>
        </w:numPr>
        <w:ind w:firstLineChars="200" w:firstLine="24pt"/>
        <w:rPr>
          <w:rFonts w:hint="eastAsia"/>
        </w:rPr>
      </w:pPr>
      <w:r>
        <w:rPr>
          <w:rFonts w:hint="eastAsia"/>
        </w:rPr>
        <w:t>CPU</w:t>
      </w:r>
      <w:r>
        <w:rPr>
          <w:rFonts w:hint="eastAsia"/>
        </w:rPr>
        <w:t>负载：电网正常运行时，任意</w:t>
      </w:r>
      <w:r>
        <w:rPr>
          <w:rFonts w:hint="eastAsia"/>
        </w:rPr>
        <w:t>30</w:t>
      </w:r>
      <w:r>
        <w:rPr>
          <w:rFonts w:hint="eastAsia"/>
        </w:rPr>
        <w:t>分钟内</w:t>
      </w:r>
      <w:r>
        <w:rPr>
          <w:rFonts w:hint="eastAsia"/>
        </w:rPr>
        <w:t>CPU</w:t>
      </w:r>
      <w:r>
        <w:rPr>
          <w:rFonts w:hint="eastAsia"/>
        </w:rPr>
        <w:t>平均负载率应不大于</w:t>
      </w:r>
      <w:r>
        <w:rPr>
          <w:rFonts w:hint="eastAsia"/>
        </w:rPr>
        <w:t>50%</w:t>
      </w:r>
      <w:r>
        <w:rPr>
          <w:rFonts w:hint="eastAsia"/>
        </w:rPr>
        <w:t>；在电网事故或数据批量处理等极端场景下，任意</w:t>
      </w:r>
      <w:r>
        <w:rPr>
          <w:rFonts w:hint="eastAsia"/>
        </w:rPr>
        <w:t>10</w:t>
      </w:r>
      <w:r>
        <w:rPr>
          <w:rFonts w:hint="eastAsia"/>
        </w:rPr>
        <w:t>秒内</w:t>
      </w:r>
      <w:r>
        <w:rPr>
          <w:rFonts w:hint="eastAsia"/>
        </w:rPr>
        <w:t>CPU</w:t>
      </w:r>
      <w:r>
        <w:rPr>
          <w:rFonts w:hint="eastAsia"/>
        </w:rPr>
        <w:t>平均负载率应不大于</w:t>
      </w:r>
      <w:r>
        <w:rPr>
          <w:rFonts w:hint="eastAsia"/>
        </w:rPr>
        <w:t>70%</w:t>
      </w:r>
    </w:p>
    <w:p w14:paraId="58515B2E" w14:textId="77777777" w:rsidR="00000000" w:rsidRDefault="00000000">
      <w:pPr>
        <w:pStyle w:val="a9"/>
        <w:numPr>
          <w:ilvl w:val="0"/>
          <w:numId w:val="61"/>
        </w:numPr>
        <w:ind w:firstLineChars="200" w:firstLine="24pt"/>
        <w:rPr>
          <w:rFonts w:hint="eastAsia"/>
        </w:rPr>
      </w:pPr>
      <w:r>
        <w:rPr>
          <w:rFonts w:hint="eastAsia"/>
        </w:rPr>
        <w:t>任意情况下，系统网络流量在任意</w:t>
      </w:r>
      <w:r>
        <w:rPr>
          <w:rFonts w:hint="eastAsia"/>
        </w:rPr>
        <w:t>5</w:t>
      </w:r>
      <w:r>
        <w:rPr>
          <w:rFonts w:hint="eastAsia"/>
        </w:rPr>
        <w:t>分钟内，平均负载率应不大于</w:t>
      </w:r>
      <w:r>
        <w:rPr>
          <w:rFonts w:hint="eastAsia"/>
        </w:rPr>
        <w:t>20%</w:t>
      </w:r>
      <w:r>
        <w:rPr>
          <w:rFonts w:hint="eastAsia"/>
        </w:rPr>
        <w:t>。</w:t>
      </w:r>
    </w:p>
    <w:p w14:paraId="4423CB3A" w14:textId="77777777" w:rsidR="00000000" w:rsidRDefault="00000000">
      <w:pPr>
        <w:pStyle w:val="a9"/>
        <w:numPr>
          <w:ilvl w:val="0"/>
          <w:numId w:val="61"/>
        </w:numPr>
        <w:ind w:firstLineChars="200" w:firstLine="24pt"/>
        <w:rPr>
          <w:rFonts w:hint="eastAsia"/>
        </w:rPr>
      </w:pPr>
      <w:r>
        <w:rPr>
          <w:rFonts w:hint="eastAsia"/>
        </w:rPr>
        <w:t>双网以分流方式运行时，每一网络的负载率应不大于</w:t>
      </w:r>
      <w:r>
        <w:rPr>
          <w:rFonts w:hint="eastAsia"/>
        </w:rPr>
        <w:t>12%</w:t>
      </w:r>
      <w:r>
        <w:rPr>
          <w:rFonts w:hint="eastAsia"/>
        </w:rPr>
        <w:t>，其中一网故障时，单网负载率应不大于</w:t>
      </w:r>
      <w:r>
        <w:rPr>
          <w:rFonts w:hint="eastAsia"/>
        </w:rPr>
        <w:t>24%</w:t>
      </w:r>
      <w:r>
        <w:rPr>
          <w:rFonts w:hint="eastAsia"/>
        </w:rPr>
        <w:t>。</w:t>
      </w:r>
    </w:p>
    <w:p w14:paraId="2C384FE8" w14:textId="77777777" w:rsidR="00000000" w:rsidRDefault="00000000">
      <w:pPr>
        <w:pStyle w:val="1"/>
        <w:numPr>
          <w:ilvl w:val="0"/>
          <w:numId w:val="24"/>
        </w:numPr>
        <w:rPr>
          <w:rFonts w:hint="eastAsia"/>
          <w:lang w:bidi="ar"/>
        </w:rPr>
      </w:pPr>
      <w:r>
        <w:rPr>
          <w:rFonts w:hint="eastAsia"/>
        </w:rPr>
        <w:br w:type="page"/>
      </w:r>
      <w:r>
        <w:rPr>
          <w:rFonts w:hint="eastAsia"/>
        </w:rPr>
        <w:lastRenderedPageBreak/>
        <w:t>生产管理高级应用</w:t>
      </w:r>
    </w:p>
    <w:p w14:paraId="075E36F9" w14:textId="77777777" w:rsidR="00000000" w:rsidRDefault="00000000">
      <w:pPr>
        <w:pStyle w:val="20"/>
        <w:numPr>
          <w:ilvl w:val="1"/>
          <w:numId w:val="24"/>
        </w:numPr>
        <w:rPr>
          <w:rFonts w:hint="eastAsia"/>
        </w:rPr>
      </w:pPr>
      <w:r>
        <w:rPr>
          <w:rFonts w:hint="eastAsia"/>
        </w:rPr>
        <w:t>总体要求</w:t>
      </w:r>
    </w:p>
    <w:p w14:paraId="446FB111" w14:textId="77777777" w:rsidR="00000000" w:rsidRDefault="00000000">
      <w:pPr>
        <w:pStyle w:val="a9"/>
        <w:ind w:firstLineChars="200" w:firstLine="24pt"/>
        <w:rPr>
          <w:rFonts w:hint="eastAsia"/>
        </w:rPr>
      </w:pPr>
      <w:r>
        <w:rPr>
          <w:rFonts w:hint="eastAsia"/>
        </w:rPr>
        <w:t>本章生产管理高级应用应涵盖海上风电生产管理系统、海上风电气象服务应用、海上风电安全监管系统。通过系统间功能及数据有机结合，为海上风电场项目建设全生命周期管理提供有力的工具。</w:t>
      </w:r>
    </w:p>
    <w:p w14:paraId="0BE8C560" w14:textId="77777777" w:rsidR="00000000" w:rsidRDefault="00000000">
      <w:pPr>
        <w:pStyle w:val="a9"/>
        <w:ind w:firstLineChars="200" w:firstLine="24pt"/>
        <w:rPr>
          <w:rFonts w:hint="eastAsia"/>
        </w:rPr>
      </w:pPr>
      <w:r>
        <w:rPr>
          <w:rFonts w:hint="eastAsia"/>
        </w:rPr>
        <w:t>海上风电生产管理系统是电厂安全、高效、智能化运行的核心支撑平台，应根据电力及海洋工程领域标准，制定符合海上风电场生产运行的各项功能，</w:t>
      </w:r>
      <w:r>
        <w:rPr>
          <w:rFonts w:hint="eastAsia"/>
          <w:lang w:bidi="ar"/>
        </w:rPr>
        <w:t>应至少</w:t>
      </w:r>
      <w:r>
        <w:rPr>
          <w:rFonts w:hint="eastAsia"/>
        </w:rPr>
        <w:t>包括运行管理、设备管理、计划中心、出海调度管理等功能。应支持设备台账电子化，设备信息全生命周期跟踪（安装、检修、报废），应支持“两票三制”电子化执行、发电指标动态监测与合规上报。通过数据驱动实现高效运营、风险管控与成本优化，实现海上风电场安全稳定运行与发电效益最大化。</w:t>
      </w:r>
    </w:p>
    <w:p w14:paraId="7BE8B270" w14:textId="77777777" w:rsidR="00000000" w:rsidRDefault="00000000">
      <w:pPr>
        <w:pStyle w:val="a9"/>
        <w:ind w:firstLineChars="200" w:firstLine="24pt"/>
        <w:rPr>
          <w:rFonts w:hint="eastAsia"/>
        </w:rPr>
      </w:pPr>
      <w:r>
        <w:rPr>
          <w:rFonts w:hint="eastAsia"/>
        </w:rPr>
        <w:t>海上风电气象服务应用，</w:t>
      </w:r>
      <w:r>
        <w:rPr>
          <w:rFonts w:hint="eastAsia"/>
          <w:lang w:bidi="ar"/>
        </w:rPr>
        <w:t>应支持</w:t>
      </w:r>
      <w:r>
        <w:rPr>
          <w:rFonts w:hint="eastAsia"/>
        </w:rPr>
        <w:t>通过分析各项气象数据，为海上风电运维、检修、安全监管、出海窗口期判断、电力交易等提供辅助决策支撑。安全监管系统是海上风电场安全运营的关键支撑，通过多维度技术融合与智能化管理，实现海上作业的全周期风险防控与应急响应。</w:t>
      </w:r>
    </w:p>
    <w:p w14:paraId="2912663B" w14:textId="77777777" w:rsidR="00000000" w:rsidRDefault="00000000">
      <w:pPr>
        <w:pStyle w:val="a9"/>
        <w:ind w:firstLineChars="200" w:firstLine="24pt"/>
        <w:rPr>
          <w:rFonts w:hint="eastAsia"/>
        </w:rPr>
      </w:pPr>
      <w:r>
        <w:rPr>
          <w:rFonts w:hint="eastAsia"/>
        </w:rPr>
        <w:t>海上风电安全监管系统应覆盖风电场，应</w:t>
      </w:r>
      <w:r>
        <w:rPr>
          <w:rFonts w:hint="eastAsia"/>
          <w:lang w:bidi="ar"/>
        </w:rPr>
        <w:t>至少</w:t>
      </w:r>
      <w:r>
        <w:rPr>
          <w:rFonts w:hint="eastAsia"/>
        </w:rPr>
        <w:t>支持通过卫星电话、对讲终端（</w:t>
      </w:r>
      <w:r>
        <w:rPr>
          <w:rFonts w:hint="eastAsia"/>
        </w:rPr>
        <w:t>VHF</w:t>
      </w:r>
      <w:r>
        <w:rPr>
          <w:rFonts w:hint="eastAsia"/>
        </w:rPr>
        <w:t>）、广播系统、雷达、北斗</w:t>
      </w:r>
      <w:r>
        <w:rPr>
          <w:rFonts w:hint="eastAsia"/>
        </w:rPr>
        <w:t>AIS</w:t>
      </w:r>
      <w:r>
        <w:rPr>
          <w:rFonts w:hint="eastAsia"/>
        </w:rPr>
        <w:t>定位信标、视频摄像、门禁系统、智能道闸、电子围栏、手机</w:t>
      </w:r>
      <w:r>
        <w:rPr>
          <w:rFonts w:hint="eastAsia"/>
        </w:rPr>
        <w:t>APP</w:t>
      </w:r>
      <w:r>
        <w:rPr>
          <w:rFonts w:hint="eastAsia"/>
        </w:rPr>
        <w:t>等设备，实现海上风电场及陆上生产区域人员、船舶、资产等全方位安全管理。</w:t>
      </w:r>
    </w:p>
    <w:p w14:paraId="41E89C82" w14:textId="77777777" w:rsidR="00000000" w:rsidRDefault="00000000">
      <w:pPr>
        <w:pStyle w:val="a9"/>
        <w:ind w:firstLineChars="200" w:firstLine="24pt"/>
        <w:rPr>
          <w:rFonts w:hint="eastAsia"/>
          <w:lang w:val="zh-CN"/>
        </w:rPr>
      </w:pPr>
      <w:r>
        <w:rPr>
          <w:rFonts w:hint="eastAsia"/>
        </w:rPr>
        <w:t>海上风电生产管理系统、海上风电气象服务应用、海上风电安全监管系统应</w:t>
      </w:r>
      <w:r>
        <w:rPr>
          <w:rFonts w:hint="eastAsia"/>
          <w:lang w:val="zh-CN"/>
        </w:rPr>
        <w:t>提供面向第三方系统的数据接口，便于其他子系统获取</w:t>
      </w:r>
      <w:r>
        <w:rPr>
          <w:rFonts w:hint="eastAsia"/>
        </w:rPr>
        <w:t>相关</w:t>
      </w:r>
      <w:r>
        <w:rPr>
          <w:rFonts w:hint="eastAsia"/>
          <w:lang w:val="zh-CN"/>
        </w:rPr>
        <w:t>数据。对外访问接口应包含通讯规约及</w:t>
      </w:r>
      <w:r>
        <w:rPr>
          <w:rFonts w:hint="eastAsia"/>
          <w:lang w:val="zh-CN"/>
        </w:rPr>
        <w:t>API</w:t>
      </w:r>
      <w:r>
        <w:rPr>
          <w:rFonts w:hint="eastAsia"/>
          <w:lang w:val="zh-CN"/>
        </w:rPr>
        <w:t>形式。通讯规约接口应支持电力行业常用的标准规约，应支持整场转发、挑点转发等多种数据转发形式。</w:t>
      </w:r>
      <w:r>
        <w:rPr>
          <w:rFonts w:hint="eastAsia"/>
          <w:lang w:val="zh-CN"/>
        </w:rPr>
        <w:t>API</w:t>
      </w:r>
      <w:r>
        <w:rPr>
          <w:rFonts w:hint="eastAsia"/>
          <w:lang w:val="zh-CN"/>
        </w:rPr>
        <w:t>接口应</w:t>
      </w:r>
      <w:r>
        <w:rPr>
          <w:rFonts w:hint="eastAsia"/>
        </w:rPr>
        <w:t>支持</w:t>
      </w:r>
      <w:r>
        <w:rPr>
          <w:rFonts w:hint="eastAsia"/>
          <w:lang w:val="zh-CN"/>
        </w:rPr>
        <w:t>用</w:t>
      </w:r>
      <w:r>
        <w:rPr>
          <w:rFonts w:hint="eastAsia"/>
          <w:lang w:val="zh-CN"/>
        </w:rPr>
        <w:t>restful</w:t>
      </w:r>
      <w:r>
        <w:rPr>
          <w:rFonts w:hint="eastAsia"/>
          <w:lang w:val="zh-CN"/>
        </w:rPr>
        <w:t>形式对外提供数据，需提供权限和安全校验机制，</w:t>
      </w:r>
      <w:r>
        <w:rPr>
          <w:rFonts w:hint="eastAsia"/>
        </w:rPr>
        <w:t>应支持</w:t>
      </w:r>
      <w:r>
        <w:rPr>
          <w:rFonts w:hint="eastAsia"/>
          <w:lang w:val="zh-CN"/>
        </w:rPr>
        <w:t>通过</w:t>
      </w:r>
      <w:r>
        <w:rPr>
          <w:rFonts w:hint="eastAsia"/>
          <w:lang w:val="zh-CN"/>
        </w:rPr>
        <w:t>Token</w:t>
      </w:r>
      <w:r>
        <w:rPr>
          <w:rFonts w:hint="eastAsia"/>
          <w:lang w:val="zh-CN"/>
        </w:rPr>
        <w:t>或</w:t>
      </w:r>
      <w:r>
        <w:rPr>
          <w:rFonts w:hint="eastAsia"/>
          <w:lang w:val="zh-CN"/>
        </w:rPr>
        <w:t>Session</w:t>
      </w:r>
      <w:r>
        <w:rPr>
          <w:rFonts w:hint="eastAsia"/>
          <w:lang w:val="zh-CN"/>
        </w:rPr>
        <w:t>的形式进行对外访问权限鉴定，对于非法接口调用，应予以拒绝，保证数据的安全。</w:t>
      </w:r>
    </w:p>
    <w:p w14:paraId="13C8EE1D" w14:textId="77777777" w:rsidR="00000000" w:rsidRDefault="00000000">
      <w:pPr>
        <w:pStyle w:val="a9"/>
        <w:ind w:firstLineChars="200" w:firstLine="24pt"/>
        <w:rPr>
          <w:rFonts w:hint="eastAsia"/>
          <w:kern w:val="44"/>
          <w:szCs w:val="24"/>
        </w:rPr>
      </w:pPr>
      <w:r>
        <w:rPr>
          <w:rFonts w:hint="eastAsia"/>
          <w:kern w:val="44"/>
          <w:szCs w:val="24"/>
        </w:rPr>
        <w:t>★</w:t>
      </w:r>
      <w:r>
        <w:rPr>
          <w:rFonts w:hint="eastAsia"/>
        </w:rPr>
        <w:t>生产管理高级应用</w:t>
      </w:r>
      <w:r>
        <w:rPr>
          <w:rFonts w:hint="eastAsia"/>
          <w:kern w:val="44"/>
          <w:szCs w:val="24"/>
        </w:rPr>
        <w:t>应采用</w:t>
      </w:r>
      <w:r>
        <w:rPr>
          <w:rFonts w:hint="eastAsia"/>
          <w:kern w:val="44"/>
          <w:szCs w:val="24"/>
        </w:rPr>
        <w:t xml:space="preserve">RESTful API </w:t>
      </w:r>
      <w:r>
        <w:rPr>
          <w:rFonts w:hint="eastAsia"/>
          <w:kern w:val="44"/>
          <w:szCs w:val="24"/>
        </w:rPr>
        <w:t>或数据库接口访问方式，将采集、生成的相关数据同步到招标方提供的海风场站级数据服务系统。</w:t>
      </w:r>
      <w:r>
        <w:rPr>
          <w:rFonts w:hint="eastAsia"/>
        </w:rPr>
        <w:t>生产管理</w:t>
      </w:r>
      <w:r>
        <w:rPr>
          <w:rFonts w:hint="eastAsia"/>
        </w:rPr>
        <w:lastRenderedPageBreak/>
        <w:t>高级应用</w:t>
      </w:r>
      <w:r>
        <w:rPr>
          <w:rFonts w:hint="eastAsia"/>
          <w:kern w:val="44"/>
          <w:szCs w:val="24"/>
        </w:rPr>
        <w:t>能够提供智能体（招标方提供）调用需要的发送对话消息、上传文件、文件预览、停止响应、消息反馈、获取会话历史消息、获取会话列表、删除会话、会话重命名、获取对话变量、更新对话变量等功能。</w:t>
      </w:r>
    </w:p>
    <w:p w14:paraId="1E637B92" w14:textId="77777777" w:rsidR="00000000" w:rsidRDefault="00000000">
      <w:pPr>
        <w:pStyle w:val="a9"/>
        <w:ind w:firstLineChars="200" w:firstLine="24pt"/>
        <w:rPr>
          <w:rFonts w:hint="eastAsia"/>
        </w:rPr>
      </w:pPr>
      <w:r>
        <w:rPr>
          <w:rFonts w:hint="eastAsia"/>
        </w:rPr>
        <w:t>生产管理高级应用应对接招标方的数智中台，通过数智中台完成数据资产以及元数据构建，将训练以及测试用数据接入数智中台，利用数智中台的业务指标建模、数理建模、诊断建模以及仿真建模工具完成应用所需模型的训练、测试，以及运行部署下发至集控侧应用运行环境，通过数智中台完成业务模型的版本管控。数智中台相关架构规范详见附件三数智中台系统及智能应用架构说明。‌</w:t>
      </w:r>
    </w:p>
    <w:p w14:paraId="698849E2" w14:textId="77777777" w:rsidR="00000000" w:rsidRDefault="00000000">
      <w:pPr>
        <w:pStyle w:val="20"/>
        <w:numPr>
          <w:ilvl w:val="1"/>
          <w:numId w:val="24"/>
        </w:numPr>
        <w:rPr>
          <w:rFonts w:hint="eastAsia"/>
        </w:rPr>
      </w:pPr>
      <w:r>
        <w:rPr>
          <w:rFonts w:hint="eastAsia"/>
        </w:rPr>
        <w:t>功能要求</w:t>
      </w:r>
    </w:p>
    <w:p w14:paraId="2C8745A2" w14:textId="77777777" w:rsidR="00000000" w:rsidRDefault="00000000">
      <w:pPr>
        <w:pStyle w:val="3"/>
        <w:numPr>
          <w:ilvl w:val="2"/>
          <w:numId w:val="24"/>
        </w:numPr>
        <w:rPr>
          <w:rFonts w:hint="eastAsia"/>
          <w:kern w:val="44"/>
          <w:szCs w:val="24"/>
        </w:rPr>
      </w:pPr>
      <w:r>
        <w:rPr>
          <w:rFonts w:hint="eastAsia"/>
          <w:kern w:val="44"/>
          <w:szCs w:val="24"/>
        </w:rPr>
        <w:t>海上风电生产管理系统</w:t>
      </w:r>
    </w:p>
    <w:p w14:paraId="5C872C38"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总则要求</w:t>
      </w:r>
    </w:p>
    <w:p w14:paraId="48B84E6A" w14:textId="77777777" w:rsidR="00000000" w:rsidRDefault="00000000">
      <w:pPr>
        <w:pStyle w:val="a9"/>
        <w:numPr>
          <w:ilvl w:val="0"/>
          <w:numId w:val="62"/>
        </w:numPr>
        <w:ind w:start="0pt" w:firstLineChars="200" w:firstLine="24pt"/>
        <w:rPr>
          <w:rFonts w:hint="eastAsia"/>
        </w:rPr>
      </w:pPr>
      <w:r>
        <w:rPr>
          <w:rFonts w:hint="eastAsia"/>
        </w:rPr>
        <w:t>海上风电生产管理系统应至少具备数智海风平台门户、生产基础配置、运行管理、设备管理、工单管理、计划中心、出海调度管理、巡检管理、两票管理、缺陷管理、报表管理、智能仓储、生产预算管理、安健环管理、故障案例库、实验室功能、培训管理、多码联动、商务管理等功能。具体功能应根据招标人的海上生产、运行、运营等要求进行细化设计，满足招标人对海上风电场生产运营的功能需求。其中商务管理模块由本项目负责采购，投标人负责招标人的商务管理模块的集成、对接等工作。应支持与招标人财务系统集成对接。</w:t>
      </w:r>
    </w:p>
    <w:p w14:paraId="61A50BD4" w14:textId="77777777" w:rsidR="00000000" w:rsidRDefault="00000000">
      <w:pPr>
        <w:pStyle w:val="a9"/>
        <w:numPr>
          <w:ilvl w:val="0"/>
          <w:numId w:val="62"/>
        </w:numPr>
        <w:ind w:start="0pt" w:firstLineChars="200" w:firstLine="24pt"/>
        <w:rPr>
          <w:rFonts w:hint="eastAsia"/>
        </w:rPr>
      </w:pPr>
      <w:r>
        <w:rPr>
          <w:rFonts w:hint="eastAsia"/>
        </w:rPr>
        <w:t>生产管理系统应支持单个场站和多个场站独立管理，以及多个场站区域化集中管理，并具备未来扩展能力。</w:t>
      </w:r>
    </w:p>
    <w:p w14:paraId="13C39D42" w14:textId="77777777" w:rsidR="00000000" w:rsidRDefault="00000000">
      <w:pPr>
        <w:pStyle w:val="a9"/>
        <w:numPr>
          <w:ilvl w:val="0"/>
          <w:numId w:val="63"/>
        </w:numPr>
        <w:ind w:start="0pt" w:firstLineChars="200" w:firstLine="24pt"/>
        <w:rPr>
          <w:rFonts w:hint="eastAsia"/>
        </w:rPr>
      </w:pPr>
      <w:r>
        <w:rPr>
          <w:rFonts w:hint="eastAsia"/>
        </w:rPr>
        <w:t>针对单个场站和多个场站单独管理，系统各功能模块应保持标准统一，并确保各场站数据独立、操作隔离。</w:t>
      </w:r>
    </w:p>
    <w:p w14:paraId="5274AD44" w14:textId="77777777" w:rsidR="00000000" w:rsidRDefault="00000000">
      <w:pPr>
        <w:pStyle w:val="a9"/>
        <w:numPr>
          <w:ilvl w:val="0"/>
          <w:numId w:val="63"/>
        </w:numPr>
        <w:ind w:start="0pt" w:firstLineChars="200" w:firstLine="24pt"/>
        <w:rPr>
          <w:rFonts w:hint="eastAsia"/>
        </w:rPr>
      </w:pPr>
      <w:r>
        <w:rPr>
          <w:rFonts w:hint="eastAsia"/>
        </w:rPr>
        <w:t>针对多场站区域化集中管理，系统应对运行管理、设备管理、报表管理等功能进行集中化适配，实现跨场站协同、标准化作业与集约化管控。</w:t>
      </w:r>
    </w:p>
    <w:p w14:paraId="6127DDB2" w14:textId="77777777" w:rsidR="00000000" w:rsidRDefault="00000000">
      <w:pPr>
        <w:pStyle w:val="a9"/>
        <w:numPr>
          <w:ilvl w:val="0"/>
          <w:numId w:val="63"/>
        </w:numPr>
        <w:ind w:start="0pt" w:firstLineChars="200" w:firstLine="24pt"/>
        <w:rPr>
          <w:rFonts w:hint="eastAsia"/>
        </w:rPr>
      </w:pPr>
      <w:r>
        <w:rPr>
          <w:rFonts w:hint="eastAsia"/>
        </w:rPr>
        <w:t>硬件应支持生产管理系统独立部署，与场站其他安全</w:t>
      </w:r>
      <w:r>
        <w:t>Ⅲ</w:t>
      </w:r>
      <w:r>
        <w:rPr>
          <w:rFonts w:hint="eastAsia"/>
        </w:rPr>
        <w:t>区系统隔离，配备相应隔离设备，并支持与场站其他安全</w:t>
      </w:r>
      <w:r>
        <w:t>Ⅲ</w:t>
      </w:r>
      <w:r>
        <w:rPr>
          <w:rFonts w:hint="eastAsia"/>
        </w:rPr>
        <w:t>区系统及后续接入场站通信。</w:t>
      </w:r>
    </w:p>
    <w:p w14:paraId="5170E741" w14:textId="77777777" w:rsidR="00000000" w:rsidRDefault="00000000">
      <w:pPr>
        <w:pStyle w:val="a9"/>
        <w:numPr>
          <w:ilvl w:val="0"/>
          <w:numId w:val="63"/>
        </w:numPr>
        <w:ind w:start="0pt" w:firstLineChars="200" w:firstLine="24pt"/>
        <w:rPr>
          <w:rFonts w:hint="eastAsia"/>
        </w:rPr>
      </w:pPr>
      <w:r>
        <w:rPr>
          <w:rFonts w:hint="eastAsia"/>
        </w:rPr>
        <w:t>系统应支持部署在指定地点，并支持多场站同时访问，访问权限支持分</w:t>
      </w:r>
      <w:r>
        <w:rPr>
          <w:rFonts w:hint="eastAsia"/>
        </w:rPr>
        <w:lastRenderedPageBreak/>
        <w:t>场站配置，各自只能访问各自场站的应用页面。</w:t>
      </w:r>
    </w:p>
    <w:p w14:paraId="73649089" w14:textId="77777777" w:rsidR="00000000" w:rsidRDefault="00000000">
      <w:pPr>
        <w:pStyle w:val="a9"/>
        <w:numPr>
          <w:ilvl w:val="0"/>
          <w:numId w:val="62"/>
        </w:numPr>
        <w:ind w:start="0pt" w:firstLineChars="200" w:firstLine="24pt"/>
        <w:rPr>
          <w:rFonts w:hint="eastAsia"/>
        </w:rPr>
      </w:pPr>
      <w:r>
        <w:rPr>
          <w:rFonts w:hint="eastAsia"/>
        </w:rPr>
        <w:t>生产管理系统须具备与其他系统的标准化集成能力，打破信息孤岛，实现数据互通与业务协同。</w:t>
      </w:r>
    </w:p>
    <w:p w14:paraId="7409D57F" w14:textId="77777777" w:rsidR="00000000" w:rsidRDefault="00000000">
      <w:pPr>
        <w:pStyle w:val="a9"/>
        <w:numPr>
          <w:ilvl w:val="0"/>
          <w:numId w:val="64"/>
        </w:numPr>
        <w:ind w:start="0pt" w:firstLineChars="200" w:firstLine="24pt"/>
        <w:rPr>
          <w:rFonts w:hint="eastAsia"/>
        </w:rPr>
      </w:pPr>
      <w:r>
        <w:rPr>
          <w:rFonts w:hint="eastAsia"/>
        </w:rPr>
        <w:t>应支持接入海上风电气象服务应用，获取未来至少</w:t>
      </w:r>
      <w:r>
        <w:rPr>
          <w:rFonts w:hint="eastAsia"/>
        </w:rPr>
        <w:t>7</w:t>
      </w:r>
      <w:r>
        <w:rPr>
          <w:rFonts w:hint="eastAsia"/>
        </w:rPr>
        <w:t>天逐小时</w:t>
      </w:r>
      <w:r>
        <w:rPr>
          <w:rFonts w:hint="eastAsia"/>
        </w:rPr>
        <w:t>/</w:t>
      </w:r>
      <w:r>
        <w:rPr>
          <w:rFonts w:hint="eastAsia"/>
        </w:rPr>
        <w:t>逐日气象数据，为出海调度模块的作业窗口判断提供决策依据。</w:t>
      </w:r>
    </w:p>
    <w:p w14:paraId="3850618C" w14:textId="77777777" w:rsidR="00000000" w:rsidRDefault="00000000">
      <w:pPr>
        <w:pStyle w:val="a9"/>
        <w:numPr>
          <w:ilvl w:val="0"/>
          <w:numId w:val="64"/>
        </w:numPr>
        <w:ind w:start="0pt" w:firstLineChars="200" w:firstLine="24pt"/>
        <w:rPr>
          <w:rFonts w:hint="eastAsia"/>
        </w:rPr>
      </w:pPr>
      <w:r>
        <w:rPr>
          <w:rFonts w:hint="eastAsia"/>
        </w:rPr>
        <w:t>应支持自动获取发电设备故障停机数据，并一键生成工单，生产管理系统的工单处理过程和结果。</w:t>
      </w:r>
    </w:p>
    <w:p w14:paraId="7EBB0DCC" w14:textId="77777777" w:rsidR="00000000" w:rsidRDefault="00000000">
      <w:pPr>
        <w:pStyle w:val="a9"/>
        <w:numPr>
          <w:ilvl w:val="0"/>
          <w:numId w:val="64"/>
        </w:numPr>
        <w:ind w:start="0pt" w:firstLineChars="200" w:firstLine="24pt"/>
        <w:rPr>
          <w:rFonts w:hint="eastAsia"/>
        </w:rPr>
      </w:pPr>
      <w:r>
        <w:rPr>
          <w:rFonts w:hint="eastAsia"/>
        </w:rPr>
        <w:t>应支持向智能分析高级应用系统推送风机故障停机记录与核心电量指标数据，为多维深度分析提供数据基础。</w:t>
      </w:r>
    </w:p>
    <w:p w14:paraId="690D586C" w14:textId="77777777" w:rsidR="00000000" w:rsidRDefault="00000000">
      <w:pPr>
        <w:pStyle w:val="a9"/>
        <w:numPr>
          <w:ilvl w:val="0"/>
          <w:numId w:val="64"/>
        </w:numPr>
        <w:ind w:start="0pt" w:firstLineChars="200" w:firstLine="24pt"/>
        <w:rPr>
          <w:rFonts w:hint="eastAsia"/>
        </w:rPr>
      </w:pPr>
      <w:r>
        <w:rPr>
          <w:rFonts w:hint="eastAsia"/>
        </w:rPr>
        <w:t>应支持与智能巡视系统双向交互，实现生产管理系统下发巡检任务、智能巡视系统自动回传巡视结果，便于用户对比分析人工巡检与智能巡视数据。</w:t>
      </w:r>
    </w:p>
    <w:p w14:paraId="40061741" w14:textId="77777777" w:rsidR="00000000" w:rsidRDefault="00000000">
      <w:pPr>
        <w:pStyle w:val="a9"/>
        <w:numPr>
          <w:ilvl w:val="0"/>
          <w:numId w:val="64"/>
        </w:numPr>
        <w:ind w:start="0pt" w:firstLineChars="200" w:firstLine="24pt"/>
        <w:rPr>
          <w:rFonts w:ascii="黑体" w:hAnsi="黑体" w:cs="黑体" w:hint="eastAsia"/>
        </w:rPr>
      </w:pPr>
      <w:r>
        <w:rPr>
          <w:rFonts w:hint="eastAsia"/>
        </w:rPr>
        <w:t>应支持与集团采购管理平台对接，获取采购数据，实现物资从采购、入库、出库的全生命周期管理。</w:t>
      </w:r>
    </w:p>
    <w:p w14:paraId="44B6E14B"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数智海风平台门户</w:t>
      </w:r>
    </w:p>
    <w:p w14:paraId="36EDDB6E" w14:textId="77777777" w:rsidR="00000000" w:rsidRDefault="00000000">
      <w:pPr>
        <w:pStyle w:val="a9"/>
        <w:ind w:firstLineChars="200" w:firstLine="24pt"/>
        <w:rPr>
          <w:rFonts w:hint="eastAsia"/>
        </w:rPr>
      </w:pPr>
      <w:r>
        <w:rPr>
          <w:rFonts w:hint="eastAsia"/>
        </w:rPr>
        <w:t>数智海风平台门户构建统一工作入口，涵盖</w:t>
      </w:r>
      <w:r>
        <w:rPr>
          <w:rFonts w:hint="eastAsia"/>
        </w:rPr>
        <w:t>PC</w:t>
      </w:r>
      <w:r>
        <w:rPr>
          <w:rFonts w:hint="eastAsia"/>
        </w:rPr>
        <w:t>端与移动</w:t>
      </w:r>
      <w:r>
        <w:rPr>
          <w:rFonts w:hint="eastAsia"/>
        </w:rPr>
        <w:t>APP</w:t>
      </w:r>
      <w:r>
        <w:rPr>
          <w:rFonts w:hint="eastAsia"/>
        </w:rPr>
        <w:t>端，旨在为用户提供集成、高效、便捷的业务操作体验。</w:t>
      </w:r>
    </w:p>
    <w:p w14:paraId="5E07D4FD" w14:textId="77777777" w:rsidR="00000000" w:rsidRDefault="00000000">
      <w:pPr>
        <w:pStyle w:val="a9"/>
        <w:numPr>
          <w:ilvl w:val="0"/>
          <w:numId w:val="65"/>
        </w:numPr>
        <w:ind w:start="0pt" w:firstLineChars="200" w:firstLine="24pt"/>
        <w:rPr>
          <w:rFonts w:hint="eastAsia"/>
        </w:rPr>
      </w:pPr>
      <w:r>
        <w:rPr>
          <w:rFonts w:hint="eastAsia"/>
        </w:rPr>
        <w:t>数智海风平台门户</w:t>
      </w:r>
      <w:r>
        <w:rPr>
          <w:rFonts w:hint="eastAsia"/>
        </w:rPr>
        <w:t>PC</w:t>
      </w:r>
      <w:r>
        <w:rPr>
          <w:rFonts w:hint="eastAsia"/>
        </w:rPr>
        <w:t>端</w:t>
      </w:r>
    </w:p>
    <w:p w14:paraId="6D82D96E" w14:textId="77777777" w:rsidR="00000000" w:rsidRDefault="00000000">
      <w:pPr>
        <w:pStyle w:val="a9"/>
        <w:ind w:firstLineChars="200" w:firstLine="24pt"/>
        <w:rPr>
          <w:rFonts w:hint="eastAsia"/>
        </w:rPr>
      </w:pPr>
      <w:r>
        <w:rPr>
          <w:rFonts w:hint="eastAsia"/>
        </w:rPr>
        <w:t>应采用单点登录技术，建立统一身份认证体系，实现用户一次登录即可免密访问所有接入的业务系统。</w:t>
      </w:r>
    </w:p>
    <w:p w14:paraId="4FDC43E6" w14:textId="77777777" w:rsidR="00000000" w:rsidRDefault="00000000">
      <w:pPr>
        <w:pStyle w:val="a9"/>
        <w:ind w:firstLineChars="200" w:firstLine="24pt"/>
        <w:rPr>
          <w:rFonts w:hint="eastAsia"/>
        </w:rPr>
      </w:pPr>
      <w:r>
        <w:rPr>
          <w:rFonts w:hint="eastAsia"/>
        </w:rPr>
        <w:t>应支持根据企业品牌形象定制个性化门户界面，以体现企业专属视觉风格。</w:t>
      </w:r>
    </w:p>
    <w:p w14:paraId="5025C0F8" w14:textId="77777777" w:rsidR="00000000" w:rsidRDefault="00000000">
      <w:pPr>
        <w:pStyle w:val="a9"/>
        <w:ind w:firstLineChars="200" w:firstLine="24pt"/>
        <w:rPr>
          <w:rFonts w:hint="eastAsia"/>
        </w:rPr>
      </w:pPr>
      <w:r>
        <w:rPr>
          <w:rFonts w:hint="eastAsia"/>
        </w:rPr>
        <w:t>应具备统一的消息中心功能，集中展示来自各业务系统的消息通知，并支持用户在此统一查阅、处理及更新消息状态。</w:t>
      </w:r>
    </w:p>
    <w:p w14:paraId="5368D1F2" w14:textId="77777777" w:rsidR="00000000" w:rsidRDefault="00000000">
      <w:pPr>
        <w:pStyle w:val="a9"/>
        <w:ind w:firstLineChars="200" w:firstLine="24pt"/>
        <w:rPr>
          <w:rFonts w:hint="eastAsia"/>
        </w:rPr>
      </w:pPr>
      <w:r>
        <w:rPr>
          <w:rFonts w:hint="eastAsia"/>
        </w:rPr>
        <w:t>应建立全局待办任务中心，聚合展示各系统待办事项，支持用户直接在本平台处理任务，并确保任务状态在处理后实时同步至各业务系统。</w:t>
      </w:r>
    </w:p>
    <w:p w14:paraId="774B014F" w14:textId="77777777" w:rsidR="00000000" w:rsidRDefault="00000000">
      <w:pPr>
        <w:pStyle w:val="a9"/>
        <w:ind w:firstLineChars="200" w:firstLine="24pt"/>
        <w:rPr>
          <w:rFonts w:hint="eastAsia"/>
        </w:rPr>
      </w:pPr>
      <w:r>
        <w:rPr>
          <w:rFonts w:hint="eastAsia"/>
        </w:rPr>
        <w:t>应提供系统版本更新公告及操作手册查询功能，便于用户及时了解系统变更与使用指引。</w:t>
      </w:r>
    </w:p>
    <w:p w14:paraId="137E3015" w14:textId="77777777" w:rsidR="00000000" w:rsidRDefault="00000000">
      <w:pPr>
        <w:pStyle w:val="a9"/>
        <w:numPr>
          <w:ilvl w:val="0"/>
          <w:numId w:val="65"/>
        </w:numPr>
        <w:ind w:start="0pt" w:firstLineChars="200" w:firstLine="24pt"/>
        <w:rPr>
          <w:rFonts w:hint="eastAsia"/>
        </w:rPr>
      </w:pPr>
      <w:r>
        <w:rPr>
          <w:rFonts w:hint="eastAsia"/>
        </w:rPr>
        <w:t>数智海风平台门户</w:t>
      </w:r>
      <w:r>
        <w:rPr>
          <w:rFonts w:hint="eastAsia"/>
        </w:rPr>
        <w:t>APP</w:t>
      </w:r>
      <w:r>
        <w:rPr>
          <w:rFonts w:hint="eastAsia"/>
        </w:rPr>
        <w:t>端</w:t>
      </w:r>
    </w:p>
    <w:p w14:paraId="6B075D2F" w14:textId="77777777" w:rsidR="00000000" w:rsidRDefault="00000000">
      <w:pPr>
        <w:pStyle w:val="a9"/>
        <w:ind w:firstLineChars="200" w:firstLine="24pt"/>
        <w:rPr>
          <w:rFonts w:hint="eastAsia"/>
        </w:rPr>
      </w:pPr>
      <w:r>
        <w:rPr>
          <w:rFonts w:hint="eastAsia"/>
        </w:rPr>
        <w:t>应采用单点登录技术，建立统一身份认证体系，实现用户一次登录即可免</w:t>
      </w:r>
      <w:r>
        <w:rPr>
          <w:rFonts w:hint="eastAsia"/>
        </w:rPr>
        <w:lastRenderedPageBreak/>
        <w:t>密访问所有接入的业务系统。</w:t>
      </w:r>
    </w:p>
    <w:p w14:paraId="148EBFD3" w14:textId="77777777" w:rsidR="00000000" w:rsidRDefault="00000000">
      <w:pPr>
        <w:pStyle w:val="a9"/>
        <w:ind w:firstLineChars="200" w:firstLine="24pt"/>
        <w:rPr>
          <w:rFonts w:hint="eastAsia"/>
        </w:rPr>
      </w:pPr>
      <w:r>
        <w:rPr>
          <w:rFonts w:hint="eastAsia"/>
        </w:rPr>
        <w:t>应具备统一的消息中心功能，集中展示来自各业务系统的消息通知，并支持用户在此统一查阅、处理及更新消息状态。</w:t>
      </w:r>
    </w:p>
    <w:p w14:paraId="4361BCEC" w14:textId="77777777" w:rsidR="00000000" w:rsidRDefault="00000000">
      <w:pPr>
        <w:pStyle w:val="a9"/>
        <w:ind w:firstLineChars="200" w:firstLine="24pt"/>
        <w:rPr>
          <w:rFonts w:hint="eastAsia"/>
        </w:rPr>
      </w:pPr>
      <w:r>
        <w:rPr>
          <w:rFonts w:hint="eastAsia"/>
        </w:rPr>
        <w:t>应建立全局待办任务中心，聚合展示各系统待办事项，支持用户直接在本平台处理任务，并确保任务状态在处理后实时同步至各业务系统。</w:t>
      </w:r>
    </w:p>
    <w:p w14:paraId="17997737"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生产基础配置</w:t>
      </w:r>
    </w:p>
    <w:p w14:paraId="757F2569" w14:textId="77777777" w:rsidR="00000000" w:rsidRDefault="00000000">
      <w:pPr>
        <w:pStyle w:val="a9"/>
        <w:ind w:firstLineChars="200" w:firstLine="24pt"/>
        <w:rPr>
          <w:rFonts w:hint="eastAsia"/>
        </w:rPr>
      </w:pPr>
      <w:r>
        <w:rPr>
          <w:rFonts w:hint="eastAsia"/>
        </w:rPr>
        <w:t>应具备基础数据配置功能，应至少包括生产管理系统所需的电场数据、设备编码、账号权限数据、其他业务所需基础数据，以实现灵活的业务规则管理与高效的系统扩展。</w:t>
      </w:r>
    </w:p>
    <w:p w14:paraId="29CB2256" w14:textId="77777777" w:rsidR="00000000" w:rsidRDefault="00000000">
      <w:pPr>
        <w:pStyle w:val="a9"/>
        <w:numPr>
          <w:ilvl w:val="0"/>
          <w:numId w:val="66"/>
        </w:numPr>
        <w:ind w:start="0pt" w:firstLineChars="200" w:firstLine="24pt"/>
        <w:rPr>
          <w:rFonts w:hint="eastAsia"/>
        </w:rPr>
      </w:pPr>
      <w:r>
        <w:rPr>
          <w:rFonts w:hint="eastAsia"/>
        </w:rPr>
        <w:t>电场数据</w:t>
      </w:r>
    </w:p>
    <w:p w14:paraId="70F0F403" w14:textId="77777777" w:rsidR="00000000" w:rsidRDefault="00000000">
      <w:pPr>
        <w:pStyle w:val="a9"/>
        <w:ind w:firstLineChars="200" w:firstLine="24pt"/>
        <w:rPr>
          <w:rFonts w:hint="eastAsia"/>
        </w:rPr>
      </w:pPr>
      <w:r>
        <w:rPr>
          <w:rFonts w:hint="eastAsia"/>
        </w:rPr>
        <w:t>应提供电场管理功能，应支持对电场按层级结构进行管理。</w:t>
      </w:r>
    </w:p>
    <w:p w14:paraId="66CE0ED3" w14:textId="77777777" w:rsidR="00000000" w:rsidRDefault="00000000">
      <w:pPr>
        <w:pStyle w:val="a9"/>
        <w:ind w:firstLineChars="200" w:firstLine="24pt"/>
        <w:rPr>
          <w:rFonts w:hint="eastAsia"/>
        </w:rPr>
      </w:pPr>
      <w:r>
        <w:rPr>
          <w:rFonts w:hint="eastAsia"/>
        </w:rPr>
        <w:t>应支持填写电场的基本信息，包括分期建设的基本信息。</w:t>
      </w:r>
    </w:p>
    <w:p w14:paraId="0A1B98AF" w14:textId="77777777" w:rsidR="00000000" w:rsidRDefault="00000000">
      <w:pPr>
        <w:pStyle w:val="a9"/>
        <w:ind w:firstLineChars="200" w:firstLine="24pt"/>
        <w:rPr>
          <w:rFonts w:hint="eastAsia"/>
        </w:rPr>
      </w:pPr>
      <w:r>
        <w:rPr>
          <w:rFonts w:hint="eastAsia"/>
        </w:rPr>
        <w:t>应支持按照结构树方式逐步新增各级节点，并登记各级节点基本信息，实现电场基本信息管理，例如电场基本信息、状态和容量信息、可研信息。</w:t>
      </w:r>
    </w:p>
    <w:p w14:paraId="5FBD37DB" w14:textId="77777777" w:rsidR="00000000" w:rsidRDefault="00000000">
      <w:pPr>
        <w:pStyle w:val="a9"/>
        <w:ind w:firstLineChars="200" w:firstLine="24pt"/>
        <w:rPr>
          <w:rFonts w:hint="eastAsia"/>
        </w:rPr>
      </w:pPr>
      <w:r>
        <w:rPr>
          <w:rFonts w:hint="eastAsia"/>
        </w:rPr>
        <w:t>树结构应支持按节点名称搜索、排序、一键展开和收起功能，便于用户直观、清晰地了解电场层级。</w:t>
      </w:r>
    </w:p>
    <w:p w14:paraId="7914B4EE" w14:textId="77777777" w:rsidR="00000000" w:rsidRDefault="00000000">
      <w:pPr>
        <w:pStyle w:val="a9"/>
        <w:ind w:firstLineChars="200" w:firstLine="24pt"/>
        <w:rPr>
          <w:rFonts w:hint="eastAsia"/>
        </w:rPr>
      </w:pPr>
      <w:r>
        <w:rPr>
          <w:rFonts w:hint="eastAsia"/>
        </w:rPr>
        <w:t>应支持查看、编辑各级节点信息，对电场层级进行调整。应支持通过权限控制各级节点的新增、编辑、删除。</w:t>
      </w:r>
    </w:p>
    <w:p w14:paraId="2A6E0FA4" w14:textId="77777777" w:rsidR="00000000" w:rsidRDefault="00000000">
      <w:pPr>
        <w:pStyle w:val="a9"/>
        <w:numPr>
          <w:ilvl w:val="0"/>
          <w:numId w:val="66"/>
        </w:numPr>
        <w:ind w:start="0pt" w:firstLineChars="200" w:firstLine="24pt"/>
        <w:rPr>
          <w:rFonts w:hint="eastAsia"/>
        </w:rPr>
      </w:pPr>
      <w:r>
        <w:rPr>
          <w:rFonts w:hint="eastAsia"/>
        </w:rPr>
        <w:t>设备编码</w:t>
      </w:r>
    </w:p>
    <w:p w14:paraId="5B5ABFBF" w14:textId="77777777" w:rsidR="00000000" w:rsidRDefault="00000000">
      <w:pPr>
        <w:pStyle w:val="a9"/>
        <w:ind w:firstLineChars="200" w:firstLine="24pt"/>
        <w:rPr>
          <w:rFonts w:hint="eastAsia"/>
        </w:rPr>
      </w:pPr>
      <w:r>
        <w:rPr>
          <w:rFonts w:hint="eastAsia"/>
        </w:rPr>
        <w:t>投标方应根据电力行业规范、电场设备业务、</w:t>
      </w:r>
      <w:r>
        <w:rPr>
          <w:rFonts w:hint="eastAsia"/>
        </w:rPr>
        <w:t>KKS</w:t>
      </w:r>
      <w:r>
        <w:rPr>
          <w:rFonts w:hint="eastAsia"/>
        </w:rPr>
        <w:t>编码体系要求，开展设备编码的功能设计与开发（本项目不包含</w:t>
      </w:r>
      <w:r>
        <w:rPr>
          <w:rFonts w:hint="eastAsia"/>
        </w:rPr>
        <w:t>KKS</w:t>
      </w:r>
      <w:r>
        <w:rPr>
          <w:rFonts w:hint="eastAsia"/>
        </w:rPr>
        <w:t>编制工作），实现设备相关业务均以设备</w:t>
      </w:r>
      <w:r>
        <w:rPr>
          <w:rFonts w:hint="eastAsia"/>
        </w:rPr>
        <w:t>KKS</w:t>
      </w:r>
      <w:r>
        <w:rPr>
          <w:rFonts w:hint="eastAsia"/>
        </w:rPr>
        <w:t>编码为桥梁，确保每一台设备具有唯一标识，确保系统在业务流程中实现对设备的精确识别和追踪。</w:t>
      </w:r>
    </w:p>
    <w:p w14:paraId="437AF2EE" w14:textId="77777777" w:rsidR="00000000" w:rsidRDefault="00000000">
      <w:pPr>
        <w:pStyle w:val="a9"/>
        <w:ind w:firstLineChars="200" w:firstLine="24pt"/>
        <w:rPr>
          <w:rFonts w:hint="eastAsia"/>
        </w:rPr>
      </w:pPr>
      <w:r>
        <w:rPr>
          <w:rFonts w:hint="eastAsia"/>
        </w:rPr>
        <w:t>应支持统一维护设备归属的厂家与型号，针对发电设备的型号，应支持维护其容量信息。</w:t>
      </w:r>
    </w:p>
    <w:p w14:paraId="5EC6678E" w14:textId="77777777" w:rsidR="00000000" w:rsidRDefault="00000000">
      <w:pPr>
        <w:pStyle w:val="a9"/>
        <w:ind w:firstLineChars="200" w:firstLine="24pt"/>
        <w:rPr>
          <w:rFonts w:hint="eastAsia"/>
        </w:rPr>
      </w:pPr>
      <w:r>
        <w:rPr>
          <w:rFonts w:hint="eastAsia"/>
        </w:rPr>
        <w:t>通过海上风电场设备</w:t>
      </w:r>
      <w:r>
        <w:rPr>
          <w:rFonts w:hint="eastAsia"/>
        </w:rPr>
        <w:t>KKS</w:t>
      </w:r>
      <w:r>
        <w:rPr>
          <w:rFonts w:hint="eastAsia"/>
        </w:rPr>
        <w:t>编码体系内置</w:t>
      </w:r>
      <w:r>
        <w:rPr>
          <w:rFonts w:hint="eastAsia"/>
        </w:rPr>
        <w:t>KKS</w:t>
      </w:r>
      <w:r>
        <w:rPr>
          <w:rFonts w:hint="eastAsia"/>
        </w:rPr>
        <w:t>编码规则，应实现选择类型码后自动生成对应的</w:t>
      </w:r>
      <w:r>
        <w:rPr>
          <w:rFonts w:hint="eastAsia"/>
        </w:rPr>
        <w:t>KKS</w:t>
      </w:r>
      <w:r>
        <w:rPr>
          <w:rFonts w:hint="eastAsia"/>
        </w:rPr>
        <w:t>编码，应支持在此关联设备所属厂家、型号，应支持下载</w:t>
      </w:r>
      <w:r>
        <w:rPr>
          <w:rFonts w:hint="eastAsia"/>
        </w:rPr>
        <w:t>KKS</w:t>
      </w:r>
      <w:r>
        <w:rPr>
          <w:rFonts w:hint="eastAsia"/>
        </w:rPr>
        <w:t>编码模板，</w:t>
      </w:r>
      <w:r>
        <w:rPr>
          <w:rFonts w:hint="eastAsia"/>
        </w:rPr>
        <w:t>EXCEL</w:t>
      </w:r>
      <w:r>
        <w:rPr>
          <w:rFonts w:hint="eastAsia"/>
        </w:rPr>
        <w:t>批量导入</w:t>
      </w:r>
      <w:r>
        <w:rPr>
          <w:rFonts w:hint="eastAsia"/>
        </w:rPr>
        <w:t>KKS</w:t>
      </w:r>
      <w:r>
        <w:rPr>
          <w:rFonts w:hint="eastAsia"/>
        </w:rPr>
        <w:t>编码。</w:t>
      </w:r>
    </w:p>
    <w:p w14:paraId="7C7F9D48" w14:textId="77777777" w:rsidR="00000000" w:rsidRDefault="00000000">
      <w:pPr>
        <w:pStyle w:val="a9"/>
        <w:ind w:firstLineChars="200" w:firstLine="24pt"/>
        <w:rPr>
          <w:rFonts w:hint="eastAsia"/>
        </w:rPr>
      </w:pPr>
      <w:r>
        <w:rPr>
          <w:rFonts w:hint="eastAsia"/>
        </w:rPr>
        <w:t>应支持手动编码功能，以此补充</w:t>
      </w:r>
      <w:r>
        <w:rPr>
          <w:rFonts w:hint="eastAsia"/>
        </w:rPr>
        <w:t>KKS</w:t>
      </w:r>
      <w:r>
        <w:rPr>
          <w:rFonts w:hint="eastAsia"/>
        </w:rPr>
        <w:t>自动化编码未能覆盖的场景。</w:t>
      </w:r>
    </w:p>
    <w:p w14:paraId="46C1C62C" w14:textId="77777777" w:rsidR="00000000" w:rsidRDefault="00000000">
      <w:pPr>
        <w:pStyle w:val="a9"/>
        <w:ind w:firstLineChars="200" w:firstLine="24pt"/>
        <w:rPr>
          <w:rFonts w:hint="eastAsia"/>
        </w:rPr>
      </w:pPr>
      <w:r>
        <w:rPr>
          <w:rFonts w:hint="eastAsia"/>
        </w:rPr>
        <w:lastRenderedPageBreak/>
        <w:t>应支持后台设置</w:t>
      </w:r>
      <w:r>
        <w:rPr>
          <w:rFonts w:hint="eastAsia"/>
        </w:rPr>
        <w:t>KKS</w:t>
      </w:r>
      <w:r>
        <w:rPr>
          <w:rFonts w:hint="eastAsia"/>
        </w:rPr>
        <w:t>编码纠错规则，确保设备</w:t>
      </w:r>
      <w:r>
        <w:rPr>
          <w:rFonts w:hint="eastAsia"/>
        </w:rPr>
        <w:t>KKS</w:t>
      </w:r>
      <w:r>
        <w:rPr>
          <w:rFonts w:hint="eastAsia"/>
        </w:rPr>
        <w:t>编码和名称的唯一性，从而防止在检修运维过程选择设备时发生混淆。</w:t>
      </w:r>
    </w:p>
    <w:p w14:paraId="12DC58EF" w14:textId="77777777" w:rsidR="00000000" w:rsidRDefault="00000000">
      <w:pPr>
        <w:pStyle w:val="a9"/>
        <w:ind w:firstLineChars="200" w:firstLine="24pt"/>
        <w:rPr>
          <w:rFonts w:hint="eastAsia"/>
        </w:rPr>
      </w:pPr>
      <w:r>
        <w:rPr>
          <w:rFonts w:hint="eastAsia"/>
        </w:rPr>
        <w:t>应提供树结构界面，用于直观展示设备</w:t>
      </w:r>
      <w:r>
        <w:rPr>
          <w:rFonts w:hint="eastAsia"/>
        </w:rPr>
        <w:t>KKS</w:t>
      </w:r>
      <w:r>
        <w:rPr>
          <w:rFonts w:hint="eastAsia"/>
        </w:rPr>
        <w:t>编码，同时包含以下功能，允许对设备</w:t>
      </w:r>
      <w:r>
        <w:rPr>
          <w:rFonts w:hint="eastAsia"/>
        </w:rPr>
        <w:t>KKS</w:t>
      </w:r>
      <w:r>
        <w:rPr>
          <w:rFonts w:hint="eastAsia"/>
        </w:rPr>
        <w:t>编码进行启用或停用操作，当父节点被停用时其下所有子节点应自动同步为停用状态，启用状态的设备</w:t>
      </w:r>
      <w:r>
        <w:rPr>
          <w:rFonts w:hint="eastAsia"/>
        </w:rPr>
        <w:t>KKS</w:t>
      </w:r>
      <w:r>
        <w:rPr>
          <w:rFonts w:hint="eastAsia"/>
        </w:rPr>
        <w:t>编码应自动同步至设备台账。</w:t>
      </w:r>
    </w:p>
    <w:p w14:paraId="2A4C7F39" w14:textId="77777777" w:rsidR="00000000" w:rsidRDefault="00000000">
      <w:pPr>
        <w:pStyle w:val="a9"/>
        <w:numPr>
          <w:ilvl w:val="0"/>
          <w:numId w:val="66"/>
        </w:numPr>
        <w:ind w:start="0pt" w:firstLineChars="200" w:firstLine="24pt"/>
        <w:rPr>
          <w:rFonts w:hint="eastAsia"/>
        </w:rPr>
      </w:pPr>
      <w:r>
        <w:rPr>
          <w:rFonts w:hint="eastAsia"/>
        </w:rPr>
        <w:t>账号权限数据</w:t>
      </w:r>
    </w:p>
    <w:p w14:paraId="53B9829A" w14:textId="77777777" w:rsidR="00000000" w:rsidRDefault="00000000">
      <w:pPr>
        <w:pStyle w:val="a9"/>
        <w:ind w:firstLineChars="200" w:firstLine="24pt"/>
        <w:rPr>
          <w:rFonts w:hint="eastAsia"/>
        </w:rPr>
      </w:pPr>
      <w:r>
        <w:rPr>
          <w:rFonts w:hint="eastAsia"/>
        </w:rPr>
        <w:t>应支持基于角色的访问控制（</w:t>
      </w:r>
      <w:r>
        <w:rPr>
          <w:rFonts w:hint="eastAsia"/>
        </w:rPr>
        <w:t>RBAC</w:t>
      </w:r>
      <w:r>
        <w:rPr>
          <w:rFonts w:hint="eastAsia"/>
        </w:rPr>
        <w:t>）权限管理机制，确保权限分配的精细化与安全性</w:t>
      </w:r>
    </w:p>
    <w:p w14:paraId="0ED42012" w14:textId="77777777" w:rsidR="00000000" w:rsidRDefault="00000000">
      <w:pPr>
        <w:pStyle w:val="a9"/>
        <w:ind w:firstLineChars="200" w:firstLine="24pt"/>
        <w:rPr>
          <w:rFonts w:hint="eastAsia"/>
        </w:rPr>
      </w:pPr>
      <w:r>
        <w:rPr>
          <w:rFonts w:hint="eastAsia"/>
        </w:rPr>
        <w:t>应支持创建账号，修改账号密码，将人员与组织架构进行关联。</w:t>
      </w:r>
    </w:p>
    <w:p w14:paraId="7ADF0902" w14:textId="77777777" w:rsidR="00000000" w:rsidRDefault="00000000">
      <w:pPr>
        <w:pStyle w:val="a9"/>
        <w:ind w:firstLineChars="200" w:firstLine="24pt"/>
        <w:rPr>
          <w:rFonts w:hint="eastAsia"/>
        </w:rPr>
      </w:pPr>
      <w:r>
        <w:rPr>
          <w:rFonts w:hint="eastAsia"/>
        </w:rPr>
        <w:t>应支持控制系统的菜单权限、按钮权限，应支持在本模块下对同一个账号体系配置多系统权限。</w:t>
      </w:r>
    </w:p>
    <w:p w14:paraId="596993F3" w14:textId="77777777" w:rsidR="00000000" w:rsidRDefault="00000000">
      <w:pPr>
        <w:pStyle w:val="a9"/>
        <w:ind w:firstLineChars="200" w:firstLine="24pt"/>
        <w:rPr>
          <w:rFonts w:hint="eastAsia"/>
        </w:rPr>
      </w:pPr>
      <w:r>
        <w:rPr>
          <w:rFonts w:hint="eastAsia"/>
        </w:rPr>
        <w:t>应支持同一用户身兼不同岗位、归属多个组织架构，并应支持对应权限控制。</w:t>
      </w:r>
    </w:p>
    <w:p w14:paraId="425DC5CB" w14:textId="77777777" w:rsidR="00000000" w:rsidRDefault="00000000">
      <w:pPr>
        <w:pStyle w:val="a9"/>
        <w:ind w:firstLineChars="200" w:firstLine="24pt"/>
        <w:rPr>
          <w:rFonts w:hint="eastAsia"/>
        </w:rPr>
      </w:pPr>
      <w:r>
        <w:rPr>
          <w:rFonts w:hint="eastAsia"/>
        </w:rPr>
        <w:t>应支持通过权限组方式控制菜单权限、按钮权限，避免系统出现较多角色干扰用户。</w:t>
      </w:r>
    </w:p>
    <w:p w14:paraId="2279C188" w14:textId="77777777" w:rsidR="00000000" w:rsidRDefault="00000000">
      <w:pPr>
        <w:pStyle w:val="a9"/>
        <w:numPr>
          <w:ilvl w:val="0"/>
          <w:numId w:val="66"/>
        </w:numPr>
        <w:ind w:start="0pt" w:firstLineChars="200" w:firstLine="24pt"/>
        <w:rPr>
          <w:rFonts w:hint="eastAsia"/>
        </w:rPr>
      </w:pPr>
      <w:r>
        <w:rPr>
          <w:rFonts w:hint="eastAsia"/>
        </w:rPr>
        <w:t>其他业务基础数据</w:t>
      </w:r>
    </w:p>
    <w:p w14:paraId="34024E81" w14:textId="77777777" w:rsidR="00000000" w:rsidRDefault="00000000">
      <w:pPr>
        <w:pStyle w:val="a9"/>
        <w:ind w:firstLineChars="200" w:firstLine="24pt"/>
        <w:rPr>
          <w:rFonts w:hint="eastAsia"/>
        </w:rPr>
      </w:pPr>
      <w:r>
        <w:rPr>
          <w:rFonts w:hint="eastAsia"/>
        </w:rPr>
        <w:t>生产管理系统若已有功能涉及数据配置，需满足特定要求。应至少具备巡检基础数据配置，要依据</w:t>
      </w:r>
      <w:r>
        <w:rPr>
          <w:rFonts w:hint="eastAsia"/>
        </w:rPr>
        <w:t xml:space="preserve"> KKS </w:t>
      </w:r>
      <w:r>
        <w:rPr>
          <w:rFonts w:hint="eastAsia"/>
        </w:rPr>
        <w:t>编码数据来设定巡检对象，同时可对巡检指标和巡检线路进行自定义配置；例如值班日志基础数据配置，需基于</w:t>
      </w:r>
      <w:r>
        <w:rPr>
          <w:rFonts w:hint="eastAsia"/>
        </w:rPr>
        <w:t xml:space="preserve"> KKS </w:t>
      </w:r>
      <w:r>
        <w:rPr>
          <w:rFonts w:hint="eastAsia"/>
        </w:rPr>
        <w:t>编码完成日志中公用设备的配置。</w:t>
      </w:r>
    </w:p>
    <w:p w14:paraId="578A8B5F"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运行管理</w:t>
      </w:r>
    </w:p>
    <w:p w14:paraId="7911938D" w14:textId="77777777" w:rsidR="00000000" w:rsidRDefault="00000000">
      <w:pPr>
        <w:pStyle w:val="a9"/>
        <w:ind w:firstLineChars="200" w:firstLine="24pt"/>
        <w:rPr>
          <w:rFonts w:hint="eastAsia"/>
        </w:rPr>
      </w:pPr>
      <w:r>
        <w:rPr>
          <w:rFonts w:hint="eastAsia"/>
        </w:rPr>
        <w:t>主要用于记录和处理风电场运行相关业务，应至少包括值班日志、交接班记录、班前班后会、运行登记本、班组班次配置、排班等。值班日志通过自动生成和同步系统已有两票、发电设备工单，避免重复填写，减轻值班人员工作负担，确保运行数据完整且可追溯。</w:t>
      </w:r>
    </w:p>
    <w:p w14:paraId="32567279" w14:textId="77777777" w:rsidR="00000000" w:rsidRDefault="00000000">
      <w:pPr>
        <w:pStyle w:val="a9"/>
        <w:numPr>
          <w:ilvl w:val="0"/>
          <w:numId w:val="67"/>
        </w:numPr>
        <w:ind w:start="0pt" w:firstLineChars="200" w:firstLine="24pt"/>
        <w:rPr>
          <w:rFonts w:hint="eastAsia"/>
        </w:rPr>
      </w:pPr>
      <w:r>
        <w:rPr>
          <w:rFonts w:hint="eastAsia"/>
        </w:rPr>
        <w:t>值班日志</w:t>
      </w:r>
    </w:p>
    <w:p w14:paraId="39725550" w14:textId="77777777" w:rsidR="00000000" w:rsidRDefault="00000000">
      <w:pPr>
        <w:pStyle w:val="a9"/>
        <w:ind w:firstLineChars="200" w:firstLine="24pt"/>
        <w:rPr>
          <w:rFonts w:hint="eastAsia"/>
        </w:rPr>
      </w:pPr>
      <w:r>
        <w:rPr>
          <w:rFonts w:hint="eastAsia"/>
        </w:rPr>
        <w:t>值班日志作为班次更换时信息交流的桥梁，用于记录值班期间的关键信息，包括电场公用设备和发电设备的运行情况、工作票的办理情况、重要设备故障的处理情况以及当班期间发生的重要事项等，确保相关信息能够准确传递</w:t>
      </w:r>
      <w:r>
        <w:rPr>
          <w:rFonts w:hint="eastAsia"/>
        </w:rPr>
        <w:lastRenderedPageBreak/>
        <w:t>给下一班次值班人员。</w:t>
      </w:r>
    </w:p>
    <w:p w14:paraId="723FB13B" w14:textId="77777777" w:rsidR="00000000" w:rsidRDefault="00000000">
      <w:pPr>
        <w:pStyle w:val="a9"/>
        <w:ind w:firstLineChars="200" w:firstLine="24pt"/>
        <w:rPr>
          <w:rFonts w:hint="eastAsia"/>
        </w:rPr>
      </w:pPr>
      <w:r>
        <w:rPr>
          <w:rFonts w:hint="eastAsia"/>
        </w:rPr>
        <w:t>应支持自动生成值班日志，并允许用户根据电场实际情况灵活设置日志的生成时间，确保值班日志的连续性。</w:t>
      </w:r>
    </w:p>
    <w:p w14:paraId="107F161A" w14:textId="77777777" w:rsidR="00000000" w:rsidRDefault="00000000">
      <w:pPr>
        <w:pStyle w:val="a9"/>
        <w:ind w:firstLineChars="200" w:firstLine="24pt"/>
        <w:rPr>
          <w:rFonts w:hint="eastAsia"/>
        </w:rPr>
      </w:pPr>
      <w:r>
        <w:rPr>
          <w:rFonts w:hint="eastAsia"/>
        </w:rPr>
        <w:t>应支持同步系统已有两票、发电设备工单数据，以减少运行人员手动录入的工作量，避免重复填写。</w:t>
      </w:r>
    </w:p>
    <w:p w14:paraId="767FAC0C" w14:textId="77777777" w:rsidR="00000000" w:rsidRDefault="00000000">
      <w:pPr>
        <w:pStyle w:val="a9"/>
        <w:ind w:firstLineChars="200" w:firstLine="24pt"/>
        <w:rPr>
          <w:rFonts w:hint="eastAsia"/>
        </w:rPr>
      </w:pPr>
      <w:r>
        <w:rPr>
          <w:rFonts w:hint="eastAsia"/>
        </w:rPr>
        <w:t>应支持有权限用户审核已交接的值班日志，以此把控值班日志的质量。</w:t>
      </w:r>
    </w:p>
    <w:p w14:paraId="1AF848F0" w14:textId="77777777" w:rsidR="00000000" w:rsidRDefault="00000000">
      <w:pPr>
        <w:pStyle w:val="a9"/>
        <w:numPr>
          <w:ilvl w:val="0"/>
          <w:numId w:val="67"/>
        </w:numPr>
        <w:ind w:start="0pt" w:firstLineChars="200" w:firstLine="24pt"/>
        <w:rPr>
          <w:rFonts w:hint="eastAsia"/>
        </w:rPr>
      </w:pPr>
      <w:r>
        <w:rPr>
          <w:rFonts w:hint="eastAsia"/>
        </w:rPr>
        <w:t>交接班记录</w:t>
      </w:r>
    </w:p>
    <w:p w14:paraId="4212ED57" w14:textId="77777777" w:rsidR="00000000" w:rsidRDefault="00000000">
      <w:pPr>
        <w:pStyle w:val="a9"/>
        <w:ind w:firstLineChars="200" w:firstLine="24pt"/>
        <w:rPr>
          <w:rFonts w:hint="eastAsia"/>
        </w:rPr>
      </w:pPr>
      <w:r>
        <w:rPr>
          <w:rFonts w:hint="eastAsia"/>
        </w:rPr>
        <w:t>交接班记录作为人员轮岗时沟通的桥梁，用于记录值班期间的相关信息，包括交班时电场公用设备和发电设备的运行情况、交班时未完成的工作票、值班期间已处理的设备故障、工作交接事项等，确保相关信息能够准确传递给接班人员。</w:t>
      </w:r>
    </w:p>
    <w:p w14:paraId="6B27E763" w14:textId="77777777" w:rsidR="00000000" w:rsidRDefault="00000000">
      <w:pPr>
        <w:pStyle w:val="a9"/>
        <w:ind w:firstLineChars="200" w:firstLine="24pt"/>
        <w:rPr>
          <w:rFonts w:hint="eastAsia"/>
        </w:rPr>
      </w:pPr>
      <w:r>
        <w:rPr>
          <w:rFonts w:hint="eastAsia"/>
        </w:rPr>
        <w:t>应支持自动生成交接班记录，并允许用户根据电场实际情况配置交接班记录的生成时间，保证交接班记录的连续性。</w:t>
      </w:r>
    </w:p>
    <w:p w14:paraId="74E4B76C" w14:textId="77777777" w:rsidR="00000000" w:rsidRDefault="00000000">
      <w:pPr>
        <w:pStyle w:val="a9"/>
        <w:ind w:firstLineChars="200" w:firstLine="24pt"/>
        <w:rPr>
          <w:rFonts w:hint="eastAsia"/>
        </w:rPr>
      </w:pPr>
      <w:r>
        <w:rPr>
          <w:rFonts w:hint="eastAsia"/>
        </w:rPr>
        <w:t>应支持标识状态有变化的公用系统设备。</w:t>
      </w:r>
    </w:p>
    <w:p w14:paraId="055DB12F" w14:textId="77777777" w:rsidR="00000000" w:rsidRDefault="00000000">
      <w:pPr>
        <w:pStyle w:val="a9"/>
        <w:ind w:firstLineChars="200" w:firstLine="24pt"/>
        <w:rPr>
          <w:rFonts w:hint="eastAsia"/>
        </w:rPr>
      </w:pPr>
      <w:r>
        <w:rPr>
          <w:rFonts w:hint="eastAsia"/>
        </w:rPr>
        <w:t>应支持同步系统已有的工作票、发电设备工单，以减少运行人员手动录入的工作量，避免重复填写。</w:t>
      </w:r>
    </w:p>
    <w:p w14:paraId="766310CB" w14:textId="77777777" w:rsidR="00000000" w:rsidRDefault="00000000">
      <w:pPr>
        <w:pStyle w:val="a9"/>
        <w:numPr>
          <w:ilvl w:val="0"/>
          <w:numId w:val="67"/>
        </w:numPr>
        <w:ind w:start="0pt" w:firstLineChars="200" w:firstLine="24pt"/>
        <w:rPr>
          <w:rFonts w:hint="eastAsia"/>
        </w:rPr>
      </w:pPr>
      <w:r>
        <w:rPr>
          <w:rFonts w:hint="eastAsia"/>
        </w:rPr>
        <w:t>班前班后会</w:t>
      </w:r>
    </w:p>
    <w:p w14:paraId="518828D7" w14:textId="77777777" w:rsidR="00000000" w:rsidRDefault="00000000">
      <w:pPr>
        <w:pStyle w:val="a9"/>
        <w:ind w:firstLineChars="200" w:firstLine="24pt"/>
        <w:rPr>
          <w:rFonts w:hint="eastAsia"/>
        </w:rPr>
      </w:pPr>
      <w:r>
        <w:rPr>
          <w:rFonts w:hint="eastAsia"/>
        </w:rPr>
        <w:t>班前班后会主要记录班前会工作安排和班后会工作完成情况。</w:t>
      </w:r>
    </w:p>
    <w:p w14:paraId="6F93ABED" w14:textId="77777777" w:rsidR="00000000" w:rsidRDefault="00000000">
      <w:pPr>
        <w:pStyle w:val="a9"/>
        <w:ind w:firstLineChars="200" w:firstLine="24pt"/>
        <w:rPr>
          <w:rFonts w:hint="eastAsia"/>
        </w:rPr>
      </w:pPr>
      <w:r>
        <w:rPr>
          <w:rFonts w:hint="eastAsia"/>
        </w:rPr>
        <w:t>班前会应支持记录参会时间、参会地点、参会人员、班前会工作安排、危险点分析及控制措施。</w:t>
      </w:r>
    </w:p>
    <w:p w14:paraId="0F378B8D" w14:textId="77777777" w:rsidR="00000000" w:rsidRDefault="00000000">
      <w:pPr>
        <w:pStyle w:val="a9"/>
        <w:ind w:firstLineChars="200" w:firstLine="24pt"/>
        <w:rPr>
          <w:rFonts w:hint="eastAsia"/>
        </w:rPr>
      </w:pPr>
      <w:r>
        <w:rPr>
          <w:rFonts w:hint="eastAsia"/>
        </w:rPr>
        <w:t>班前会应支持记录“三查”的合格情况，“三查”包括检查工作着装、精神状态和个人安全用具。</w:t>
      </w:r>
    </w:p>
    <w:p w14:paraId="60F15BCA" w14:textId="77777777" w:rsidR="00000000" w:rsidRDefault="00000000">
      <w:pPr>
        <w:pStyle w:val="a9"/>
        <w:ind w:firstLineChars="200" w:firstLine="24pt"/>
        <w:rPr>
          <w:rFonts w:hint="eastAsia"/>
        </w:rPr>
      </w:pPr>
      <w:r>
        <w:rPr>
          <w:rFonts w:hint="eastAsia"/>
        </w:rPr>
        <w:t>班后会应支持记录参会时间、参会地点、参会人员、班后会工作完成情况。</w:t>
      </w:r>
    </w:p>
    <w:p w14:paraId="265B3DBC" w14:textId="77777777" w:rsidR="00000000" w:rsidRDefault="00000000">
      <w:pPr>
        <w:pStyle w:val="a9"/>
        <w:numPr>
          <w:ilvl w:val="0"/>
          <w:numId w:val="67"/>
        </w:numPr>
        <w:ind w:start="0pt" w:firstLineChars="200" w:firstLine="24pt"/>
        <w:rPr>
          <w:rFonts w:hint="eastAsia"/>
        </w:rPr>
      </w:pPr>
      <w:r>
        <w:rPr>
          <w:rFonts w:hint="eastAsia"/>
        </w:rPr>
        <w:t>运行登记本</w:t>
      </w:r>
    </w:p>
    <w:p w14:paraId="155C179D" w14:textId="77777777" w:rsidR="00000000" w:rsidRDefault="00000000">
      <w:pPr>
        <w:pStyle w:val="a9"/>
        <w:ind w:firstLineChars="200" w:firstLine="24pt"/>
        <w:rPr>
          <w:rFonts w:hint="eastAsia"/>
        </w:rPr>
      </w:pPr>
      <w:r>
        <w:rPr>
          <w:rFonts w:hint="eastAsia"/>
        </w:rPr>
        <w:t>运行登记本主要用于记录与运行相关的操作和事件，应至少包含变压器分接头调整记录、熔丝更换记录、断路器跳闸记录、接地线装拆记录、调度指令记录、外部计算机与移动介入、保护压板投退等记录。应支持运行登记本新增、修改、查询功能。应支持用户将运行登记本中的记录同步至选择的值班日</w:t>
      </w:r>
      <w:r>
        <w:rPr>
          <w:rFonts w:hint="eastAsia"/>
        </w:rPr>
        <w:lastRenderedPageBreak/>
        <w:t>志，避免重复填写。</w:t>
      </w:r>
    </w:p>
    <w:p w14:paraId="09028C00" w14:textId="77777777" w:rsidR="00000000" w:rsidRDefault="00000000">
      <w:pPr>
        <w:pStyle w:val="a9"/>
        <w:numPr>
          <w:ilvl w:val="0"/>
          <w:numId w:val="67"/>
        </w:numPr>
        <w:ind w:start="0pt" w:firstLineChars="200" w:firstLine="24pt"/>
        <w:rPr>
          <w:rFonts w:hint="eastAsia"/>
        </w:rPr>
      </w:pPr>
      <w:r>
        <w:rPr>
          <w:rFonts w:hint="eastAsia"/>
        </w:rPr>
        <w:t>班组班次配置</w:t>
      </w:r>
    </w:p>
    <w:p w14:paraId="41C184B0" w14:textId="77777777" w:rsidR="00000000" w:rsidRDefault="00000000">
      <w:pPr>
        <w:pStyle w:val="a9"/>
        <w:ind w:firstLineChars="200" w:firstLine="24pt"/>
        <w:rPr>
          <w:rFonts w:hint="eastAsia"/>
        </w:rPr>
      </w:pPr>
      <w:r>
        <w:rPr>
          <w:rFonts w:hint="eastAsia"/>
        </w:rPr>
        <w:t>主要用于线上化管理场站的班组信息和班次信息。</w:t>
      </w:r>
    </w:p>
    <w:p w14:paraId="380C1F9E" w14:textId="77777777" w:rsidR="00000000" w:rsidRDefault="00000000">
      <w:pPr>
        <w:pStyle w:val="a9"/>
        <w:ind w:firstLineChars="200" w:firstLine="24pt"/>
        <w:rPr>
          <w:rFonts w:hint="eastAsia"/>
        </w:rPr>
      </w:pPr>
      <w:r>
        <w:rPr>
          <w:rFonts w:hint="eastAsia"/>
        </w:rPr>
        <w:t>应支持配置班组长和班组成员。</w:t>
      </w:r>
    </w:p>
    <w:p w14:paraId="4425B568" w14:textId="77777777" w:rsidR="00000000" w:rsidRDefault="00000000">
      <w:pPr>
        <w:pStyle w:val="a9"/>
        <w:ind w:firstLineChars="200" w:firstLine="24pt"/>
        <w:rPr>
          <w:rFonts w:hint="eastAsia"/>
        </w:rPr>
      </w:pPr>
      <w:r>
        <w:rPr>
          <w:rFonts w:hint="eastAsia"/>
        </w:rPr>
        <w:t>应支持配置班次时间。</w:t>
      </w:r>
    </w:p>
    <w:p w14:paraId="75AD3BC8" w14:textId="77777777" w:rsidR="00000000" w:rsidRDefault="00000000">
      <w:pPr>
        <w:pStyle w:val="a9"/>
        <w:numPr>
          <w:ilvl w:val="0"/>
          <w:numId w:val="67"/>
        </w:numPr>
        <w:ind w:start="0pt" w:firstLineChars="200" w:firstLine="24pt"/>
        <w:rPr>
          <w:rFonts w:hint="eastAsia"/>
        </w:rPr>
      </w:pPr>
      <w:r>
        <w:rPr>
          <w:rFonts w:hint="eastAsia"/>
        </w:rPr>
        <w:t>排班</w:t>
      </w:r>
    </w:p>
    <w:p w14:paraId="11DB622B" w14:textId="77777777" w:rsidR="00000000" w:rsidRDefault="00000000">
      <w:pPr>
        <w:pStyle w:val="a9"/>
        <w:ind w:firstLineChars="200" w:firstLine="24pt"/>
        <w:rPr>
          <w:rFonts w:hint="eastAsia"/>
        </w:rPr>
      </w:pPr>
      <w:r>
        <w:rPr>
          <w:rFonts w:hint="eastAsia"/>
        </w:rPr>
        <w:t>主要用于线上化管理场站的值班信息和人员的值班时间。</w:t>
      </w:r>
    </w:p>
    <w:p w14:paraId="2851BE80" w14:textId="77777777" w:rsidR="00000000" w:rsidRDefault="00000000">
      <w:pPr>
        <w:pStyle w:val="a9"/>
        <w:ind w:firstLineChars="200" w:firstLine="24pt"/>
        <w:rPr>
          <w:rFonts w:hint="eastAsia"/>
        </w:rPr>
      </w:pPr>
      <w:r>
        <w:rPr>
          <w:rFonts w:hint="eastAsia"/>
        </w:rPr>
        <w:t>应支持通过可视化表格，快速查看人员排班情况。</w:t>
      </w:r>
    </w:p>
    <w:p w14:paraId="6305F4C9" w14:textId="77777777" w:rsidR="00000000" w:rsidRDefault="00000000">
      <w:pPr>
        <w:pStyle w:val="a9"/>
        <w:ind w:firstLineChars="200" w:firstLine="24pt"/>
        <w:rPr>
          <w:rFonts w:hint="eastAsia"/>
        </w:rPr>
      </w:pPr>
      <w:r>
        <w:rPr>
          <w:rFonts w:hint="eastAsia"/>
        </w:rPr>
        <w:t>应支持临期提醒功能，临近交接班时，为下一任值班员推送值班提醒消息。</w:t>
      </w:r>
    </w:p>
    <w:p w14:paraId="768CBD60" w14:textId="77777777" w:rsidR="00000000" w:rsidRDefault="00000000">
      <w:pPr>
        <w:pStyle w:val="a9"/>
        <w:ind w:firstLineChars="200" w:firstLine="24pt"/>
        <w:rPr>
          <w:rFonts w:hint="eastAsia"/>
        </w:rPr>
      </w:pPr>
      <w:r>
        <w:rPr>
          <w:rFonts w:hint="eastAsia"/>
        </w:rPr>
        <w:t>运行排班应支持为值班日志、交接班记录提供当班人员信息。</w:t>
      </w:r>
    </w:p>
    <w:p w14:paraId="1049FD78" w14:textId="77777777" w:rsidR="00000000" w:rsidRDefault="00000000">
      <w:pPr>
        <w:pStyle w:val="a9"/>
        <w:numPr>
          <w:ilvl w:val="0"/>
          <w:numId w:val="67"/>
        </w:numPr>
        <w:ind w:start="0pt" w:firstLineChars="200" w:firstLine="24pt"/>
        <w:rPr>
          <w:rFonts w:hint="eastAsia"/>
        </w:rPr>
      </w:pPr>
      <w:r>
        <w:rPr>
          <w:rFonts w:hint="eastAsia"/>
        </w:rPr>
        <w:t>小指标考核</w:t>
      </w:r>
    </w:p>
    <w:p w14:paraId="018DA629" w14:textId="77777777" w:rsidR="00000000" w:rsidRDefault="00000000">
      <w:pPr>
        <w:pStyle w:val="a9"/>
        <w:ind w:firstLineChars="200" w:firstLine="24pt"/>
        <w:rPr>
          <w:rFonts w:hint="eastAsia"/>
        </w:rPr>
      </w:pPr>
      <w:r>
        <w:rPr>
          <w:rFonts w:hint="eastAsia"/>
        </w:rPr>
        <w:t>运行小指标考核通过对实时采集数据或人工输入数据的统计、计算和分析，获得企业不同部门、不同层次的小指标数据，为企业生产经营决策、班组考核等提供依据，具备以下功能：</w:t>
      </w:r>
    </w:p>
    <w:p w14:paraId="322C23E6" w14:textId="77777777" w:rsidR="00000000" w:rsidRDefault="00000000">
      <w:pPr>
        <w:pStyle w:val="a9"/>
        <w:ind w:firstLineChars="200" w:firstLine="24pt"/>
      </w:pPr>
      <w:r>
        <w:rPr>
          <w:rFonts w:hint="eastAsia"/>
        </w:rPr>
        <w:t>应包括但不限于安全指标、利用小时数、可靠性运行、可控电量损失、综合厂用电率、双细则考核、生产运行规范管理考核等小指标。</w:t>
      </w:r>
    </w:p>
    <w:p w14:paraId="626A0073" w14:textId="77777777" w:rsidR="00000000" w:rsidRDefault="00000000">
      <w:pPr>
        <w:pStyle w:val="a9"/>
        <w:ind w:firstLineChars="200" w:firstLine="24pt"/>
        <w:rPr>
          <w:rFonts w:hint="eastAsia"/>
        </w:rPr>
      </w:pPr>
      <w:r>
        <w:rPr>
          <w:rFonts w:hint="eastAsia"/>
        </w:rPr>
        <w:t>班组运行数据分析功能：对各个班组的生产运行数据进行横向和纵向的比较分析，并以各种图形方式进行显示（包括直方图、曲线图等）。</w:t>
      </w:r>
    </w:p>
    <w:p w14:paraId="17A03593" w14:textId="77777777" w:rsidR="00000000" w:rsidRDefault="00000000">
      <w:pPr>
        <w:pStyle w:val="a9"/>
        <w:ind w:firstLineChars="200" w:firstLine="24pt"/>
        <w:rPr>
          <w:rFonts w:hint="eastAsia"/>
        </w:rPr>
      </w:pPr>
      <w:r>
        <w:rPr>
          <w:rFonts w:hint="eastAsia"/>
        </w:rPr>
        <w:t>全厂综合指标分析功能：支持在日常生产运行数据的基础上进行全厂综合指标数据的统计、计算和分析。对分析结果以各类报表的形式显示（包括生产日、月、年报等），并需要经过审批流程。</w:t>
      </w:r>
    </w:p>
    <w:p w14:paraId="783418DF" w14:textId="77777777" w:rsidR="00000000" w:rsidRDefault="00000000">
      <w:pPr>
        <w:pStyle w:val="a9"/>
        <w:ind w:firstLineChars="200" w:firstLine="24pt"/>
        <w:rPr>
          <w:rFonts w:hint="eastAsia"/>
        </w:rPr>
      </w:pPr>
      <w:r>
        <w:rPr>
          <w:rFonts w:hint="eastAsia"/>
        </w:rPr>
        <w:t>应支持根据用户要求按班、值、峰</w:t>
      </w:r>
      <w:r>
        <w:rPr>
          <w:rFonts w:hint="eastAsia"/>
        </w:rPr>
        <w:t>/</w:t>
      </w:r>
      <w:r>
        <w:rPr>
          <w:rFonts w:hint="eastAsia"/>
        </w:rPr>
        <w:t>谷</w:t>
      </w:r>
      <w:r>
        <w:rPr>
          <w:rFonts w:hint="eastAsia"/>
        </w:rPr>
        <w:t>/</w:t>
      </w:r>
      <w:r>
        <w:rPr>
          <w:rFonts w:hint="eastAsia"/>
        </w:rPr>
        <w:t>平或其他任意时间段定制并形成各类小指标核算日、月、年报表。</w:t>
      </w:r>
    </w:p>
    <w:p w14:paraId="01AB265D" w14:textId="77777777" w:rsidR="00000000" w:rsidRDefault="00000000">
      <w:pPr>
        <w:pStyle w:val="a9"/>
        <w:ind w:firstLineChars="200" w:firstLine="24pt"/>
        <w:rPr>
          <w:rFonts w:hint="eastAsia"/>
        </w:rPr>
      </w:pPr>
      <w:r>
        <w:rPr>
          <w:rFonts w:hint="eastAsia"/>
        </w:rPr>
        <w:t>应支持用户自定义运算法则，将运行指标转化为量化考核指标。</w:t>
      </w:r>
    </w:p>
    <w:p w14:paraId="1DEB814C"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设备管理</w:t>
      </w:r>
    </w:p>
    <w:p w14:paraId="6ECC0D56" w14:textId="77777777" w:rsidR="00000000" w:rsidRDefault="00000000">
      <w:pPr>
        <w:pStyle w:val="a9"/>
        <w:ind w:firstLineChars="200" w:firstLine="24pt"/>
        <w:rPr>
          <w:rFonts w:hint="eastAsia"/>
        </w:rPr>
      </w:pPr>
      <w:r>
        <w:rPr>
          <w:rFonts w:hint="eastAsia"/>
        </w:rPr>
        <w:t>设备管理旨在为电厂提供设备全生命周期的精细化管理。应遵循电场设备管理规范，构建基于</w:t>
      </w:r>
      <w:r>
        <w:rPr>
          <w:rFonts w:hint="eastAsia"/>
        </w:rPr>
        <w:t>KKS</w:t>
      </w:r>
      <w:r>
        <w:rPr>
          <w:rFonts w:hint="eastAsia"/>
        </w:rPr>
        <w:t>编码的设备全生命周期管理体系，应至少涵盖以下关键功能：检修一张图、发电设备启停机记录、发电设备工单、启停机统计、发</w:t>
      </w:r>
      <w:r>
        <w:rPr>
          <w:rFonts w:hint="eastAsia"/>
        </w:rPr>
        <w:lastRenderedPageBreak/>
        <w:t>电设备故障案例库、公用系统缺陷维护、设备技术监督、设备异动、设备台账、设备</w:t>
      </w:r>
      <w:r>
        <w:rPr>
          <w:rFonts w:hint="eastAsia"/>
        </w:rPr>
        <w:t>KKS</w:t>
      </w:r>
      <w:r>
        <w:rPr>
          <w:rFonts w:hint="eastAsia"/>
        </w:rPr>
        <w:t>编码等功能。</w:t>
      </w:r>
    </w:p>
    <w:p w14:paraId="25288D16" w14:textId="77777777" w:rsidR="00000000" w:rsidRDefault="00000000">
      <w:pPr>
        <w:pStyle w:val="a9"/>
        <w:numPr>
          <w:ilvl w:val="0"/>
          <w:numId w:val="68"/>
        </w:numPr>
        <w:ind w:start="0pt" w:firstLineChars="200" w:firstLine="24pt"/>
        <w:rPr>
          <w:rFonts w:hint="eastAsia"/>
        </w:rPr>
      </w:pPr>
      <w:r>
        <w:rPr>
          <w:rFonts w:hint="eastAsia"/>
        </w:rPr>
        <w:t>检修一张图</w:t>
      </w:r>
    </w:p>
    <w:p w14:paraId="1FB94DC0" w14:textId="77777777" w:rsidR="00000000" w:rsidRDefault="00000000">
      <w:pPr>
        <w:pStyle w:val="a9"/>
        <w:ind w:firstLineChars="200" w:firstLine="24pt"/>
        <w:rPr>
          <w:rFonts w:hint="eastAsia"/>
        </w:rPr>
      </w:pPr>
      <w:r>
        <w:rPr>
          <w:rFonts w:hint="eastAsia"/>
        </w:rPr>
        <w:t>针对各级管理人员，对检修项目关键环节、关键点进行跟踪和分析，展示本次检修概况、每日检修进程、项目范围情况、质量情况、安全情况、进度情况以及会议任务执行情况。</w:t>
      </w:r>
    </w:p>
    <w:p w14:paraId="22E8808A" w14:textId="77777777" w:rsidR="00000000" w:rsidRDefault="00000000">
      <w:pPr>
        <w:pStyle w:val="a9"/>
        <w:rPr>
          <w:rFonts w:hint="eastAsia"/>
        </w:rPr>
      </w:pPr>
      <w:r>
        <w:rPr>
          <w:rFonts w:hint="eastAsia"/>
        </w:rPr>
        <w:t>1.</w:t>
      </w:r>
      <w:r>
        <w:rPr>
          <w:rFonts w:hint="eastAsia"/>
        </w:rPr>
        <w:t>项目概述：包含项目简介；总工期；项目类别即标准项目、非标项目和重点项目等；检修目标即安健环目标、经济目标、质量目标等，内容主要来源于检修立项中的信息。</w:t>
      </w:r>
    </w:p>
    <w:p w14:paraId="4C97F40A" w14:textId="77777777" w:rsidR="00000000" w:rsidRDefault="00000000">
      <w:pPr>
        <w:pStyle w:val="a9"/>
        <w:rPr>
          <w:rFonts w:hint="eastAsia"/>
        </w:rPr>
      </w:pPr>
      <w:r>
        <w:rPr>
          <w:rFonts w:hint="eastAsia"/>
        </w:rPr>
        <w:t>2.</w:t>
      </w:r>
      <w:r>
        <w:rPr>
          <w:rFonts w:hint="eastAsia"/>
        </w:rPr>
        <w:t>今日检修：包含今日项目完成情况（已开展、未完工、计划今日完成、今日已完工、延期未完成）、高风险以及夜间作业情况、奖惩明细、当日违章通报、今日会议任务。同时可通过视频监控进行现场画面曝光。</w:t>
      </w:r>
    </w:p>
    <w:p w14:paraId="7C7A0F87" w14:textId="77777777" w:rsidR="00000000" w:rsidRDefault="00000000">
      <w:pPr>
        <w:pStyle w:val="a9"/>
        <w:rPr>
          <w:rFonts w:hint="eastAsia"/>
        </w:rPr>
      </w:pPr>
      <w:r>
        <w:rPr>
          <w:rFonts w:hint="eastAsia"/>
        </w:rPr>
        <w:t>3.</w:t>
      </w:r>
      <w:r>
        <w:rPr>
          <w:rFonts w:hint="eastAsia"/>
        </w:rPr>
        <w:t>安全管控：包含高风险作业统计、已交底未交底情况，夜间作业统计（高、中、低风险），出海作业统计（高、中、低风险），违章汇总（严重、一般），工作票统计、各专业技术交底情况。</w:t>
      </w:r>
    </w:p>
    <w:p w14:paraId="71B29D75" w14:textId="77777777" w:rsidR="00000000" w:rsidRDefault="00000000">
      <w:pPr>
        <w:pStyle w:val="a9"/>
        <w:rPr>
          <w:rFonts w:hint="eastAsia"/>
        </w:rPr>
      </w:pPr>
      <w:r>
        <w:rPr>
          <w:rFonts w:hint="eastAsia"/>
        </w:rPr>
        <w:t>4.</w:t>
      </w:r>
      <w:r>
        <w:rPr>
          <w:rFonts w:hint="eastAsia"/>
        </w:rPr>
        <w:t>质量管控：包含试运行统计、不符合项统计、会议任务统计、质检点统计（总数、未验收数量、合格数、合格率）、各专业工作完成情况统计（总数、已完成）。</w:t>
      </w:r>
    </w:p>
    <w:p w14:paraId="6C4F959A" w14:textId="77777777" w:rsidR="00000000" w:rsidRDefault="00000000">
      <w:pPr>
        <w:pStyle w:val="a9"/>
        <w:ind w:firstLineChars="200" w:firstLine="24pt"/>
        <w:rPr>
          <w:rFonts w:hint="eastAsia"/>
        </w:rPr>
      </w:pPr>
      <w:r>
        <w:rPr>
          <w:rFonts w:hint="eastAsia"/>
        </w:rPr>
        <w:t>5.</w:t>
      </w:r>
      <w:r>
        <w:rPr>
          <w:rFonts w:hint="eastAsia"/>
        </w:rPr>
        <w:t>进度管控：包含检修甘特图以及项目完成情况统计：已完成、未完成、按时完成、延期完成、提前完成。</w:t>
      </w:r>
    </w:p>
    <w:p w14:paraId="442B17C7" w14:textId="77777777" w:rsidR="00000000" w:rsidRDefault="00000000">
      <w:pPr>
        <w:pStyle w:val="a9"/>
        <w:numPr>
          <w:ilvl w:val="0"/>
          <w:numId w:val="68"/>
        </w:numPr>
        <w:ind w:start="0pt" w:firstLineChars="200" w:firstLine="24pt"/>
        <w:rPr>
          <w:rFonts w:hint="eastAsia"/>
        </w:rPr>
      </w:pPr>
      <w:r>
        <w:rPr>
          <w:rFonts w:hint="eastAsia"/>
        </w:rPr>
        <w:t>启停机记录</w:t>
      </w:r>
    </w:p>
    <w:p w14:paraId="443BF73F" w14:textId="77777777" w:rsidR="00000000" w:rsidRDefault="00000000">
      <w:pPr>
        <w:pStyle w:val="a9"/>
        <w:ind w:firstLineChars="200" w:firstLine="24pt"/>
        <w:rPr>
          <w:rFonts w:hint="eastAsia"/>
        </w:rPr>
      </w:pPr>
      <w:r>
        <w:rPr>
          <w:rFonts w:hint="eastAsia"/>
        </w:rPr>
        <w:t>启停机记录旨在详细记录发电设备的启动和停机事件，包括计划性和非计划性停机。</w:t>
      </w:r>
    </w:p>
    <w:p w14:paraId="4B891071" w14:textId="77777777" w:rsidR="00000000" w:rsidRDefault="00000000">
      <w:pPr>
        <w:pStyle w:val="a9"/>
        <w:ind w:firstLineChars="200" w:firstLine="24pt"/>
        <w:rPr>
          <w:rFonts w:hint="eastAsia"/>
        </w:rPr>
      </w:pPr>
      <w:r>
        <w:rPr>
          <w:rFonts w:hint="eastAsia"/>
        </w:rPr>
        <w:t>应支持与智能监盘高级应用系统对接，</w:t>
      </w:r>
      <w:r>
        <w:t>自动获取</w:t>
      </w:r>
      <w:r>
        <w:rPr>
          <w:rFonts w:hint="eastAsia"/>
        </w:rPr>
        <w:t>其</w:t>
      </w:r>
      <w:r>
        <w:t>发电设备故障停机数据</w:t>
      </w:r>
      <w:r>
        <w:rPr>
          <w:rFonts w:hint="eastAsia"/>
        </w:rPr>
        <w:t>，也</w:t>
      </w:r>
      <w:r>
        <w:t>应支持手动新增启停机数据</w:t>
      </w:r>
      <w:r>
        <w:rPr>
          <w:rFonts w:hint="eastAsia"/>
        </w:rPr>
        <w:t>。</w:t>
      </w:r>
    </w:p>
    <w:p w14:paraId="64488FBF" w14:textId="77777777" w:rsidR="00000000" w:rsidRDefault="00000000">
      <w:pPr>
        <w:pStyle w:val="a9"/>
        <w:ind w:firstLineChars="200" w:firstLine="24pt"/>
        <w:rPr>
          <w:rFonts w:hint="eastAsia"/>
        </w:rPr>
      </w:pPr>
      <w:r>
        <w:rPr>
          <w:rFonts w:hint="eastAsia"/>
        </w:rPr>
        <w:t>应支持以天为最小单位手动录入停机产生的损失电量。</w:t>
      </w:r>
    </w:p>
    <w:p w14:paraId="4EBF8447" w14:textId="77777777" w:rsidR="00000000" w:rsidRDefault="00000000">
      <w:pPr>
        <w:pStyle w:val="a9"/>
        <w:ind w:firstLineChars="200" w:firstLine="24pt"/>
        <w:rPr>
          <w:rFonts w:hint="eastAsia"/>
        </w:rPr>
      </w:pPr>
      <w:r>
        <w:rPr>
          <w:rFonts w:hint="eastAsia"/>
        </w:rPr>
        <w:t>应支持手动维护停机记录所属的停机分类，允许根据实际情况更新和维护记录的准确性，确保统计口径的一致性。</w:t>
      </w:r>
    </w:p>
    <w:p w14:paraId="2442753B" w14:textId="77777777" w:rsidR="00000000" w:rsidRDefault="00000000">
      <w:pPr>
        <w:pStyle w:val="a9"/>
        <w:ind w:firstLineChars="200" w:firstLine="24pt"/>
        <w:rPr>
          <w:rFonts w:hint="eastAsia"/>
        </w:rPr>
      </w:pPr>
      <w:r>
        <w:rPr>
          <w:rFonts w:hint="eastAsia"/>
        </w:rPr>
        <w:t>部分场景下应支持与发电设备工单模块关联，例如人员去现场开展检修工</w:t>
      </w:r>
      <w:r>
        <w:rPr>
          <w:rFonts w:hint="eastAsia"/>
        </w:rPr>
        <w:lastRenderedPageBreak/>
        <w:t>作，需要登机处理时，应支持从此处转发电设备工单，确保停机事件信息快速转为发电设备工单。若该停机数据源自智能监盘高级应用系统，则工单的处理过程与结果需自动回传至智能监盘高级应用系统，形成从故障到消缺的全流程闭环管理。</w:t>
      </w:r>
    </w:p>
    <w:p w14:paraId="24981F51" w14:textId="77777777" w:rsidR="00000000" w:rsidRDefault="00000000">
      <w:pPr>
        <w:pStyle w:val="a9"/>
        <w:numPr>
          <w:ilvl w:val="0"/>
          <w:numId w:val="68"/>
        </w:numPr>
        <w:ind w:start="0pt" w:firstLineChars="200" w:firstLine="24pt"/>
        <w:rPr>
          <w:rFonts w:hint="eastAsia"/>
        </w:rPr>
      </w:pPr>
      <w:r>
        <w:rPr>
          <w:rFonts w:hint="eastAsia"/>
        </w:rPr>
        <w:t>发电设备工单</w:t>
      </w:r>
    </w:p>
    <w:p w14:paraId="7AF639D1" w14:textId="77777777" w:rsidR="00000000" w:rsidRDefault="00000000">
      <w:pPr>
        <w:pStyle w:val="a9"/>
        <w:ind w:firstLineChars="200" w:firstLine="24pt"/>
        <w:rPr>
          <w:rFonts w:hint="eastAsia"/>
        </w:rPr>
      </w:pPr>
      <w:r>
        <w:t>发电设备工单模块用于管理发电设备相关任务的全流程，涵盖创建、分配、跟踪与关闭。任务类型包括非计划性任务（主要为故障停机）与计划性任务（如检修、技改、巡检及计划性消缺）。非计划性任务应支持由启停机记录生成工单，计划性任务则支持手动创建</w:t>
      </w:r>
      <w:r>
        <w:rPr>
          <w:rFonts w:hint="eastAsia"/>
        </w:rPr>
        <w:t>工单</w:t>
      </w:r>
      <w:r>
        <w:t>。工单关闭后，相关停机信息应自动同步至启停机记录，以实现风机故障处理与预防性维护的线上化、透明化管理</w:t>
      </w:r>
      <w:r>
        <w:rPr>
          <w:rFonts w:hint="eastAsia"/>
        </w:rPr>
        <w:t>。</w:t>
      </w:r>
    </w:p>
    <w:p w14:paraId="53150D7F" w14:textId="77777777" w:rsidR="00000000" w:rsidRDefault="00000000">
      <w:pPr>
        <w:pStyle w:val="a9"/>
        <w:ind w:firstLineChars="200" w:firstLine="24pt"/>
        <w:rPr>
          <w:rFonts w:hint="eastAsia"/>
        </w:rPr>
      </w:pPr>
      <w:r>
        <w:rPr>
          <w:rFonts w:hint="eastAsia"/>
        </w:rPr>
        <w:t>发电设备故障工单应支持记录故障原因、检修处理进展、处理结果；发电设备维护工单应支持记录维护原因、处理进展、处理结果。</w:t>
      </w:r>
    </w:p>
    <w:p w14:paraId="69B3A3AA" w14:textId="77777777" w:rsidR="00000000" w:rsidRDefault="00000000">
      <w:pPr>
        <w:pStyle w:val="a9"/>
        <w:ind w:firstLineChars="200" w:firstLine="24pt"/>
        <w:rPr>
          <w:rFonts w:hint="eastAsia"/>
        </w:rPr>
      </w:pPr>
      <w:r>
        <w:rPr>
          <w:rFonts w:hint="eastAsia"/>
        </w:rPr>
        <w:t>发电设备工单应支持流转审批功能，审批节点的责任人应能及时收到待办事项。</w:t>
      </w:r>
    </w:p>
    <w:p w14:paraId="2B9AAB7E" w14:textId="77777777" w:rsidR="00000000" w:rsidRDefault="00000000">
      <w:pPr>
        <w:pStyle w:val="a9"/>
        <w:ind w:firstLineChars="200" w:firstLine="24pt"/>
        <w:rPr>
          <w:rFonts w:hint="eastAsia"/>
        </w:rPr>
      </w:pPr>
      <w:r>
        <w:rPr>
          <w:rFonts w:hint="eastAsia"/>
        </w:rPr>
        <w:t>发电设备故障工单应支持一键转为发电设备故障案例库，为后续相似故障处理提供参考和指导。</w:t>
      </w:r>
    </w:p>
    <w:p w14:paraId="67B1C87A" w14:textId="77777777" w:rsidR="00000000" w:rsidRDefault="00000000">
      <w:pPr>
        <w:pStyle w:val="a9"/>
        <w:numPr>
          <w:ilvl w:val="0"/>
          <w:numId w:val="68"/>
        </w:numPr>
        <w:ind w:start="0pt" w:firstLineChars="200" w:firstLine="24pt"/>
        <w:rPr>
          <w:rFonts w:hint="eastAsia"/>
        </w:rPr>
      </w:pPr>
      <w:r>
        <w:rPr>
          <w:rFonts w:hint="eastAsia"/>
        </w:rPr>
        <w:t>启停机统计</w:t>
      </w:r>
    </w:p>
    <w:p w14:paraId="2A64EA01" w14:textId="77777777" w:rsidR="00000000" w:rsidRDefault="00000000">
      <w:pPr>
        <w:pStyle w:val="a9"/>
        <w:ind w:firstLineChars="200" w:firstLine="24pt"/>
        <w:rPr>
          <w:rFonts w:hint="eastAsia"/>
        </w:rPr>
      </w:pPr>
      <w:r>
        <w:rPr>
          <w:rFonts w:hint="eastAsia"/>
        </w:rPr>
        <w:t>启停机统计旨在清晰、直观地对停机数据进行有效展示，确保数据易于理解和分析，为风机可靠性分析提供必要的参考依据。</w:t>
      </w:r>
    </w:p>
    <w:p w14:paraId="7C720199" w14:textId="77777777" w:rsidR="00000000" w:rsidRDefault="00000000">
      <w:pPr>
        <w:pStyle w:val="a9"/>
        <w:ind w:firstLineChars="200" w:firstLine="24pt"/>
        <w:rPr>
          <w:rFonts w:hint="eastAsia"/>
        </w:rPr>
      </w:pPr>
      <w:r>
        <w:rPr>
          <w:rFonts w:hint="eastAsia"/>
        </w:rPr>
        <w:t>应支持获取启停机记录数据，自动生成统计数据。</w:t>
      </w:r>
    </w:p>
    <w:p w14:paraId="3CB45799" w14:textId="77777777" w:rsidR="00000000" w:rsidRDefault="00000000">
      <w:pPr>
        <w:pStyle w:val="a9"/>
        <w:ind w:firstLineChars="200" w:firstLine="24pt"/>
        <w:rPr>
          <w:rFonts w:hint="eastAsia"/>
        </w:rPr>
      </w:pPr>
      <w:r>
        <w:rPr>
          <w:rFonts w:hint="eastAsia"/>
        </w:rPr>
        <w:t>应支持根据不同停机类型展示停机次数、时长、损失电量。</w:t>
      </w:r>
    </w:p>
    <w:p w14:paraId="6D915CB9" w14:textId="77777777" w:rsidR="00000000" w:rsidRDefault="00000000">
      <w:pPr>
        <w:pStyle w:val="a9"/>
        <w:ind w:firstLineChars="200" w:firstLine="24pt"/>
        <w:rPr>
          <w:rFonts w:hint="eastAsia"/>
        </w:rPr>
      </w:pPr>
      <w:r>
        <w:rPr>
          <w:rFonts w:hint="eastAsia"/>
        </w:rPr>
        <w:t>应支持表格和图形化两种展示效果。</w:t>
      </w:r>
    </w:p>
    <w:p w14:paraId="7C9F24BB" w14:textId="77777777" w:rsidR="00000000" w:rsidRDefault="00000000">
      <w:pPr>
        <w:pStyle w:val="a9"/>
        <w:numPr>
          <w:ilvl w:val="0"/>
          <w:numId w:val="68"/>
        </w:numPr>
        <w:ind w:start="0pt" w:firstLineChars="200" w:firstLine="24pt"/>
        <w:rPr>
          <w:rFonts w:hint="eastAsia"/>
        </w:rPr>
      </w:pPr>
      <w:r>
        <w:rPr>
          <w:rFonts w:hint="eastAsia"/>
        </w:rPr>
        <w:t>发电设备故障案例库</w:t>
      </w:r>
    </w:p>
    <w:p w14:paraId="00512022" w14:textId="77777777" w:rsidR="00000000" w:rsidRDefault="00000000">
      <w:pPr>
        <w:pStyle w:val="a9"/>
        <w:ind w:firstLineChars="200" w:firstLine="24pt"/>
        <w:rPr>
          <w:rFonts w:hint="eastAsia"/>
        </w:rPr>
      </w:pPr>
      <w:r>
        <w:rPr>
          <w:rFonts w:hint="eastAsia"/>
        </w:rPr>
        <w:t>发电设备故障知识库旨在积累发电设备故障案例及解决方案，标准化处理流程，为后续相似故障处理提供参考和指导。</w:t>
      </w:r>
    </w:p>
    <w:p w14:paraId="434A781E" w14:textId="77777777" w:rsidR="00000000" w:rsidRDefault="00000000">
      <w:pPr>
        <w:pStyle w:val="a9"/>
        <w:ind w:firstLineChars="200" w:firstLine="24pt"/>
        <w:rPr>
          <w:rFonts w:hint="eastAsia"/>
        </w:rPr>
      </w:pPr>
      <w:r>
        <w:rPr>
          <w:rFonts w:hint="eastAsia"/>
        </w:rPr>
        <w:t>发电设备故障知识应支持从发电设备故障工单转入或手动录入两种方式，设备案例应为项目实际供货厂家的真实案例，数量不少于</w:t>
      </w:r>
      <w:r>
        <w:rPr>
          <w:rFonts w:hint="eastAsia"/>
        </w:rPr>
        <w:t>100</w:t>
      </w:r>
      <w:r>
        <w:rPr>
          <w:rFonts w:hint="eastAsia"/>
        </w:rPr>
        <w:t>项。</w:t>
      </w:r>
    </w:p>
    <w:p w14:paraId="1AEEE07B" w14:textId="77777777" w:rsidR="00000000" w:rsidRDefault="00000000">
      <w:pPr>
        <w:pStyle w:val="a9"/>
        <w:ind w:firstLineChars="200" w:firstLine="24pt"/>
        <w:rPr>
          <w:rFonts w:hint="eastAsia"/>
        </w:rPr>
      </w:pPr>
      <w:r>
        <w:rPr>
          <w:rFonts w:hint="eastAsia"/>
        </w:rPr>
        <w:t>应支持对同一机型的同一故障代码补充多个故障案例。</w:t>
      </w:r>
    </w:p>
    <w:p w14:paraId="59269EC8" w14:textId="77777777" w:rsidR="00000000" w:rsidRDefault="00000000">
      <w:pPr>
        <w:pStyle w:val="a9"/>
        <w:ind w:firstLineChars="200" w:firstLine="24pt"/>
        <w:rPr>
          <w:rFonts w:hint="eastAsia"/>
        </w:rPr>
      </w:pPr>
      <w:r>
        <w:rPr>
          <w:rFonts w:hint="eastAsia"/>
        </w:rPr>
        <w:lastRenderedPageBreak/>
        <w:t>应支持持续更新，并应支持根据关键字检索发电设备故障案例。</w:t>
      </w:r>
    </w:p>
    <w:p w14:paraId="39A63F2A" w14:textId="77777777" w:rsidR="00000000" w:rsidRDefault="00000000">
      <w:pPr>
        <w:pStyle w:val="a9"/>
        <w:numPr>
          <w:ilvl w:val="0"/>
          <w:numId w:val="68"/>
        </w:numPr>
        <w:ind w:start="0pt" w:firstLineChars="200" w:firstLine="24pt"/>
        <w:rPr>
          <w:rFonts w:hint="eastAsia"/>
        </w:rPr>
      </w:pPr>
      <w:r>
        <w:rPr>
          <w:rFonts w:hint="eastAsia"/>
        </w:rPr>
        <w:t>公用系统缺陷维护</w:t>
      </w:r>
    </w:p>
    <w:p w14:paraId="39D2064D" w14:textId="77777777" w:rsidR="00000000" w:rsidRDefault="00000000">
      <w:pPr>
        <w:pStyle w:val="a9"/>
        <w:ind w:firstLineChars="200" w:firstLine="24pt"/>
        <w:rPr>
          <w:rFonts w:hint="eastAsia"/>
        </w:rPr>
      </w:pPr>
      <w:r>
        <w:rPr>
          <w:rFonts w:hint="eastAsia"/>
        </w:rPr>
        <w:t>公用系统缺陷维护</w:t>
      </w:r>
      <w:r>
        <w:t>用于输配变设备相关工作任务的创建、跟踪和关闭，</w:t>
      </w:r>
      <w:r>
        <w:rPr>
          <w:rFonts w:hint="eastAsia"/>
        </w:rPr>
        <w:t>应至少包括计划性停机、非计划性停机、带病运行三个类型</w:t>
      </w:r>
      <w:r>
        <w:t>，以满足对公用系统故障停机检修、预防性维护场景的线上化和透明化管理。公用系统</w:t>
      </w:r>
      <w:r>
        <w:rPr>
          <w:rFonts w:hint="eastAsia"/>
        </w:rPr>
        <w:t>缺陷维护应支持</w:t>
      </w:r>
      <w:r>
        <w:t>记录</w:t>
      </w:r>
      <w:r>
        <w:rPr>
          <w:rFonts w:hint="eastAsia"/>
        </w:rPr>
        <w:t>描述</w:t>
      </w:r>
      <w:r>
        <w:t>、处理</w:t>
      </w:r>
      <w:r>
        <w:rPr>
          <w:rFonts w:hint="eastAsia"/>
        </w:rPr>
        <w:t>进展</w:t>
      </w:r>
      <w:r>
        <w:t>、处理结果。</w:t>
      </w:r>
    </w:p>
    <w:p w14:paraId="49487BDC" w14:textId="77777777" w:rsidR="00000000" w:rsidRDefault="00000000">
      <w:pPr>
        <w:pStyle w:val="a9"/>
        <w:numPr>
          <w:ilvl w:val="0"/>
          <w:numId w:val="68"/>
        </w:numPr>
        <w:ind w:start="0pt" w:firstLineChars="200" w:firstLine="24pt"/>
        <w:rPr>
          <w:rFonts w:hint="eastAsia"/>
        </w:rPr>
      </w:pPr>
      <w:r>
        <w:rPr>
          <w:rFonts w:hint="eastAsia"/>
        </w:rPr>
        <w:t>技术监督</w:t>
      </w:r>
    </w:p>
    <w:p w14:paraId="7CC47020" w14:textId="77777777" w:rsidR="00000000" w:rsidRDefault="00000000">
      <w:pPr>
        <w:pStyle w:val="a9"/>
        <w:ind w:firstLineChars="200" w:firstLine="24pt"/>
        <w:rPr>
          <w:rFonts w:ascii="宋体" w:hAnsi="宋体"/>
          <w:spacing w:val="-6"/>
          <w:szCs w:val="24"/>
        </w:rPr>
      </w:pPr>
      <w:r>
        <w:rPr>
          <w:rFonts w:hint="eastAsia"/>
        </w:rPr>
        <w:t>技术监督功能及要求应满足招标方的《</w:t>
      </w:r>
      <w:r>
        <w:rPr>
          <w:rFonts w:ascii="宋体" w:hAnsi="宋体" w:hint="eastAsia"/>
          <w:spacing w:val="-6"/>
          <w:szCs w:val="24"/>
        </w:rPr>
        <w:t>技术监督管理标准》体系要求，</w:t>
      </w:r>
      <w:r>
        <w:rPr>
          <w:rFonts w:ascii="宋体" w:hAnsi="宋体" w:hint="eastAsia"/>
          <w:spacing w:val="-7"/>
          <w:szCs w:val="24"/>
        </w:rPr>
        <w:t>建立各项专业工作的标准化模块，促使专业监督工作流程化和规范化及相关文件管理的数字化</w:t>
      </w:r>
      <w:r>
        <w:rPr>
          <w:rFonts w:ascii="宋体" w:hAnsi="宋体" w:hint="eastAsia"/>
          <w:spacing w:val="-6"/>
          <w:szCs w:val="24"/>
        </w:rPr>
        <w:t>。</w:t>
      </w:r>
    </w:p>
    <w:p w14:paraId="170E673A" w14:textId="77777777" w:rsidR="00000000" w:rsidRDefault="00000000">
      <w:pPr>
        <w:pStyle w:val="a9"/>
        <w:ind w:firstLineChars="200" w:firstLine="24pt"/>
        <w:rPr>
          <w:rFonts w:hint="eastAsia"/>
        </w:rPr>
      </w:pPr>
      <w:r>
        <w:rPr>
          <w:rFonts w:hint="eastAsia"/>
        </w:rPr>
        <w:t>技术监督用于对电气设备进行技术性的线上审查、记录、监督和评估的工作，‌以确保设备的安全、‌可靠和高效运行，预防安全事故的发生。</w:t>
      </w:r>
    </w:p>
    <w:p w14:paraId="1E9AC941" w14:textId="77777777" w:rsidR="00000000" w:rsidRDefault="00000000">
      <w:pPr>
        <w:pStyle w:val="a9"/>
        <w:ind w:firstLineChars="200" w:firstLine="24pt"/>
        <w:rPr>
          <w:rFonts w:ascii="宋体" w:hAnsi="宋体" w:cs="宋体" w:hint="eastAsia"/>
          <w:szCs w:val="24"/>
        </w:rPr>
      </w:pPr>
      <w:r>
        <w:rPr>
          <w:rFonts w:ascii="宋体" w:hAnsi="宋体" w:cs="宋体" w:hint="eastAsia"/>
          <w:szCs w:val="24"/>
        </w:rPr>
        <w:t>技术监督内容应至少包括</w:t>
      </w:r>
      <w:r>
        <w:rPr>
          <w:rFonts w:ascii="宋体" w:hAnsi="宋体" w:cs="宋体" w:hint="eastAsia"/>
          <w:color w:val="2D3040"/>
          <w:szCs w:val="24"/>
        </w:rPr>
        <w:t>风力发电机组（含风轮系统）、金属、绝缘、化学、继电保护、监控和自动化、电测、电能质量、节能、环保、设备润滑等11项专业监督。</w:t>
      </w:r>
    </w:p>
    <w:p w14:paraId="33278A65" w14:textId="77777777" w:rsidR="00000000" w:rsidRDefault="00000000">
      <w:pPr>
        <w:pStyle w:val="a9"/>
        <w:ind w:firstLineChars="200" w:firstLine="24pt"/>
        <w:rPr>
          <w:rFonts w:ascii="宋体" w:hAnsi="宋体" w:cs="宋体" w:hint="eastAsia"/>
          <w:szCs w:val="24"/>
        </w:rPr>
      </w:pPr>
      <w:r>
        <w:rPr>
          <w:rFonts w:ascii="宋体" w:hAnsi="宋体" w:cs="宋体" w:hint="eastAsia"/>
          <w:szCs w:val="24"/>
        </w:rPr>
        <w:t>系统对全厂的风力发电机组（含风轮系统）、金属、绝缘、化学、继电保护、监控和自动化、电测、电能质量、节能、环保、设备润滑等11项专业监督的受监设备进行登记管理，跟踪上述受监设备从设计、选型、安装、调试、检修、运行、维护、保护投入、整定值修改及技术设备更新的全过程。对全厂上述受监设备的数据进行统一管理、统一归档，并进行统计分析。</w:t>
      </w:r>
    </w:p>
    <w:p w14:paraId="0EF51EFC" w14:textId="77777777" w:rsidR="00000000" w:rsidRDefault="00000000">
      <w:pPr>
        <w:pStyle w:val="a9"/>
        <w:ind w:firstLineChars="200" w:firstLine="24pt"/>
        <w:rPr>
          <w:rFonts w:hint="eastAsia"/>
        </w:rPr>
      </w:pPr>
      <w:r>
        <w:rPr>
          <w:rFonts w:hint="eastAsia"/>
        </w:rPr>
        <w:t>应支持定期检测和专项检测两种方式，其中定期检测可预先制定周期性计划。</w:t>
      </w:r>
    </w:p>
    <w:p w14:paraId="6CB2584D" w14:textId="77777777" w:rsidR="00000000" w:rsidRDefault="00000000">
      <w:pPr>
        <w:pStyle w:val="a9"/>
        <w:ind w:firstLineChars="200" w:firstLine="24pt"/>
        <w:rPr>
          <w:rFonts w:hint="eastAsia"/>
        </w:rPr>
      </w:pPr>
      <w:r>
        <w:rPr>
          <w:rFonts w:hint="eastAsia"/>
        </w:rPr>
        <w:t>包含以下几个阶段：计划制定、监督实施、整改复查、结果评估。</w:t>
      </w:r>
    </w:p>
    <w:p w14:paraId="10F26901" w14:textId="77777777" w:rsidR="00000000" w:rsidRDefault="00000000">
      <w:pPr>
        <w:pStyle w:val="a9"/>
        <w:ind w:firstLineChars="200" w:firstLine="24pt"/>
        <w:rPr>
          <w:rFonts w:hint="eastAsia"/>
        </w:rPr>
      </w:pPr>
      <w:r>
        <w:rPr>
          <w:rFonts w:hint="eastAsia"/>
        </w:rPr>
        <w:t>实施阶段应支持将检测结果上传至系统；整改复查阶段应支持核实技改情况，如发现问题，则可责令整改，并安排复查；结果评估阶段应支持评估整个技术监督过程，将评价结果记录至系统中。</w:t>
      </w:r>
    </w:p>
    <w:p w14:paraId="3EB2F58C" w14:textId="77777777" w:rsidR="00000000" w:rsidRDefault="00000000">
      <w:pPr>
        <w:pStyle w:val="a9"/>
        <w:ind w:firstLineChars="200" w:firstLine="24pt"/>
        <w:rPr>
          <w:rFonts w:hint="eastAsia"/>
        </w:rPr>
      </w:pPr>
      <w:r>
        <w:rPr>
          <w:rFonts w:hint="eastAsia"/>
        </w:rPr>
        <w:t>应支持技术监督工作速报、月报、季报、半年报、年报和工作总结的报告文档上传和审核流程。</w:t>
      </w:r>
    </w:p>
    <w:p w14:paraId="7282DFD0" w14:textId="77777777" w:rsidR="00000000" w:rsidRDefault="00000000">
      <w:pPr>
        <w:pStyle w:val="a9"/>
        <w:ind w:firstLineChars="200" w:firstLine="24pt"/>
      </w:pPr>
      <w:r>
        <w:rPr>
          <w:rFonts w:hint="eastAsia"/>
        </w:rPr>
        <w:t>应支持技术监督预警管理、指标管理、反制措施管理功能。</w:t>
      </w:r>
    </w:p>
    <w:p w14:paraId="21D1143E" w14:textId="77777777" w:rsidR="00000000" w:rsidRDefault="00000000">
      <w:pPr>
        <w:pStyle w:val="a9"/>
        <w:numPr>
          <w:ilvl w:val="0"/>
          <w:numId w:val="68"/>
        </w:numPr>
        <w:ind w:start="0pt" w:firstLineChars="200" w:firstLine="24pt"/>
        <w:rPr>
          <w:rFonts w:hint="eastAsia"/>
        </w:rPr>
      </w:pPr>
      <w:r>
        <w:rPr>
          <w:rFonts w:hint="eastAsia"/>
        </w:rPr>
        <w:lastRenderedPageBreak/>
        <w:t>设备台账</w:t>
      </w:r>
    </w:p>
    <w:p w14:paraId="6D0254BB" w14:textId="77777777" w:rsidR="00000000" w:rsidRDefault="00000000">
      <w:pPr>
        <w:pStyle w:val="a9"/>
        <w:ind w:firstLineChars="200" w:firstLine="24pt"/>
        <w:rPr>
          <w:rFonts w:hint="eastAsia"/>
        </w:rPr>
      </w:pPr>
      <w:r>
        <w:rPr>
          <w:rFonts w:hint="eastAsia"/>
        </w:rPr>
        <w:t>设备台账用于详细记录和追踪设备全生命周期信息，其核心内容包括：设备基础信息、主要部件、参数、运维记录、备件更换记录。</w:t>
      </w:r>
    </w:p>
    <w:p w14:paraId="0D796B58" w14:textId="77777777" w:rsidR="00000000" w:rsidRDefault="00000000">
      <w:pPr>
        <w:pStyle w:val="a9"/>
        <w:ind w:firstLineChars="200" w:firstLine="24pt"/>
        <w:rPr>
          <w:rFonts w:hint="eastAsia"/>
        </w:rPr>
      </w:pPr>
      <w:r>
        <w:rPr>
          <w:rFonts w:hint="eastAsia"/>
        </w:rPr>
        <w:t>应支持左侧、右侧列表视图，以直观展示设备台账信息。</w:t>
      </w:r>
    </w:p>
    <w:p w14:paraId="0617C78B" w14:textId="77777777" w:rsidR="00000000" w:rsidRDefault="00000000">
      <w:pPr>
        <w:pStyle w:val="a9"/>
        <w:ind w:firstLineChars="200" w:firstLine="24pt"/>
        <w:rPr>
          <w:rFonts w:hint="eastAsia"/>
        </w:rPr>
      </w:pPr>
      <w:r>
        <w:rPr>
          <w:rFonts w:hint="eastAsia"/>
        </w:rPr>
        <w:t>应支持提供设备信息维护功能，包括手动维护设备基础信息、通过关键字搜索和查询设备信息。</w:t>
      </w:r>
    </w:p>
    <w:p w14:paraId="594ED84A" w14:textId="77777777" w:rsidR="00000000" w:rsidRDefault="00000000">
      <w:pPr>
        <w:pStyle w:val="a9"/>
        <w:ind w:firstLineChars="200" w:firstLine="24pt"/>
        <w:rPr>
          <w:rFonts w:hint="eastAsia"/>
        </w:rPr>
      </w:pPr>
      <w:r>
        <w:rPr>
          <w:rFonts w:hint="eastAsia"/>
        </w:rPr>
        <w:t>应支持引用设备详情功能，允许便捷地复制和维护同类型设备的基础信息。</w:t>
      </w:r>
    </w:p>
    <w:p w14:paraId="40CC82F2" w14:textId="77777777" w:rsidR="00000000" w:rsidRDefault="00000000">
      <w:pPr>
        <w:pStyle w:val="a9"/>
        <w:ind w:firstLineChars="200" w:firstLine="24pt"/>
        <w:rPr>
          <w:rFonts w:hint="eastAsia"/>
        </w:rPr>
      </w:pPr>
      <w:r>
        <w:rPr>
          <w:rFonts w:hint="eastAsia"/>
        </w:rPr>
        <w:t>应支持上传设备标准工艺卡、检修技改文件包。</w:t>
      </w:r>
    </w:p>
    <w:p w14:paraId="00C8659E" w14:textId="77777777" w:rsidR="00000000" w:rsidRDefault="00000000">
      <w:pPr>
        <w:pStyle w:val="a9"/>
        <w:ind w:firstLineChars="200" w:firstLine="24pt"/>
        <w:rPr>
          <w:rFonts w:hint="eastAsia"/>
        </w:rPr>
      </w:pPr>
      <w:r>
        <w:rPr>
          <w:rFonts w:hint="eastAsia"/>
        </w:rPr>
        <w:t>应通过设备</w:t>
      </w:r>
      <w:r>
        <w:rPr>
          <w:rFonts w:hint="eastAsia"/>
        </w:rPr>
        <w:t>KKS</w:t>
      </w:r>
      <w:r>
        <w:rPr>
          <w:rFonts w:hint="eastAsia"/>
        </w:rPr>
        <w:t>编码实现设备相关业务的横向整合，确保数据互通共享。应至少包括</w:t>
      </w:r>
      <w:r>
        <w:t>发电设备工单、巡检</w:t>
      </w:r>
      <w:r>
        <w:rPr>
          <w:rFonts w:hint="eastAsia"/>
        </w:rPr>
        <w:t>，当相关业务模块的数据发生更新时，设备台账中的数据应支持实时同步更新，以保证信息的一致性和准确性。</w:t>
      </w:r>
    </w:p>
    <w:p w14:paraId="22EF20D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工单管理</w:t>
      </w:r>
    </w:p>
    <w:p w14:paraId="4ACC762F" w14:textId="77777777" w:rsidR="00000000" w:rsidRDefault="00000000">
      <w:pPr>
        <w:pStyle w:val="a9"/>
        <w:ind w:firstLineChars="200" w:firstLine="24pt"/>
        <w:rPr>
          <w:rFonts w:hint="eastAsia"/>
        </w:rPr>
      </w:pPr>
      <w:r>
        <w:rPr>
          <w:rFonts w:hint="eastAsia"/>
        </w:rPr>
        <w:t>应具备以工单为核心的设备维修维护功能，应至少包含工作申请、定检、消缺、验收记录、维修作业指导、维修成本计算分析、工时管理、故障汇报等功能模块，实现设备维修过程的规范管理和数据统计分析。系统功能应至少达到如下要求：</w:t>
      </w:r>
    </w:p>
    <w:p w14:paraId="20DEBB63" w14:textId="77777777" w:rsidR="00000000" w:rsidRDefault="00000000">
      <w:pPr>
        <w:pStyle w:val="a9"/>
        <w:numPr>
          <w:ilvl w:val="0"/>
          <w:numId w:val="69"/>
        </w:numPr>
        <w:ind w:start="0pt" w:firstLineChars="200" w:firstLine="24pt"/>
        <w:rPr>
          <w:rFonts w:hint="eastAsia"/>
        </w:rPr>
      </w:pPr>
      <w:r>
        <w:rPr>
          <w:rFonts w:hint="eastAsia"/>
        </w:rPr>
        <w:t>工单生成功能：应支持多种工单生成方式，包括直接创建、基于工作申请转化、从标准工作库调用、依托标准工单复制等多种生成模式。应支持依据风机复位手册等标准规程，自动识别生成和推送“不可复位”类故障工单。</w:t>
      </w:r>
    </w:p>
    <w:p w14:paraId="1BC779B8" w14:textId="77777777" w:rsidR="00000000" w:rsidRDefault="00000000">
      <w:pPr>
        <w:pStyle w:val="a9"/>
        <w:numPr>
          <w:ilvl w:val="0"/>
          <w:numId w:val="69"/>
        </w:numPr>
        <w:ind w:start="0pt" w:firstLineChars="200" w:firstLine="24pt"/>
        <w:rPr>
          <w:rFonts w:hint="eastAsia"/>
        </w:rPr>
      </w:pPr>
      <w:r>
        <w:rPr>
          <w:rFonts w:hint="eastAsia"/>
        </w:rPr>
        <w:t>紧急工单处理：应支持通过缺陷管理模块直接生成工单，同时允许用户通过手工方式生成工单；针对紧急工单，应实现简化数据输入功能，用户仅需输入问题描述即可快速生成工单。</w:t>
      </w:r>
    </w:p>
    <w:p w14:paraId="4E953686" w14:textId="77777777" w:rsidR="00000000" w:rsidRDefault="00000000">
      <w:pPr>
        <w:pStyle w:val="a9"/>
        <w:numPr>
          <w:ilvl w:val="0"/>
          <w:numId w:val="69"/>
        </w:numPr>
        <w:ind w:start="0pt" w:firstLineChars="200" w:firstLine="24pt"/>
        <w:rPr>
          <w:rFonts w:hint="eastAsia"/>
        </w:rPr>
      </w:pPr>
      <w:r>
        <w:rPr>
          <w:rFonts w:hint="eastAsia"/>
        </w:rPr>
        <w:t>项目工单排产：应支持对项目管理模块生成的工单申请进行排产，最终生成可执行的工单。</w:t>
      </w:r>
    </w:p>
    <w:p w14:paraId="4D5992BD" w14:textId="77777777" w:rsidR="00000000" w:rsidRDefault="00000000">
      <w:pPr>
        <w:pStyle w:val="a9"/>
        <w:numPr>
          <w:ilvl w:val="0"/>
          <w:numId w:val="69"/>
        </w:numPr>
        <w:ind w:start="0pt" w:firstLineChars="200" w:firstLine="24pt"/>
        <w:rPr>
          <w:rFonts w:hint="eastAsia"/>
        </w:rPr>
      </w:pPr>
      <w:r>
        <w:rPr>
          <w:rFonts w:hint="eastAsia"/>
        </w:rPr>
        <w:t>工作内容覆盖范围：应支持涵盖计划性检修（大、小修）、试验、设备改进改造、消缺、检查、运行操作、临时工作、定期倒换等全类型工单管理。</w:t>
      </w:r>
    </w:p>
    <w:p w14:paraId="005F3142" w14:textId="77777777" w:rsidR="00000000" w:rsidRDefault="00000000">
      <w:pPr>
        <w:pStyle w:val="a9"/>
        <w:numPr>
          <w:ilvl w:val="0"/>
          <w:numId w:val="69"/>
        </w:numPr>
        <w:ind w:start="0pt" w:firstLineChars="200" w:firstLine="24pt"/>
        <w:rPr>
          <w:rFonts w:hint="eastAsia"/>
        </w:rPr>
      </w:pPr>
      <w:r>
        <w:rPr>
          <w:rFonts w:hint="eastAsia"/>
        </w:rPr>
        <w:t>工单复制功能：应支持工单复制功能，支持用户将相似工单复制并稍加修改后，快速生成新的工单。</w:t>
      </w:r>
    </w:p>
    <w:p w14:paraId="5EF16739" w14:textId="77777777" w:rsidR="00000000" w:rsidRDefault="00000000">
      <w:pPr>
        <w:pStyle w:val="a9"/>
        <w:numPr>
          <w:ilvl w:val="0"/>
          <w:numId w:val="69"/>
        </w:numPr>
        <w:ind w:start="0pt" w:firstLineChars="200" w:firstLine="24pt"/>
        <w:rPr>
          <w:rFonts w:hint="eastAsia"/>
        </w:rPr>
      </w:pPr>
      <w:r>
        <w:rPr>
          <w:rFonts w:hint="eastAsia"/>
        </w:rPr>
        <w:lastRenderedPageBreak/>
        <w:t>通知与流程管理：应支持多种通知机制，通过工作流引擎实现工单执行流程的标准化规范、推进与全程监控，保障维修工作按计划有序落地。</w:t>
      </w:r>
    </w:p>
    <w:p w14:paraId="6E11E307" w14:textId="77777777" w:rsidR="00000000" w:rsidRDefault="00000000">
      <w:pPr>
        <w:pStyle w:val="a9"/>
        <w:numPr>
          <w:ilvl w:val="0"/>
          <w:numId w:val="69"/>
        </w:numPr>
        <w:ind w:start="0pt" w:firstLineChars="200" w:firstLine="24pt"/>
        <w:rPr>
          <w:rFonts w:hint="eastAsia"/>
        </w:rPr>
      </w:pPr>
      <w:r>
        <w:rPr>
          <w:rFonts w:hint="eastAsia"/>
        </w:rPr>
        <w:t>工序与任务细化：应支持设置多道工序明确工作分类，每道工序可进一步拆解为具体操作任务，实现维修作业的精细化管控。</w:t>
      </w:r>
    </w:p>
    <w:p w14:paraId="3F3F6C4B" w14:textId="77777777" w:rsidR="00000000" w:rsidRDefault="00000000">
      <w:pPr>
        <w:pStyle w:val="a9"/>
        <w:numPr>
          <w:ilvl w:val="0"/>
          <w:numId w:val="69"/>
        </w:numPr>
        <w:ind w:start="0pt" w:firstLineChars="200" w:firstLine="24pt"/>
        <w:rPr>
          <w:rFonts w:hint="eastAsia"/>
        </w:rPr>
      </w:pPr>
      <w:r>
        <w:rPr>
          <w:rFonts w:hint="eastAsia"/>
        </w:rPr>
        <w:t>关联单据管理：应支持建立与工单相关联的工作票、操作票和动火票，实现维修作业全流程单据闭环管理。</w:t>
      </w:r>
    </w:p>
    <w:p w14:paraId="7F2A50AF" w14:textId="77777777" w:rsidR="00000000" w:rsidRDefault="00000000">
      <w:pPr>
        <w:pStyle w:val="a9"/>
        <w:numPr>
          <w:ilvl w:val="0"/>
          <w:numId w:val="69"/>
        </w:numPr>
        <w:ind w:start="0pt" w:firstLineChars="200" w:firstLine="24pt"/>
        <w:rPr>
          <w:rFonts w:hint="eastAsia"/>
        </w:rPr>
      </w:pPr>
      <w:r>
        <w:rPr>
          <w:rFonts w:hint="eastAsia"/>
        </w:rPr>
        <w:t>库存与采购集成：应支持自动校验所需物资库存状态；物资不足时，可由工单直接发起物资采购申请或零件预定，并支持实时查询备品备件预留情况。</w:t>
      </w:r>
    </w:p>
    <w:p w14:paraId="156648CE" w14:textId="77777777" w:rsidR="00000000" w:rsidRDefault="00000000">
      <w:pPr>
        <w:pStyle w:val="a9"/>
        <w:numPr>
          <w:ilvl w:val="0"/>
          <w:numId w:val="69"/>
        </w:numPr>
        <w:ind w:start="0pt" w:firstLineChars="200" w:firstLine="24pt"/>
        <w:rPr>
          <w:rFonts w:hint="eastAsia"/>
        </w:rPr>
      </w:pPr>
      <w:r>
        <w:rPr>
          <w:rFonts w:hint="eastAsia"/>
        </w:rPr>
        <w:t>成本记录与统计：应支持在工单中记录资源消耗、人工投入、备品备件使用等成本信息，形成完整工单成本档案；物资出库时自动统计备品备件成本，结合工资率、人工投入及工时数据核算人力资源成本。</w:t>
      </w:r>
    </w:p>
    <w:p w14:paraId="1003CACD" w14:textId="77777777" w:rsidR="00000000" w:rsidRDefault="00000000">
      <w:pPr>
        <w:pStyle w:val="a9"/>
        <w:numPr>
          <w:ilvl w:val="0"/>
          <w:numId w:val="69"/>
        </w:numPr>
        <w:ind w:start="0pt" w:firstLineChars="200" w:firstLine="24pt"/>
        <w:rPr>
          <w:rFonts w:hint="eastAsia"/>
        </w:rPr>
      </w:pPr>
      <w:r>
        <w:rPr>
          <w:rFonts w:hint="eastAsia"/>
        </w:rPr>
        <w:t>资源使用成本核算：应支持统计各资源实际使用时长，依据资源“标准费率”精准计算资源使用成本，为维修成本分析提供可靠数据。</w:t>
      </w:r>
    </w:p>
    <w:p w14:paraId="7C87C447" w14:textId="77777777" w:rsidR="00000000" w:rsidRDefault="00000000">
      <w:pPr>
        <w:pStyle w:val="a9"/>
        <w:numPr>
          <w:ilvl w:val="0"/>
          <w:numId w:val="69"/>
        </w:numPr>
        <w:ind w:start="0pt" w:firstLineChars="200" w:firstLine="24pt"/>
        <w:rPr>
          <w:rFonts w:hint="eastAsia"/>
        </w:rPr>
      </w:pPr>
      <w:r>
        <w:rPr>
          <w:rFonts w:hint="eastAsia"/>
        </w:rPr>
        <w:t>电量损失核算：应支持与风机能量管理系统等系统实现数据互通，自动记录故障停机时间，并核算对应的电量损失，为运行人员分析发电效率与制定维保计划提供直接数据支持。</w:t>
      </w:r>
    </w:p>
    <w:p w14:paraId="7F81E5A1" w14:textId="77777777" w:rsidR="00000000" w:rsidRDefault="00000000">
      <w:pPr>
        <w:pStyle w:val="a9"/>
        <w:numPr>
          <w:ilvl w:val="0"/>
          <w:numId w:val="69"/>
        </w:numPr>
        <w:ind w:start="0pt" w:firstLineChars="200" w:firstLine="24pt"/>
        <w:rPr>
          <w:rFonts w:hint="eastAsia"/>
        </w:rPr>
      </w:pPr>
      <w:r>
        <w:rPr>
          <w:rFonts w:hint="eastAsia"/>
        </w:rPr>
        <w:t>其他费用统计：应支持统计工单工序中除资源、人工、零件外的其他各类费用，全面反映维修作业成本构成。</w:t>
      </w:r>
    </w:p>
    <w:p w14:paraId="35534BD9" w14:textId="77777777" w:rsidR="00000000" w:rsidRDefault="00000000">
      <w:pPr>
        <w:pStyle w:val="a9"/>
        <w:numPr>
          <w:ilvl w:val="0"/>
          <w:numId w:val="69"/>
        </w:numPr>
        <w:ind w:start="0pt" w:firstLineChars="200" w:firstLine="24pt"/>
        <w:rPr>
          <w:rFonts w:hint="eastAsia"/>
        </w:rPr>
      </w:pPr>
      <w:r>
        <w:rPr>
          <w:rFonts w:hint="eastAsia"/>
        </w:rPr>
        <w:t>工单归档与再利用：应支持已归档工单的复制功能，支持依托历史工单快速生成新工单。</w:t>
      </w:r>
    </w:p>
    <w:p w14:paraId="57918F22" w14:textId="77777777" w:rsidR="00000000" w:rsidRDefault="00000000">
      <w:pPr>
        <w:pStyle w:val="a9"/>
        <w:numPr>
          <w:ilvl w:val="0"/>
          <w:numId w:val="69"/>
        </w:numPr>
        <w:ind w:start="0pt" w:firstLineChars="200" w:firstLine="24pt"/>
        <w:rPr>
          <w:rFonts w:hint="eastAsia"/>
        </w:rPr>
      </w:pPr>
      <w:r>
        <w:rPr>
          <w:rFonts w:hint="eastAsia"/>
        </w:rPr>
        <w:t>故障分析与决策支持：应支持基于工单记录的故障表现、成因及解决措施，汇总设备故障核心信息，为设备可靠性分析提供精准数据支撑；应具备工单成本趋势分析功能，支持多维度环比、同比设备成本消耗情况。</w:t>
      </w:r>
    </w:p>
    <w:p w14:paraId="062CFA40" w14:textId="77777777" w:rsidR="00000000" w:rsidRDefault="00000000">
      <w:pPr>
        <w:pStyle w:val="a9"/>
        <w:numPr>
          <w:ilvl w:val="0"/>
          <w:numId w:val="69"/>
        </w:numPr>
        <w:ind w:start="0pt" w:firstLineChars="200" w:firstLine="24pt"/>
        <w:rPr>
          <w:rFonts w:hint="eastAsia"/>
        </w:rPr>
      </w:pPr>
      <w:r>
        <w:rPr>
          <w:rFonts w:hint="eastAsia"/>
        </w:rPr>
        <w:t>缺陷工单与预防性维护管理：应具备缺陷工单专项管理功能，确保预防性维护工单流程闭环后，对应的缺陷单据及预防性维护单据自动办结。</w:t>
      </w:r>
    </w:p>
    <w:p w14:paraId="06891623" w14:textId="77777777" w:rsidR="00000000" w:rsidRDefault="00000000">
      <w:pPr>
        <w:pStyle w:val="a9"/>
        <w:numPr>
          <w:ilvl w:val="0"/>
          <w:numId w:val="69"/>
        </w:numPr>
        <w:ind w:start="0pt" w:firstLineChars="200" w:firstLine="24pt"/>
        <w:rPr>
          <w:rFonts w:hint="eastAsia"/>
        </w:rPr>
      </w:pPr>
      <w:r>
        <w:rPr>
          <w:rFonts w:hint="eastAsia"/>
        </w:rPr>
        <w:t>工单结束状态检查：应支持在工单办结时自动校验关联的工作票、操作票是否闭环；若未闭环须实时给出提示，并明确展示未结束的单据信息，保障维修作业的完整性与安全性。</w:t>
      </w:r>
    </w:p>
    <w:p w14:paraId="5422E89F"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lastRenderedPageBreak/>
        <w:t>计划中心</w:t>
      </w:r>
    </w:p>
    <w:p w14:paraId="5A430689" w14:textId="77777777" w:rsidR="00000000" w:rsidRDefault="00000000">
      <w:pPr>
        <w:pStyle w:val="a9"/>
        <w:ind w:firstLineChars="200" w:firstLine="24pt"/>
        <w:rPr>
          <w:rFonts w:hint="eastAsia"/>
        </w:rPr>
      </w:pPr>
      <w:r>
        <w:rPr>
          <w:rFonts w:hint="eastAsia"/>
        </w:rPr>
        <w:t>计划管理主要用于制定、统筹管理场站的各类计划制定、进度填报、计划进度统计，应至少包括电量计划、检修计划、技改计划、电场工作计划等。</w:t>
      </w:r>
    </w:p>
    <w:p w14:paraId="585E8963" w14:textId="77777777" w:rsidR="00000000" w:rsidRDefault="00000000">
      <w:pPr>
        <w:pStyle w:val="a9"/>
        <w:numPr>
          <w:ilvl w:val="0"/>
          <w:numId w:val="70"/>
        </w:numPr>
        <w:ind w:start="0pt" w:firstLineChars="200" w:firstLine="24pt"/>
        <w:rPr>
          <w:rFonts w:hint="eastAsia"/>
        </w:rPr>
      </w:pPr>
      <w:r>
        <w:rPr>
          <w:rFonts w:hint="eastAsia"/>
        </w:rPr>
        <w:t>工作计划</w:t>
      </w:r>
    </w:p>
    <w:p w14:paraId="3DC99014" w14:textId="77777777" w:rsidR="00000000" w:rsidRDefault="00000000">
      <w:pPr>
        <w:pStyle w:val="a9"/>
        <w:ind w:firstLineChars="200" w:firstLine="24pt"/>
        <w:rPr>
          <w:rFonts w:hint="eastAsia"/>
        </w:rPr>
      </w:pPr>
      <w:r>
        <w:rPr>
          <w:rFonts w:hint="eastAsia"/>
        </w:rPr>
        <w:t>计划中心用于制定、统筹管理场站的各类计划。</w:t>
      </w:r>
    </w:p>
    <w:p w14:paraId="78A9256E" w14:textId="77777777" w:rsidR="00000000" w:rsidRDefault="00000000">
      <w:pPr>
        <w:pStyle w:val="a9"/>
        <w:ind w:firstLineChars="200" w:firstLine="24pt"/>
        <w:rPr>
          <w:rFonts w:hint="eastAsia"/>
        </w:rPr>
      </w:pPr>
      <w:r>
        <w:rPr>
          <w:rFonts w:hint="eastAsia"/>
        </w:rPr>
        <w:t>应支持制定电场定期、不定期工作计划，应支持自定义计划时间段、计划执行人等</w:t>
      </w:r>
    </w:p>
    <w:p w14:paraId="0C0DE8D2" w14:textId="77777777" w:rsidR="00000000" w:rsidRDefault="00000000">
      <w:pPr>
        <w:pStyle w:val="a9"/>
        <w:ind w:firstLineChars="200" w:firstLine="24pt"/>
        <w:rPr>
          <w:rFonts w:hint="eastAsia"/>
        </w:rPr>
      </w:pPr>
      <w:r>
        <w:rPr>
          <w:rFonts w:hint="eastAsia"/>
        </w:rPr>
        <w:t>定期工作计划应支持自定义重复周期，到达设定时间自动生成对应工作任务。</w:t>
      </w:r>
    </w:p>
    <w:p w14:paraId="0CA97D82" w14:textId="77777777" w:rsidR="00000000" w:rsidRDefault="00000000">
      <w:pPr>
        <w:pStyle w:val="a9"/>
        <w:ind w:firstLineChars="200" w:firstLine="24pt"/>
        <w:rPr>
          <w:rFonts w:hint="eastAsia"/>
        </w:rPr>
      </w:pPr>
      <w:r>
        <w:rPr>
          <w:rFonts w:hint="eastAsia"/>
        </w:rPr>
        <w:t>应支持对已制定的计划进行修改，以及补录临时性任务或紧急计划，确保能够灵活应对不断变化的工作环境和突发情况。</w:t>
      </w:r>
    </w:p>
    <w:p w14:paraId="5D40A710" w14:textId="77777777" w:rsidR="00000000" w:rsidRDefault="00000000">
      <w:pPr>
        <w:pStyle w:val="a9"/>
        <w:ind w:firstLineChars="200" w:firstLine="24pt"/>
        <w:rPr>
          <w:rFonts w:hint="eastAsia"/>
        </w:rPr>
      </w:pPr>
      <w:r>
        <w:rPr>
          <w:rFonts w:hint="eastAsia"/>
        </w:rPr>
        <w:t>应支持根据时间、计划类型和完成状态筛选计划。</w:t>
      </w:r>
    </w:p>
    <w:p w14:paraId="1455EB8E" w14:textId="77777777" w:rsidR="00000000" w:rsidRDefault="00000000">
      <w:pPr>
        <w:pStyle w:val="a9"/>
        <w:numPr>
          <w:ilvl w:val="0"/>
          <w:numId w:val="70"/>
        </w:numPr>
        <w:ind w:start="0pt" w:firstLineChars="200" w:firstLine="24pt"/>
        <w:rPr>
          <w:rFonts w:hint="eastAsia"/>
        </w:rPr>
      </w:pPr>
      <w:r>
        <w:rPr>
          <w:rFonts w:hint="eastAsia"/>
        </w:rPr>
        <w:t>电量计划</w:t>
      </w:r>
    </w:p>
    <w:p w14:paraId="3F3A58CA" w14:textId="77777777" w:rsidR="00000000" w:rsidRDefault="00000000">
      <w:pPr>
        <w:pStyle w:val="a9"/>
        <w:ind w:firstLineChars="200" w:firstLine="24pt"/>
        <w:rPr>
          <w:rFonts w:hint="eastAsia"/>
        </w:rPr>
      </w:pPr>
      <w:r>
        <w:rPr>
          <w:rFonts w:hint="eastAsia"/>
        </w:rPr>
        <w:t>电量计划旨在按年度和月度制定、审批电量计划，并为电量相关的统计分析提供数据支持。</w:t>
      </w:r>
    </w:p>
    <w:p w14:paraId="3C6D0BAF" w14:textId="77777777" w:rsidR="00000000" w:rsidRDefault="00000000">
      <w:pPr>
        <w:pStyle w:val="a9"/>
        <w:ind w:firstLineChars="200" w:firstLine="24pt"/>
        <w:rPr>
          <w:rFonts w:hint="eastAsia"/>
        </w:rPr>
      </w:pPr>
      <w:r>
        <w:rPr>
          <w:rFonts w:hint="eastAsia"/>
        </w:rPr>
        <w:t>应支持按年度、月度填写项目发电计划。</w:t>
      </w:r>
    </w:p>
    <w:p w14:paraId="3E660B4C" w14:textId="77777777" w:rsidR="00000000" w:rsidRDefault="00000000">
      <w:pPr>
        <w:pStyle w:val="a9"/>
        <w:ind w:firstLineChars="200" w:firstLine="24pt"/>
        <w:rPr>
          <w:rFonts w:hint="eastAsia"/>
        </w:rPr>
      </w:pPr>
      <w:r>
        <w:rPr>
          <w:rFonts w:hint="eastAsia"/>
        </w:rPr>
        <w:t>填写的电量计划，应支持场内审批及导出。</w:t>
      </w:r>
    </w:p>
    <w:p w14:paraId="6BCC2A77" w14:textId="77777777" w:rsidR="00000000" w:rsidRDefault="00000000">
      <w:pPr>
        <w:pStyle w:val="a9"/>
        <w:ind w:firstLineChars="200" w:firstLine="24pt"/>
        <w:rPr>
          <w:rFonts w:hint="eastAsia"/>
        </w:rPr>
      </w:pPr>
      <w:r>
        <w:rPr>
          <w:rFonts w:hint="eastAsia"/>
        </w:rPr>
        <w:t>各月实际电量完成情况，应支持自动从日报模块获取对应月份的累计发电量与累计上网电量值，并自动计算计划完成率。</w:t>
      </w:r>
    </w:p>
    <w:p w14:paraId="1285F87E" w14:textId="77777777" w:rsidR="00000000" w:rsidRDefault="00000000">
      <w:pPr>
        <w:pStyle w:val="a9"/>
        <w:numPr>
          <w:ilvl w:val="0"/>
          <w:numId w:val="70"/>
        </w:numPr>
        <w:ind w:start="0pt" w:firstLineChars="200" w:firstLine="24pt"/>
        <w:rPr>
          <w:rFonts w:hint="eastAsia"/>
        </w:rPr>
      </w:pPr>
      <w:r>
        <w:rPr>
          <w:rFonts w:hint="eastAsia"/>
        </w:rPr>
        <w:t>检修计划</w:t>
      </w:r>
    </w:p>
    <w:p w14:paraId="389AA48F" w14:textId="77777777" w:rsidR="00000000" w:rsidRDefault="00000000">
      <w:pPr>
        <w:pStyle w:val="a9"/>
        <w:ind w:firstLineChars="200" w:firstLine="24pt"/>
      </w:pPr>
      <w:r>
        <w:t>检修计划旨在通过数字化手段，高效、透明地追踪和管理检修的执行情况。</w:t>
      </w:r>
    </w:p>
    <w:p w14:paraId="1FA7D0ED" w14:textId="77777777" w:rsidR="00000000" w:rsidRDefault="00000000">
      <w:pPr>
        <w:pStyle w:val="a9"/>
        <w:ind w:firstLineChars="200" w:firstLine="24pt"/>
        <w:rPr>
          <w:rFonts w:hint="eastAsia"/>
        </w:rPr>
      </w:pPr>
      <w:r>
        <w:rPr>
          <w:rFonts w:hint="eastAsia"/>
        </w:rPr>
        <w:t>应具备年度检修计划的申报与审批功能，同时应支持对已审批年度计划进行增补，以适应设备运行中出现的动态维护需求。</w:t>
      </w:r>
    </w:p>
    <w:p w14:paraId="0406D8D0" w14:textId="77777777" w:rsidR="00000000" w:rsidRDefault="00000000">
      <w:pPr>
        <w:pStyle w:val="a9"/>
        <w:ind w:firstLineChars="200" w:firstLine="24pt"/>
      </w:pPr>
      <w:r>
        <w:rPr>
          <w:rFonts w:hint="eastAsia"/>
        </w:rPr>
        <w:t>应支持将年度检修计划按月度进行分解，从而将宏观的年度规划转化为具体可执行的月度任务，确保计划有序落地。</w:t>
      </w:r>
    </w:p>
    <w:p w14:paraId="15B84655" w14:textId="77777777" w:rsidR="00000000" w:rsidRDefault="00000000">
      <w:pPr>
        <w:pStyle w:val="a9"/>
        <w:ind w:firstLineChars="200" w:firstLine="24pt"/>
        <w:rPr>
          <w:rFonts w:hint="eastAsia"/>
        </w:rPr>
      </w:pPr>
      <w:r>
        <w:rPr>
          <w:rFonts w:hint="eastAsia"/>
        </w:rPr>
        <w:t>应支持维护检修计划标准库，包括检修项名称、是否为可填写项、是否可添加下级节点等信息。</w:t>
      </w:r>
    </w:p>
    <w:p w14:paraId="596EE925" w14:textId="77777777" w:rsidR="00000000" w:rsidRDefault="00000000">
      <w:pPr>
        <w:pStyle w:val="a9"/>
        <w:ind w:firstLineChars="200" w:firstLine="24pt"/>
        <w:rPr>
          <w:rFonts w:hint="eastAsia"/>
        </w:rPr>
      </w:pPr>
      <w:r>
        <w:rPr>
          <w:rFonts w:hint="eastAsia"/>
        </w:rPr>
        <w:t>应支持制定检修计划规则，即创建并下发适用于不同年度的检修计划规</w:t>
      </w:r>
      <w:r>
        <w:rPr>
          <w:rFonts w:hint="eastAsia"/>
        </w:rPr>
        <w:lastRenderedPageBreak/>
        <w:t>则。</w:t>
      </w:r>
    </w:p>
    <w:p w14:paraId="0EF3081C" w14:textId="77777777" w:rsidR="00000000" w:rsidRDefault="00000000">
      <w:pPr>
        <w:pStyle w:val="a9"/>
        <w:ind w:firstLineChars="200" w:firstLine="24pt"/>
        <w:rPr>
          <w:rFonts w:hint="eastAsia"/>
        </w:rPr>
      </w:pPr>
      <w:r>
        <w:rPr>
          <w:rFonts w:hint="eastAsia"/>
        </w:rPr>
        <w:t>应支持记录单个检修项目的详细信息，包括列入计划的原因、方案、措施、工作内容、计划金额、涉及设备、计划开工时间、计划完成时间以及监督方式等信息。</w:t>
      </w:r>
    </w:p>
    <w:p w14:paraId="1C8AE195" w14:textId="77777777" w:rsidR="00000000" w:rsidRDefault="00000000">
      <w:pPr>
        <w:pStyle w:val="a9"/>
        <w:ind w:firstLineChars="200" w:firstLine="24pt"/>
        <w:rPr>
          <w:rFonts w:hint="eastAsia"/>
        </w:rPr>
      </w:pPr>
      <w:r>
        <w:rPr>
          <w:rFonts w:hint="eastAsia"/>
        </w:rPr>
        <w:t>应支持单个检修项关联设备信息。</w:t>
      </w:r>
    </w:p>
    <w:p w14:paraId="16FCC894" w14:textId="77777777" w:rsidR="00000000" w:rsidRDefault="00000000">
      <w:pPr>
        <w:pStyle w:val="a9"/>
        <w:ind w:firstLineChars="200" w:firstLine="24pt"/>
        <w:rPr>
          <w:rFonts w:hint="eastAsia"/>
        </w:rPr>
      </w:pPr>
      <w:r>
        <w:rPr>
          <w:rFonts w:hint="eastAsia"/>
        </w:rPr>
        <w:t>应支持审批功能，确保所有计划符合标准和要求。</w:t>
      </w:r>
    </w:p>
    <w:p w14:paraId="7AA7991F" w14:textId="77777777" w:rsidR="00000000" w:rsidRDefault="00000000">
      <w:pPr>
        <w:pStyle w:val="a9"/>
        <w:ind w:firstLineChars="200" w:firstLine="24pt"/>
        <w:rPr>
          <w:rFonts w:hint="eastAsia"/>
        </w:rPr>
      </w:pPr>
      <w:r>
        <w:rPr>
          <w:rFonts w:hint="eastAsia"/>
        </w:rPr>
        <w:t>应支持审批状态的实时查看功能。</w:t>
      </w:r>
    </w:p>
    <w:p w14:paraId="0AAA45C8" w14:textId="77777777" w:rsidR="00000000" w:rsidRDefault="00000000">
      <w:pPr>
        <w:pStyle w:val="a9"/>
        <w:numPr>
          <w:ilvl w:val="0"/>
          <w:numId w:val="70"/>
        </w:numPr>
        <w:ind w:start="0pt" w:firstLineChars="200" w:firstLine="24pt"/>
        <w:rPr>
          <w:rFonts w:hint="eastAsia"/>
        </w:rPr>
      </w:pPr>
      <w:r>
        <w:rPr>
          <w:rFonts w:hint="eastAsia"/>
        </w:rPr>
        <w:t>技改计划</w:t>
      </w:r>
    </w:p>
    <w:p w14:paraId="4143C586" w14:textId="77777777" w:rsidR="00000000" w:rsidRDefault="00000000">
      <w:pPr>
        <w:pStyle w:val="a9"/>
        <w:ind w:firstLineChars="200" w:firstLine="24pt"/>
        <w:rPr>
          <w:rFonts w:hint="eastAsia"/>
        </w:rPr>
      </w:pPr>
      <w:r>
        <w:rPr>
          <w:rFonts w:hint="eastAsia"/>
        </w:rPr>
        <w:t>技改计划旨在通过数字化手段，高效、透明地追踪和管理技改的执行情况。</w:t>
      </w:r>
    </w:p>
    <w:p w14:paraId="5FFD848A" w14:textId="77777777" w:rsidR="00000000" w:rsidRDefault="00000000">
      <w:pPr>
        <w:pStyle w:val="a9"/>
        <w:ind w:firstLineChars="200" w:firstLine="24pt"/>
        <w:rPr>
          <w:rFonts w:hint="eastAsia"/>
        </w:rPr>
      </w:pPr>
      <w:r>
        <w:rPr>
          <w:rFonts w:hint="eastAsia"/>
        </w:rPr>
        <w:t>技改计划旨在对年度批复技改计划和增补技改计划进行申报和审批管理。应支持通过制定不同能源类型的标准技改项目，确保技改计划的规范性，便于在统计和分析相关数据时进行更有效地统筹规划。</w:t>
      </w:r>
    </w:p>
    <w:p w14:paraId="1BD27A53" w14:textId="77777777" w:rsidR="00000000" w:rsidRDefault="00000000">
      <w:pPr>
        <w:pStyle w:val="a9"/>
        <w:ind w:firstLineChars="200" w:firstLine="24pt"/>
        <w:rPr>
          <w:rFonts w:hint="eastAsia"/>
        </w:rPr>
      </w:pPr>
      <w:r>
        <w:rPr>
          <w:rFonts w:hint="eastAsia"/>
        </w:rPr>
        <w:t>应支持维护技改计划标准库，包括技改项名称、是否为可填写项、是否可添加下级节点等信息。</w:t>
      </w:r>
    </w:p>
    <w:p w14:paraId="74AB93F9" w14:textId="77777777" w:rsidR="00000000" w:rsidRDefault="00000000">
      <w:pPr>
        <w:pStyle w:val="a9"/>
        <w:ind w:firstLineChars="200" w:firstLine="24pt"/>
        <w:rPr>
          <w:rFonts w:hint="eastAsia"/>
        </w:rPr>
      </w:pPr>
      <w:r>
        <w:rPr>
          <w:rFonts w:hint="eastAsia"/>
        </w:rPr>
        <w:t>应支持将年度技改计划按月度进行分解，从而将宏观的年度规划转化为具体可执行的月度任务，确保计划有序落地。</w:t>
      </w:r>
    </w:p>
    <w:p w14:paraId="75589EC8" w14:textId="77777777" w:rsidR="00000000" w:rsidRDefault="00000000">
      <w:pPr>
        <w:pStyle w:val="a9"/>
        <w:ind w:firstLineChars="200" w:firstLine="24pt"/>
        <w:rPr>
          <w:rFonts w:hint="eastAsia"/>
        </w:rPr>
      </w:pPr>
      <w:r>
        <w:rPr>
          <w:rFonts w:hint="eastAsia"/>
        </w:rPr>
        <w:t>应支持制定技改计划规则，即创建并下发适用于不同年度的技改计划规则。</w:t>
      </w:r>
    </w:p>
    <w:p w14:paraId="63D04B13" w14:textId="77777777" w:rsidR="00000000" w:rsidRDefault="00000000">
      <w:pPr>
        <w:pStyle w:val="a9"/>
        <w:ind w:firstLineChars="200" w:firstLine="24pt"/>
        <w:rPr>
          <w:rFonts w:hint="eastAsia"/>
        </w:rPr>
      </w:pPr>
      <w:r>
        <w:rPr>
          <w:rFonts w:hint="eastAsia"/>
        </w:rPr>
        <w:t>应支持记录单个技改项目的详细信息，包括列入计划的原因、方案、措施、工作内容、计划金额、涉及设备、计划开工时间、计划完成时间等信息。</w:t>
      </w:r>
    </w:p>
    <w:p w14:paraId="48DD11CF" w14:textId="77777777" w:rsidR="00000000" w:rsidRDefault="00000000">
      <w:pPr>
        <w:pStyle w:val="a9"/>
        <w:ind w:firstLineChars="200" w:firstLine="24pt"/>
        <w:rPr>
          <w:rFonts w:hint="eastAsia"/>
        </w:rPr>
      </w:pPr>
      <w:r>
        <w:rPr>
          <w:rFonts w:hint="eastAsia"/>
        </w:rPr>
        <w:t>应支持单个技改项关联设备信息。</w:t>
      </w:r>
    </w:p>
    <w:p w14:paraId="64012058" w14:textId="77777777" w:rsidR="00000000" w:rsidRDefault="00000000">
      <w:pPr>
        <w:pStyle w:val="a9"/>
        <w:ind w:firstLineChars="200" w:firstLine="24pt"/>
        <w:rPr>
          <w:rFonts w:hint="eastAsia"/>
        </w:rPr>
      </w:pPr>
      <w:r>
        <w:rPr>
          <w:rFonts w:hint="eastAsia"/>
        </w:rPr>
        <w:t>应支持审批功能确保所有计划符合标准和要求。</w:t>
      </w:r>
    </w:p>
    <w:p w14:paraId="1A42AA43" w14:textId="77777777" w:rsidR="00000000" w:rsidRDefault="00000000">
      <w:pPr>
        <w:pStyle w:val="a9"/>
        <w:ind w:firstLineChars="200" w:firstLine="24pt"/>
        <w:rPr>
          <w:rFonts w:hint="eastAsia"/>
        </w:rPr>
      </w:pPr>
      <w:r>
        <w:rPr>
          <w:rFonts w:hint="eastAsia"/>
        </w:rPr>
        <w:t>应支持审批状态的实时查看功能。</w:t>
      </w:r>
    </w:p>
    <w:p w14:paraId="0A8A7B19"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出海调度管理</w:t>
      </w:r>
    </w:p>
    <w:p w14:paraId="7DA12EBE" w14:textId="77777777" w:rsidR="00000000" w:rsidRDefault="00000000">
      <w:pPr>
        <w:pStyle w:val="a9"/>
        <w:numPr>
          <w:ilvl w:val="0"/>
          <w:numId w:val="71"/>
        </w:numPr>
        <w:ind w:start="0pt" w:firstLineChars="200" w:firstLine="24pt"/>
        <w:rPr>
          <w:rFonts w:hint="eastAsia"/>
        </w:rPr>
      </w:pPr>
      <w:r>
        <w:rPr>
          <w:rFonts w:hint="eastAsia"/>
        </w:rPr>
        <w:t>任务中心</w:t>
      </w:r>
    </w:p>
    <w:p w14:paraId="2B8B25DC" w14:textId="77777777" w:rsidR="00000000" w:rsidRDefault="00000000">
      <w:pPr>
        <w:pStyle w:val="a9"/>
        <w:ind w:firstLineChars="200" w:firstLine="24pt"/>
        <w:rPr>
          <w:rFonts w:hint="eastAsia"/>
        </w:rPr>
      </w:pPr>
      <w:r>
        <w:rPr>
          <w:rFonts w:hint="eastAsia"/>
        </w:rPr>
        <w:t>任务中心负责将计划中心制定的各类计划进行细化、拆解并落实为具体任务。</w:t>
      </w:r>
    </w:p>
    <w:p w14:paraId="14384610" w14:textId="77777777" w:rsidR="00000000" w:rsidRDefault="00000000">
      <w:pPr>
        <w:pStyle w:val="a9"/>
        <w:ind w:firstLineChars="200" w:firstLine="24pt"/>
        <w:rPr>
          <w:rFonts w:hint="eastAsia"/>
        </w:rPr>
      </w:pPr>
      <w:r>
        <w:rPr>
          <w:rFonts w:hint="eastAsia"/>
        </w:rPr>
        <w:t>应支持将计划中心制定的计划按月、周、天进行详细拆解成任务，形成任</w:t>
      </w:r>
      <w:r>
        <w:rPr>
          <w:rFonts w:hint="eastAsia"/>
        </w:rPr>
        <w:lastRenderedPageBreak/>
        <w:t>务工单，并指派给相应的负责人。</w:t>
      </w:r>
    </w:p>
    <w:p w14:paraId="4DE47ED2" w14:textId="77777777" w:rsidR="00000000" w:rsidRDefault="00000000">
      <w:pPr>
        <w:pStyle w:val="a9"/>
        <w:ind w:firstLineChars="200" w:firstLine="24pt"/>
        <w:rPr>
          <w:rFonts w:hint="eastAsia"/>
        </w:rPr>
      </w:pPr>
      <w:r>
        <w:rPr>
          <w:rFonts w:hint="eastAsia"/>
        </w:rPr>
        <w:t>应支持根据任务的重要性与紧急程度设置优先级，确保紧急任务能够优先处理。</w:t>
      </w:r>
    </w:p>
    <w:p w14:paraId="51E2222B" w14:textId="77777777" w:rsidR="00000000" w:rsidRDefault="00000000">
      <w:pPr>
        <w:pStyle w:val="a9"/>
        <w:ind w:firstLineChars="200" w:firstLine="24pt"/>
        <w:rPr>
          <w:rFonts w:hint="eastAsia"/>
        </w:rPr>
      </w:pPr>
      <w:r>
        <w:rPr>
          <w:rFonts w:hint="eastAsia"/>
        </w:rPr>
        <w:t>应支持将任务工单作为待办事项显示在负责人的账号下，以供负责人及时上报计划完成情况。</w:t>
      </w:r>
    </w:p>
    <w:p w14:paraId="6B45AA54" w14:textId="77777777" w:rsidR="00000000" w:rsidRDefault="00000000">
      <w:pPr>
        <w:pStyle w:val="a9"/>
        <w:ind w:firstLineChars="200" w:firstLine="24pt"/>
        <w:rPr>
          <w:rFonts w:hint="eastAsia"/>
        </w:rPr>
      </w:pPr>
      <w:r>
        <w:rPr>
          <w:rFonts w:hint="eastAsia"/>
        </w:rPr>
        <w:t>应支持工单应支持关联两票、物资等作业过程中的相关信息。</w:t>
      </w:r>
    </w:p>
    <w:p w14:paraId="6AA44921" w14:textId="77777777" w:rsidR="00000000" w:rsidRDefault="00000000">
      <w:pPr>
        <w:pStyle w:val="a9"/>
        <w:ind w:firstLineChars="200" w:firstLine="24pt"/>
        <w:rPr>
          <w:rFonts w:hint="eastAsia"/>
        </w:rPr>
      </w:pPr>
      <w:r>
        <w:rPr>
          <w:rFonts w:hint="eastAsia"/>
        </w:rPr>
        <w:t>应支持向任务创建人及负责人推送任务的开始、结束、延期等状态变化通知。</w:t>
      </w:r>
    </w:p>
    <w:p w14:paraId="3B96777E" w14:textId="77777777" w:rsidR="00000000" w:rsidRDefault="00000000">
      <w:pPr>
        <w:pStyle w:val="a9"/>
        <w:numPr>
          <w:ilvl w:val="0"/>
          <w:numId w:val="71"/>
        </w:numPr>
        <w:ind w:start="0pt" w:firstLineChars="200" w:firstLine="24pt"/>
        <w:rPr>
          <w:rFonts w:hint="eastAsia"/>
        </w:rPr>
      </w:pPr>
      <w:r>
        <w:rPr>
          <w:rFonts w:hint="eastAsia"/>
        </w:rPr>
        <w:t>出海调度管理</w:t>
      </w:r>
    </w:p>
    <w:p w14:paraId="1672E3F5" w14:textId="77777777" w:rsidR="00000000" w:rsidRDefault="00000000">
      <w:pPr>
        <w:pStyle w:val="a9"/>
        <w:ind w:firstLineChars="200" w:firstLine="24pt"/>
        <w:rPr>
          <w:rFonts w:hint="eastAsia"/>
        </w:rPr>
      </w:pPr>
      <w:r>
        <w:rPr>
          <w:rFonts w:hint="eastAsia"/>
        </w:rPr>
        <w:t>出海调度管理用于调度安排出海运维涉及的出海计划、人员、物资、船舶等，应至少覆盖出海准备、过程监督、返港收尾等全过程管理。</w:t>
      </w:r>
    </w:p>
    <w:p w14:paraId="509FF6E9" w14:textId="77777777" w:rsidR="00000000" w:rsidRDefault="00000000">
      <w:pPr>
        <w:pStyle w:val="a9"/>
        <w:ind w:firstLineChars="200" w:firstLine="24pt"/>
        <w:rPr>
          <w:rFonts w:hint="eastAsia"/>
        </w:rPr>
      </w:pPr>
      <w:r>
        <w:rPr>
          <w:rFonts w:hint="eastAsia"/>
        </w:rPr>
        <w:t>应支持关联任务中心模块，选取待出海运维的计划性任务，用于制定出海计划。</w:t>
      </w:r>
    </w:p>
    <w:p w14:paraId="23D0185F" w14:textId="77777777" w:rsidR="00000000" w:rsidRDefault="00000000">
      <w:pPr>
        <w:pStyle w:val="a9"/>
        <w:ind w:firstLineChars="200" w:firstLine="24pt"/>
        <w:rPr>
          <w:rFonts w:hint="eastAsia"/>
        </w:rPr>
      </w:pPr>
      <w:r>
        <w:rPr>
          <w:rFonts w:hint="eastAsia"/>
        </w:rPr>
        <w:t>应支持选取待出海运维的非计划性任务（故障停运），用于制定出海计划。</w:t>
      </w:r>
    </w:p>
    <w:p w14:paraId="0143B22F" w14:textId="77777777" w:rsidR="00000000" w:rsidRDefault="00000000">
      <w:pPr>
        <w:pStyle w:val="a9"/>
        <w:ind w:firstLineChars="200" w:firstLine="24pt"/>
        <w:rPr>
          <w:rFonts w:hint="eastAsia"/>
        </w:rPr>
      </w:pPr>
      <w:r>
        <w:rPr>
          <w:rFonts w:hint="eastAsia"/>
        </w:rPr>
        <w:t>应支持关联物资、人员、船舶等，调度分配各项出海运维任务所需的人员、船舶、物资等，应支持添加关联临时经过批复的人员、船舶、物资等。</w:t>
      </w:r>
    </w:p>
    <w:p w14:paraId="1D1754FF" w14:textId="77777777" w:rsidR="00000000" w:rsidRDefault="00000000">
      <w:pPr>
        <w:pStyle w:val="a9"/>
        <w:ind w:firstLineChars="200" w:firstLine="24pt"/>
        <w:rPr>
          <w:rFonts w:hint="eastAsia"/>
        </w:rPr>
      </w:pPr>
      <w:r>
        <w:rPr>
          <w:rFonts w:hint="eastAsia"/>
        </w:rPr>
        <w:t>应支持关联气象预报及预警系统，获取未来</w:t>
      </w:r>
      <w:r>
        <w:rPr>
          <w:rFonts w:hint="eastAsia"/>
        </w:rPr>
        <w:t>7</w:t>
      </w:r>
      <w:r>
        <w:rPr>
          <w:rFonts w:hint="eastAsia"/>
        </w:rPr>
        <w:t>天气象预报，包括风速、风向、浪高、潮汐等进行查看，能基于作业窗口限制条件来自动判定未来出海窗口期。</w:t>
      </w:r>
    </w:p>
    <w:p w14:paraId="23247CA7" w14:textId="77777777" w:rsidR="00000000" w:rsidRDefault="00000000">
      <w:pPr>
        <w:pStyle w:val="a9"/>
        <w:ind w:firstLineChars="200" w:firstLine="24pt"/>
        <w:rPr>
          <w:rFonts w:hint="eastAsia"/>
        </w:rPr>
      </w:pPr>
      <w:r>
        <w:rPr>
          <w:rFonts w:hint="eastAsia"/>
        </w:rPr>
        <w:t>应能结合气象预报、功率预测、设备状态，对制定的出海运维计划进行模拟评估，评估预期发电量、预期损失电量、出海成本等，可以调整出海计划进行评估对比，选取更合适的出海计划。</w:t>
      </w:r>
    </w:p>
    <w:p w14:paraId="49CED29E" w14:textId="77777777" w:rsidR="00000000" w:rsidRDefault="00000000">
      <w:pPr>
        <w:pStyle w:val="a9"/>
        <w:ind w:firstLineChars="200" w:firstLine="24pt"/>
        <w:rPr>
          <w:rFonts w:hint="eastAsia"/>
        </w:rPr>
      </w:pPr>
      <w:r>
        <w:rPr>
          <w:rFonts w:hint="eastAsia"/>
        </w:rPr>
        <w:t>出海计划应支持推送相关人员，应支持导出计划发给外部相关方。</w:t>
      </w:r>
    </w:p>
    <w:p w14:paraId="1E72E595" w14:textId="77777777" w:rsidR="00000000" w:rsidRDefault="00000000">
      <w:pPr>
        <w:pStyle w:val="a9"/>
        <w:ind w:firstLineChars="200" w:firstLine="24pt"/>
        <w:rPr>
          <w:rFonts w:hint="eastAsia"/>
        </w:rPr>
      </w:pPr>
      <w:r>
        <w:rPr>
          <w:rFonts w:hint="eastAsia"/>
        </w:rPr>
        <w:t>应支持在</w:t>
      </w:r>
      <w:r>
        <w:rPr>
          <w:rFonts w:hint="eastAsia"/>
        </w:rPr>
        <w:t>PC</w:t>
      </w:r>
      <w:r>
        <w:rPr>
          <w:rFonts w:hint="eastAsia"/>
        </w:rPr>
        <w:t>端和移动端查看当前出海计划、人员、船舶、气象等出海运维作业动态。</w:t>
      </w:r>
    </w:p>
    <w:p w14:paraId="38DE4FC2" w14:textId="77777777" w:rsidR="00000000" w:rsidRDefault="00000000">
      <w:pPr>
        <w:pStyle w:val="a9"/>
        <w:ind w:firstLineChars="200" w:firstLine="24pt"/>
        <w:rPr>
          <w:rFonts w:hint="eastAsia"/>
        </w:rPr>
      </w:pPr>
      <w:r>
        <w:rPr>
          <w:rFonts w:hint="eastAsia"/>
        </w:rPr>
        <w:t>应支持对出海计划实际完成情况进行更新，并联动同步相关信息至计划中心、任务中心模块。</w:t>
      </w:r>
    </w:p>
    <w:p w14:paraId="43A69C05"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巡检管理</w:t>
      </w:r>
    </w:p>
    <w:p w14:paraId="69BC3DC9" w14:textId="77777777" w:rsidR="00000000" w:rsidRDefault="00000000">
      <w:pPr>
        <w:pStyle w:val="a9"/>
        <w:ind w:firstLineChars="200" w:firstLine="24pt"/>
        <w:rPr>
          <w:rFonts w:hint="eastAsia"/>
        </w:rPr>
      </w:pPr>
      <w:r>
        <w:rPr>
          <w:rFonts w:hint="eastAsia"/>
        </w:rPr>
        <w:lastRenderedPageBreak/>
        <w:t>设备巡检用于电场日常巡检和特殊巡检，其核心内容应至少包括：创建巡检任务，查看巡检结果、巡检告警、定量指标趋势。创建巡检计划后，支撑按每天、每周、每月的预设周期，定时推送给相关巡检人员。应支持智能巡视系统与巡检管理模块对接，应支持巡检管理模块的任务下发至智能巡视系统，应支持智能巡视系统的巡视任务和巡视结果上传至巡检管理模块。</w:t>
      </w:r>
    </w:p>
    <w:p w14:paraId="759B3D48" w14:textId="77777777" w:rsidR="00000000" w:rsidRDefault="00000000">
      <w:pPr>
        <w:pStyle w:val="a9"/>
        <w:numPr>
          <w:ilvl w:val="0"/>
          <w:numId w:val="72"/>
        </w:numPr>
        <w:ind w:start="0pt" w:firstLineChars="200" w:firstLine="24pt"/>
        <w:rPr>
          <w:rFonts w:hint="eastAsia"/>
        </w:rPr>
      </w:pPr>
      <w:r>
        <w:rPr>
          <w:rFonts w:hint="eastAsia"/>
        </w:rPr>
        <w:t>巡检告警</w:t>
      </w:r>
    </w:p>
    <w:p w14:paraId="5F8AD742" w14:textId="77777777" w:rsidR="00000000" w:rsidRDefault="00000000">
      <w:pPr>
        <w:pStyle w:val="a9"/>
        <w:ind w:firstLineChars="200" w:firstLine="24pt"/>
        <w:rPr>
          <w:rFonts w:hint="eastAsia"/>
        </w:rPr>
      </w:pPr>
      <w:r>
        <w:rPr>
          <w:rFonts w:hint="eastAsia"/>
        </w:rPr>
        <w:t>统一在此处展示巡检过程中发现的告警，便于用户从全局角度知晓并处理巡检发现的告警，避免遗漏。</w:t>
      </w:r>
    </w:p>
    <w:p w14:paraId="6C70F297" w14:textId="77777777" w:rsidR="00000000" w:rsidRDefault="00000000">
      <w:pPr>
        <w:pStyle w:val="a9"/>
        <w:ind w:firstLineChars="200" w:firstLine="24pt"/>
        <w:rPr>
          <w:rFonts w:hint="eastAsia"/>
        </w:rPr>
      </w:pPr>
      <w:r>
        <w:rPr>
          <w:rFonts w:hint="eastAsia"/>
        </w:rPr>
        <w:t>应支持查询、处理巡检执行过程的告警详情，应至少包括告警巡检线路、巡检对象、告警情况、告警处理情况等，应支持通过忽略或转工单进行闭环。</w:t>
      </w:r>
    </w:p>
    <w:p w14:paraId="44176F1C" w14:textId="77777777" w:rsidR="00000000" w:rsidRDefault="00000000">
      <w:pPr>
        <w:pStyle w:val="a9"/>
        <w:numPr>
          <w:ilvl w:val="0"/>
          <w:numId w:val="72"/>
        </w:numPr>
        <w:ind w:start="0pt" w:firstLineChars="200" w:firstLine="24pt"/>
        <w:rPr>
          <w:rFonts w:hint="eastAsia"/>
        </w:rPr>
      </w:pPr>
      <w:r>
        <w:rPr>
          <w:rFonts w:hint="eastAsia"/>
        </w:rPr>
        <w:t>定量指标趋势</w:t>
      </w:r>
    </w:p>
    <w:p w14:paraId="520E6082" w14:textId="77777777" w:rsidR="00000000" w:rsidRDefault="00000000">
      <w:pPr>
        <w:pStyle w:val="a9"/>
        <w:ind w:firstLineChars="200" w:firstLine="24pt"/>
        <w:rPr>
          <w:rFonts w:hint="eastAsia"/>
        </w:rPr>
      </w:pPr>
      <w:r>
        <w:rPr>
          <w:rFonts w:hint="eastAsia"/>
        </w:rPr>
        <w:t>系统根据巡检设备的定量巡检结果，自动生成随着时间的变化趋势图，使用户更加清晰地了解设备的运行情况。应支持单选巡检对象、多选定量类型的巡检指标，查看每个定量巡检指标随着巡检时间的趋势；应支持按照完成时间筛选查看巡检指标趋势折线图。</w:t>
      </w:r>
    </w:p>
    <w:p w14:paraId="0C99452E" w14:textId="77777777" w:rsidR="00000000" w:rsidRDefault="00000000">
      <w:pPr>
        <w:pStyle w:val="a9"/>
        <w:numPr>
          <w:ilvl w:val="0"/>
          <w:numId w:val="72"/>
        </w:numPr>
        <w:ind w:start="0pt" w:firstLineChars="200" w:firstLine="24pt"/>
        <w:rPr>
          <w:rFonts w:hint="eastAsia"/>
        </w:rPr>
      </w:pPr>
      <w:r>
        <w:rPr>
          <w:rFonts w:hint="eastAsia"/>
        </w:rPr>
        <w:t>日常巡检</w:t>
      </w:r>
    </w:p>
    <w:p w14:paraId="6EFFA30A" w14:textId="77777777" w:rsidR="00000000" w:rsidRDefault="00000000">
      <w:pPr>
        <w:pStyle w:val="a9"/>
        <w:ind w:firstLineChars="200" w:firstLine="24pt"/>
        <w:rPr>
          <w:rFonts w:hint="eastAsia"/>
        </w:rPr>
      </w:pPr>
      <w:r>
        <w:rPr>
          <w:rFonts w:hint="eastAsia"/>
        </w:rPr>
        <w:t>应支持查看日常巡检任务安排和巡检结果。</w:t>
      </w:r>
    </w:p>
    <w:p w14:paraId="601EB2B6" w14:textId="77777777" w:rsidR="00000000" w:rsidRDefault="00000000">
      <w:pPr>
        <w:pStyle w:val="a9"/>
        <w:ind w:firstLineChars="200" w:firstLine="24pt"/>
        <w:rPr>
          <w:rFonts w:hint="eastAsia"/>
        </w:rPr>
      </w:pPr>
      <w:r>
        <w:rPr>
          <w:rFonts w:hint="eastAsia"/>
        </w:rPr>
        <w:t>应具备流程审批功能，应支持用户延后或取消巡检，以满足因特殊天气等造成无法巡检的场景。</w:t>
      </w:r>
    </w:p>
    <w:p w14:paraId="14BAE888" w14:textId="77777777" w:rsidR="00000000" w:rsidRDefault="00000000">
      <w:pPr>
        <w:pStyle w:val="a9"/>
        <w:ind w:firstLineChars="200" w:firstLine="24pt"/>
        <w:rPr>
          <w:rFonts w:hint="eastAsia"/>
        </w:rPr>
      </w:pPr>
      <w:r>
        <w:rPr>
          <w:rFonts w:hint="eastAsia"/>
        </w:rPr>
        <w:t>应支持在</w:t>
      </w:r>
      <w:r>
        <w:rPr>
          <w:rFonts w:hint="eastAsia"/>
        </w:rPr>
        <w:t>PC</w:t>
      </w:r>
      <w:r>
        <w:rPr>
          <w:rFonts w:hint="eastAsia"/>
        </w:rPr>
        <w:t>端创建日常巡检计划，在移动</w:t>
      </w:r>
      <w:r>
        <w:rPr>
          <w:rFonts w:hint="eastAsia"/>
        </w:rPr>
        <w:t>APP</w:t>
      </w:r>
      <w:r>
        <w:rPr>
          <w:rFonts w:hint="eastAsia"/>
        </w:rPr>
        <w:t>端执行巡检任务和查看巡检结果。</w:t>
      </w:r>
    </w:p>
    <w:p w14:paraId="617758E9" w14:textId="77777777" w:rsidR="00000000" w:rsidRDefault="00000000">
      <w:pPr>
        <w:pStyle w:val="a9"/>
        <w:ind w:firstLineChars="200" w:firstLine="24pt"/>
        <w:rPr>
          <w:rFonts w:hint="eastAsia"/>
        </w:rPr>
      </w:pPr>
      <w:r>
        <w:rPr>
          <w:rFonts w:hint="eastAsia"/>
        </w:rPr>
        <w:t>移动</w:t>
      </w:r>
      <w:r>
        <w:rPr>
          <w:rFonts w:hint="eastAsia"/>
        </w:rPr>
        <w:t>APP</w:t>
      </w:r>
      <w:r>
        <w:rPr>
          <w:rFonts w:hint="eastAsia"/>
        </w:rPr>
        <w:t>端应支持按“待检、漏检、执行中、已完成”分类展示巡检任务，便于用户快速定位到自己关注的巡检任务。</w:t>
      </w:r>
    </w:p>
    <w:p w14:paraId="3A9AC2A1" w14:textId="77777777" w:rsidR="00000000" w:rsidRDefault="00000000">
      <w:pPr>
        <w:pStyle w:val="a9"/>
        <w:numPr>
          <w:ilvl w:val="0"/>
          <w:numId w:val="72"/>
        </w:numPr>
        <w:ind w:start="0pt" w:firstLineChars="200" w:firstLine="24pt"/>
        <w:rPr>
          <w:rFonts w:hint="eastAsia"/>
        </w:rPr>
      </w:pPr>
      <w:r>
        <w:rPr>
          <w:rFonts w:hint="eastAsia"/>
        </w:rPr>
        <w:t>专项巡检</w:t>
      </w:r>
    </w:p>
    <w:p w14:paraId="5E29681D" w14:textId="77777777" w:rsidR="00000000" w:rsidRDefault="00000000">
      <w:pPr>
        <w:pStyle w:val="a9"/>
        <w:ind w:firstLineChars="200" w:firstLine="24pt"/>
        <w:rPr>
          <w:rFonts w:hint="eastAsia"/>
        </w:rPr>
      </w:pPr>
      <w:r>
        <w:rPr>
          <w:rFonts w:hint="eastAsia"/>
        </w:rPr>
        <w:t>应支持查看专项巡检任务安排和巡检结果。</w:t>
      </w:r>
    </w:p>
    <w:p w14:paraId="758C0144" w14:textId="77777777" w:rsidR="00000000" w:rsidRDefault="00000000">
      <w:pPr>
        <w:pStyle w:val="a9"/>
        <w:ind w:firstLineChars="200" w:firstLine="24pt"/>
        <w:rPr>
          <w:rFonts w:hint="eastAsia"/>
        </w:rPr>
      </w:pPr>
      <w:r>
        <w:rPr>
          <w:rFonts w:hint="eastAsia"/>
        </w:rPr>
        <w:t>应具备流程审批功能，应支持用户延后或取消巡检，以满足特殊天气等造成无法巡检的场景。</w:t>
      </w:r>
    </w:p>
    <w:p w14:paraId="17197AA7" w14:textId="77777777" w:rsidR="00000000" w:rsidRDefault="00000000">
      <w:pPr>
        <w:pStyle w:val="a9"/>
        <w:ind w:firstLineChars="200" w:firstLine="24pt"/>
        <w:rPr>
          <w:rFonts w:hint="eastAsia"/>
        </w:rPr>
      </w:pPr>
      <w:r>
        <w:rPr>
          <w:rFonts w:hint="eastAsia"/>
        </w:rPr>
        <w:t>应支持在</w:t>
      </w:r>
      <w:r>
        <w:rPr>
          <w:rFonts w:hint="eastAsia"/>
        </w:rPr>
        <w:t>PC</w:t>
      </w:r>
      <w:r>
        <w:rPr>
          <w:rFonts w:hint="eastAsia"/>
        </w:rPr>
        <w:t>端创建专项巡检计划，以应对台风或高温天气下的专项巡检场景。</w:t>
      </w:r>
    </w:p>
    <w:p w14:paraId="47831057" w14:textId="77777777" w:rsidR="00000000" w:rsidRDefault="00000000">
      <w:pPr>
        <w:pStyle w:val="a9"/>
        <w:ind w:firstLineChars="200" w:firstLine="24pt"/>
        <w:rPr>
          <w:rFonts w:hint="eastAsia"/>
        </w:rPr>
      </w:pPr>
      <w:r>
        <w:rPr>
          <w:rFonts w:hint="eastAsia"/>
        </w:rPr>
        <w:lastRenderedPageBreak/>
        <w:t>应支持在移动</w:t>
      </w:r>
      <w:r>
        <w:rPr>
          <w:rFonts w:hint="eastAsia"/>
        </w:rPr>
        <w:t>APP</w:t>
      </w:r>
      <w:r>
        <w:rPr>
          <w:rFonts w:hint="eastAsia"/>
        </w:rPr>
        <w:t>端执行巡检任务和查看巡检结果。</w:t>
      </w:r>
    </w:p>
    <w:p w14:paraId="0A16B1E0" w14:textId="77777777" w:rsidR="00000000" w:rsidRDefault="00000000">
      <w:pPr>
        <w:pStyle w:val="a9"/>
        <w:ind w:firstLineChars="200" w:firstLine="24pt"/>
        <w:rPr>
          <w:rFonts w:hint="eastAsia"/>
        </w:rPr>
      </w:pPr>
      <w:r>
        <w:rPr>
          <w:rFonts w:hint="eastAsia"/>
        </w:rPr>
        <w:t>移动</w:t>
      </w:r>
      <w:r>
        <w:rPr>
          <w:rFonts w:hint="eastAsia"/>
        </w:rPr>
        <w:t>APP</w:t>
      </w:r>
      <w:r>
        <w:rPr>
          <w:rFonts w:hint="eastAsia"/>
        </w:rPr>
        <w:t>端应支持按“待检、漏检、执行中、已完成”分类展示巡检任务，便于用户快速定位到自己关注的巡检任务。</w:t>
      </w:r>
    </w:p>
    <w:p w14:paraId="23B290CE" w14:textId="77777777" w:rsidR="00000000" w:rsidRDefault="00000000">
      <w:pPr>
        <w:pStyle w:val="a9"/>
        <w:numPr>
          <w:ilvl w:val="0"/>
          <w:numId w:val="72"/>
        </w:numPr>
        <w:ind w:start="0pt" w:firstLineChars="200" w:firstLine="24pt"/>
        <w:rPr>
          <w:rFonts w:hint="eastAsia"/>
        </w:rPr>
      </w:pPr>
      <w:r>
        <w:rPr>
          <w:rFonts w:hint="eastAsia"/>
        </w:rPr>
        <w:t>巡检计划</w:t>
      </w:r>
    </w:p>
    <w:p w14:paraId="1469EBAE" w14:textId="77777777" w:rsidR="00000000" w:rsidRDefault="00000000">
      <w:pPr>
        <w:pStyle w:val="a9"/>
        <w:ind w:firstLineChars="200" w:firstLine="24pt"/>
        <w:rPr>
          <w:rFonts w:hint="eastAsia"/>
        </w:rPr>
      </w:pPr>
      <w:r>
        <w:rPr>
          <w:rFonts w:hint="eastAsia"/>
        </w:rPr>
        <w:t>应支持创建周期性、临时的特殊性设备巡检计划，应支持选择日常巡检或专项巡检，创建完成后责任人应收到待办巡检任务和消息提醒，同时按照分类将任务归类到相应模块，便于清晰认领和执行任务。</w:t>
      </w:r>
    </w:p>
    <w:p w14:paraId="3E833892"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两票管理</w:t>
      </w:r>
    </w:p>
    <w:p w14:paraId="4B1E0205" w14:textId="77777777" w:rsidR="00000000" w:rsidRDefault="00000000">
      <w:pPr>
        <w:pStyle w:val="a9"/>
        <w:ind w:firstLineChars="200" w:firstLine="24pt"/>
        <w:rPr>
          <w:rFonts w:hint="eastAsia"/>
        </w:rPr>
      </w:pPr>
      <w:r>
        <w:rPr>
          <w:rFonts w:hint="eastAsia"/>
        </w:rPr>
        <w:t>应支持将电场一线生产人员处理检修、技改、巡检等工作时的开票流程，转为线上数字化处理，同时设立安措、风险库，以规范管理两票票面信息，实现对电场内设备检修工作的申请、审批、执行、过程记录进行综合汇总并实现流程化、规范化、精细化管理。两票管理的部分数据应支持作为日报、值班日志、交接班记录等的数据来源。</w:t>
      </w:r>
    </w:p>
    <w:p w14:paraId="59405082" w14:textId="77777777" w:rsidR="00000000" w:rsidRDefault="00000000">
      <w:pPr>
        <w:pStyle w:val="a9"/>
        <w:numPr>
          <w:ilvl w:val="0"/>
          <w:numId w:val="73"/>
        </w:numPr>
        <w:ind w:start="0pt" w:firstLineChars="200" w:firstLine="24pt"/>
        <w:rPr>
          <w:rFonts w:hint="eastAsia"/>
        </w:rPr>
      </w:pPr>
      <w:r>
        <w:rPr>
          <w:rFonts w:hint="eastAsia"/>
        </w:rPr>
        <w:t>操作票</w:t>
      </w:r>
    </w:p>
    <w:p w14:paraId="135D6B23" w14:textId="77777777" w:rsidR="00000000" w:rsidRDefault="00000000">
      <w:pPr>
        <w:pStyle w:val="a9"/>
        <w:ind w:firstLineChars="200" w:firstLine="24pt"/>
        <w:rPr>
          <w:rFonts w:hint="eastAsia"/>
        </w:rPr>
      </w:pPr>
      <w:r>
        <w:rPr>
          <w:rFonts w:hint="eastAsia"/>
        </w:rPr>
        <w:t>应实现倒闸操作票在线签发、执行跟踪与闭环归档，通过电子签名、流程审批，确保作业流程合规、操作可溯，降低人为误操作风险。</w:t>
      </w:r>
    </w:p>
    <w:p w14:paraId="01E3E460" w14:textId="77777777" w:rsidR="00000000" w:rsidRDefault="00000000">
      <w:pPr>
        <w:pStyle w:val="a9"/>
        <w:ind w:firstLineChars="200" w:firstLine="24pt"/>
        <w:rPr>
          <w:rFonts w:hint="eastAsia"/>
        </w:rPr>
      </w:pPr>
      <w:r>
        <w:rPr>
          <w:rFonts w:hint="eastAsia"/>
        </w:rPr>
        <w:t>应支持有权限用户在线开票，应支持引用典型操作票库、引用历史操作票方式快速开票，提高开票规范程度和效率。</w:t>
      </w:r>
    </w:p>
    <w:p w14:paraId="1EBCF55E" w14:textId="77777777" w:rsidR="00000000" w:rsidRDefault="00000000">
      <w:pPr>
        <w:pStyle w:val="a9"/>
        <w:ind w:firstLineChars="200" w:firstLine="24pt"/>
        <w:rPr>
          <w:rFonts w:hint="eastAsia"/>
        </w:rPr>
      </w:pPr>
      <w:r>
        <w:rPr>
          <w:rFonts w:hint="eastAsia"/>
        </w:rPr>
        <w:t>应支持在</w:t>
      </w:r>
      <w:r>
        <w:rPr>
          <w:rFonts w:hint="eastAsia"/>
        </w:rPr>
        <w:t>PC</w:t>
      </w:r>
      <w:r>
        <w:rPr>
          <w:rFonts w:hint="eastAsia"/>
        </w:rPr>
        <w:t>和移动</w:t>
      </w:r>
      <w:r>
        <w:rPr>
          <w:rFonts w:hint="eastAsia"/>
        </w:rPr>
        <w:t>APP</w:t>
      </w:r>
      <w:r>
        <w:rPr>
          <w:rFonts w:hint="eastAsia"/>
        </w:rPr>
        <w:t>双端协同审批流程，应支持自行选择符合条件的审批人员，应支持审批节点责任人收到待办提醒。</w:t>
      </w:r>
    </w:p>
    <w:p w14:paraId="521DDD5C" w14:textId="77777777" w:rsidR="00000000" w:rsidRDefault="00000000">
      <w:pPr>
        <w:pStyle w:val="a9"/>
        <w:ind w:firstLineChars="200" w:firstLine="24pt"/>
        <w:rPr>
          <w:rFonts w:hint="eastAsia"/>
        </w:rPr>
      </w:pPr>
      <w:r>
        <w:rPr>
          <w:rFonts w:hint="eastAsia"/>
        </w:rPr>
        <w:t>操作票应支持作业时自动录音，用于作业过程记录。</w:t>
      </w:r>
    </w:p>
    <w:p w14:paraId="5EC1E478" w14:textId="77777777" w:rsidR="00000000" w:rsidRDefault="00000000">
      <w:pPr>
        <w:pStyle w:val="a9"/>
        <w:ind w:firstLineChars="200" w:firstLine="24pt"/>
        <w:rPr>
          <w:rFonts w:hint="eastAsia"/>
        </w:rPr>
      </w:pPr>
      <w:r>
        <w:rPr>
          <w:rFonts w:hint="eastAsia"/>
        </w:rPr>
        <w:t>应支持评票功能，即对已终结的操作票进行合格、不合格评价。</w:t>
      </w:r>
    </w:p>
    <w:p w14:paraId="4F66A576" w14:textId="77777777" w:rsidR="00000000" w:rsidRDefault="00000000">
      <w:pPr>
        <w:pStyle w:val="a9"/>
        <w:ind w:firstLineChars="200" w:firstLine="24pt"/>
        <w:rPr>
          <w:rFonts w:hint="eastAsia"/>
        </w:rPr>
      </w:pPr>
      <w:r>
        <w:rPr>
          <w:rFonts w:hint="eastAsia"/>
        </w:rPr>
        <w:t>应支持导出操作票纸质票面。</w:t>
      </w:r>
    </w:p>
    <w:p w14:paraId="2FE67FDA" w14:textId="77777777" w:rsidR="00000000" w:rsidRDefault="00000000">
      <w:pPr>
        <w:pStyle w:val="a9"/>
        <w:ind w:firstLineChars="200" w:firstLine="24pt"/>
        <w:rPr>
          <w:rFonts w:hint="eastAsia"/>
        </w:rPr>
      </w:pPr>
      <w:r>
        <w:rPr>
          <w:rFonts w:hint="eastAsia"/>
        </w:rPr>
        <w:t>应支持与值班日志横向关联。</w:t>
      </w:r>
    </w:p>
    <w:p w14:paraId="38C39BD2" w14:textId="77777777" w:rsidR="00000000" w:rsidRDefault="00000000">
      <w:pPr>
        <w:pStyle w:val="a9"/>
        <w:numPr>
          <w:ilvl w:val="0"/>
          <w:numId w:val="73"/>
        </w:numPr>
        <w:ind w:start="0pt" w:firstLineChars="200" w:firstLine="24pt"/>
        <w:rPr>
          <w:rFonts w:hint="eastAsia"/>
        </w:rPr>
      </w:pPr>
      <w:r>
        <w:rPr>
          <w:rFonts w:hint="eastAsia"/>
        </w:rPr>
        <w:t>工作票</w:t>
      </w:r>
    </w:p>
    <w:p w14:paraId="433DA806" w14:textId="77777777" w:rsidR="00000000" w:rsidRDefault="00000000">
      <w:pPr>
        <w:pStyle w:val="a9"/>
        <w:ind w:firstLineChars="200" w:firstLine="24pt"/>
        <w:rPr>
          <w:rFonts w:hint="eastAsia"/>
        </w:rPr>
      </w:pPr>
      <w:r>
        <w:rPr>
          <w:rFonts w:hint="eastAsia"/>
        </w:rPr>
        <w:t>工作票指风力发电机组工作票、电气第一种工作票、电气第二种工作票、一级动火工作票、二级动火工作票。应确保现场工作按照规定的安全和操作标准合规地创建工作票，并按照规定流程流转工作票，在工作票终结后进行评票工作，旨在确保工作过程的安全、高效和可追溯。</w:t>
      </w:r>
    </w:p>
    <w:p w14:paraId="2F63B4C3" w14:textId="77777777" w:rsidR="00000000" w:rsidRDefault="00000000">
      <w:pPr>
        <w:pStyle w:val="a9"/>
        <w:ind w:firstLineChars="200" w:firstLine="24pt"/>
        <w:rPr>
          <w:rFonts w:hint="eastAsia"/>
        </w:rPr>
      </w:pPr>
      <w:r>
        <w:rPr>
          <w:rFonts w:hint="eastAsia"/>
        </w:rPr>
        <w:lastRenderedPageBreak/>
        <w:t>应支持有权限用户在线开工作票，应支持引用标准工作票库、引用历史票、引用安全措施库、引用危险点预控措施库等方式快速开票，提高开票规范程度和效率。</w:t>
      </w:r>
    </w:p>
    <w:p w14:paraId="1F1A7ABA" w14:textId="77777777" w:rsidR="00000000" w:rsidRDefault="00000000">
      <w:pPr>
        <w:pStyle w:val="a9"/>
        <w:ind w:firstLineChars="200" w:firstLine="24pt"/>
        <w:rPr>
          <w:rFonts w:hint="eastAsia"/>
        </w:rPr>
      </w:pPr>
      <w:r>
        <w:rPr>
          <w:rFonts w:hint="eastAsia"/>
        </w:rPr>
        <w:t>应支持在</w:t>
      </w:r>
      <w:r>
        <w:rPr>
          <w:rFonts w:hint="eastAsia"/>
        </w:rPr>
        <w:t>PC</w:t>
      </w:r>
      <w:r>
        <w:rPr>
          <w:rFonts w:hint="eastAsia"/>
        </w:rPr>
        <w:t>和移动</w:t>
      </w:r>
      <w:r>
        <w:rPr>
          <w:rFonts w:hint="eastAsia"/>
        </w:rPr>
        <w:t>APP</w:t>
      </w:r>
      <w:r>
        <w:rPr>
          <w:rFonts w:hint="eastAsia"/>
        </w:rPr>
        <w:t>双端协同审批流程，应支持自行选择符合条件的审批人员，应支持审批节点责任人收到待办提醒。</w:t>
      </w:r>
    </w:p>
    <w:p w14:paraId="55E2FBE6" w14:textId="77777777" w:rsidR="00000000" w:rsidRDefault="00000000">
      <w:pPr>
        <w:pStyle w:val="a9"/>
        <w:ind w:firstLineChars="200" w:firstLine="24pt"/>
        <w:rPr>
          <w:rFonts w:hint="eastAsia"/>
        </w:rPr>
      </w:pPr>
      <w:r>
        <w:rPr>
          <w:rFonts w:hint="eastAsia"/>
        </w:rPr>
        <w:t>应支持校验工作票合规性，例如同一人工作时间段不允许交叉、许可开工时间必须大于签发时间。</w:t>
      </w:r>
    </w:p>
    <w:p w14:paraId="7FE68795" w14:textId="77777777" w:rsidR="00000000" w:rsidRDefault="00000000">
      <w:pPr>
        <w:pStyle w:val="a9"/>
        <w:ind w:firstLineChars="200" w:firstLine="24pt"/>
        <w:rPr>
          <w:rFonts w:hint="eastAsia"/>
        </w:rPr>
      </w:pPr>
      <w:r>
        <w:rPr>
          <w:rFonts w:hint="eastAsia"/>
        </w:rPr>
        <w:t>电子工作票应增加检修交代，记录本次作业的原因、处理进展、使用物资情况。</w:t>
      </w:r>
    </w:p>
    <w:p w14:paraId="49EC67F3" w14:textId="77777777" w:rsidR="00000000" w:rsidRDefault="00000000">
      <w:pPr>
        <w:pStyle w:val="a9"/>
        <w:ind w:firstLineChars="200" w:firstLine="24pt"/>
        <w:rPr>
          <w:rFonts w:hint="eastAsia"/>
        </w:rPr>
      </w:pPr>
      <w:r>
        <w:rPr>
          <w:rFonts w:hint="eastAsia"/>
        </w:rPr>
        <w:t>电子工作票执行过程应支持图片、视频等工作附件上传，用于作业过程记录。</w:t>
      </w:r>
    </w:p>
    <w:p w14:paraId="0D5CA2D5" w14:textId="77777777" w:rsidR="00000000" w:rsidRDefault="00000000">
      <w:pPr>
        <w:pStyle w:val="a9"/>
        <w:ind w:firstLineChars="200" w:firstLine="24pt"/>
        <w:rPr>
          <w:rFonts w:hint="eastAsia"/>
        </w:rPr>
      </w:pPr>
      <w:r>
        <w:rPr>
          <w:rFonts w:hint="eastAsia"/>
        </w:rPr>
        <w:t>应支持评票功能，即对已终结的工作票进行合格、不合格评价。</w:t>
      </w:r>
    </w:p>
    <w:p w14:paraId="35DF78C8" w14:textId="77777777" w:rsidR="00000000" w:rsidRDefault="00000000">
      <w:pPr>
        <w:pStyle w:val="a9"/>
        <w:ind w:firstLineChars="200" w:firstLine="24pt"/>
        <w:rPr>
          <w:rFonts w:hint="eastAsia"/>
        </w:rPr>
      </w:pPr>
      <w:r>
        <w:rPr>
          <w:rFonts w:hint="eastAsia"/>
        </w:rPr>
        <w:t>应支持导出工作票纸质票面。</w:t>
      </w:r>
    </w:p>
    <w:p w14:paraId="59295B5C" w14:textId="77777777" w:rsidR="00000000" w:rsidRDefault="00000000">
      <w:pPr>
        <w:pStyle w:val="a9"/>
        <w:ind w:firstLineChars="200" w:firstLine="24pt"/>
        <w:rPr>
          <w:rFonts w:hint="eastAsia"/>
        </w:rPr>
      </w:pPr>
      <w:r>
        <w:rPr>
          <w:rFonts w:hint="eastAsia"/>
        </w:rPr>
        <w:t>应支持与值班日志横向关联。</w:t>
      </w:r>
    </w:p>
    <w:p w14:paraId="22A2B5EF" w14:textId="77777777" w:rsidR="00000000" w:rsidRDefault="00000000">
      <w:pPr>
        <w:pStyle w:val="a9"/>
        <w:numPr>
          <w:ilvl w:val="0"/>
          <w:numId w:val="73"/>
        </w:numPr>
        <w:ind w:start="0pt" w:firstLineChars="200" w:firstLine="24pt"/>
        <w:rPr>
          <w:rFonts w:hint="eastAsia"/>
        </w:rPr>
      </w:pPr>
      <w:r>
        <w:rPr>
          <w:rFonts w:hint="eastAsia"/>
        </w:rPr>
        <w:t>两票统计</w:t>
      </w:r>
    </w:p>
    <w:p w14:paraId="572A5FAC" w14:textId="77777777" w:rsidR="00000000" w:rsidRDefault="00000000">
      <w:pPr>
        <w:pStyle w:val="a9"/>
        <w:ind w:firstLineChars="200" w:firstLine="24pt"/>
        <w:rPr>
          <w:rFonts w:hint="eastAsia"/>
        </w:rPr>
      </w:pPr>
      <w:r>
        <w:rPr>
          <w:rFonts w:hint="eastAsia"/>
        </w:rPr>
        <w:t>两票统计旨在有效监控和评估工作票及倒闸操作票的执行情况，为人员工作量和两票执行情况提供数据支持。</w:t>
      </w:r>
    </w:p>
    <w:p w14:paraId="0FA53F20" w14:textId="77777777" w:rsidR="00000000" w:rsidRDefault="00000000">
      <w:pPr>
        <w:pStyle w:val="a9"/>
        <w:ind w:firstLineChars="200" w:firstLine="24pt"/>
        <w:rPr>
          <w:rFonts w:hint="eastAsia"/>
        </w:rPr>
      </w:pPr>
      <w:r>
        <w:rPr>
          <w:rFonts w:hint="eastAsia"/>
        </w:rPr>
        <w:t>人员统计应支持统计用户在不同票种中担任不同角色的次数，例如统计时间内用户担任操作票人多少次、电气第一种工作票签发人多少次、风力发电机组工作票班组成员多少次，同时应支持标记出这些工作中有多少不合格票。</w:t>
      </w:r>
    </w:p>
    <w:p w14:paraId="517368D8" w14:textId="77777777" w:rsidR="00000000" w:rsidRDefault="00000000">
      <w:pPr>
        <w:pStyle w:val="a9"/>
        <w:ind w:firstLineChars="200" w:firstLine="24pt"/>
        <w:rPr>
          <w:rFonts w:hint="eastAsia"/>
        </w:rPr>
      </w:pPr>
      <w:r>
        <w:rPr>
          <w:rFonts w:hint="eastAsia"/>
        </w:rPr>
        <w:t>票种统计应支持统计每种票的执行情况，例如统计时间内每个票种的签发数量、终结数量、作废数量、评票数量、评票率、合格票数量、不合格票数量、合格率。</w:t>
      </w:r>
    </w:p>
    <w:p w14:paraId="538A057A" w14:textId="77777777" w:rsidR="00000000" w:rsidRDefault="00000000">
      <w:pPr>
        <w:pStyle w:val="a9"/>
        <w:numPr>
          <w:ilvl w:val="0"/>
          <w:numId w:val="73"/>
        </w:numPr>
        <w:ind w:start="0pt" w:firstLineChars="200" w:firstLine="24pt"/>
        <w:rPr>
          <w:rFonts w:hint="eastAsia"/>
        </w:rPr>
      </w:pPr>
      <w:r>
        <w:rPr>
          <w:rFonts w:hint="eastAsia"/>
        </w:rPr>
        <w:t>标准工作票</w:t>
      </w:r>
    </w:p>
    <w:p w14:paraId="7100FF72" w14:textId="77777777" w:rsidR="00000000" w:rsidRDefault="00000000">
      <w:pPr>
        <w:pStyle w:val="a9"/>
        <w:ind w:firstLineChars="200" w:firstLine="24pt"/>
        <w:rPr>
          <w:rFonts w:hint="eastAsia"/>
        </w:rPr>
      </w:pPr>
      <w:r>
        <w:rPr>
          <w:rFonts w:hint="eastAsia"/>
        </w:rPr>
        <w:t>标准工作票主要用于规范工作票中的安全措施和危险点预控措施等内容，为各类工作票提供标准化的模板，确保所有必要的安全步骤和危险检查点都被遵循，减少遗漏，保障作业的安全性和规范性。</w:t>
      </w:r>
    </w:p>
    <w:p w14:paraId="4E54A85B" w14:textId="77777777" w:rsidR="00000000" w:rsidRDefault="00000000">
      <w:pPr>
        <w:pStyle w:val="a9"/>
        <w:ind w:firstLineChars="200" w:firstLine="24pt"/>
        <w:rPr>
          <w:rFonts w:hint="eastAsia"/>
        </w:rPr>
      </w:pPr>
      <w:r>
        <w:rPr>
          <w:rFonts w:hint="eastAsia"/>
        </w:rPr>
        <w:t>应支持维护标准票库内的全部标准票，包括新增、编辑、删除操作。</w:t>
      </w:r>
    </w:p>
    <w:p w14:paraId="20CB9349" w14:textId="77777777" w:rsidR="00000000" w:rsidRDefault="00000000">
      <w:pPr>
        <w:pStyle w:val="a9"/>
        <w:ind w:firstLineChars="200" w:firstLine="24pt"/>
        <w:rPr>
          <w:rFonts w:hint="eastAsia"/>
        </w:rPr>
      </w:pPr>
      <w:r>
        <w:rPr>
          <w:rFonts w:hint="eastAsia"/>
        </w:rPr>
        <w:t>标准工作票的内容应包含设备、工作地点、工作内容、工作类型、安全措</w:t>
      </w:r>
      <w:r>
        <w:rPr>
          <w:rFonts w:hint="eastAsia"/>
        </w:rPr>
        <w:lastRenderedPageBreak/>
        <w:t>施、危险点预控措施等信息。</w:t>
      </w:r>
    </w:p>
    <w:p w14:paraId="3CDE2465" w14:textId="77777777" w:rsidR="00000000" w:rsidRDefault="00000000">
      <w:pPr>
        <w:pStyle w:val="a9"/>
        <w:ind w:firstLineChars="200" w:firstLine="24pt"/>
        <w:rPr>
          <w:rFonts w:hint="eastAsia"/>
        </w:rPr>
      </w:pPr>
      <w:r>
        <w:rPr>
          <w:rFonts w:hint="eastAsia"/>
        </w:rPr>
        <w:t>标准工作票应支持引用安全措施库内的安全措施。</w:t>
      </w:r>
    </w:p>
    <w:p w14:paraId="31271E78" w14:textId="77777777" w:rsidR="00000000" w:rsidRDefault="00000000">
      <w:pPr>
        <w:pStyle w:val="a9"/>
        <w:ind w:firstLineChars="200" w:firstLine="24pt"/>
        <w:rPr>
          <w:rFonts w:hint="eastAsia"/>
        </w:rPr>
      </w:pPr>
      <w:r>
        <w:rPr>
          <w:rFonts w:hint="eastAsia"/>
        </w:rPr>
        <w:t>应支持将普通工作票设置为标准票。</w:t>
      </w:r>
    </w:p>
    <w:p w14:paraId="44C8AB06" w14:textId="77777777" w:rsidR="00000000" w:rsidRDefault="00000000">
      <w:pPr>
        <w:pStyle w:val="a9"/>
        <w:ind w:firstLineChars="200" w:firstLine="24pt"/>
        <w:rPr>
          <w:rFonts w:hint="eastAsia"/>
        </w:rPr>
      </w:pPr>
      <w:r>
        <w:rPr>
          <w:rFonts w:hint="eastAsia"/>
        </w:rPr>
        <w:t>应支持将标准工作票的内容引用并填充至普通工作票中，以提高开票效率。</w:t>
      </w:r>
    </w:p>
    <w:p w14:paraId="6155DF51" w14:textId="77777777" w:rsidR="00000000" w:rsidRDefault="00000000">
      <w:pPr>
        <w:pStyle w:val="a9"/>
        <w:numPr>
          <w:ilvl w:val="0"/>
          <w:numId w:val="73"/>
        </w:numPr>
        <w:ind w:start="0pt" w:firstLineChars="200" w:firstLine="24pt"/>
        <w:rPr>
          <w:rFonts w:hint="eastAsia"/>
        </w:rPr>
      </w:pPr>
      <w:r>
        <w:rPr>
          <w:rFonts w:hint="eastAsia"/>
        </w:rPr>
        <w:t>典型操作票</w:t>
      </w:r>
    </w:p>
    <w:p w14:paraId="366513F9" w14:textId="77777777" w:rsidR="00000000" w:rsidRDefault="00000000">
      <w:pPr>
        <w:pStyle w:val="a9"/>
        <w:ind w:firstLineChars="200" w:firstLine="24pt"/>
        <w:rPr>
          <w:rFonts w:hint="eastAsia"/>
        </w:rPr>
      </w:pPr>
      <w:r>
        <w:rPr>
          <w:rFonts w:hint="eastAsia"/>
        </w:rPr>
        <w:t>典型操作票主要用于规范倒闸操作票中同一操作任务的操作内容及注意事项，为各类操作任务提供标准化的模板，确保所有操作步骤规范执行。</w:t>
      </w:r>
    </w:p>
    <w:p w14:paraId="5EBC005C" w14:textId="77777777" w:rsidR="00000000" w:rsidRDefault="00000000">
      <w:pPr>
        <w:pStyle w:val="a9"/>
        <w:ind w:firstLineChars="200" w:firstLine="24pt"/>
        <w:rPr>
          <w:rFonts w:hint="eastAsia"/>
        </w:rPr>
      </w:pPr>
      <w:r>
        <w:rPr>
          <w:rFonts w:hint="eastAsia"/>
        </w:rPr>
        <w:t>应支持维护典型操作票库内的全部标准票，包括新增、编辑、删除操作。</w:t>
      </w:r>
    </w:p>
    <w:p w14:paraId="6D66BF82" w14:textId="77777777" w:rsidR="00000000" w:rsidRDefault="00000000">
      <w:pPr>
        <w:pStyle w:val="a9"/>
        <w:ind w:firstLineChars="200" w:firstLine="24pt"/>
        <w:rPr>
          <w:rFonts w:hint="eastAsia"/>
        </w:rPr>
      </w:pPr>
      <w:r>
        <w:rPr>
          <w:rFonts w:hint="eastAsia"/>
        </w:rPr>
        <w:t>典型操作票的内容应至少包括操作票类型、设备、操作任务、操作内容、注意事项等信息。</w:t>
      </w:r>
    </w:p>
    <w:p w14:paraId="19CDC242" w14:textId="77777777" w:rsidR="00000000" w:rsidRDefault="00000000">
      <w:pPr>
        <w:pStyle w:val="a9"/>
        <w:ind w:firstLineChars="200" w:firstLine="24pt"/>
        <w:rPr>
          <w:rFonts w:hint="eastAsia"/>
        </w:rPr>
      </w:pPr>
      <w:r>
        <w:rPr>
          <w:rFonts w:hint="eastAsia"/>
        </w:rPr>
        <w:t>应支持根据下载的模板填写操作任务和操作项目信息，并允许直接将模板导入系统。</w:t>
      </w:r>
    </w:p>
    <w:p w14:paraId="05A22457" w14:textId="77777777" w:rsidR="00000000" w:rsidRDefault="00000000">
      <w:pPr>
        <w:pStyle w:val="a9"/>
        <w:ind w:firstLineChars="200" w:firstLine="24pt"/>
        <w:rPr>
          <w:rFonts w:hint="eastAsia"/>
        </w:rPr>
      </w:pPr>
      <w:r>
        <w:rPr>
          <w:rFonts w:hint="eastAsia"/>
        </w:rPr>
        <w:t>应支持将倒闸操作票设置为典型操作票。</w:t>
      </w:r>
    </w:p>
    <w:p w14:paraId="3858C039" w14:textId="77777777" w:rsidR="00000000" w:rsidRDefault="00000000">
      <w:pPr>
        <w:pStyle w:val="a9"/>
        <w:numPr>
          <w:ilvl w:val="0"/>
          <w:numId w:val="73"/>
        </w:numPr>
        <w:ind w:start="0pt" w:firstLineChars="200" w:firstLine="24pt"/>
        <w:rPr>
          <w:rFonts w:hint="eastAsia"/>
        </w:rPr>
      </w:pPr>
      <w:r>
        <w:rPr>
          <w:rFonts w:hint="eastAsia"/>
        </w:rPr>
        <w:t>安全措施库</w:t>
      </w:r>
    </w:p>
    <w:p w14:paraId="3FD32166" w14:textId="77777777" w:rsidR="00000000" w:rsidRDefault="00000000">
      <w:pPr>
        <w:pStyle w:val="a9"/>
        <w:ind w:firstLineChars="200" w:firstLine="24pt"/>
        <w:rPr>
          <w:rFonts w:hint="eastAsia"/>
        </w:rPr>
      </w:pPr>
      <w:r>
        <w:rPr>
          <w:rFonts w:hint="eastAsia"/>
        </w:rPr>
        <w:t>安全措施库用于汇总各类安全措施通过直接从安全措施库中选取合适的安全措施，可以减少现场制定安全措施的时间，提高工作效率。</w:t>
      </w:r>
    </w:p>
    <w:p w14:paraId="21B525F7" w14:textId="77777777" w:rsidR="00000000" w:rsidRDefault="00000000">
      <w:pPr>
        <w:pStyle w:val="a9"/>
        <w:ind w:firstLineChars="200" w:firstLine="24pt"/>
        <w:rPr>
          <w:rFonts w:hint="eastAsia"/>
        </w:rPr>
      </w:pPr>
      <w:r>
        <w:rPr>
          <w:rFonts w:hint="eastAsia"/>
        </w:rPr>
        <w:t>应支持维护安全措施库内，包括新增、编辑、删除操作。</w:t>
      </w:r>
    </w:p>
    <w:p w14:paraId="3D7E3B63" w14:textId="77777777" w:rsidR="00000000" w:rsidRDefault="00000000">
      <w:pPr>
        <w:pStyle w:val="a9"/>
        <w:ind w:firstLineChars="200" w:firstLine="24pt"/>
        <w:rPr>
          <w:rFonts w:hint="eastAsia"/>
        </w:rPr>
      </w:pPr>
      <w:r>
        <w:rPr>
          <w:rFonts w:hint="eastAsia"/>
        </w:rPr>
        <w:t>应支持插入设备标识，即引用带有设备标识的安全措施，其中的设备标识会自动替换成工作票或操作票种选中的设备名称。</w:t>
      </w:r>
    </w:p>
    <w:p w14:paraId="2EB929D2" w14:textId="77777777" w:rsidR="00000000" w:rsidRDefault="00000000">
      <w:pPr>
        <w:pStyle w:val="a9"/>
        <w:numPr>
          <w:ilvl w:val="0"/>
          <w:numId w:val="73"/>
        </w:numPr>
        <w:ind w:start="0pt" w:firstLineChars="200" w:firstLine="24pt"/>
        <w:rPr>
          <w:rFonts w:hint="eastAsia"/>
        </w:rPr>
      </w:pPr>
      <w:r>
        <w:rPr>
          <w:rFonts w:hint="eastAsia"/>
        </w:rPr>
        <w:t>危险点预控措施库</w:t>
      </w:r>
    </w:p>
    <w:p w14:paraId="10862380" w14:textId="77777777" w:rsidR="00000000" w:rsidRDefault="00000000">
      <w:pPr>
        <w:pStyle w:val="a9"/>
        <w:ind w:firstLineChars="200" w:firstLine="24pt"/>
        <w:rPr>
          <w:rFonts w:hint="eastAsia"/>
        </w:rPr>
      </w:pPr>
      <w:r>
        <w:rPr>
          <w:rFonts w:hint="eastAsia"/>
        </w:rPr>
        <w:t>危险点预控措施库用于汇总各类危险点预控措施，应支持通过直接从危险点预控措施库中选取合适的预控措施，可以减少现场查询填写预控措施的时间，提高工作效率。</w:t>
      </w:r>
    </w:p>
    <w:p w14:paraId="050CA08C" w14:textId="77777777" w:rsidR="00000000" w:rsidRDefault="00000000">
      <w:pPr>
        <w:pStyle w:val="a9"/>
        <w:ind w:firstLineChars="200" w:firstLine="24pt"/>
        <w:rPr>
          <w:rFonts w:hint="eastAsia"/>
        </w:rPr>
      </w:pPr>
      <w:r>
        <w:rPr>
          <w:rFonts w:hint="eastAsia"/>
        </w:rPr>
        <w:t>应支持维护危险点预控措施库内的全部危险点（有害因素）和预控措施，包括新增、编辑、删除操作。</w:t>
      </w:r>
    </w:p>
    <w:p w14:paraId="5077D36E" w14:textId="77777777" w:rsidR="00000000" w:rsidRDefault="00000000">
      <w:pPr>
        <w:pStyle w:val="a9"/>
        <w:ind w:firstLineChars="200" w:firstLine="24pt"/>
        <w:rPr>
          <w:rFonts w:hint="eastAsia"/>
        </w:rPr>
      </w:pPr>
      <w:r>
        <w:rPr>
          <w:rFonts w:hint="eastAsia"/>
        </w:rPr>
        <w:t>应支持对危险点预控措施进行分类。</w:t>
      </w:r>
    </w:p>
    <w:p w14:paraId="1FF7021F" w14:textId="77777777" w:rsidR="00000000" w:rsidRDefault="00000000">
      <w:pPr>
        <w:pStyle w:val="a9"/>
        <w:ind w:firstLineChars="200" w:firstLine="24pt"/>
        <w:rPr>
          <w:rFonts w:hint="eastAsia"/>
        </w:rPr>
      </w:pPr>
      <w:r>
        <w:rPr>
          <w:rFonts w:hint="eastAsia"/>
        </w:rPr>
        <w:t>应支持根据下载的模板填写危险类型、危险因素和预控措施信息，并允许按模板要求导入数据。</w:t>
      </w:r>
    </w:p>
    <w:p w14:paraId="62192CF6" w14:textId="77777777" w:rsidR="00000000" w:rsidRDefault="00000000">
      <w:pPr>
        <w:pStyle w:val="a9"/>
        <w:numPr>
          <w:ilvl w:val="0"/>
          <w:numId w:val="73"/>
        </w:numPr>
        <w:ind w:start="0pt" w:firstLineChars="200" w:firstLine="24pt"/>
        <w:rPr>
          <w:rFonts w:hint="eastAsia"/>
        </w:rPr>
      </w:pPr>
      <w:r>
        <w:rPr>
          <w:rFonts w:hint="eastAsia"/>
        </w:rPr>
        <w:lastRenderedPageBreak/>
        <w:t>移动两票</w:t>
      </w:r>
    </w:p>
    <w:p w14:paraId="7ADEC111" w14:textId="77777777" w:rsidR="00000000" w:rsidRDefault="00000000">
      <w:pPr>
        <w:pStyle w:val="a9"/>
        <w:ind w:firstLine="24pt"/>
      </w:pPr>
      <w:r>
        <w:rPr>
          <w:rFonts w:hint="eastAsia"/>
        </w:rPr>
        <w:t>PC</w:t>
      </w:r>
      <w:r>
        <w:rPr>
          <w:rFonts w:hint="eastAsia"/>
        </w:rPr>
        <w:t>端应支持与移动</w:t>
      </w:r>
      <w:r>
        <w:rPr>
          <w:rFonts w:hint="eastAsia"/>
        </w:rPr>
        <w:t>APP</w:t>
      </w:r>
      <w:r>
        <w:rPr>
          <w:rFonts w:hint="eastAsia"/>
        </w:rPr>
        <w:t>协同，实现移动出票、审批、执行、电子权限设置等功能。移动两票功能要求详见本技术规范</w:t>
      </w:r>
      <w:r>
        <w:rPr>
          <w:rFonts w:hint="eastAsia"/>
        </w:rPr>
        <w:t>6.4</w:t>
      </w:r>
      <w:r>
        <w:rPr>
          <w:rFonts w:hint="eastAsia"/>
        </w:rPr>
        <w:t>。</w:t>
      </w:r>
    </w:p>
    <w:p w14:paraId="4EA19200"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缺陷管理</w:t>
      </w:r>
    </w:p>
    <w:p w14:paraId="276AE856" w14:textId="77777777" w:rsidR="00000000" w:rsidRDefault="00000000">
      <w:pPr>
        <w:pStyle w:val="a9"/>
        <w:ind w:firstLineChars="200" w:firstLine="24pt"/>
        <w:rPr>
          <w:rFonts w:hint="eastAsia"/>
        </w:rPr>
      </w:pPr>
      <w:r>
        <w:rPr>
          <w:rFonts w:hint="eastAsia"/>
        </w:rPr>
        <w:t>应支持生产期识别的各类型缺陷，进行缺陷登记、整改发起、汇总统计等。</w:t>
      </w:r>
    </w:p>
    <w:p w14:paraId="4B5FF904" w14:textId="77777777" w:rsidR="00000000" w:rsidRDefault="00000000">
      <w:pPr>
        <w:pStyle w:val="a9"/>
        <w:ind w:firstLineChars="200" w:firstLine="24pt"/>
        <w:rPr>
          <w:rFonts w:hint="eastAsia"/>
        </w:rPr>
      </w:pPr>
      <w:r>
        <w:rPr>
          <w:rFonts w:hint="eastAsia"/>
        </w:rPr>
        <w:t>应支持在</w:t>
      </w:r>
      <w:r>
        <w:rPr>
          <w:rFonts w:hint="eastAsia"/>
        </w:rPr>
        <w:t>APP</w:t>
      </w:r>
      <w:r>
        <w:rPr>
          <w:rFonts w:hint="eastAsia"/>
        </w:rPr>
        <w:t>移动端、网页端发起缺陷整改流程，应支持自定义指派缺陷整改负责人和审核人，应支持缺陷整改主动提醒，应支持查询缺陷整改进度。</w:t>
      </w:r>
    </w:p>
    <w:p w14:paraId="3BE0FD1F" w14:textId="77777777" w:rsidR="00000000" w:rsidRDefault="00000000">
      <w:pPr>
        <w:pStyle w:val="a9"/>
        <w:ind w:firstLineChars="200" w:firstLine="24pt"/>
        <w:rPr>
          <w:rFonts w:hint="eastAsia"/>
        </w:rPr>
      </w:pPr>
      <w:r>
        <w:rPr>
          <w:rFonts w:hint="eastAsia"/>
        </w:rPr>
        <w:t>应支持录入整改完成情况、上传相关附件，待审核人验收通过后方可关闭该缺陷，确保缺陷闭环管理。</w:t>
      </w:r>
    </w:p>
    <w:p w14:paraId="415B72F7" w14:textId="77777777" w:rsidR="00000000" w:rsidRDefault="00000000">
      <w:pPr>
        <w:pStyle w:val="a9"/>
        <w:ind w:firstLineChars="200" w:firstLine="24pt"/>
        <w:rPr>
          <w:rFonts w:hint="eastAsia"/>
        </w:rPr>
      </w:pPr>
      <w:r>
        <w:rPr>
          <w:rFonts w:hint="eastAsia"/>
        </w:rPr>
        <w:t>应支持缺陷整改记录的汇总和统计，包括缺陷整改总体情况、重点缺陷整改进展、缺陷问题分类统计等。</w:t>
      </w:r>
    </w:p>
    <w:p w14:paraId="6C564C5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报表管理</w:t>
      </w:r>
    </w:p>
    <w:p w14:paraId="45BC756F" w14:textId="77777777" w:rsidR="00000000" w:rsidRDefault="00000000">
      <w:pPr>
        <w:pStyle w:val="a9"/>
        <w:numPr>
          <w:ilvl w:val="0"/>
          <w:numId w:val="74"/>
        </w:numPr>
        <w:ind w:start="0pt" w:firstLineChars="200" w:firstLine="24pt"/>
        <w:rPr>
          <w:rFonts w:hint="eastAsia"/>
        </w:rPr>
      </w:pPr>
      <w:r>
        <w:rPr>
          <w:rFonts w:hint="eastAsia"/>
        </w:rPr>
        <w:t>日报填报</w:t>
      </w:r>
    </w:p>
    <w:p w14:paraId="69F201A8" w14:textId="77777777" w:rsidR="00000000" w:rsidRDefault="00000000">
      <w:pPr>
        <w:pStyle w:val="a9"/>
        <w:ind w:firstLineChars="200" w:firstLine="24pt"/>
        <w:rPr>
          <w:rFonts w:hint="eastAsia"/>
        </w:rPr>
      </w:pPr>
      <w:r>
        <w:rPr>
          <w:rFonts w:hint="eastAsia"/>
        </w:rPr>
        <w:t>日报为电场填报的最小单元，旨在记录日常生产活动的关键信息和数据，以便进行数据分析和决策支持。</w:t>
      </w:r>
    </w:p>
    <w:p w14:paraId="04367E2D" w14:textId="77777777" w:rsidR="00000000" w:rsidRDefault="00000000">
      <w:pPr>
        <w:pStyle w:val="a9"/>
        <w:ind w:firstLineChars="200" w:firstLine="24pt"/>
      </w:pPr>
      <w:r>
        <w:rPr>
          <w:rFonts w:hint="eastAsia"/>
        </w:rPr>
        <w:t>如果电场已有日报中所需要的测点采集数据，则应支持获取测点采集数据填充到日报中作为默认值，同时应支持用户手动修改测点采集数据，以满足测点采集数据因精度等需要修改指标的场景。</w:t>
      </w:r>
    </w:p>
    <w:p w14:paraId="3993264A" w14:textId="77777777" w:rsidR="00000000" w:rsidRDefault="00000000">
      <w:pPr>
        <w:pStyle w:val="a9"/>
        <w:ind w:firstLineChars="200" w:firstLine="24pt"/>
        <w:rPr>
          <w:rFonts w:hint="eastAsia"/>
        </w:rPr>
      </w:pPr>
      <w:r>
        <w:rPr>
          <w:rFonts w:hint="eastAsia"/>
        </w:rPr>
        <w:t>电场的日报填报应支持新增、修改基础功能。指标内的数据包括发电量、上网电量、平均风速、损失电量、厂用电量指标。</w:t>
      </w:r>
    </w:p>
    <w:p w14:paraId="5D30C996" w14:textId="77777777" w:rsidR="00000000" w:rsidRDefault="00000000">
      <w:pPr>
        <w:pStyle w:val="a9"/>
        <w:ind w:firstLineChars="200" w:firstLine="24pt"/>
        <w:rPr>
          <w:rFonts w:hint="eastAsia"/>
        </w:rPr>
      </w:pPr>
      <w:r>
        <w:rPr>
          <w:rFonts w:hint="eastAsia"/>
        </w:rPr>
        <w:t>填报的日报数据将作为周</w:t>
      </w:r>
      <w:r>
        <w:rPr>
          <w:rFonts w:hint="eastAsia"/>
        </w:rPr>
        <w:t>/</w:t>
      </w:r>
      <w:r>
        <w:rPr>
          <w:rFonts w:hint="eastAsia"/>
        </w:rPr>
        <w:t>月报的数据来源，由系统根据统计期自动计算，当出现日报修改的情况时，系统应支持同步修改受影响的已完成流程发起的业务，如周</w:t>
      </w:r>
      <w:r>
        <w:rPr>
          <w:rFonts w:hint="eastAsia"/>
        </w:rPr>
        <w:t>/</w:t>
      </w:r>
      <w:r>
        <w:rPr>
          <w:rFonts w:hint="eastAsia"/>
        </w:rPr>
        <w:t>月报。</w:t>
      </w:r>
    </w:p>
    <w:p w14:paraId="33B25E21" w14:textId="77777777" w:rsidR="00000000" w:rsidRDefault="00000000">
      <w:pPr>
        <w:pStyle w:val="a9"/>
        <w:numPr>
          <w:ilvl w:val="0"/>
          <w:numId w:val="74"/>
        </w:numPr>
        <w:ind w:start="0pt" w:firstLineChars="200" w:firstLine="24pt"/>
        <w:rPr>
          <w:rFonts w:hint="eastAsia"/>
        </w:rPr>
      </w:pPr>
      <w:r>
        <w:rPr>
          <w:rFonts w:hint="eastAsia"/>
        </w:rPr>
        <w:t>周报</w:t>
      </w:r>
      <w:r>
        <w:rPr>
          <w:rFonts w:hint="eastAsia"/>
        </w:rPr>
        <w:t>/</w:t>
      </w:r>
      <w:r>
        <w:rPr>
          <w:rFonts w:hint="eastAsia"/>
        </w:rPr>
        <w:t>月报填报</w:t>
      </w:r>
    </w:p>
    <w:p w14:paraId="5CD1DB46" w14:textId="77777777" w:rsidR="00000000" w:rsidRDefault="00000000">
      <w:pPr>
        <w:pStyle w:val="a9"/>
        <w:ind w:firstLineChars="200" w:firstLine="24pt"/>
        <w:rPr>
          <w:rFonts w:hint="eastAsia"/>
        </w:rPr>
      </w:pPr>
      <w:r>
        <w:rPr>
          <w:rFonts w:hint="eastAsia"/>
        </w:rPr>
        <w:t>周</w:t>
      </w:r>
      <w:r>
        <w:rPr>
          <w:rFonts w:hint="eastAsia"/>
        </w:rPr>
        <w:t>/</w:t>
      </w:r>
      <w:r>
        <w:rPr>
          <w:rFonts w:hint="eastAsia"/>
        </w:rPr>
        <w:t>月报旨在提供统计周期内的数据。</w:t>
      </w:r>
    </w:p>
    <w:p w14:paraId="79D5EA9D" w14:textId="77777777" w:rsidR="00000000" w:rsidRDefault="00000000">
      <w:pPr>
        <w:pStyle w:val="a9"/>
        <w:ind w:firstLineChars="200" w:firstLine="24pt"/>
        <w:rPr>
          <w:rFonts w:hint="eastAsia"/>
        </w:rPr>
      </w:pPr>
      <w:r>
        <w:rPr>
          <w:rFonts w:hint="eastAsia"/>
        </w:rPr>
        <w:t>系统应支持对周</w:t>
      </w:r>
      <w:r>
        <w:rPr>
          <w:rFonts w:hint="eastAsia"/>
        </w:rPr>
        <w:t>/</w:t>
      </w:r>
      <w:r>
        <w:rPr>
          <w:rFonts w:hint="eastAsia"/>
        </w:rPr>
        <w:t>月报中的部分指标由系统定期对日报累计求和，生成汇总，例如发电量、上网电量、损失电量；针对日报中没有的指标，应支持在周报</w:t>
      </w:r>
      <w:r>
        <w:rPr>
          <w:rFonts w:hint="eastAsia"/>
        </w:rPr>
        <w:t>/</w:t>
      </w:r>
      <w:r>
        <w:rPr>
          <w:rFonts w:hint="eastAsia"/>
        </w:rPr>
        <w:t>月报进行填报。</w:t>
      </w:r>
    </w:p>
    <w:p w14:paraId="1E966F3D" w14:textId="77777777" w:rsidR="00000000" w:rsidRDefault="00000000">
      <w:pPr>
        <w:pStyle w:val="a9"/>
        <w:ind w:firstLineChars="200" w:firstLine="24pt"/>
        <w:rPr>
          <w:rFonts w:hint="eastAsia"/>
        </w:rPr>
      </w:pPr>
      <w:r>
        <w:rPr>
          <w:rFonts w:hint="eastAsia"/>
        </w:rPr>
        <w:lastRenderedPageBreak/>
        <w:t>当日报发生更改时，系统应支持自动修改所包含的周</w:t>
      </w:r>
      <w:r>
        <w:rPr>
          <w:rFonts w:hint="eastAsia"/>
        </w:rPr>
        <w:t>/</w:t>
      </w:r>
      <w:r>
        <w:rPr>
          <w:rFonts w:hint="eastAsia"/>
        </w:rPr>
        <w:t>月报。</w:t>
      </w:r>
    </w:p>
    <w:p w14:paraId="0C3647B6" w14:textId="77777777" w:rsidR="00000000" w:rsidRDefault="00000000">
      <w:pPr>
        <w:pStyle w:val="a9"/>
        <w:numPr>
          <w:ilvl w:val="0"/>
          <w:numId w:val="74"/>
        </w:numPr>
        <w:ind w:start="0pt" w:firstLineChars="200" w:firstLine="24pt"/>
        <w:rPr>
          <w:rFonts w:hint="eastAsia"/>
        </w:rPr>
      </w:pPr>
      <w:r>
        <w:rPr>
          <w:rFonts w:hint="eastAsia"/>
        </w:rPr>
        <w:t>智能报表</w:t>
      </w:r>
    </w:p>
    <w:p w14:paraId="1969CEB6" w14:textId="77777777" w:rsidR="00000000" w:rsidRDefault="00000000">
      <w:pPr>
        <w:pStyle w:val="a9"/>
        <w:ind w:firstLineChars="200" w:firstLine="24pt"/>
        <w:rPr>
          <w:rFonts w:hint="eastAsia"/>
        </w:rPr>
      </w:pPr>
      <w:r>
        <w:rPr>
          <w:rFonts w:hint="eastAsia"/>
        </w:rPr>
        <w:t>智能报表应能依据风电场实际运营需求，依托于电场的生产运行数据（包括日报</w:t>
      </w:r>
      <w:r>
        <w:rPr>
          <w:rFonts w:hint="eastAsia"/>
        </w:rPr>
        <w:t>/</w:t>
      </w:r>
      <w:r>
        <w:rPr>
          <w:rFonts w:hint="eastAsia"/>
        </w:rPr>
        <w:t>周报</w:t>
      </w:r>
      <w:r>
        <w:rPr>
          <w:rFonts w:hint="eastAsia"/>
        </w:rPr>
        <w:t>/</w:t>
      </w:r>
      <w:r>
        <w:rPr>
          <w:rFonts w:hint="eastAsia"/>
        </w:rPr>
        <w:t>月报填报中的测点数据和填报数据），经加工处理后实现电场常用生产报表的自动化生成，满足向不同部门（如生产、设备、安全）及外部合作单位（如电网调度、政府监管机构）提供所需格式的数据汇总报表，辅助电场日常生产运营工作。</w:t>
      </w:r>
    </w:p>
    <w:p w14:paraId="0B2BDB6F" w14:textId="77777777" w:rsidR="00000000" w:rsidRDefault="00000000">
      <w:pPr>
        <w:pStyle w:val="a9"/>
        <w:ind w:firstLineChars="200" w:firstLine="24pt"/>
        <w:rPr>
          <w:rFonts w:hint="eastAsia"/>
        </w:rPr>
      </w:pPr>
      <w:r>
        <w:rPr>
          <w:rFonts w:hint="eastAsia"/>
        </w:rPr>
        <w:t>应支持提供定制化报表，实现不同时间维度和不同数据测点维度的自定义报表功能，包括日、周、月、年等时间周期维度的统计报表，包括电场运行日报、电场运行月报、发电设备运行日报、发电设备运行月报、发电设备故障统计表等。</w:t>
      </w:r>
    </w:p>
    <w:p w14:paraId="2C8DF775" w14:textId="77777777" w:rsidR="00000000" w:rsidRDefault="00000000">
      <w:pPr>
        <w:pStyle w:val="a9"/>
        <w:ind w:firstLineChars="200" w:firstLine="24pt"/>
        <w:rPr>
          <w:rFonts w:hint="eastAsia"/>
        </w:rPr>
      </w:pPr>
      <w:r>
        <w:rPr>
          <w:rFonts w:ascii="宋体" w:hAnsi="宋体" w:hint="eastAsia"/>
          <w:snapToGrid w:val="0"/>
          <w:szCs w:val="24"/>
        </w:rPr>
        <w:t>应支持根据用户要求按班、值、峰/谷/平或其他任意时间段定制并形成各类小指标核算日、月、年报表。</w:t>
      </w:r>
    </w:p>
    <w:p w14:paraId="5D5B1DF1" w14:textId="77777777" w:rsidR="00000000" w:rsidRDefault="00000000">
      <w:pPr>
        <w:pStyle w:val="a9"/>
        <w:ind w:firstLineChars="200" w:firstLine="24pt"/>
        <w:rPr>
          <w:rFonts w:hint="eastAsia"/>
        </w:rPr>
      </w:pPr>
      <w:r>
        <w:rPr>
          <w:rFonts w:hint="eastAsia"/>
        </w:rPr>
        <w:t>应支持提供基础的指标库与数据集，应支持用户基于提供的标准数据集自定义选择指标快速生成二维表格，可根据不同的时间周期和统计层级聚合。标准数据集包括电量指标、运行指标、可靠性指标、弃电（损失电量）指标、能耗指标、资源指标及计划完成率指标。</w:t>
      </w:r>
    </w:p>
    <w:p w14:paraId="0B98899C" w14:textId="77777777" w:rsidR="00000000" w:rsidRDefault="00000000">
      <w:pPr>
        <w:pStyle w:val="a9"/>
        <w:ind w:firstLineChars="200" w:firstLine="24pt"/>
        <w:rPr>
          <w:rFonts w:hint="eastAsia"/>
        </w:rPr>
      </w:pPr>
      <w:r>
        <w:rPr>
          <w:rFonts w:hint="eastAsia"/>
        </w:rPr>
        <w:t>应支持定时自动获取源头数据并计算结果指标。</w:t>
      </w:r>
    </w:p>
    <w:p w14:paraId="75E3DE17" w14:textId="77777777" w:rsidR="00000000" w:rsidRDefault="00000000">
      <w:pPr>
        <w:pStyle w:val="a9"/>
        <w:ind w:firstLineChars="200" w:firstLine="24pt"/>
        <w:rPr>
          <w:rFonts w:hint="eastAsia"/>
        </w:rPr>
      </w:pPr>
      <w:r>
        <w:rPr>
          <w:rFonts w:hint="eastAsia"/>
        </w:rPr>
        <w:t>应支持人工修正指定的指标数据，修订后的数据能够保存并被后续的上层报表采用，保证全系统指标的一致性。</w:t>
      </w:r>
    </w:p>
    <w:p w14:paraId="41CC0FF1" w14:textId="77777777" w:rsidR="00000000" w:rsidRDefault="00000000">
      <w:pPr>
        <w:pStyle w:val="a9"/>
        <w:ind w:firstLineChars="200" w:firstLine="24pt"/>
        <w:rPr>
          <w:rFonts w:hint="eastAsia"/>
        </w:rPr>
      </w:pPr>
      <w:r>
        <w:rPr>
          <w:rFonts w:hint="eastAsia"/>
        </w:rPr>
        <w:t>应支持提供基础的指标数据集，以供用户选择后制作报表、查询数据。</w:t>
      </w:r>
    </w:p>
    <w:p w14:paraId="4C8C667E" w14:textId="77777777" w:rsidR="00000000" w:rsidRDefault="00000000">
      <w:pPr>
        <w:pStyle w:val="a9"/>
        <w:ind w:firstLineChars="200" w:firstLine="24pt"/>
        <w:rPr>
          <w:rFonts w:hint="eastAsia"/>
        </w:rPr>
      </w:pPr>
      <w:r>
        <w:rPr>
          <w:rFonts w:hint="eastAsia"/>
        </w:rPr>
        <w:t>应支持对基础指标进行简单的四则运算、聚合运算等操作。</w:t>
      </w:r>
    </w:p>
    <w:p w14:paraId="4144D6BA" w14:textId="77777777" w:rsidR="00000000" w:rsidRDefault="00000000">
      <w:pPr>
        <w:pStyle w:val="a9"/>
        <w:ind w:firstLineChars="200" w:firstLine="24pt"/>
        <w:rPr>
          <w:rFonts w:hint="eastAsia"/>
        </w:rPr>
      </w:pPr>
      <w:r>
        <w:rPr>
          <w:rFonts w:hint="eastAsia"/>
        </w:rPr>
        <w:t>应支持制作、修改、查询报表模板，满足用户的自主性、个性化需求，以支撑高频的、多模板的报表需求。</w:t>
      </w:r>
    </w:p>
    <w:p w14:paraId="08EE6714" w14:textId="77777777" w:rsidR="00000000" w:rsidRDefault="00000000">
      <w:pPr>
        <w:pStyle w:val="a9"/>
        <w:ind w:firstLineChars="200" w:firstLine="24pt"/>
        <w:rPr>
          <w:rFonts w:hint="eastAsia"/>
        </w:rPr>
      </w:pPr>
      <w:r>
        <w:rPr>
          <w:rFonts w:hint="eastAsia"/>
        </w:rPr>
        <w:t>应支持自定义制作看板，以折线图、柱状图、环形图等多类统计图表展示运行数据的特征，并对图表自由组合以形成报告，应支持图表联动与下钻，增强数据的可视性与交互性。</w:t>
      </w:r>
    </w:p>
    <w:p w14:paraId="3CF52503" w14:textId="77777777" w:rsidR="00000000" w:rsidRDefault="00000000">
      <w:pPr>
        <w:pStyle w:val="a9"/>
        <w:ind w:firstLineChars="200" w:firstLine="24pt"/>
        <w:rPr>
          <w:rFonts w:hint="eastAsia"/>
        </w:rPr>
      </w:pPr>
      <w:r>
        <w:rPr>
          <w:rFonts w:hint="eastAsia"/>
        </w:rPr>
        <w:t>应支持报表导出功能。</w:t>
      </w:r>
    </w:p>
    <w:p w14:paraId="2399A727" w14:textId="77777777" w:rsidR="00000000" w:rsidRDefault="00000000">
      <w:pPr>
        <w:pStyle w:val="a9"/>
        <w:ind w:firstLineChars="200" w:firstLine="24pt"/>
      </w:pPr>
      <w:r>
        <w:rPr>
          <w:rFonts w:hint="eastAsia"/>
        </w:rPr>
        <w:t>应支持</w:t>
      </w:r>
      <w:r>
        <w:rPr>
          <w:rFonts w:hint="eastAsia"/>
        </w:rPr>
        <w:t>PC</w:t>
      </w:r>
      <w:r>
        <w:rPr>
          <w:rFonts w:hint="eastAsia"/>
        </w:rPr>
        <w:t>端同步数据至移动</w:t>
      </w:r>
      <w:r>
        <w:rPr>
          <w:rFonts w:hint="eastAsia"/>
        </w:rPr>
        <w:t>APP</w:t>
      </w:r>
      <w:r>
        <w:rPr>
          <w:rFonts w:hint="eastAsia"/>
        </w:rPr>
        <w:t>端，</w:t>
      </w:r>
      <w:r>
        <w:rPr>
          <w:rFonts w:hint="eastAsia"/>
        </w:rPr>
        <w:t>APP</w:t>
      </w:r>
      <w:r>
        <w:rPr>
          <w:rFonts w:hint="eastAsia"/>
        </w:rPr>
        <w:t>端随时随地查看报表数据。</w:t>
      </w:r>
    </w:p>
    <w:p w14:paraId="58AE4C72"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lastRenderedPageBreak/>
        <w:t>智能仓储</w:t>
      </w:r>
    </w:p>
    <w:p w14:paraId="31B7A3FB" w14:textId="77777777" w:rsidR="00000000" w:rsidRDefault="00000000">
      <w:pPr>
        <w:pStyle w:val="a9"/>
        <w:ind w:firstLineChars="200" w:firstLine="24pt"/>
        <w:rPr>
          <w:rFonts w:hint="eastAsia"/>
        </w:rPr>
      </w:pPr>
      <w:r>
        <w:rPr>
          <w:rFonts w:hint="eastAsia"/>
        </w:rPr>
        <w:t>智能仓储管理应支持</w:t>
      </w:r>
      <w:r>
        <w:rPr>
          <w:rFonts w:hint="eastAsia"/>
        </w:rPr>
        <w:t>3</w:t>
      </w:r>
      <w:r>
        <w:rPr>
          <w:rFonts w:hint="eastAsia"/>
        </w:rPr>
        <w:t>种方式对场站采购的物资进行高效、有序、便捷管理，第一种是基于表单登记的管理方式，第二种是基于二维码扫码的管理方式，第三种是基于</w:t>
      </w:r>
      <w:r>
        <w:rPr>
          <w:rFonts w:hint="eastAsia"/>
        </w:rPr>
        <w:t>RFID</w:t>
      </w:r>
      <w:r>
        <w:rPr>
          <w:rFonts w:hint="eastAsia"/>
        </w:rPr>
        <w:t>感应的管理方式。</w:t>
      </w:r>
    </w:p>
    <w:p w14:paraId="6D1AA39B" w14:textId="77777777" w:rsidR="00000000" w:rsidRDefault="00000000">
      <w:pPr>
        <w:pStyle w:val="a9"/>
        <w:ind w:firstLineChars="200" w:firstLine="24pt"/>
        <w:rPr>
          <w:rFonts w:hint="eastAsia"/>
        </w:rPr>
      </w:pPr>
      <w:r>
        <w:rPr>
          <w:rFonts w:hint="eastAsia"/>
        </w:rPr>
        <w:t>应支持基于现场仓库空间布局进行分库管理，覆盖备品备件、应急物资、工器具、消耗品等，应支持分类管理、调拨管理、库位管理、库存统计等，并具备智能货架、智能门禁等设备的扩展接入的能力。</w:t>
      </w:r>
    </w:p>
    <w:p w14:paraId="32035FD4" w14:textId="77777777" w:rsidR="00000000" w:rsidRDefault="00000000">
      <w:pPr>
        <w:pStyle w:val="a9"/>
        <w:ind w:firstLineChars="200" w:firstLine="24pt"/>
        <w:rPr>
          <w:rFonts w:hint="eastAsia"/>
        </w:rPr>
      </w:pPr>
      <w:r>
        <w:rPr>
          <w:rFonts w:hint="eastAsia"/>
        </w:rPr>
        <w:t>应支持物资编码功能，对纳入智能仓储管理的物资进行统一编码，通过唯一的编码来对物资进行识别和管控。</w:t>
      </w:r>
    </w:p>
    <w:p w14:paraId="46801EDC" w14:textId="77777777" w:rsidR="00000000" w:rsidRDefault="00000000">
      <w:pPr>
        <w:pStyle w:val="a9"/>
        <w:ind w:firstLineChars="200" w:firstLine="24pt"/>
        <w:rPr>
          <w:rFonts w:hint="eastAsia"/>
        </w:rPr>
      </w:pPr>
      <w:r>
        <w:rPr>
          <w:rFonts w:hint="eastAsia"/>
        </w:rPr>
        <w:t>应支持通过表单登记的方式，实现物资验收、入库、出库、盘库和报废等物资全生命周期管理。</w:t>
      </w:r>
    </w:p>
    <w:p w14:paraId="3C2CA567" w14:textId="77777777" w:rsidR="00000000" w:rsidRDefault="00000000">
      <w:pPr>
        <w:pStyle w:val="a9"/>
        <w:ind w:firstLineChars="200" w:firstLine="24pt"/>
        <w:rPr>
          <w:rFonts w:hint="eastAsia"/>
        </w:rPr>
      </w:pPr>
      <w:r>
        <w:rPr>
          <w:rFonts w:hint="eastAsia"/>
        </w:rPr>
        <w:t>在表单登记的管理方式上，具备二维码承载物资信息的能力，通过配套的移动端应用扫描物资二维码标签，实现物资入库、出库等物资流转管理。</w:t>
      </w:r>
    </w:p>
    <w:p w14:paraId="17D24533" w14:textId="77777777" w:rsidR="00000000" w:rsidRDefault="00000000">
      <w:pPr>
        <w:pStyle w:val="a9"/>
        <w:ind w:firstLineChars="200" w:firstLine="24pt"/>
        <w:rPr>
          <w:rFonts w:hint="eastAsia"/>
        </w:rPr>
      </w:pPr>
      <w:r>
        <w:rPr>
          <w:rFonts w:hint="eastAsia"/>
        </w:rPr>
        <w:t>应能将</w:t>
      </w:r>
      <w:r>
        <w:rPr>
          <w:rFonts w:hint="eastAsia"/>
        </w:rPr>
        <w:t>RFID</w:t>
      </w:r>
      <w:r>
        <w:rPr>
          <w:rFonts w:hint="eastAsia"/>
        </w:rPr>
        <w:t>标签与物资信息绑定，并配合智能货架等设备，在物资出入库时实现自动感知识别，同时将物资信息自动填入相应单据。</w:t>
      </w:r>
    </w:p>
    <w:p w14:paraId="78B574C4" w14:textId="77777777" w:rsidR="00000000" w:rsidRDefault="00000000">
      <w:pPr>
        <w:pStyle w:val="a9"/>
        <w:ind w:firstLineChars="200" w:firstLine="24pt"/>
        <w:rPr>
          <w:rFonts w:hint="eastAsia"/>
        </w:rPr>
      </w:pPr>
      <w:r>
        <w:rPr>
          <w:rFonts w:hint="eastAsia"/>
        </w:rPr>
        <w:t>应支持通过手持终端等设备对</w:t>
      </w:r>
      <w:r>
        <w:rPr>
          <w:rFonts w:hint="eastAsia"/>
        </w:rPr>
        <w:t>RFID</w:t>
      </w:r>
      <w:r>
        <w:rPr>
          <w:rFonts w:hint="eastAsia"/>
        </w:rPr>
        <w:t>标签进行感应，实现物资快速盘库。</w:t>
      </w:r>
    </w:p>
    <w:p w14:paraId="644D68BB" w14:textId="77777777" w:rsidR="00000000" w:rsidRDefault="00000000">
      <w:pPr>
        <w:pStyle w:val="a9"/>
        <w:ind w:firstLineChars="200" w:firstLine="24pt"/>
        <w:rPr>
          <w:rFonts w:hint="eastAsia"/>
        </w:rPr>
      </w:pPr>
      <w:r>
        <w:rPr>
          <w:rFonts w:hint="eastAsia"/>
        </w:rPr>
        <w:t>应支持生成库位二维码，通过扫描库位码查询当前库位的物资信息、查询当前库位的历史出入库记录，其中出入库记录包含出入库物资信息、操作人、操作时间信息。</w:t>
      </w:r>
    </w:p>
    <w:p w14:paraId="08B7AC92" w14:textId="77777777" w:rsidR="00000000" w:rsidRDefault="00000000">
      <w:pPr>
        <w:pStyle w:val="a9"/>
        <w:ind w:firstLineChars="200" w:firstLine="24pt"/>
        <w:rPr>
          <w:rFonts w:hint="eastAsia"/>
        </w:rPr>
      </w:pPr>
      <w:r>
        <w:rPr>
          <w:rFonts w:hint="eastAsia"/>
        </w:rPr>
        <w:t>应支持设置库存警戒线，对即将缺货或超限物资进行主动提醒，对于有保质期</w:t>
      </w:r>
      <w:r>
        <w:rPr>
          <w:rFonts w:hint="eastAsia"/>
        </w:rPr>
        <w:t>/</w:t>
      </w:r>
      <w:r>
        <w:rPr>
          <w:rFonts w:hint="eastAsia"/>
        </w:rPr>
        <w:t>有效期的物资，应支持到期前和到期时的主动提醒。</w:t>
      </w:r>
    </w:p>
    <w:p w14:paraId="09642054" w14:textId="77777777" w:rsidR="00000000" w:rsidRDefault="00000000">
      <w:pPr>
        <w:pStyle w:val="a9"/>
        <w:ind w:firstLineChars="200" w:firstLine="24pt"/>
        <w:rPr>
          <w:rFonts w:hint="eastAsia"/>
        </w:rPr>
      </w:pPr>
      <w:r>
        <w:rPr>
          <w:rFonts w:hint="eastAsia"/>
        </w:rPr>
        <w:t>应支持接入仓库部署的智能门禁、视频摄像、消防装置等来实现仓库安防管理，对人员进出、物资进出、仓库环境等，进行监管和异常告警自动提醒。</w:t>
      </w:r>
    </w:p>
    <w:p w14:paraId="6138EE56" w14:textId="77777777" w:rsidR="00000000" w:rsidRDefault="00000000">
      <w:pPr>
        <w:pStyle w:val="a9"/>
        <w:ind w:firstLineChars="200" w:firstLine="24pt"/>
        <w:rPr>
          <w:rFonts w:hint="eastAsia"/>
        </w:rPr>
      </w:pPr>
      <w:r>
        <w:rPr>
          <w:rFonts w:hint="eastAsia"/>
        </w:rPr>
        <w:t>应支持临时借用</w:t>
      </w:r>
      <w:r>
        <w:rPr>
          <w:rFonts w:hint="eastAsia"/>
        </w:rPr>
        <w:t>/</w:t>
      </w:r>
      <w:r>
        <w:rPr>
          <w:rFonts w:hint="eastAsia"/>
        </w:rPr>
        <w:t>借出物资进行登记管控。</w:t>
      </w:r>
    </w:p>
    <w:p w14:paraId="601C3F71" w14:textId="77777777" w:rsidR="00000000" w:rsidRDefault="00000000">
      <w:pPr>
        <w:pStyle w:val="a9"/>
        <w:ind w:firstLineChars="200" w:firstLine="24pt"/>
        <w:rPr>
          <w:rFonts w:hint="eastAsia"/>
        </w:rPr>
      </w:pPr>
      <w:r>
        <w:rPr>
          <w:rFonts w:hint="eastAsia"/>
        </w:rPr>
        <w:t>应支持物资使用情况统计功能，统计特定区间内物资消耗情况、物资借出情况和库存告警情况等。</w:t>
      </w:r>
    </w:p>
    <w:p w14:paraId="36BAC8F6" w14:textId="77777777" w:rsidR="00000000" w:rsidRDefault="00000000">
      <w:pPr>
        <w:pStyle w:val="a9"/>
        <w:ind w:firstLineChars="200" w:firstLine="24pt"/>
        <w:rPr>
          <w:rFonts w:hint="eastAsia"/>
        </w:rPr>
      </w:pPr>
      <w:r>
        <w:rPr>
          <w:rFonts w:hint="eastAsia"/>
        </w:rPr>
        <w:t>应支持在</w:t>
      </w:r>
      <w:r>
        <w:rPr>
          <w:rFonts w:hint="eastAsia"/>
        </w:rPr>
        <w:t>PC</w:t>
      </w:r>
      <w:r>
        <w:rPr>
          <w:rFonts w:hint="eastAsia"/>
        </w:rPr>
        <w:t>端和</w:t>
      </w:r>
      <w:r>
        <w:rPr>
          <w:rFonts w:hint="eastAsia"/>
        </w:rPr>
        <w:t>APP</w:t>
      </w:r>
      <w:r>
        <w:rPr>
          <w:rFonts w:hint="eastAsia"/>
        </w:rPr>
        <w:t>移动端进行物资的验收、入库、出库、盘库及库存查询操作。</w:t>
      </w:r>
    </w:p>
    <w:p w14:paraId="36BC6953" w14:textId="77777777" w:rsidR="00000000" w:rsidRDefault="00000000">
      <w:pPr>
        <w:pStyle w:val="a9"/>
        <w:ind w:firstLineChars="200" w:firstLine="24pt"/>
        <w:rPr>
          <w:rFonts w:hint="eastAsia"/>
        </w:rPr>
      </w:pPr>
      <w:r>
        <w:rPr>
          <w:rFonts w:hint="eastAsia"/>
        </w:rPr>
        <w:t>应支持物资管理与集团采购管理平台对接，物资管理与采购管理联通，实</w:t>
      </w:r>
      <w:r>
        <w:rPr>
          <w:rFonts w:hint="eastAsia"/>
        </w:rPr>
        <w:lastRenderedPageBreak/>
        <w:t>现物资从采购、入库、出库的全流程管理。</w:t>
      </w:r>
    </w:p>
    <w:p w14:paraId="75215477" w14:textId="77777777" w:rsidR="00000000" w:rsidRDefault="00000000">
      <w:pPr>
        <w:pStyle w:val="a9"/>
        <w:numPr>
          <w:ilvl w:val="0"/>
          <w:numId w:val="75"/>
        </w:numPr>
        <w:ind w:start="0pt" w:firstLineChars="200" w:firstLine="24pt"/>
        <w:rPr>
          <w:rFonts w:hint="eastAsia"/>
        </w:rPr>
      </w:pPr>
      <w:r>
        <w:rPr>
          <w:rFonts w:hint="eastAsia"/>
        </w:rPr>
        <w:t>物资编码体系</w:t>
      </w:r>
    </w:p>
    <w:p w14:paraId="1AB245BB" w14:textId="77777777" w:rsidR="00000000" w:rsidRDefault="00000000">
      <w:pPr>
        <w:pStyle w:val="a9"/>
        <w:ind w:firstLineChars="200" w:firstLine="24pt"/>
        <w:rPr>
          <w:rFonts w:hint="eastAsia"/>
        </w:rPr>
      </w:pPr>
      <w:r>
        <w:rPr>
          <w:rFonts w:hint="eastAsia"/>
        </w:rPr>
        <w:t>物资编码体系旨在实现对物资的统一管控与审核，确保所有物资拥有唯一的编码标识。</w:t>
      </w:r>
    </w:p>
    <w:p w14:paraId="4429CB02" w14:textId="77777777" w:rsidR="00000000" w:rsidRDefault="00000000">
      <w:pPr>
        <w:pStyle w:val="a9"/>
        <w:ind w:firstLineChars="200" w:firstLine="24pt"/>
        <w:rPr>
          <w:rFonts w:hint="eastAsia"/>
        </w:rPr>
      </w:pPr>
      <w:r>
        <w:rPr>
          <w:rFonts w:hint="eastAsia"/>
        </w:rPr>
        <w:t>应支持搭建覆盖不同场景的标准物资编码体系，使物资仓储相关业务均基于物资编码展开，确保所有物资有唯一编码，同类型物资有相同标识。</w:t>
      </w:r>
    </w:p>
    <w:p w14:paraId="125DEEC9" w14:textId="77777777" w:rsidR="00000000" w:rsidRDefault="00000000">
      <w:pPr>
        <w:pStyle w:val="a9"/>
        <w:ind w:firstLineChars="200" w:firstLine="24pt"/>
        <w:rPr>
          <w:rFonts w:hint="eastAsia"/>
        </w:rPr>
      </w:pPr>
      <w:r>
        <w:rPr>
          <w:rFonts w:hint="eastAsia"/>
        </w:rPr>
        <w:t>应支持对物资编码的统一管理和控制，对于场站根据实际需要新增的物资编码，应经过审核流程。</w:t>
      </w:r>
    </w:p>
    <w:p w14:paraId="389E4D71" w14:textId="77777777" w:rsidR="00000000" w:rsidRDefault="00000000">
      <w:pPr>
        <w:pStyle w:val="a9"/>
        <w:numPr>
          <w:ilvl w:val="0"/>
          <w:numId w:val="75"/>
        </w:numPr>
        <w:ind w:start="0pt" w:firstLineChars="200" w:firstLine="24pt"/>
        <w:rPr>
          <w:rFonts w:hint="eastAsia"/>
        </w:rPr>
      </w:pPr>
      <w:r>
        <w:rPr>
          <w:rFonts w:hint="eastAsia"/>
        </w:rPr>
        <w:t>验收</w:t>
      </w:r>
    </w:p>
    <w:p w14:paraId="2C0DB946" w14:textId="77777777" w:rsidR="00000000" w:rsidRDefault="00000000">
      <w:pPr>
        <w:pStyle w:val="a9"/>
        <w:ind w:firstLineChars="200" w:firstLine="24pt"/>
        <w:rPr>
          <w:rFonts w:hint="eastAsia"/>
        </w:rPr>
      </w:pPr>
      <w:r>
        <w:rPr>
          <w:rFonts w:hint="eastAsia"/>
        </w:rPr>
        <w:t>物资验收旨在对物资验收实现高效有序地管理。</w:t>
      </w:r>
    </w:p>
    <w:p w14:paraId="25898860" w14:textId="77777777" w:rsidR="00000000" w:rsidRDefault="00000000">
      <w:pPr>
        <w:pStyle w:val="a9"/>
        <w:ind w:firstLineChars="200" w:firstLine="24pt"/>
        <w:rPr>
          <w:rFonts w:hint="eastAsia"/>
        </w:rPr>
      </w:pPr>
      <w:r>
        <w:rPr>
          <w:rFonts w:hint="eastAsia"/>
        </w:rPr>
        <w:t>应支持自定义控制验收用户的权限。</w:t>
      </w:r>
    </w:p>
    <w:p w14:paraId="28418B77" w14:textId="77777777" w:rsidR="00000000" w:rsidRDefault="00000000">
      <w:pPr>
        <w:pStyle w:val="a9"/>
        <w:ind w:firstLineChars="200" w:firstLine="24pt"/>
        <w:rPr>
          <w:rFonts w:hint="eastAsia"/>
        </w:rPr>
      </w:pPr>
      <w:r>
        <w:rPr>
          <w:rFonts w:hint="eastAsia"/>
        </w:rPr>
        <w:t>应支持按验收管理制度配置审批流程，应支持审批节点责任人收到待办提醒。</w:t>
      </w:r>
    </w:p>
    <w:p w14:paraId="75901DBB" w14:textId="77777777" w:rsidR="00000000" w:rsidRDefault="00000000">
      <w:pPr>
        <w:pStyle w:val="a9"/>
        <w:ind w:firstLineChars="200" w:firstLine="24pt"/>
        <w:rPr>
          <w:rFonts w:hint="eastAsia"/>
        </w:rPr>
      </w:pPr>
      <w:r>
        <w:rPr>
          <w:rFonts w:hint="eastAsia"/>
        </w:rPr>
        <w:t>应支持验收不合格业务场景。</w:t>
      </w:r>
    </w:p>
    <w:p w14:paraId="34D19668" w14:textId="77777777" w:rsidR="00000000" w:rsidRDefault="00000000">
      <w:pPr>
        <w:pStyle w:val="a9"/>
        <w:ind w:firstLineChars="200" w:firstLine="24pt"/>
        <w:rPr>
          <w:rFonts w:hint="eastAsia"/>
        </w:rPr>
      </w:pPr>
      <w:r>
        <w:rPr>
          <w:rFonts w:hint="eastAsia"/>
        </w:rPr>
        <w:t>应支持高效、有序验收。</w:t>
      </w:r>
    </w:p>
    <w:p w14:paraId="6783D6D7" w14:textId="77777777" w:rsidR="00000000" w:rsidRDefault="00000000">
      <w:pPr>
        <w:pStyle w:val="a9"/>
        <w:ind w:firstLineChars="200" w:firstLine="24pt"/>
        <w:rPr>
          <w:rFonts w:hint="eastAsia"/>
        </w:rPr>
      </w:pPr>
      <w:r>
        <w:rPr>
          <w:rFonts w:hint="eastAsia"/>
        </w:rPr>
        <w:t>应支持快速、直观查看验收详情。</w:t>
      </w:r>
    </w:p>
    <w:p w14:paraId="47D5E5C0" w14:textId="77777777" w:rsidR="00000000" w:rsidRDefault="00000000">
      <w:pPr>
        <w:pStyle w:val="a9"/>
        <w:numPr>
          <w:ilvl w:val="0"/>
          <w:numId w:val="75"/>
        </w:numPr>
        <w:ind w:start="0pt" w:firstLineChars="200" w:firstLine="24pt"/>
        <w:rPr>
          <w:rFonts w:hint="eastAsia"/>
        </w:rPr>
      </w:pPr>
      <w:r>
        <w:rPr>
          <w:rFonts w:hint="eastAsia"/>
        </w:rPr>
        <w:t>入库</w:t>
      </w:r>
    </w:p>
    <w:p w14:paraId="73DBC2F3" w14:textId="77777777" w:rsidR="00000000" w:rsidRDefault="00000000">
      <w:pPr>
        <w:pStyle w:val="a9"/>
        <w:ind w:firstLineChars="200" w:firstLine="24pt"/>
        <w:rPr>
          <w:rFonts w:hint="eastAsia"/>
        </w:rPr>
      </w:pPr>
      <w:r>
        <w:rPr>
          <w:rFonts w:hint="eastAsia"/>
        </w:rPr>
        <w:t>物资入库旨在对物资进行分类和记录，确保入库信息的准确性和完整性。</w:t>
      </w:r>
    </w:p>
    <w:p w14:paraId="50D2DA10" w14:textId="77777777" w:rsidR="00000000" w:rsidRDefault="00000000">
      <w:pPr>
        <w:pStyle w:val="a9"/>
        <w:ind w:firstLineChars="200" w:firstLine="24pt"/>
        <w:rPr>
          <w:rFonts w:hint="eastAsia"/>
        </w:rPr>
      </w:pPr>
      <w:r>
        <w:rPr>
          <w:rFonts w:hint="eastAsia"/>
        </w:rPr>
        <w:t>应支持控制入库用户权限。</w:t>
      </w:r>
    </w:p>
    <w:p w14:paraId="44048655" w14:textId="77777777" w:rsidR="00000000" w:rsidRDefault="00000000">
      <w:pPr>
        <w:pStyle w:val="a9"/>
        <w:ind w:firstLineChars="200" w:firstLine="24pt"/>
        <w:rPr>
          <w:rFonts w:hint="eastAsia"/>
        </w:rPr>
      </w:pPr>
      <w:r>
        <w:rPr>
          <w:rFonts w:hint="eastAsia"/>
        </w:rPr>
        <w:t>应支持按入库管理制度配置审批流程，应支持审批节点责任人收到待办提醒。</w:t>
      </w:r>
    </w:p>
    <w:p w14:paraId="7CA241A4" w14:textId="77777777" w:rsidR="00000000" w:rsidRDefault="00000000">
      <w:pPr>
        <w:pStyle w:val="a9"/>
        <w:ind w:firstLineChars="200" w:firstLine="24pt"/>
        <w:rPr>
          <w:rFonts w:hint="eastAsia"/>
        </w:rPr>
      </w:pPr>
      <w:r>
        <w:rPr>
          <w:rFonts w:hint="eastAsia"/>
        </w:rPr>
        <w:t>应支持区分不同入库场景，应支持高效、有序入库。</w:t>
      </w:r>
    </w:p>
    <w:p w14:paraId="77BD3DD1" w14:textId="77777777" w:rsidR="00000000" w:rsidRDefault="00000000">
      <w:pPr>
        <w:pStyle w:val="a9"/>
        <w:ind w:firstLineChars="200" w:firstLine="24pt"/>
        <w:rPr>
          <w:rFonts w:hint="eastAsia"/>
        </w:rPr>
      </w:pPr>
      <w:r>
        <w:rPr>
          <w:rFonts w:hint="eastAsia"/>
        </w:rPr>
        <w:t>应支持根据入库数据，自动生成不同类型库存统计数据。</w:t>
      </w:r>
    </w:p>
    <w:p w14:paraId="31F963E7" w14:textId="77777777" w:rsidR="00000000" w:rsidRDefault="00000000">
      <w:pPr>
        <w:pStyle w:val="a9"/>
        <w:ind w:firstLineChars="200" w:firstLine="24pt"/>
        <w:rPr>
          <w:rFonts w:hint="eastAsia"/>
        </w:rPr>
      </w:pPr>
      <w:r>
        <w:rPr>
          <w:rFonts w:hint="eastAsia"/>
        </w:rPr>
        <w:t>应支持快速、直观查看物资入库详情。</w:t>
      </w:r>
    </w:p>
    <w:p w14:paraId="477A5AD3" w14:textId="77777777" w:rsidR="00000000" w:rsidRDefault="00000000">
      <w:pPr>
        <w:pStyle w:val="a9"/>
        <w:numPr>
          <w:ilvl w:val="0"/>
          <w:numId w:val="75"/>
        </w:numPr>
        <w:ind w:start="0pt" w:firstLineChars="200" w:firstLine="24pt"/>
        <w:rPr>
          <w:rFonts w:hint="eastAsia"/>
        </w:rPr>
      </w:pPr>
      <w:r>
        <w:rPr>
          <w:rFonts w:hint="eastAsia"/>
        </w:rPr>
        <w:t>出库</w:t>
      </w:r>
    </w:p>
    <w:p w14:paraId="3BFB3C8D" w14:textId="77777777" w:rsidR="00000000" w:rsidRDefault="00000000">
      <w:pPr>
        <w:pStyle w:val="a9"/>
        <w:ind w:firstLineChars="200" w:firstLine="24pt"/>
        <w:rPr>
          <w:rFonts w:hint="eastAsia"/>
        </w:rPr>
      </w:pPr>
      <w:r>
        <w:rPr>
          <w:rFonts w:hint="eastAsia"/>
        </w:rPr>
        <w:t>物资出库旨在记录和追踪物资的出库情况，以保证所有出库物资的数据精确和可靠。</w:t>
      </w:r>
    </w:p>
    <w:p w14:paraId="304EB647" w14:textId="77777777" w:rsidR="00000000" w:rsidRDefault="00000000">
      <w:pPr>
        <w:pStyle w:val="a9"/>
        <w:ind w:firstLineChars="200" w:firstLine="24pt"/>
        <w:rPr>
          <w:rFonts w:hint="eastAsia"/>
        </w:rPr>
      </w:pPr>
      <w:r>
        <w:rPr>
          <w:rFonts w:hint="eastAsia"/>
        </w:rPr>
        <w:t>应支持控制出库用户权限。</w:t>
      </w:r>
    </w:p>
    <w:p w14:paraId="56B39F74" w14:textId="77777777" w:rsidR="00000000" w:rsidRDefault="00000000">
      <w:pPr>
        <w:pStyle w:val="a9"/>
        <w:ind w:firstLineChars="200" w:firstLine="24pt"/>
        <w:rPr>
          <w:rFonts w:hint="eastAsia"/>
        </w:rPr>
      </w:pPr>
      <w:r>
        <w:rPr>
          <w:rFonts w:hint="eastAsia"/>
        </w:rPr>
        <w:t>应支持按出库管理制度配置审批流程，应支持审批节点责任人收到待办提</w:t>
      </w:r>
      <w:r>
        <w:rPr>
          <w:rFonts w:hint="eastAsia"/>
        </w:rPr>
        <w:lastRenderedPageBreak/>
        <w:t>醒。</w:t>
      </w:r>
    </w:p>
    <w:p w14:paraId="43F900EE" w14:textId="77777777" w:rsidR="00000000" w:rsidRDefault="00000000">
      <w:pPr>
        <w:pStyle w:val="a9"/>
        <w:ind w:firstLineChars="200" w:firstLine="24pt"/>
        <w:rPr>
          <w:rFonts w:hint="eastAsia"/>
        </w:rPr>
      </w:pPr>
      <w:r>
        <w:rPr>
          <w:rFonts w:hint="eastAsia"/>
        </w:rPr>
        <w:t>应支持区分不同出库场景，应支持高效、有序出库。</w:t>
      </w:r>
    </w:p>
    <w:p w14:paraId="42A5717E" w14:textId="77777777" w:rsidR="00000000" w:rsidRDefault="00000000">
      <w:pPr>
        <w:pStyle w:val="a9"/>
        <w:ind w:firstLineChars="200" w:firstLine="24pt"/>
        <w:rPr>
          <w:rFonts w:hint="eastAsia"/>
        </w:rPr>
      </w:pPr>
      <w:r>
        <w:rPr>
          <w:rFonts w:hint="eastAsia"/>
        </w:rPr>
        <w:t>应支持根据出库数据，自动生成不同类型库存统计数据。</w:t>
      </w:r>
    </w:p>
    <w:p w14:paraId="5FFFD01B" w14:textId="77777777" w:rsidR="00000000" w:rsidRDefault="00000000">
      <w:pPr>
        <w:pStyle w:val="a9"/>
        <w:ind w:firstLineChars="200" w:firstLine="24pt"/>
        <w:rPr>
          <w:rFonts w:hint="eastAsia"/>
        </w:rPr>
      </w:pPr>
      <w:r>
        <w:rPr>
          <w:rFonts w:hint="eastAsia"/>
        </w:rPr>
        <w:t>应支持快速、直观查看领用出库详情。</w:t>
      </w:r>
    </w:p>
    <w:p w14:paraId="73DF73C6" w14:textId="77777777" w:rsidR="00000000" w:rsidRDefault="00000000">
      <w:pPr>
        <w:pStyle w:val="a9"/>
        <w:numPr>
          <w:ilvl w:val="0"/>
          <w:numId w:val="75"/>
        </w:numPr>
        <w:ind w:start="0pt" w:firstLineChars="200" w:firstLine="24pt"/>
        <w:rPr>
          <w:rFonts w:hint="eastAsia"/>
        </w:rPr>
      </w:pPr>
      <w:r>
        <w:rPr>
          <w:rFonts w:hint="eastAsia"/>
        </w:rPr>
        <w:t>物资转移</w:t>
      </w:r>
    </w:p>
    <w:p w14:paraId="5E695635" w14:textId="77777777" w:rsidR="00000000" w:rsidRDefault="00000000">
      <w:pPr>
        <w:pStyle w:val="a9"/>
        <w:ind w:firstLineChars="200" w:firstLine="24pt"/>
        <w:rPr>
          <w:rFonts w:hint="eastAsia"/>
        </w:rPr>
      </w:pPr>
      <w:r>
        <w:rPr>
          <w:rFonts w:hint="eastAsia"/>
        </w:rPr>
        <w:t>物资转移旨在记录和管理物资在不同仓库间的调动，确保每次转移都能被准确追踪和记录。</w:t>
      </w:r>
    </w:p>
    <w:p w14:paraId="0A1D2306" w14:textId="77777777" w:rsidR="00000000" w:rsidRDefault="00000000">
      <w:pPr>
        <w:pStyle w:val="a9"/>
        <w:ind w:firstLineChars="200" w:firstLine="24pt"/>
        <w:rPr>
          <w:rFonts w:hint="eastAsia"/>
        </w:rPr>
      </w:pPr>
      <w:r>
        <w:rPr>
          <w:rFonts w:hint="eastAsia"/>
        </w:rPr>
        <w:t>应支持控制物资转移用户权限。</w:t>
      </w:r>
    </w:p>
    <w:p w14:paraId="1AD542A5" w14:textId="77777777" w:rsidR="00000000" w:rsidRDefault="00000000">
      <w:pPr>
        <w:pStyle w:val="a9"/>
        <w:ind w:firstLineChars="200" w:firstLine="24pt"/>
        <w:rPr>
          <w:rFonts w:hint="eastAsia"/>
        </w:rPr>
      </w:pPr>
      <w:r>
        <w:rPr>
          <w:rFonts w:hint="eastAsia"/>
        </w:rPr>
        <w:t>应支持按物资转移管理制度配置审批流程，应支持审批节点责任人收到待办提醒。</w:t>
      </w:r>
    </w:p>
    <w:p w14:paraId="026A86E4" w14:textId="77777777" w:rsidR="00000000" w:rsidRDefault="00000000">
      <w:pPr>
        <w:pStyle w:val="a9"/>
        <w:ind w:firstLineChars="200" w:firstLine="24pt"/>
        <w:rPr>
          <w:rFonts w:hint="eastAsia"/>
        </w:rPr>
      </w:pPr>
      <w:r>
        <w:rPr>
          <w:rFonts w:hint="eastAsia"/>
        </w:rPr>
        <w:t>物资转移流程审批完成后，应支持自动更新对应物资数量、仓储位置。</w:t>
      </w:r>
    </w:p>
    <w:p w14:paraId="4BC58F3A" w14:textId="77777777" w:rsidR="00000000" w:rsidRDefault="00000000">
      <w:pPr>
        <w:pStyle w:val="a9"/>
        <w:ind w:firstLineChars="200" w:firstLine="24pt"/>
        <w:rPr>
          <w:rFonts w:hint="eastAsia"/>
        </w:rPr>
      </w:pPr>
      <w:r>
        <w:rPr>
          <w:rFonts w:hint="eastAsia"/>
        </w:rPr>
        <w:t>应支持快速、直观查看物资转移详情。</w:t>
      </w:r>
    </w:p>
    <w:p w14:paraId="751478F7" w14:textId="77777777" w:rsidR="00000000" w:rsidRDefault="00000000">
      <w:pPr>
        <w:pStyle w:val="a9"/>
        <w:numPr>
          <w:ilvl w:val="0"/>
          <w:numId w:val="75"/>
        </w:numPr>
        <w:ind w:start="0pt" w:firstLineChars="200" w:firstLine="24pt"/>
        <w:rPr>
          <w:rFonts w:hint="eastAsia"/>
        </w:rPr>
      </w:pPr>
      <w:r>
        <w:rPr>
          <w:rFonts w:hint="eastAsia"/>
        </w:rPr>
        <w:t>库存统计</w:t>
      </w:r>
    </w:p>
    <w:p w14:paraId="2D7184DB" w14:textId="77777777" w:rsidR="00000000" w:rsidRDefault="00000000">
      <w:pPr>
        <w:pStyle w:val="a9"/>
        <w:ind w:firstLineChars="200" w:firstLine="24pt"/>
        <w:rPr>
          <w:rFonts w:hint="eastAsia"/>
        </w:rPr>
      </w:pPr>
      <w:r>
        <w:rPr>
          <w:rFonts w:hint="eastAsia"/>
        </w:rPr>
        <w:t>物资库存统计旨在汇总和分析库存物资的数据，提供库存量、流动情况等信息，确保库存管理的透明与高效。</w:t>
      </w:r>
    </w:p>
    <w:p w14:paraId="77029966" w14:textId="77777777" w:rsidR="00000000" w:rsidRDefault="00000000">
      <w:pPr>
        <w:pStyle w:val="a9"/>
        <w:ind w:firstLineChars="200" w:firstLine="24pt"/>
        <w:rPr>
          <w:rFonts w:hint="eastAsia"/>
        </w:rPr>
      </w:pPr>
      <w:r>
        <w:rPr>
          <w:rFonts w:hint="eastAsia"/>
        </w:rPr>
        <w:t>应支持根据出入库单据、物资转移单据、物资调拨单据自动生成物资库存统计数据。</w:t>
      </w:r>
    </w:p>
    <w:p w14:paraId="39C3E813" w14:textId="77777777" w:rsidR="00000000" w:rsidRDefault="00000000">
      <w:pPr>
        <w:pStyle w:val="a9"/>
        <w:ind w:firstLineChars="200" w:firstLine="24pt"/>
        <w:rPr>
          <w:rFonts w:hint="eastAsia"/>
        </w:rPr>
      </w:pPr>
      <w:r>
        <w:rPr>
          <w:rFonts w:hint="eastAsia"/>
        </w:rPr>
        <w:t>应支持查询时间段内各物资总体使用情况。</w:t>
      </w:r>
    </w:p>
    <w:p w14:paraId="2BAAEADC" w14:textId="77777777" w:rsidR="00000000" w:rsidRDefault="00000000">
      <w:pPr>
        <w:pStyle w:val="a9"/>
        <w:ind w:firstLineChars="200" w:firstLine="24pt"/>
        <w:rPr>
          <w:rFonts w:hint="eastAsia"/>
        </w:rPr>
      </w:pPr>
      <w:r>
        <w:rPr>
          <w:rFonts w:hint="eastAsia"/>
        </w:rPr>
        <w:t>应支持物资低于某库存值时预警提醒。</w:t>
      </w:r>
    </w:p>
    <w:p w14:paraId="5700B81C" w14:textId="77777777" w:rsidR="00000000" w:rsidRDefault="00000000">
      <w:pPr>
        <w:pStyle w:val="a9"/>
        <w:ind w:firstLineChars="200" w:firstLine="24pt"/>
        <w:rPr>
          <w:rFonts w:hint="eastAsia"/>
        </w:rPr>
      </w:pPr>
      <w:r>
        <w:rPr>
          <w:rFonts w:hint="eastAsia"/>
        </w:rPr>
        <w:t>应支持查询入库收料物资明细、领料物资明细、退料物资明细，应支持查看物资库存与最低库存。</w:t>
      </w:r>
    </w:p>
    <w:p w14:paraId="51A4013B" w14:textId="77777777" w:rsidR="00000000" w:rsidRDefault="00000000">
      <w:pPr>
        <w:pStyle w:val="a9"/>
        <w:numPr>
          <w:ilvl w:val="0"/>
          <w:numId w:val="75"/>
        </w:numPr>
        <w:ind w:start="0pt" w:firstLineChars="200" w:firstLine="24pt"/>
        <w:rPr>
          <w:rFonts w:hint="eastAsia"/>
        </w:rPr>
      </w:pPr>
      <w:r>
        <w:rPr>
          <w:rFonts w:hint="eastAsia"/>
        </w:rPr>
        <w:t>报废登记</w:t>
      </w:r>
    </w:p>
    <w:p w14:paraId="1BD02654" w14:textId="77777777" w:rsidR="00000000" w:rsidRDefault="00000000">
      <w:pPr>
        <w:pStyle w:val="a9"/>
        <w:ind w:firstLineChars="200" w:firstLine="24pt"/>
        <w:rPr>
          <w:rFonts w:hint="eastAsia"/>
        </w:rPr>
      </w:pPr>
      <w:r>
        <w:rPr>
          <w:rFonts w:hint="eastAsia"/>
        </w:rPr>
        <w:t>物资报废登记旨在记录由于损坏、过期或不再使用而需要从库存中移除的物资。</w:t>
      </w:r>
    </w:p>
    <w:p w14:paraId="1B5B1B97" w14:textId="77777777" w:rsidR="00000000" w:rsidRDefault="00000000">
      <w:pPr>
        <w:pStyle w:val="a9"/>
        <w:ind w:firstLineChars="200" w:firstLine="24pt"/>
        <w:rPr>
          <w:rFonts w:hint="eastAsia"/>
        </w:rPr>
      </w:pPr>
      <w:r>
        <w:rPr>
          <w:rFonts w:hint="eastAsia"/>
        </w:rPr>
        <w:t>应支持控制发起报废申请的用户权限。</w:t>
      </w:r>
    </w:p>
    <w:p w14:paraId="113E36BE" w14:textId="77777777" w:rsidR="00000000" w:rsidRDefault="00000000">
      <w:pPr>
        <w:pStyle w:val="a9"/>
        <w:ind w:firstLineChars="200" w:firstLine="24pt"/>
        <w:rPr>
          <w:rFonts w:hint="eastAsia"/>
        </w:rPr>
      </w:pPr>
      <w:r>
        <w:rPr>
          <w:rFonts w:hint="eastAsia"/>
        </w:rPr>
        <w:t>应支持用户选择领用出库单中的物资进行报废登记。</w:t>
      </w:r>
    </w:p>
    <w:p w14:paraId="1AC6C40F" w14:textId="77777777" w:rsidR="00000000" w:rsidRDefault="00000000">
      <w:pPr>
        <w:pStyle w:val="a9"/>
        <w:ind w:firstLineChars="200" w:firstLine="24pt"/>
        <w:rPr>
          <w:rFonts w:hint="eastAsia"/>
        </w:rPr>
      </w:pPr>
      <w:r>
        <w:rPr>
          <w:rFonts w:hint="eastAsia"/>
        </w:rPr>
        <w:t>应支持登记未纳入仓储管理体系的物资。</w:t>
      </w:r>
    </w:p>
    <w:p w14:paraId="565C2D4B" w14:textId="77777777" w:rsidR="00000000" w:rsidRDefault="00000000">
      <w:pPr>
        <w:pStyle w:val="a9"/>
        <w:ind w:firstLineChars="200" w:firstLine="24pt"/>
        <w:rPr>
          <w:rFonts w:hint="eastAsia"/>
        </w:rPr>
      </w:pPr>
      <w:r>
        <w:rPr>
          <w:rFonts w:hint="eastAsia"/>
        </w:rPr>
        <w:t>应支持快速、直观查看报废登记详情。</w:t>
      </w:r>
    </w:p>
    <w:p w14:paraId="294278C7" w14:textId="77777777" w:rsidR="00000000" w:rsidRDefault="00000000">
      <w:pPr>
        <w:pStyle w:val="a9"/>
        <w:numPr>
          <w:ilvl w:val="0"/>
          <w:numId w:val="75"/>
        </w:numPr>
        <w:ind w:start="0pt" w:firstLineChars="200" w:firstLine="24pt"/>
        <w:rPr>
          <w:rFonts w:hint="eastAsia"/>
        </w:rPr>
      </w:pPr>
      <w:r>
        <w:rPr>
          <w:rFonts w:hint="eastAsia"/>
        </w:rPr>
        <w:t>盘库</w:t>
      </w:r>
    </w:p>
    <w:p w14:paraId="76203EA9" w14:textId="77777777" w:rsidR="00000000" w:rsidRDefault="00000000">
      <w:pPr>
        <w:pStyle w:val="a9"/>
        <w:ind w:firstLineChars="200" w:firstLine="24pt"/>
        <w:rPr>
          <w:rFonts w:hint="eastAsia"/>
        </w:rPr>
      </w:pPr>
      <w:r>
        <w:rPr>
          <w:rFonts w:hint="eastAsia"/>
        </w:rPr>
        <w:lastRenderedPageBreak/>
        <w:t>物资盘库旨在定期清点库存物资，确保记录在案的数量与实际库存相符，对于维护有效的库存管理、防止物资缺失和错误记录至关重要。</w:t>
      </w:r>
    </w:p>
    <w:p w14:paraId="4E10C777" w14:textId="77777777" w:rsidR="00000000" w:rsidRDefault="00000000">
      <w:pPr>
        <w:pStyle w:val="a9"/>
        <w:ind w:firstLineChars="200" w:firstLine="24pt"/>
        <w:rPr>
          <w:rFonts w:hint="eastAsia"/>
        </w:rPr>
      </w:pPr>
      <w:r>
        <w:rPr>
          <w:rFonts w:hint="eastAsia"/>
        </w:rPr>
        <w:t>应支持控制盘库用户权限。</w:t>
      </w:r>
    </w:p>
    <w:p w14:paraId="74C0F39F" w14:textId="77777777" w:rsidR="00000000" w:rsidRDefault="00000000">
      <w:pPr>
        <w:pStyle w:val="a9"/>
        <w:ind w:firstLineChars="200" w:firstLine="24pt"/>
        <w:rPr>
          <w:rFonts w:hint="eastAsia"/>
        </w:rPr>
      </w:pPr>
      <w:r>
        <w:rPr>
          <w:rFonts w:hint="eastAsia"/>
        </w:rPr>
        <w:t>应支持按盘库管理制度配置审批流程，应支持审批节点责任人收到待办提醒。</w:t>
      </w:r>
    </w:p>
    <w:p w14:paraId="294F2156" w14:textId="77777777" w:rsidR="00000000" w:rsidRDefault="00000000">
      <w:pPr>
        <w:pStyle w:val="a9"/>
        <w:ind w:firstLineChars="200" w:firstLine="24pt"/>
        <w:rPr>
          <w:rFonts w:hint="eastAsia"/>
        </w:rPr>
      </w:pPr>
      <w:r>
        <w:rPr>
          <w:rFonts w:hint="eastAsia"/>
        </w:rPr>
        <w:t>应支持创建周期性、一次性盘库任务。</w:t>
      </w:r>
    </w:p>
    <w:p w14:paraId="5BBE9C69" w14:textId="77777777" w:rsidR="00000000" w:rsidRDefault="00000000">
      <w:pPr>
        <w:pStyle w:val="a9"/>
        <w:ind w:firstLineChars="200" w:firstLine="24pt"/>
        <w:rPr>
          <w:rFonts w:hint="eastAsia"/>
        </w:rPr>
      </w:pPr>
      <w:r>
        <w:rPr>
          <w:rFonts w:hint="eastAsia"/>
        </w:rPr>
        <w:t>应支持根据盘点数量，自动生成盘库结果及对应盘盈入库单、盘亏出库单。</w:t>
      </w:r>
    </w:p>
    <w:p w14:paraId="3A833C84" w14:textId="77777777" w:rsidR="00000000" w:rsidRDefault="00000000">
      <w:pPr>
        <w:pStyle w:val="a9"/>
        <w:ind w:firstLineChars="200" w:firstLine="24pt"/>
        <w:rPr>
          <w:rFonts w:hint="eastAsia"/>
        </w:rPr>
      </w:pPr>
      <w:r>
        <w:rPr>
          <w:rFonts w:hint="eastAsia"/>
        </w:rPr>
        <w:t>应支持快速、直观查看盘库详情。</w:t>
      </w:r>
    </w:p>
    <w:p w14:paraId="57B55BA9" w14:textId="77777777" w:rsidR="00000000" w:rsidRDefault="00000000">
      <w:pPr>
        <w:pStyle w:val="a9"/>
        <w:ind w:firstLineChars="200" w:firstLine="24pt"/>
        <w:rPr>
          <w:rFonts w:hint="eastAsia"/>
        </w:rPr>
      </w:pPr>
      <w:r>
        <w:rPr>
          <w:rFonts w:hint="eastAsia"/>
        </w:rPr>
        <w:t>应具备</w:t>
      </w:r>
      <w:r>
        <w:rPr>
          <w:rFonts w:hint="eastAsia"/>
        </w:rPr>
        <w:t>RFID</w:t>
      </w:r>
      <w:r>
        <w:rPr>
          <w:rFonts w:hint="eastAsia"/>
        </w:rPr>
        <w:t>标签与物资信息关联，结合招标人的智能货架等设备，在物资入库、出库时自动感应且自动生成出入库物资清单。</w:t>
      </w:r>
    </w:p>
    <w:p w14:paraId="638A35B7" w14:textId="77777777" w:rsidR="00000000" w:rsidRDefault="00000000">
      <w:pPr>
        <w:pStyle w:val="a9"/>
        <w:ind w:firstLineChars="200" w:firstLine="24pt"/>
        <w:rPr>
          <w:rFonts w:hint="eastAsia"/>
        </w:rPr>
      </w:pPr>
      <w:r>
        <w:rPr>
          <w:rFonts w:hint="eastAsia"/>
        </w:rPr>
        <w:t>应支持通过手持终端等设备对</w:t>
      </w:r>
      <w:r>
        <w:rPr>
          <w:rFonts w:hint="eastAsia"/>
        </w:rPr>
        <w:t>RFID</w:t>
      </w:r>
      <w:r>
        <w:rPr>
          <w:rFonts w:hint="eastAsia"/>
        </w:rPr>
        <w:t>标签进行感应，实现物资快速盘库。</w:t>
      </w:r>
    </w:p>
    <w:p w14:paraId="483B86B8" w14:textId="77777777" w:rsidR="00000000" w:rsidRDefault="00000000">
      <w:pPr>
        <w:pStyle w:val="a9"/>
        <w:ind w:firstLineChars="200" w:firstLine="24pt"/>
        <w:rPr>
          <w:rFonts w:hint="eastAsia"/>
        </w:rPr>
      </w:pPr>
      <w:r>
        <w:rPr>
          <w:rFonts w:hint="eastAsia"/>
        </w:rPr>
        <w:t>应支持生成库位二维码，通过扫描库位码查询当前库位的物资信息、查询当前库位的历史出入库记录，其中出入库记录应包含出入库物资信息、操作人、操作时间信息。</w:t>
      </w:r>
    </w:p>
    <w:p w14:paraId="2EAC277F"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生产预算管理</w:t>
      </w:r>
    </w:p>
    <w:p w14:paraId="1D740722" w14:textId="77777777" w:rsidR="00000000" w:rsidRDefault="00000000">
      <w:pPr>
        <w:pStyle w:val="a9"/>
        <w:numPr>
          <w:ilvl w:val="0"/>
          <w:numId w:val="76"/>
        </w:numPr>
        <w:ind w:start="0pt" w:firstLineChars="200" w:firstLine="24pt"/>
        <w:rPr>
          <w:rFonts w:hint="eastAsia"/>
        </w:rPr>
      </w:pPr>
      <w:r>
        <w:rPr>
          <w:rFonts w:hint="eastAsia"/>
        </w:rPr>
        <w:t>预算编制及审核</w:t>
      </w:r>
    </w:p>
    <w:p w14:paraId="07426E95" w14:textId="77777777" w:rsidR="00000000" w:rsidRDefault="00000000">
      <w:pPr>
        <w:pStyle w:val="a9"/>
        <w:ind w:firstLineChars="200" w:firstLine="24pt"/>
        <w:rPr>
          <w:rFonts w:hint="eastAsia"/>
        </w:rPr>
      </w:pPr>
      <w:r>
        <w:rPr>
          <w:rFonts w:hint="eastAsia"/>
        </w:rPr>
        <w:t>应支持每年年底公司编制下一年度生产预算，并提交审核；审核通过后，按照专业以及系统进行分解，各专业预算分解后，需要提交审核；审核通过后，形成下一年度生产预算信息。</w:t>
      </w:r>
    </w:p>
    <w:p w14:paraId="1A990BB2" w14:textId="77777777" w:rsidR="00000000" w:rsidRDefault="00000000">
      <w:pPr>
        <w:pStyle w:val="a9"/>
        <w:numPr>
          <w:ilvl w:val="0"/>
          <w:numId w:val="76"/>
        </w:numPr>
        <w:ind w:start="0pt" w:firstLineChars="200" w:firstLine="24pt"/>
        <w:rPr>
          <w:rFonts w:hint="eastAsia"/>
        </w:rPr>
      </w:pPr>
      <w:r>
        <w:rPr>
          <w:rFonts w:hint="eastAsia"/>
        </w:rPr>
        <w:t>预算费用追加</w:t>
      </w:r>
    </w:p>
    <w:p w14:paraId="7C625CAA" w14:textId="77777777" w:rsidR="00000000" w:rsidRDefault="00000000">
      <w:pPr>
        <w:pStyle w:val="a9"/>
        <w:ind w:firstLineChars="200" w:firstLine="24pt"/>
        <w:rPr>
          <w:rFonts w:hint="eastAsia"/>
        </w:rPr>
      </w:pPr>
      <w:r>
        <w:rPr>
          <w:rFonts w:hint="eastAsia"/>
        </w:rPr>
        <w:t>在年度预算审核完毕后，如果需要增加相关的预算，应支持进行追加申请，经公司相关领导审核完成后自动将预算费用追加到预算总费用中。</w:t>
      </w:r>
    </w:p>
    <w:p w14:paraId="6489DE04" w14:textId="77777777" w:rsidR="00000000" w:rsidRDefault="00000000">
      <w:pPr>
        <w:pStyle w:val="a9"/>
        <w:numPr>
          <w:ilvl w:val="0"/>
          <w:numId w:val="76"/>
        </w:numPr>
        <w:ind w:start="0pt" w:firstLineChars="200" w:firstLine="24pt"/>
        <w:rPr>
          <w:rFonts w:hint="eastAsia"/>
        </w:rPr>
      </w:pPr>
      <w:r>
        <w:rPr>
          <w:rFonts w:hint="eastAsia"/>
        </w:rPr>
        <w:t>预算费用调整</w:t>
      </w:r>
    </w:p>
    <w:p w14:paraId="18172DD3" w14:textId="77777777" w:rsidR="00000000" w:rsidRDefault="00000000">
      <w:pPr>
        <w:pStyle w:val="a9"/>
        <w:ind w:firstLineChars="200" w:firstLine="24pt"/>
        <w:rPr>
          <w:rFonts w:hint="eastAsia"/>
        </w:rPr>
      </w:pPr>
      <w:r>
        <w:rPr>
          <w:rFonts w:hint="eastAsia"/>
        </w:rPr>
        <w:t>在预算费用使用过程中，如果存在个别专业或系统费用不足而其它专业或系统下有多余的情况，应支持填写调整单，对费用进行调整，经公司领导审核完毕自动完成调整。</w:t>
      </w:r>
    </w:p>
    <w:p w14:paraId="4C45C07B" w14:textId="77777777" w:rsidR="00000000" w:rsidRDefault="00000000">
      <w:pPr>
        <w:pStyle w:val="a9"/>
        <w:numPr>
          <w:ilvl w:val="0"/>
          <w:numId w:val="76"/>
        </w:numPr>
        <w:ind w:start="0pt" w:firstLineChars="200" w:firstLine="24pt"/>
        <w:rPr>
          <w:rFonts w:hint="eastAsia"/>
        </w:rPr>
      </w:pPr>
      <w:r>
        <w:rPr>
          <w:rFonts w:hint="eastAsia"/>
        </w:rPr>
        <w:t>预算费用控制</w:t>
      </w:r>
    </w:p>
    <w:p w14:paraId="2AF61DCE" w14:textId="77777777" w:rsidR="00000000" w:rsidRDefault="00000000">
      <w:pPr>
        <w:pStyle w:val="a9"/>
        <w:numPr>
          <w:ilvl w:val="0"/>
          <w:numId w:val="77"/>
        </w:numPr>
        <w:ind w:start="0pt" w:firstLineChars="200" w:firstLine="24pt"/>
        <w:rPr>
          <w:rFonts w:hint="eastAsia"/>
        </w:rPr>
      </w:pPr>
      <w:r>
        <w:rPr>
          <w:rFonts w:hint="eastAsia"/>
        </w:rPr>
        <w:t>生产项目预算</w:t>
      </w:r>
    </w:p>
    <w:p w14:paraId="3EE229A0" w14:textId="77777777" w:rsidR="00000000" w:rsidRDefault="00000000">
      <w:pPr>
        <w:pStyle w:val="a9"/>
        <w:ind w:firstLineChars="200" w:firstLine="24pt"/>
        <w:rPr>
          <w:rFonts w:hint="eastAsia"/>
        </w:rPr>
      </w:pPr>
      <w:r>
        <w:rPr>
          <w:rFonts w:hint="eastAsia"/>
        </w:rPr>
        <w:lastRenderedPageBreak/>
        <w:t>应支持在一个项目计划提出时，首先对项目中所涉及各类费用进行预算。在合同签订完毕，即扣除该编码下的预算费用。如果预算费用不足，该立项将不能提交，除非追加新预算费用。</w:t>
      </w:r>
    </w:p>
    <w:p w14:paraId="0563A509" w14:textId="77777777" w:rsidR="00000000" w:rsidRDefault="00000000">
      <w:pPr>
        <w:pStyle w:val="a9"/>
        <w:numPr>
          <w:ilvl w:val="0"/>
          <w:numId w:val="77"/>
        </w:numPr>
        <w:ind w:start="0pt" w:firstLineChars="200" w:firstLine="24pt"/>
        <w:rPr>
          <w:rFonts w:hint="eastAsia"/>
        </w:rPr>
      </w:pPr>
      <w:r>
        <w:rPr>
          <w:rFonts w:hint="eastAsia"/>
        </w:rPr>
        <w:t>物资采购控制</w:t>
      </w:r>
    </w:p>
    <w:p w14:paraId="5ABF0FCD" w14:textId="77777777" w:rsidR="00000000" w:rsidRDefault="00000000">
      <w:pPr>
        <w:pStyle w:val="a9"/>
        <w:ind w:firstLineChars="200" w:firstLine="24pt"/>
        <w:rPr>
          <w:rFonts w:hint="eastAsia"/>
        </w:rPr>
      </w:pPr>
      <w:r>
        <w:rPr>
          <w:rFonts w:hint="eastAsia"/>
        </w:rPr>
        <w:t>在物资计划填报时，应支持每个计划单只能一个费用类别，每项物资填写一个预算编码。对于授控的预算编码，不得超出预算结余费用，否则将不能进行提交。</w:t>
      </w:r>
    </w:p>
    <w:p w14:paraId="6ECE1AE3" w14:textId="77777777" w:rsidR="00000000" w:rsidRDefault="00000000">
      <w:pPr>
        <w:pStyle w:val="a9"/>
        <w:numPr>
          <w:ilvl w:val="0"/>
          <w:numId w:val="77"/>
        </w:numPr>
        <w:ind w:start="0pt" w:firstLineChars="200" w:firstLine="24pt"/>
        <w:rPr>
          <w:rFonts w:hint="eastAsia"/>
        </w:rPr>
      </w:pPr>
      <w:r>
        <w:rPr>
          <w:rFonts w:hint="eastAsia"/>
        </w:rPr>
        <w:t>物资领用控制</w:t>
      </w:r>
    </w:p>
    <w:p w14:paraId="73EA7A7C" w14:textId="77777777" w:rsidR="00000000" w:rsidRDefault="00000000">
      <w:pPr>
        <w:pStyle w:val="a9"/>
        <w:ind w:firstLineChars="200" w:firstLine="24pt"/>
        <w:rPr>
          <w:rFonts w:hint="eastAsia"/>
        </w:rPr>
      </w:pPr>
      <w:r>
        <w:rPr>
          <w:rFonts w:hint="eastAsia"/>
        </w:rPr>
        <w:t>在物资领用环节，应支持每领用一项物资必须填写其对应的预算编码，且累计不得超出年度总的使用预算，否则不能提交领用申请。</w:t>
      </w:r>
    </w:p>
    <w:p w14:paraId="0569E95A" w14:textId="77777777" w:rsidR="00000000" w:rsidRDefault="00000000">
      <w:pPr>
        <w:pStyle w:val="a9"/>
        <w:numPr>
          <w:ilvl w:val="0"/>
          <w:numId w:val="76"/>
        </w:numPr>
        <w:ind w:start="0pt" w:firstLineChars="200" w:firstLine="24pt"/>
        <w:rPr>
          <w:rFonts w:hint="eastAsia"/>
        </w:rPr>
      </w:pPr>
      <w:r>
        <w:rPr>
          <w:rFonts w:hint="eastAsia"/>
        </w:rPr>
        <w:t>预算费用分析</w:t>
      </w:r>
    </w:p>
    <w:p w14:paraId="4B29D060" w14:textId="77777777" w:rsidR="00000000" w:rsidRDefault="00000000">
      <w:pPr>
        <w:pStyle w:val="a9"/>
        <w:numPr>
          <w:ilvl w:val="0"/>
          <w:numId w:val="78"/>
        </w:numPr>
        <w:ind w:start="0pt" w:firstLineChars="200" w:firstLine="24pt"/>
        <w:rPr>
          <w:rFonts w:hint="eastAsia"/>
        </w:rPr>
      </w:pPr>
      <w:r>
        <w:rPr>
          <w:rFonts w:hint="eastAsia"/>
        </w:rPr>
        <w:t>预算执行查询</w:t>
      </w:r>
    </w:p>
    <w:p w14:paraId="1E2BD2EF" w14:textId="77777777" w:rsidR="00000000" w:rsidRDefault="00000000">
      <w:pPr>
        <w:pStyle w:val="a9"/>
        <w:ind w:firstLineChars="200" w:firstLine="24pt"/>
        <w:rPr>
          <w:rFonts w:hint="eastAsia"/>
        </w:rPr>
      </w:pPr>
      <w:r>
        <w:rPr>
          <w:rFonts w:hint="eastAsia"/>
        </w:rPr>
        <w:t>应支持按月或按季度生成公司计算使用情况及结余情况报表供相关人员查询。同时还可以针对专业和费用类别进行查询与对比分析。还可以对每笔预算进行跟踪查询，查询其详细的账目明细。</w:t>
      </w:r>
    </w:p>
    <w:p w14:paraId="1247EF6C" w14:textId="77777777" w:rsidR="00000000" w:rsidRDefault="00000000">
      <w:pPr>
        <w:pStyle w:val="a9"/>
        <w:numPr>
          <w:ilvl w:val="0"/>
          <w:numId w:val="78"/>
        </w:numPr>
        <w:ind w:start="0pt" w:firstLineChars="200" w:firstLine="24pt"/>
        <w:rPr>
          <w:rFonts w:hint="eastAsia"/>
        </w:rPr>
      </w:pPr>
      <w:r>
        <w:rPr>
          <w:rFonts w:hint="eastAsia"/>
        </w:rPr>
        <w:t>预算图解分析</w:t>
      </w:r>
    </w:p>
    <w:p w14:paraId="6CB8B87B" w14:textId="77777777" w:rsidR="00000000" w:rsidRDefault="00000000">
      <w:pPr>
        <w:pStyle w:val="a9"/>
        <w:ind w:firstLineChars="200" w:firstLine="24pt"/>
        <w:rPr>
          <w:rFonts w:hint="eastAsia"/>
        </w:rPr>
      </w:pPr>
      <w:r>
        <w:rPr>
          <w:rFonts w:hint="eastAsia"/>
        </w:rPr>
        <w:t>应支持选择一个或多个预算编码进行图解分析，能够分析出指定的预算编码在过去几个月的使用变化情况，还可以与去年同期进行对比，并以柱状图或曲线图的形式展现出来。</w:t>
      </w:r>
    </w:p>
    <w:p w14:paraId="058A3402" w14:textId="77777777" w:rsidR="00000000" w:rsidRDefault="00000000">
      <w:pPr>
        <w:pStyle w:val="a9"/>
        <w:ind w:firstLineChars="200" w:firstLine="24pt"/>
        <w:rPr>
          <w:rFonts w:hint="eastAsia"/>
        </w:rPr>
      </w:pPr>
      <w:r>
        <w:rPr>
          <w:rFonts w:hint="eastAsia"/>
        </w:rPr>
        <w:t>系统可提供多种预算的分析方式，至少包括固定表分析方式、多维分析方式、图形化展示等，可根据需要进行定制。</w:t>
      </w:r>
    </w:p>
    <w:p w14:paraId="21F9E4C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安健环管理</w:t>
      </w:r>
    </w:p>
    <w:p w14:paraId="0ACB6F88" w14:textId="77777777" w:rsidR="00000000" w:rsidRDefault="00000000">
      <w:pPr>
        <w:pStyle w:val="a9"/>
        <w:numPr>
          <w:ilvl w:val="0"/>
          <w:numId w:val="79"/>
        </w:numPr>
        <w:ind w:start="0pt" w:firstLineChars="200" w:firstLine="24pt"/>
        <w:rPr>
          <w:rFonts w:hint="eastAsia"/>
        </w:rPr>
      </w:pPr>
      <w:r>
        <w:rPr>
          <w:rFonts w:hint="eastAsia"/>
        </w:rPr>
        <w:t>安全制度体系</w:t>
      </w:r>
    </w:p>
    <w:p w14:paraId="39826CD4" w14:textId="77777777" w:rsidR="00000000" w:rsidRDefault="00000000">
      <w:pPr>
        <w:pStyle w:val="a9"/>
        <w:ind w:firstLineChars="200" w:firstLine="24pt"/>
        <w:rPr>
          <w:rFonts w:hint="eastAsia"/>
        </w:rPr>
      </w:pPr>
      <w:r>
        <w:rPr>
          <w:rFonts w:hint="eastAsia"/>
        </w:rPr>
        <w:t>用户上传安全制度文件，应至少包括安全法律法规和传达文件要求等。</w:t>
      </w:r>
    </w:p>
    <w:p w14:paraId="5B95D23D" w14:textId="77777777" w:rsidR="00000000" w:rsidRDefault="00000000">
      <w:pPr>
        <w:pStyle w:val="a9"/>
        <w:numPr>
          <w:ilvl w:val="0"/>
          <w:numId w:val="79"/>
        </w:numPr>
        <w:ind w:start="0pt" w:firstLineChars="200" w:firstLine="24pt"/>
        <w:rPr>
          <w:rFonts w:hint="eastAsia"/>
        </w:rPr>
      </w:pPr>
      <w:r>
        <w:rPr>
          <w:rFonts w:hint="eastAsia"/>
        </w:rPr>
        <w:t>安全培训管理</w:t>
      </w:r>
    </w:p>
    <w:p w14:paraId="1DAF441B" w14:textId="77777777" w:rsidR="00000000" w:rsidRDefault="00000000">
      <w:pPr>
        <w:pStyle w:val="a9"/>
        <w:ind w:firstLineChars="200" w:firstLine="24pt"/>
        <w:rPr>
          <w:rFonts w:hint="eastAsia"/>
        </w:rPr>
      </w:pPr>
      <w:r>
        <w:rPr>
          <w:rFonts w:hint="eastAsia"/>
        </w:rPr>
        <w:t>应包含安全培训计划、安全培训记录等功能。用户可制订安全培训计划，并提交审核。</w:t>
      </w:r>
    </w:p>
    <w:p w14:paraId="67D48065" w14:textId="77777777" w:rsidR="00000000" w:rsidRDefault="00000000">
      <w:pPr>
        <w:pStyle w:val="a9"/>
        <w:ind w:firstLineChars="200" w:firstLine="24pt"/>
        <w:rPr>
          <w:rFonts w:hint="eastAsia"/>
        </w:rPr>
      </w:pPr>
      <w:r>
        <w:rPr>
          <w:rFonts w:hint="eastAsia"/>
        </w:rPr>
        <w:t>培训结束后，应支持添加安全培训记录，关联安全培训计划，并上传记录文件。</w:t>
      </w:r>
    </w:p>
    <w:p w14:paraId="5E4E928F" w14:textId="77777777" w:rsidR="00000000" w:rsidRDefault="00000000">
      <w:pPr>
        <w:pStyle w:val="a9"/>
        <w:numPr>
          <w:ilvl w:val="0"/>
          <w:numId w:val="79"/>
        </w:numPr>
        <w:ind w:start="0pt" w:firstLineChars="200" w:firstLine="24pt"/>
        <w:rPr>
          <w:rFonts w:hint="eastAsia"/>
        </w:rPr>
      </w:pPr>
      <w:r>
        <w:rPr>
          <w:rFonts w:hint="eastAsia"/>
        </w:rPr>
        <w:lastRenderedPageBreak/>
        <w:t>安全事件管理</w:t>
      </w:r>
    </w:p>
    <w:p w14:paraId="0759590F" w14:textId="77777777" w:rsidR="00000000" w:rsidRDefault="00000000">
      <w:pPr>
        <w:pStyle w:val="a9"/>
        <w:ind w:firstLineChars="200" w:firstLine="24pt"/>
        <w:rPr>
          <w:rFonts w:hint="eastAsia"/>
        </w:rPr>
      </w:pPr>
      <w:r>
        <w:rPr>
          <w:rFonts w:hint="eastAsia"/>
        </w:rPr>
        <w:t>应包含安全生产简报、事故报告和事件分析报告三个功能。</w:t>
      </w:r>
    </w:p>
    <w:p w14:paraId="09BA5784" w14:textId="77777777" w:rsidR="00000000" w:rsidRDefault="00000000">
      <w:pPr>
        <w:pStyle w:val="a9"/>
        <w:numPr>
          <w:ilvl w:val="0"/>
          <w:numId w:val="80"/>
        </w:numPr>
        <w:ind w:start="0pt" w:firstLineChars="200" w:firstLine="24pt"/>
        <w:rPr>
          <w:rFonts w:hint="eastAsia"/>
        </w:rPr>
      </w:pPr>
      <w:r>
        <w:rPr>
          <w:rFonts w:hint="eastAsia"/>
        </w:rPr>
        <w:t>安全生产简报</w:t>
      </w:r>
    </w:p>
    <w:p w14:paraId="4CBC05DF" w14:textId="77777777" w:rsidR="00000000" w:rsidRDefault="00000000">
      <w:pPr>
        <w:pStyle w:val="a9"/>
        <w:ind w:firstLineChars="200" w:firstLine="24pt"/>
        <w:rPr>
          <w:rFonts w:hint="eastAsia"/>
        </w:rPr>
      </w:pPr>
      <w:r>
        <w:rPr>
          <w:rFonts w:hint="eastAsia"/>
        </w:rPr>
        <w:t>应支持文件上传功能，用户可上传安全生产简报文件，并提交审核。</w:t>
      </w:r>
    </w:p>
    <w:p w14:paraId="643A0836" w14:textId="77777777" w:rsidR="00000000" w:rsidRDefault="00000000">
      <w:pPr>
        <w:pStyle w:val="a9"/>
        <w:numPr>
          <w:ilvl w:val="0"/>
          <w:numId w:val="80"/>
        </w:numPr>
        <w:ind w:start="0pt" w:firstLineChars="200" w:firstLine="24pt"/>
        <w:rPr>
          <w:rFonts w:hint="eastAsia"/>
        </w:rPr>
      </w:pPr>
      <w:r>
        <w:rPr>
          <w:rFonts w:hint="eastAsia"/>
        </w:rPr>
        <w:t>事故报告及异常事件初步报告</w:t>
      </w:r>
    </w:p>
    <w:p w14:paraId="2159F568" w14:textId="77777777" w:rsidR="00000000" w:rsidRDefault="00000000">
      <w:pPr>
        <w:pStyle w:val="a9"/>
        <w:ind w:firstLineChars="200" w:firstLine="24pt"/>
        <w:rPr>
          <w:rFonts w:hint="eastAsia"/>
        </w:rPr>
      </w:pPr>
      <w:r>
        <w:rPr>
          <w:rFonts w:hint="eastAsia"/>
        </w:rPr>
        <w:t>应支持文件上传功能，用户可上传事故报告及异常事件初步报告文件，并提交审核。</w:t>
      </w:r>
    </w:p>
    <w:p w14:paraId="13285EF1" w14:textId="77777777" w:rsidR="00000000" w:rsidRDefault="00000000">
      <w:pPr>
        <w:pStyle w:val="a9"/>
        <w:numPr>
          <w:ilvl w:val="0"/>
          <w:numId w:val="80"/>
        </w:numPr>
        <w:ind w:start="0pt" w:firstLineChars="200" w:firstLine="24pt"/>
        <w:rPr>
          <w:rFonts w:hint="eastAsia"/>
        </w:rPr>
      </w:pPr>
      <w:r>
        <w:rPr>
          <w:rFonts w:hint="eastAsia"/>
        </w:rPr>
        <w:t>事件分析报告</w:t>
      </w:r>
    </w:p>
    <w:p w14:paraId="0ECEF3F5" w14:textId="77777777" w:rsidR="00000000" w:rsidRDefault="00000000">
      <w:pPr>
        <w:pStyle w:val="a9"/>
        <w:ind w:firstLineChars="200" w:firstLine="24pt"/>
        <w:rPr>
          <w:rFonts w:hint="eastAsia"/>
        </w:rPr>
      </w:pPr>
      <w:r>
        <w:rPr>
          <w:rFonts w:hint="eastAsia"/>
        </w:rPr>
        <w:t>应支持文件上传功能，用户可上传事件分析报告文件，并提交审核。</w:t>
      </w:r>
    </w:p>
    <w:p w14:paraId="3471BE85" w14:textId="77777777" w:rsidR="00000000" w:rsidRDefault="00000000">
      <w:pPr>
        <w:pStyle w:val="a9"/>
        <w:numPr>
          <w:ilvl w:val="0"/>
          <w:numId w:val="79"/>
        </w:numPr>
        <w:ind w:start="0pt" w:firstLineChars="200" w:firstLine="24pt"/>
        <w:rPr>
          <w:rFonts w:hint="eastAsia"/>
        </w:rPr>
      </w:pPr>
      <w:r>
        <w:rPr>
          <w:rFonts w:hint="eastAsia"/>
        </w:rPr>
        <w:t>应急管理</w:t>
      </w:r>
    </w:p>
    <w:p w14:paraId="0AA6B6DB" w14:textId="77777777" w:rsidR="00000000" w:rsidRDefault="00000000">
      <w:pPr>
        <w:pStyle w:val="a9"/>
        <w:ind w:firstLineChars="200" w:firstLine="24pt"/>
        <w:rPr>
          <w:rFonts w:hint="eastAsia"/>
        </w:rPr>
      </w:pPr>
      <w:r>
        <w:rPr>
          <w:rFonts w:hint="eastAsia"/>
        </w:rPr>
        <w:t>应至少包含应急预案管理、应急演练计划、应急演练记录、安全应急启动登记、特种设备应急启动登记等功能。</w:t>
      </w:r>
    </w:p>
    <w:p w14:paraId="38C1AE6D" w14:textId="77777777" w:rsidR="00000000" w:rsidRDefault="00000000">
      <w:pPr>
        <w:pStyle w:val="a9"/>
        <w:numPr>
          <w:ilvl w:val="0"/>
          <w:numId w:val="81"/>
        </w:numPr>
        <w:ind w:start="0pt" w:firstLineChars="200" w:firstLine="24pt"/>
        <w:rPr>
          <w:rFonts w:hint="eastAsia"/>
        </w:rPr>
      </w:pPr>
      <w:r>
        <w:rPr>
          <w:rFonts w:hint="eastAsia"/>
        </w:rPr>
        <w:t>应急预案管理</w:t>
      </w:r>
    </w:p>
    <w:p w14:paraId="794D4E48" w14:textId="77777777" w:rsidR="00000000" w:rsidRDefault="00000000">
      <w:pPr>
        <w:pStyle w:val="a9"/>
        <w:ind w:firstLineChars="200" w:firstLine="24pt"/>
        <w:rPr>
          <w:rFonts w:hint="eastAsia"/>
        </w:rPr>
      </w:pPr>
      <w:r>
        <w:rPr>
          <w:rFonts w:hint="eastAsia"/>
        </w:rPr>
        <w:t>应支持文件上传功能，用户可上传应急预案文件，并提交审核。</w:t>
      </w:r>
    </w:p>
    <w:p w14:paraId="25C11353" w14:textId="77777777" w:rsidR="00000000" w:rsidRDefault="00000000">
      <w:pPr>
        <w:pStyle w:val="a9"/>
        <w:numPr>
          <w:ilvl w:val="0"/>
          <w:numId w:val="81"/>
        </w:numPr>
        <w:ind w:start="0pt" w:firstLineChars="200" w:firstLine="24pt"/>
        <w:rPr>
          <w:rFonts w:hint="eastAsia"/>
        </w:rPr>
      </w:pPr>
      <w:r>
        <w:rPr>
          <w:rFonts w:hint="eastAsia"/>
        </w:rPr>
        <w:t>应急演练计划</w:t>
      </w:r>
    </w:p>
    <w:p w14:paraId="7B0F11AB" w14:textId="77777777" w:rsidR="00000000" w:rsidRDefault="00000000">
      <w:pPr>
        <w:pStyle w:val="a9"/>
        <w:ind w:firstLineChars="200" w:firstLine="24pt"/>
        <w:rPr>
          <w:rFonts w:hint="eastAsia"/>
        </w:rPr>
      </w:pPr>
      <w:r>
        <w:rPr>
          <w:rFonts w:hint="eastAsia"/>
        </w:rPr>
        <w:t>应支持用户可制订应急演练计划，并提交审核。审核通过后，须按计划执行演练。</w:t>
      </w:r>
    </w:p>
    <w:p w14:paraId="0C25C802" w14:textId="77777777" w:rsidR="00000000" w:rsidRDefault="00000000">
      <w:pPr>
        <w:pStyle w:val="a9"/>
        <w:numPr>
          <w:ilvl w:val="0"/>
          <w:numId w:val="81"/>
        </w:numPr>
        <w:ind w:start="0pt" w:firstLineChars="200" w:firstLine="24pt"/>
        <w:rPr>
          <w:rFonts w:hint="eastAsia"/>
        </w:rPr>
      </w:pPr>
      <w:r>
        <w:rPr>
          <w:rFonts w:hint="eastAsia"/>
        </w:rPr>
        <w:t>应急演练记录</w:t>
      </w:r>
    </w:p>
    <w:p w14:paraId="2076A402" w14:textId="77777777" w:rsidR="00000000" w:rsidRDefault="00000000">
      <w:pPr>
        <w:pStyle w:val="a9"/>
        <w:ind w:firstLineChars="200" w:firstLine="24pt"/>
        <w:rPr>
          <w:rFonts w:hint="eastAsia"/>
        </w:rPr>
      </w:pPr>
      <w:r>
        <w:rPr>
          <w:rFonts w:hint="eastAsia"/>
        </w:rPr>
        <w:t>应急演练结束后，应支持填写应急演练记录，提交记录文件，并提交审核。应急演练记录须关联应急演练计划。</w:t>
      </w:r>
    </w:p>
    <w:p w14:paraId="027EABCF" w14:textId="77777777" w:rsidR="00000000" w:rsidRDefault="00000000">
      <w:pPr>
        <w:pStyle w:val="a9"/>
        <w:numPr>
          <w:ilvl w:val="0"/>
          <w:numId w:val="81"/>
        </w:numPr>
        <w:ind w:start="0pt" w:firstLineChars="200" w:firstLine="24pt"/>
        <w:rPr>
          <w:rFonts w:hint="eastAsia"/>
        </w:rPr>
      </w:pPr>
      <w:r>
        <w:rPr>
          <w:rFonts w:hint="eastAsia"/>
        </w:rPr>
        <w:t>应急启动登记</w:t>
      </w:r>
    </w:p>
    <w:p w14:paraId="5091D7D3" w14:textId="77777777" w:rsidR="00000000" w:rsidRDefault="00000000">
      <w:pPr>
        <w:pStyle w:val="a9"/>
        <w:ind w:firstLineChars="200" w:firstLine="24pt"/>
        <w:rPr>
          <w:rFonts w:hint="eastAsia"/>
        </w:rPr>
      </w:pPr>
      <w:r>
        <w:rPr>
          <w:rFonts w:hint="eastAsia"/>
        </w:rPr>
        <w:t>发生应急启动时，应支持进行登记，类型应至少包括安全应急启动登记、特种设备应急启动登记等。</w:t>
      </w:r>
    </w:p>
    <w:p w14:paraId="06119944" w14:textId="77777777" w:rsidR="00000000" w:rsidRDefault="00000000">
      <w:pPr>
        <w:pStyle w:val="a9"/>
        <w:numPr>
          <w:ilvl w:val="0"/>
          <w:numId w:val="79"/>
        </w:numPr>
        <w:ind w:start="0pt" w:firstLineChars="200" w:firstLine="24pt"/>
        <w:rPr>
          <w:rFonts w:hint="eastAsia"/>
        </w:rPr>
      </w:pPr>
      <w:r>
        <w:rPr>
          <w:rFonts w:hint="eastAsia"/>
        </w:rPr>
        <w:t>安全会议</w:t>
      </w:r>
    </w:p>
    <w:p w14:paraId="6C31877D" w14:textId="77777777" w:rsidR="00000000" w:rsidRDefault="00000000">
      <w:pPr>
        <w:pStyle w:val="a9"/>
        <w:ind w:firstLineChars="200" w:firstLine="24pt"/>
        <w:rPr>
          <w:rFonts w:hint="eastAsia"/>
        </w:rPr>
      </w:pPr>
      <w:r>
        <w:rPr>
          <w:rFonts w:hint="eastAsia"/>
        </w:rPr>
        <w:t>安全会议后，应支持上传安全会议记录，并提交审核。</w:t>
      </w:r>
    </w:p>
    <w:p w14:paraId="4327B2AF" w14:textId="77777777" w:rsidR="00000000" w:rsidRDefault="00000000">
      <w:pPr>
        <w:pStyle w:val="a9"/>
        <w:numPr>
          <w:ilvl w:val="0"/>
          <w:numId w:val="79"/>
        </w:numPr>
        <w:ind w:start="0pt" w:firstLineChars="200" w:firstLine="24pt"/>
        <w:rPr>
          <w:rFonts w:hint="eastAsia"/>
        </w:rPr>
      </w:pPr>
      <w:r>
        <w:rPr>
          <w:rFonts w:hint="eastAsia"/>
        </w:rPr>
        <w:t>安全检查</w:t>
      </w:r>
    </w:p>
    <w:p w14:paraId="64FEA92E" w14:textId="77777777" w:rsidR="00000000" w:rsidRDefault="00000000">
      <w:pPr>
        <w:pStyle w:val="a9"/>
        <w:numPr>
          <w:ilvl w:val="0"/>
          <w:numId w:val="82"/>
        </w:numPr>
        <w:ind w:start="0pt" w:firstLineChars="200" w:firstLine="24pt"/>
        <w:rPr>
          <w:rFonts w:hint="eastAsia"/>
        </w:rPr>
      </w:pPr>
      <w:r>
        <w:rPr>
          <w:rFonts w:hint="eastAsia"/>
        </w:rPr>
        <w:t>安全检查模板</w:t>
      </w:r>
    </w:p>
    <w:p w14:paraId="18AD401A" w14:textId="77777777" w:rsidR="00000000" w:rsidRDefault="00000000">
      <w:pPr>
        <w:pStyle w:val="a9"/>
        <w:ind w:firstLineChars="200" w:firstLine="24pt"/>
        <w:rPr>
          <w:rFonts w:hint="eastAsia"/>
        </w:rPr>
      </w:pPr>
      <w:r>
        <w:rPr>
          <w:rFonts w:hint="eastAsia"/>
        </w:rPr>
        <w:t>应支持不同的安全检查类型可设置不同的检查模板。</w:t>
      </w:r>
    </w:p>
    <w:p w14:paraId="4980D89F" w14:textId="77777777" w:rsidR="00000000" w:rsidRDefault="00000000">
      <w:pPr>
        <w:pStyle w:val="a9"/>
        <w:ind w:firstLineChars="200" w:firstLine="24pt"/>
        <w:rPr>
          <w:rFonts w:hint="eastAsia"/>
        </w:rPr>
      </w:pPr>
      <w:r>
        <w:rPr>
          <w:rFonts w:hint="eastAsia"/>
        </w:rPr>
        <w:t>模板内容应至少包括基本内容、检查任务信息等。</w:t>
      </w:r>
    </w:p>
    <w:p w14:paraId="6F0327EC" w14:textId="77777777" w:rsidR="00000000" w:rsidRDefault="00000000">
      <w:pPr>
        <w:pStyle w:val="a9"/>
        <w:numPr>
          <w:ilvl w:val="0"/>
          <w:numId w:val="82"/>
        </w:numPr>
        <w:ind w:start="0pt" w:firstLineChars="200" w:firstLine="24pt"/>
        <w:rPr>
          <w:rFonts w:hint="eastAsia"/>
        </w:rPr>
      </w:pPr>
      <w:r>
        <w:rPr>
          <w:rFonts w:hint="eastAsia"/>
        </w:rPr>
        <w:lastRenderedPageBreak/>
        <w:t>安全检查计划</w:t>
      </w:r>
    </w:p>
    <w:p w14:paraId="671F729B" w14:textId="77777777" w:rsidR="00000000" w:rsidRDefault="00000000">
      <w:pPr>
        <w:pStyle w:val="a9"/>
        <w:ind w:firstLineChars="200" w:firstLine="24pt"/>
        <w:rPr>
          <w:rFonts w:hint="eastAsia"/>
        </w:rPr>
      </w:pPr>
      <w:r>
        <w:rPr>
          <w:rFonts w:hint="eastAsia"/>
        </w:rPr>
        <w:t>应支持用户制订安全检查计划，提交审核通过后，可按计划进行检查。</w:t>
      </w:r>
    </w:p>
    <w:p w14:paraId="3C7C9779" w14:textId="77777777" w:rsidR="00000000" w:rsidRDefault="00000000">
      <w:pPr>
        <w:pStyle w:val="a9"/>
        <w:numPr>
          <w:ilvl w:val="0"/>
          <w:numId w:val="82"/>
        </w:numPr>
        <w:ind w:start="0pt" w:firstLineChars="200" w:firstLine="24pt"/>
        <w:rPr>
          <w:rFonts w:hint="eastAsia"/>
        </w:rPr>
      </w:pPr>
      <w:r>
        <w:rPr>
          <w:rFonts w:hint="eastAsia"/>
        </w:rPr>
        <w:t>随手拍</w:t>
      </w:r>
    </w:p>
    <w:p w14:paraId="12CBDDC4" w14:textId="77777777" w:rsidR="00000000" w:rsidRDefault="00000000">
      <w:pPr>
        <w:pStyle w:val="a9"/>
        <w:ind w:firstLineChars="200" w:firstLine="24pt"/>
        <w:rPr>
          <w:rFonts w:hint="eastAsia"/>
        </w:rPr>
      </w:pPr>
      <w:r>
        <w:rPr>
          <w:rFonts w:hint="eastAsia"/>
        </w:rPr>
        <w:t>应具备手机</w:t>
      </w:r>
      <w:r>
        <w:rPr>
          <w:rFonts w:hint="eastAsia"/>
        </w:rPr>
        <w:t>APP</w:t>
      </w:r>
      <w:r>
        <w:rPr>
          <w:rFonts w:hint="eastAsia"/>
        </w:rPr>
        <w:t>功能，在发现安全隐患时，可使用随手拍功能登记安全隐患，并提交安全部门审核。安全部门核实后，可生成安全整改单。</w:t>
      </w:r>
    </w:p>
    <w:p w14:paraId="320775C1" w14:textId="77777777" w:rsidR="00000000" w:rsidRDefault="00000000">
      <w:pPr>
        <w:pStyle w:val="a9"/>
        <w:numPr>
          <w:ilvl w:val="0"/>
          <w:numId w:val="82"/>
        </w:numPr>
        <w:ind w:start="0pt" w:firstLineChars="200" w:firstLine="24pt"/>
        <w:rPr>
          <w:rFonts w:hint="eastAsia"/>
        </w:rPr>
      </w:pPr>
      <w:r>
        <w:rPr>
          <w:rFonts w:hint="eastAsia"/>
        </w:rPr>
        <w:t>安全检查记录</w:t>
      </w:r>
    </w:p>
    <w:p w14:paraId="633D46E0" w14:textId="77777777" w:rsidR="00000000" w:rsidRDefault="00000000">
      <w:pPr>
        <w:pStyle w:val="a9"/>
        <w:ind w:firstLineChars="200" w:firstLine="24pt"/>
        <w:rPr>
          <w:rFonts w:hint="eastAsia"/>
        </w:rPr>
      </w:pPr>
      <w:r>
        <w:rPr>
          <w:rFonts w:hint="eastAsia"/>
        </w:rPr>
        <w:t>应至少包含安全检查任务记录单、随手拍记录单等。</w:t>
      </w:r>
    </w:p>
    <w:p w14:paraId="40D4F071" w14:textId="77777777" w:rsidR="00000000" w:rsidRDefault="00000000">
      <w:pPr>
        <w:pStyle w:val="a9"/>
        <w:numPr>
          <w:ilvl w:val="0"/>
          <w:numId w:val="79"/>
        </w:numPr>
        <w:ind w:start="0pt" w:firstLineChars="200" w:firstLine="24pt"/>
        <w:rPr>
          <w:rFonts w:hint="eastAsia"/>
        </w:rPr>
      </w:pPr>
      <w:r>
        <w:rPr>
          <w:rFonts w:hint="eastAsia"/>
        </w:rPr>
        <w:t>安全网格化管理</w:t>
      </w:r>
    </w:p>
    <w:p w14:paraId="4418FC90" w14:textId="77777777" w:rsidR="00000000" w:rsidRDefault="00000000">
      <w:pPr>
        <w:pStyle w:val="a9"/>
        <w:ind w:firstLineChars="200" w:firstLine="24pt"/>
        <w:rPr>
          <w:rFonts w:hint="eastAsia"/>
        </w:rPr>
      </w:pPr>
      <w:r>
        <w:rPr>
          <w:rFonts w:hint="eastAsia"/>
        </w:rPr>
        <w:t>应至少包括安全区域划分、安全网格设置、安全区域二维码管理、安全检查模板、安全网格任务单、手机</w:t>
      </w:r>
      <w:r>
        <w:rPr>
          <w:rFonts w:hint="eastAsia"/>
        </w:rPr>
        <w:t>APP</w:t>
      </w:r>
      <w:r>
        <w:rPr>
          <w:rFonts w:hint="eastAsia"/>
        </w:rPr>
        <w:t>检查、网格化检查统计等功能。</w:t>
      </w:r>
    </w:p>
    <w:p w14:paraId="0D9DEE2B" w14:textId="77777777" w:rsidR="00000000" w:rsidRDefault="00000000">
      <w:pPr>
        <w:pStyle w:val="a9"/>
        <w:ind w:firstLineChars="200" w:firstLine="24pt"/>
        <w:rPr>
          <w:rFonts w:hint="eastAsia"/>
        </w:rPr>
      </w:pPr>
      <w:r>
        <w:rPr>
          <w:rFonts w:hint="eastAsia"/>
        </w:rPr>
        <w:t>应支持系统根据网格化模板，自动生成各级网格员的安全巡检任务单，网格员在手机</w:t>
      </w:r>
      <w:r>
        <w:rPr>
          <w:rFonts w:hint="eastAsia"/>
        </w:rPr>
        <w:t>APP</w:t>
      </w:r>
      <w:r>
        <w:rPr>
          <w:rFonts w:hint="eastAsia"/>
        </w:rPr>
        <w:t>中可以接收并完成网格化巡检任务，并可拍照上传检查情况。</w:t>
      </w:r>
    </w:p>
    <w:p w14:paraId="7EC69087" w14:textId="77777777" w:rsidR="00000000" w:rsidRDefault="00000000">
      <w:pPr>
        <w:pStyle w:val="a9"/>
        <w:numPr>
          <w:ilvl w:val="0"/>
          <w:numId w:val="79"/>
        </w:numPr>
        <w:ind w:start="0pt" w:firstLineChars="200" w:firstLine="24pt"/>
        <w:rPr>
          <w:rFonts w:hint="eastAsia"/>
        </w:rPr>
      </w:pPr>
      <w:r>
        <w:rPr>
          <w:rFonts w:hint="eastAsia"/>
        </w:rPr>
        <w:t>安全整改</w:t>
      </w:r>
    </w:p>
    <w:p w14:paraId="22A391FE" w14:textId="77777777" w:rsidR="00000000" w:rsidRDefault="00000000">
      <w:pPr>
        <w:pStyle w:val="a9"/>
        <w:ind w:firstLineChars="200" w:firstLine="24pt"/>
        <w:rPr>
          <w:rFonts w:hint="eastAsia"/>
        </w:rPr>
      </w:pPr>
      <w:r>
        <w:rPr>
          <w:rFonts w:hint="eastAsia"/>
        </w:rPr>
        <w:t>发现问题需要整改，应支持在系统中建立安全整改通知单，填写通知日期、主要内容、安环部跟踪人员、整改事项的主要内容、整改事项的责任部门，并提交审核。</w:t>
      </w:r>
    </w:p>
    <w:p w14:paraId="782475FE" w14:textId="77777777" w:rsidR="00000000" w:rsidRDefault="00000000">
      <w:pPr>
        <w:pStyle w:val="a9"/>
        <w:ind w:firstLineChars="200" w:firstLine="24pt"/>
        <w:rPr>
          <w:rFonts w:hint="eastAsia"/>
        </w:rPr>
      </w:pPr>
      <w:r>
        <w:rPr>
          <w:rFonts w:hint="eastAsia"/>
        </w:rPr>
        <w:t>应支持整改通知单分解为多个整改任务单。</w:t>
      </w:r>
    </w:p>
    <w:p w14:paraId="29CF7E5F" w14:textId="77777777" w:rsidR="00000000" w:rsidRDefault="00000000">
      <w:pPr>
        <w:pStyle w:val="a9"/>
        <w:ind w:firstLineChars="200" w:firstLine="24pt"/>
        <w:rPr>
          <w:rFonts w:hint="eastAsia"/>
        </w:rPr>
      </w:pPr>
      <w:r>
        <w:rPr>
          <w:rFonts w:hint="eastAsia"/>
        </w:rPr>
        <w:t>应支持安全部门负责人审核通过后发送任务单给各责任部门，责任部门分配任务给责任人，责任人执行整改事项，填写整改内容。责任部门将已填写报告的整改事项提交安全部门验收。</w:t>
      </w:r>
    </w:p>
    <w:p w14:paraId="182FC7F9" w14:textId="77777777" w:rsidR="00000000" w:rsidRDefault="00000000">
      <w:pPr>
        <w:pStyle w:val="a9"/>
        <w:numPr>
          <w:ilvl w:val="0"/>
          <w:numId w:val="79"/>
        </w:numPr>
        <w:ind w:start="0pt" w:firstLineChars="200" w:firstLine="24pt"/>
        <w:rPr>
          <w:rFonts w:hint="eastAsia"/>
        </w:rPr>
      </w:pPr>
      <w:r>
        <w:rPr>
          <w:rFonts w:hint="eastAsia"/>
        </w:rPr>
        <w:t>职业健康管理</w:t>
      </w:r>
    </w:p>
    <w:p w14:paraId="7C175D8A" w14:textId="77777777" w:rsidR="00000000" w:rsidRDefault="00000000">
      <w:pPr>
        <w:pStyle w:val="a9"/>
        <w:numPr>
          <w:ilvl w:val="0"/>
          <w:numId w:val="83"/>
        </w:numPr>
        <w:ind w:start="0pt" w:firstLineChars="200" w:firstLine="24pt"/>
        <w:rPr>
          <w:rFonts w:hint="eastAsia"/>
        </w:rPr>
      </w:pPr>
      <w:r>
        <w:rPr>
          <w:rFonts w:hint="eastAsia"/>
        </w:rPr>
        <w:t>年度职业健康工作计划</w:t>
      </w:r>
    </w:p>
    <w:p w14:paraId="276C7F48" w14:textId="77777777" w:rsidR="00000000" w:rsidRDefault="00000000">
      <w:pPr>
        <w:pStyle w:val="a9"/>
        <w:ind w:firstLineChars="200" w:firstLine="24pt"/>
        <w:rPr>
          <w:rFonts w:hint="eastAsia"/>
        </w:rPr>
      </w:pPr>
      <w:r>
        <w:rPr>
          <w:rFonts w:hint="eastAsia"/>
        </w:rPr>
        <w:t>应支持用户制订年度职业健康工作计划，并提交审核。</w:t>
      </w:r>
    </w:p>
    <w:p w14:paraId="085BA249" w14:textId="77777777" w:rsidR="00000000" w:rsidRDefault="00000000">
      <w:pPr>
        <w:pStyle w:val="a9"/>
        <w:numPr>
          <w:ilvl w:val="0"/>
          <w:numId w:val="83"/>
        </w:numPr>
        <w:ind w:start="0pt" w:firstLineChars="200" w:firstLine="24pt"/>
        <w:rPr>
          <w:rFonts w:hint="eastAsia"/>
        </w:rPr>
      </w:pPr>
      <w:r>
        <w:rPr>
          <w:rFonts w:hint="eastAsia"/>
        </w:rPr>
        <w:t>职业病危害因素管理</w:t>
      </w:r>
    </w:p>
    <w:p w14:paraId="3E6D75AE" w14:textId="77777777" w:rsidR="00000000" w:rsidRDefault="00000000">
      <w:pPr>
        <w:pStyle w:val="a9"/>
        <w:ind w:firstLineChars="200" w:firstLine="24pt"/>
        <w:rPr>
          <w:rFonts w:hint="eastAsia"/>
        </w:rPr>
      </w:pPr>
      <w:r>
        <w:rPr>
          <w:rFonts w:hint="eastAsia"/>
        </w:rPr>
        <w:t>应支持对职业病危害因素进行评估，生成职业病危害因素台账。</w:t>
      </w:r>
    </w:p>
    <w:p w14:paraId="08485FAB" w14:textId="77777777" w:rsidR="00000000" w:rsidRDefault="00000000">
      <w:pPr>
        <w:pStyle w:val="a9"/>
        <w:numPr>
          <w:ilvl w:val="0"/>
          <w:numId w:val="83"/>
        </w:numPr>
        <w:ind w:start="0pt" w:firstLineChars="200" w:firstLine="24pt"/>
        <w:rPr>
          <w:rFonts w:hint="eastAsia"/>
        </w:rPr>
      </w:pPr>
      <w:r>
        <w:rPr>
          <w:rFonts w:hint="eastAsia"/>
        </w:rPr>
        <w:t>职业卫生健康管理</w:t>
      </w:r>
    </w:p>
    <w:p w14:paraId="5B8AD339" w14:textId="77777777" w:rsidR="00000000" w:rsidRDefault="00000000">
      <w:pPr>
        <w:pStyle w:val="a9"/>
        <w:ind w:firstLineChars="200" w:firstLine="24pt"/>
        <w:rPr>
          <w:rFonts w:hint="eastAsia"/>
        </w:rPr>
      </w:pPr>
      <w:r>
        <w:rPr>
          <w:rFonts w:hint="eastAsia"/>
        </w:rPr>
        <w:t>应支持上传人员健康档案。</w:t>
      </w:r>
    </w:p>
    <w:p w14:paraId="77D62312" w14:textId="77777777" w:rsidR="00000000" w:rsidRDefault="00000000">
      <w:pPr>
        <w:pStyle w:val="a9"/>
        <w:numPr>
          <w:ilvl w:val="0"/>
          <w:numId w:val="83"/>
        </w:numPr>
        <w:ind w:start="0pt" w:firstLineChars="200" w:firstLine="24pt"/>
        <w:rPr>
          <w:rFonts w:hint="eastAsia"/>
        </w:rPr>
      </w:pPr>
      <w:r>
        <w:rPr>
          <w:rFonts w:hint="eastAsia"/>
        </w:rPr>
        <w:t>职业健康培训</w:t>
      </w:r>
    </w:p>
    <w:p w14:paraId="6D0C62EC" w14:textId="77777777" w:rsidR="00000000" w:rsidRDefault="00000000">
      <w:pPr>
        <w:pStyle w:val="a9"/>
        <w:ind w:firstLineChars="200" w:firstLine="24pt"/>
        <w:rPr>
          <w:rFonts w:hint="eastAsia"/>
        </w:rPr>
      </w:pPr>
      <w:r>
        <w:rPr>
          <w:rFonts w:hint="eastAsia"/>
        </w:rPr>
        <w:t>应支持建立健康培训资料提供给员工查阅，定期为员工做健康培训。</w:t>
      </w:r>
    </w:p>
    <w:p w14:paraId="0F3BDB78"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lastRenderedPageBreak/>
        <w:t>故障案例库要求</w:t>
      </w:r>
    </w:p>
    <w:p w14:paraId="065F3515" w14:textId="77777777" w:rsidR="00000000" w:rsidRDefault="00000000">
      <w:pPr>
        <w:pStyle w:val="a9"/>
        <w:ind w:firstLineChars="200" w:firstLine="24pt"/>
        <w:rPr>
          <w:rFonts w:hint="eastAsia"/>
        </w:rPr>
      </w:pPr>
      <w:r>
        <w:rPr>
          <w:rFonts w:hint="eastAsia"/>
        </w:rPr>
        <w:t>案例录入与标准化：应支持手动录入、从工单系统或其他高级应用系统自动导入、通过</w:t>
      </w:r>
      <w:r>
        <w:rPr>
          <w:rFonts w:hint="eastAsia"/>
        </w:rPr>
        <w:t>API</w:t>
      </w:r>
      <w:r>
        <w:rPr>
          <w:rFonts w:hint="eastAsia"/>
        </w:rPr>
        <w:t>接口同步。提供标准化的录入模板，强制或引导用户填写关键信息，确保数据质量。录入内容应包括项目名称、风场、风机编号、故障发生时间、恢复时间、录入人、审核状态等</w:t>
      </w:r>
      <w:r>
        <w:rPr>
          <w:rStyle w:val="aff9"/>
          <w:rFonts w:hint="eastAsia"/>
          <w:b w:val="0"/>
          <w:bCs w:val="0"/>
          <w:color w:val="0F1115"/>
        </w:rPr>
        <w:t>基础信息。</w:t>
      </w:r>
      <w:r>
        <w:rPr>
          <w:rFonts w:hint="eastAsia"/>
        </w:rPr>
        <w:t>录入内容应包括</w:t>
      </w:r>
      <w:r>
        <w:rPr>
          <w:rFonts w:hint="eastAsia"/>
          <w:color w:val="0F1115"/>
        </w:rPr>
        <w:t>故障现象（支持文字、图片、视频、附件）、报警代码、部件类型（如：发电机、齿轮箱、叶片、变桨系统、变流器等）、子系统等故障描述信息。</w:t>
      </w:r>
      <w:r>
        <w:rPr>
          <w:rFonts w:hint="eastAsia"/>
        </w:rPr>
        <w:t>录入内容应包括处理人员、诊断方法、检测工具、根本原因分析、处理措施、更换备件清单、耗时、成本、</w:t>
      </w:r>
      <w:r>
        <w:rPr>
          <w:rFonts w:hint="eastAsia"/>
          <w:color w:val="0F1115"/>
        </w:rPr>
        <w:t>经验教训、预防性建议</w:t>
      </w:r>
      <w:r>
        <w:rPr>
          <w:rFonts w:hint="eastAsia"/>
        </w:rPr>
        <w:t>等处理过程信息。</w:t>
      </w:r>
    </w:p>
    <w:p w14:paraId="0D8419BC" w14:textId="77777777" w:rsidR="00000000" w:rsidRDefault="00000000">
      <w:pPr>
        <w:pStyle w:val="a9"/>
        <w:ind w:firstLineChars="200" w:firstLine="24pt"/>
        <w:rPr>
          <w:rFonts w:hint="eastAsia"/>
          <w:color w:val="0F1115"/>
        </w:rPr>
      </w:pPr>
      <w:r>
        <w:rPr>
          <w:rFonts w:hint="eastAsia"/>
          <w:color w:val="0F1115"/>
        </w:rPr>
        <w:t>案例查询与检索：应具备全局关键字搜索（标题、描述、根本原因等）；应支持按</w:t>
      </w:r>
      <w:r>
        <w:rPr>
          <w:rStyle w:val="aff9"/>
          <w:rFonts w:hint="eastAsia"/>
          <w:b w:val="0"/>
          <w:bCs w:val="0"/>
          <w:color w:val="0F1115"/>
        </w:rPr>
        <w:t>设备、时间、故障特征等因素进行搜索查询；</w:t>
      </w:r>
      <w:r>
        <w:rPr>
          <w:rFonts w:hint="eastAsia"/>
          <w:color w:val="0F1115"/>
        </w:rPr>
        <w:t>用户可保存常用的搜索条件，方便快速调用。</w:t>
      </w:r>
    </w:p>
    <w:p w14:paraId="1FDBF021" w14:textId="77777777" w:rsidR="00000000" w:rsidRDefault="00000000">
      <w:pPr>
        <w:pStyle w:val="a9"/>
        <w:ind w:firstLineChars="200" w:firstLine="24pt"/>
        <w:rPr>
          <w:rFonts w:hint="eastAsia"/>
          <w:color w:val="0F1115"/>
        </w:rPr>
      </w:pPr>
      <w:r>
        <w:rPr>
          <w:rFonts w:hint="eastAsia"/>
          <w:color w:val="0F1115"/>
        </w:rPr>
        <w:t>案例详情与展示：应以清晰、结构化的页面展示案例的所有信息。应内嵌显示故障图片、视频，支持</w:t>
      </w:r>
      <w:r>
        <w:rPr>
          <w:rFonts w:hint="eastAsia"/>
          <w:color w:val="0F1115"/>
        </w:rPr>
        <w:t>PDF/Word</w:t>
      </w:r>
      <w:r>
        <w:rPr>
          <w:rFonts w:hint="eastAsia"/>
          <w:color w:val="0F1115"/>
        </w:rPr>
        <w:t>等附件在线预览或下载。可关联显示该设备的维修历史、同类故障案例、相关技术图纸或手册。</w:t>
      </w:r>
    </w:p>
    <w:p w14:paraId="5397E99E" w14:textId="77777777" w:rsidR="00000000" w:rsidRDefault="00000000">
      <w:pPr>
        <w:pStyle w:val="a9"/>
        <w:ind w:firstLineChars="200" w:firstLine="24pt"/>
        <w:rPr>
          <w:rFonts w:hint="eastAsia"/>
          <w:color w:val="0F1115"/>
        </w:rPr>
      </w:pPr>
      <w:r>
        <w:rPr>
          <w:rFonts w:hint="eastAsia"/>
        </w:rPr>
        <w:t>集成与接口：</w:t>
      </w:r>
      <w:r>
        <w:rPr>
          <w:rFonts w:hint="eastAsia"/>
          <w:color w:val="0F1115"/>
        </w:rPr>
        <w:t>应</w:t>
      </w:r>
      <w:r>
        <w:rPr>
          <w:rStyle w:val="aff9"/>
          <w:rFonts w:hint="eastAsia"/>
          <w:b w:val="0"/>
          <w:bCs w:val="0"/>
          <w:color w:val="0F1115"/>
        </w:rPr>
        <w:t>与工单系统集成，</w:t>
      </w:r>
      <w:r>
        <w:rPr>
          <w:rFonts w:hint="eastAsia"/>
          <w:color w:val="0F1115"/>
        </w:rPr>
        <w:t>在创建维修工单时，可直接关联或引用历史案例；工单关闭后，可一键生成案例草稿。应与设备管理系统集成，同步设备台账、备件信息；应与</w:t>
      </w:r>
      <w:r>
        <w:rPr>
          <w:rFonts w:hint="eastAsia"/>
        </w:rPr>
        <w:t>智能化厂级监控信息基础平台</w:t>
      </w:r>
      <w:r>
        <w:rPr>
          <w:rFonts w:hint="eastAsia"/>
          <w:color w:val="0F1115"/>
        </w:rPr>
        <w:t>集成，当系统触发特定报警时，可自动推送相关的处理案例给运维人员和自动入库。</w:t>
      </w:r>
    </w:p>
    <w:p w14:paraId="05EA451E" w14:textId="77777777" w:rsidR="00000000" w:rsidRDefault="00000000">
      <w:pPr>
        <w:pStyle w:val="4"/>
        <w:numPr>
          <w:ilvl w:val="3"/>
          <w:numId w:val="24"/>
        </w:numPr>
        <w:tabs>
          <w:tab w:val="start" w:pos="36pt"/>
        </w:tabs>
        <w:ind w:start="0pt" w:firstLine="0pt"/>
        <w:rPr>
          <w:rFonts w:ascii="黑体" w:hAnsi="黑体" w:cs="黑体" w:hint="eastAsia"/>
        </w:rPr>
      </w:pPr>
      <w:r>
        <w:rPr>
          <w:rFonts w:ascii="黑体" w:hAnsi="黑体" w:cs="黑体" w:hint="eastAsia"/>
        </w:rPr>
        <w:t>实验室功能要求</w:t>
      </w:r>
    </w:p>
    <w:p w14:paraId="076A46E6" w14:textId="77777777" w:rsidR="00000000" w:rsidRDefault="00000000">
      <w:pPr>
        <w:pStyle w:val="a9"/>
        <w:ind w:firstLineChars="200" w:firstLine="24pt"/>
        <w:rPr>
          <w:rFonts w:hint="eastAsia"/>
          <w:color w:val="0F1115"/>
        </w:rPr>
      </w:pPr>
      <w:r>
        <w:rPr>
          <w:rFonts w:hint="eastAsia"/>
          <w:color w:val="0F1115"/>
        </w:rPr>
        <w:t xml:space="preserve">1. </w:t>
      </w:r>
      <w:r>
        <w:rPr>
          <w:rFonts w:hint="eastAsia"/>
          <w:color w:val="0F1115"/>
        </w:rPr>
        <w:t>样品全生命周期管理：</w:t>
      </w:r>
    </w:p>
    <w:p w14:paraId="132EA579" w14:textId="77777777" w:rsidR="00000000" w:rsidRDefault="00000000">
      <w:pPr>
        <w:pStyle w:val="a9"/>
        <w:ind w:firstLineChars="200" w:firstLine="24pt"/>
        <w:rPr>
          <w:rFonts w:hint="eastAsia"/>
          <w:color w:val="0F1115"/>
        </w:rPr>
      </w:pPr>
      <w:r>
        <w:rPr>
          <w:rFonts w:hint="eastAsia"/>
          <w:color w:val="0F1115"/>
        </w:rPr>
        <w:t>样品登记与标识：生成唯一二维码</w:t>
      </w:r>
      <w:r>
        <w:rPr>
          <w:rFonts w:hint="eastAsia"/>
          <w:color w:val="0F1115"/>
        </w:rPr>
        <w:t>/RFID</w:t>
      </w:r>
      <w:r>
        <w:rPr>
          <w:rFonts w:hint="eastAsia"/>
          <w:color w:val="0F1115"/>
        </w:rPr>
        <w:t>标签，关联至具体资产（如：</w:t>
      </w:r>
      <w:r>
        <w:rPr>
          <w:rFonts w:hint="eastAsia"/>
          <w:color w:val="0F1115"/>
        </w:rPr>
        <w:t>XX</w:t>
      </w:r>
      <w:r>
        <w:rPr>
          <w:rFonts w:hint="eastAsia"/>
          <w:color w:val="0F1115"/>
        </w:rPr>
        <w:t>风场</w:t>
      </w:r>
      <w:r>
        <w:rPr>
          <w:rFonts w:hint="eastAsia"/>
          <w:color w:val="0F1115"/>
        </w:rPr>
        <w:t>XX</w:t>
      </w:r>
      <w:r>
        <w:rPr>
          <w:rFonts w:hint="eastAsia"/>
          <w:color w:val="0F1115"/>
        </w:rPr>
        <w:t>风机</w:t>
      </w:r>
      <w:r>
        <w:rPr>
          <w:rFonts w:hint="eastAsia"/>
          <w:color w:val="0F1115"/>
        </w:rPr>
        <w:t>#XX</w:t>
      </w:r>
      <w:r>
        <w:rPr>
          <w:rFonts w:hint="eastAsia"/>
          <w:color w:val="0F1115"/>
        </w:rPr>
        <w:t>主轴轴承）。记录样品信息：样品类型（润滑油、磨损金属、齿轮箱部件、防腐涂层试片等）、取样日期、取样人员、取样部位、预期检测项目。</w:t>
      </w:r>
    </w:p>
    <w:p w14:paraId="7F8EC41B" w14:textId="77777777" w:rsidR="00000000" w:rsidRDefault="00000000">
      <w:pPr>
        <w:pStyle w:val="a9"/>
        <w:ind w:firstLineChars="200" w:firstLine="24pt"/>
        <w:rPr>
          <w:rFonts w:hint="eastAsia"/>
          <w:color w:val="0F1115"/>
        </w:rPr>
      </w:pPr>
      <w:r>
        <w:rPr>
          <w:rFonts w:hint="eastAsia"/>
          <w:color w:val="0F1115"/>
        </w:rPr>
        <w:t>样品状态跟踪：实时跟踪样品状态（已登记、在途、已接收、检测中、检测完成、报告已出、已销毁）。记录样品交接、物流信息，确保链条可追溯。</w:t>
      </w:r>
    </w:p>
    <w:p w14:paraId="23064602" w14:textId="77777777" w:rsidR="00000000" w:rsidRDefault="00000000">
      <w:pPr>
        <w:pStyle w:val="a9"/>
        <w:ind w:firstLineChars="200" w:firstLine="24pt"/>
        <w:rPr>
          <w:rFonts w:hint="eastAsia"/>
          <w:color w:val="0F1115"/>
        </w:rPr>
      </w:pPr>
      <w:r>
        <w:rPr>
          <w:rFonts w:hint="eastAsia"/>
          <w:color w:val="0F1115"/>
        </w:rPr>
        <w:t>样品存储管理：记录样品的存储位置（实验室柜号、架位）、存储条件要求。管理样品保留策略和最终处置记录。</w:t>
      </w:r>
    </w:p>
    <w:p w14:paraId="42B87A7E" w14:textId="77777777" w:rsidR="00000000" w:rsidRDefault="00000000">
      <w:pPr>
        <w:pStyle w:val="a9"/>
        <w:ind w:firstLineChars="200" w:firstLine="24pt"/>
        <w:rPr>
          <w:rFonts w:hint="eastAsia"/>
          <w:color w:val="0F1115"/>
        </w:rPr>
      </w:pPr>
      <w:r>
        <w:rPr>
          <w:rFonts w:hint="eastAsia"/>
          <w:color w:val="0F1115"/>
        </w:rPr>
        <w:lastRenderedPageBreak/>
        <w:t xml:space="preserve">2. </w:t>
      </w:r>
      <w:r>
        <w:rPr>
          <w:rFonts w:hint="eastAsia"/>
          <w:color w:val="0F1115"/>
        </w:rPr>
        <w:t>检测任务与工作流管理：</w:t>
      </w:r>
    </w:p>
    <w:p w14:paraId="3A3FFD5B" w14:textId="77777777" w:rsidR="00000000" w:rsidRDefault="00000000">
      <w:pPr>
        <w:pStyle w:val="a9"/>
        <w:ind w:firstLineChars="200" w:firstLine="24pt"/>
        <w:rPr>
          <w:rFonts w:hint="eastAsia"/>
          <w:color w:val="0F1115"/>
        </w:rPr>
      </w:pPr>
      <w:r>
        <w:rPr>
          <w:rFonts w:hint="eastAsia"/>
          <w:color w:val="0F1115"/>
        </w:rPr>
        <w:t>检测任务分配：根据样品类型和检测项目，自动或手动创建检测任务，并分配给相应的实验室技术人员。</w:t>
      </w:r>
    </w:p>
    <w:p w14:paraId="43E74DC5" w14:textId="77777777" w:rsidR="00000000" w:rsidRDefault="00000000">
      <w:pPr>
        <w:pStyle w:val="a9"/>
        <w:ind w:firstLineChars="200" w:firstLine="24pt"/>
        <w:rPr>
          <w:rFonts w:hint="eastAsia"/>
          <w:color w:val="0F1115"/>
        </w:rPr>
      </w:pPr>
      <w:r>
        <w:rPr>
          <w:rFonts w:hint="eastAsia"/>
          <w:color w:val="0F1115"/>
        </w:rPr>
        <w:t>标准化检测流程：内置标准检测方法（如：</w:t>
      </w:r>
      <w:r>
        <w:rPr>
          <w:rFonts w:hint="eastAsia"/>
          <w:color w:val="0F1115"/>
        </w:rPr>
        <w:t>ISO</w:t>
      </w:r>
      <w:r>
        <w:rPr>
          <w:rFonts w:hint="eastAsia"/>
          <w:color w:val="0F1115"/>
        </w:rPr>
        <w:t>、</w:t>
      </w:r>
      <w:r>
        <w:rPr>
          <w:rFonts w:hint="eastAsia"/>
          <w:color w:val="0F1115"/>
        </w:rPr>
        <w:t>ASTM</w:t>
      </w:r>
      <w:r>
        <w:rPr>
          <w:rFonts w:hint="eastAsia"/>
          <w:color w:val="0F1115"/>
        </w:rPr>
        <w:t>标准）；为不同样品类型（如齿轮箱油、液压油）预定义常规检测套餐（如：粘度、水分、酸值、光谱元素分析、铁谱分析）。</w:t>
      </w:r>
    </w:p>
    <w:p w14:paraId="1B9F63DF" w14:textId="77777777" w:rsidR="00000000" w:rsidRDefault="00000000">
      <w:pPr>
        <w:pStyle w:val="a9"/>
        <w:ind w:firstLineChars="200" w:firstLine="24pt"/>
        <w:rPr>
          <w:rFonts w:hint="eastAsia"/>
          <w:color w:val="0F1115"/>
        </w:rPr>
      </w:pPr>
      <w:r>
        <w:rPr>
          <w:rFonts w:hint="eastAsia"/>
          <w:color w:val="0F1115"/>
        </w:rPr>
        <w:t>工作流引擎：实现“任务创建</w:t>
      </w:r>
      <w:r>
        <w:rPr>
          <w:rFonts w:hint="eastAsia"/>
          <w:color w:val="0F1115"/>
        </w:rPr>
        <w:t xml:space="preserve"> -&gt; </w:t>
      </w:r>
      <w:r>
        <w:rPr>
          <w:rFonts w:hint="eastAsia"/>
          <w:color w:val="0F1115"/>
        </w:rPr>
        <w:t>分配</w:t>
      </w:r>
      <w:r>
        <w:rPr>
          <w:rFonts w:hint="eastAsia"/>
          <w:color w:val="0F1115"/>
        </w:rPr>
        <w:t xml:space="preserve"> -&gt; </w:t>
      </w:r>
      <w:r>
        <w:rPr>
          <w:rFonts w:hint="eastAsia"/>
          <w:color w:val="0F1115"/>
        </w:rPr>
        <w:t>检测</w:t>
      </w:r>
      <w:r>
        <w:rPr>
          <w:rFonts w:hint="eastAsia"/>
          <w:color w:val="0F1115"/>
        </w:rPr>
        <w:t xml:space="preserve"> -&gt; </w:t>
      </w:r>
      <w:r>
        <w:rPr>
          <w:rFonts w:hint="eastAsia"/>
          <w:color w:val="0F1115"/>
        </w:rPr>
        <w:t>数据录入</w:t>
      </w:r>
      <w:r>
        <w:rPr>
          <w:rFonts w:hint="eastAsia"/>
          <w:color w:val="0F1115"/>
        </w:rPr>
        <w:t xml:space="preserve"> -&gt; </w:t>
      </w:r>
      <w:r>
        <w:rPr>
          <w:rFonts w:hint="eastAsia"/>
          <w:color w:val="0F1115"/>
        </w:rPr>
        <w:t>审核</w:t>
      </w:r>
      <w:r>
        <w:rPr>
          <w:rFonts w:hint="eastAsia"/>
          <w:color w:val="0F1115"/>
        </w:rPr>
        <w:t xml:space="preserve"> -&gt; </w:t>
      </w:r>
      <w:r>
        <w:rPr>
          <w:rFonts w:hint="eastAsia"/>
          <w:color w:val="0F1115"/>
        </w:rPr>
        <w:t>批准”的闭环管理。</w:t>
      </w:r>
    </w:p>
    <w:p w14:paraId="4CC72BAA" w14:textId="77777777" w:rsidR="00000000" w:rsidRDefault="00000000">
      <w:pPr>
        <w:pStyle w:val="a9"/>
        <w:ind w:firstLineChars="200" w:firstLine="24pt"/>
        <w:rPr>
          <w:rFonts w:hint="eastAsia"/>
          <w:color w:val="0F1115"/>
        </w:rPr>
      </w:pPr>
      <w:r>
        <w:rPr>
          <w:rFonts w:hint="eastAsia"/>
          <w:color w:val="0F1115"/>
        </w:rPr>
        <w:t>3.</w:t>
      </w:r>
      <w:r>
        <w:rPr>
          <w:rFonts w:hint="eastAsia"/>
          <w:color w:val="0F1115"/>
        </w:rPr>
        <w:t>数据录入与集成：提供结构化表单，供技术人员录入检测结果。支持与实验室仪器（如：光谱仪、粘度计、颗粒计数器）直连，自动采集数据实现自动录入。对录入的数据进行范围、合理性校验，对异常值进行高亮提醒。</w:t>
      </w:r>
    </w:p>
    <w:p w14:paraId="0FE307CE" w14:textId="77777777" w:rsidR="00000000" w:rsidRDefault="00000000">
      <w:pPr>
        <w:pStyle w:val="a9"/>
        <w:ind w:firstLineChars="200" w:firstLine="24pt"/>
        <w:rPr>
          <w:rFonts w:hint="eastAsia"/>
          <w:color w:val="0F1115"/>
        </w:rPr>
      </w:pPr>
      <w:r>
        <w:rPr>
          <w:rFonts w:hint="eastAsia"/>
          <w:color w:val="0F1115"/>
        </w:rPr>
        <w:t>4.</w:t>
      </w:r>
      <w:r>
        <w:rPr>
          <w:rFonts w:hint="eastAsia"/>
          <w:color w:val="0F1115"/>
        </w:rPr>
        <w:t>报告生成与分发：可自定义符合公司规范的检测报告模板，自动生成</w:t>
      </w:r>
      <w:r>
        <w:rPr>
          <w:rFonts w:hint="eastAsia"/>
          <w:color w:val="0F1115"/>
        </w:rPr>
        <w:t>PDF</w:t>
      </w:r>
      <w:r>
        <w:rPr>
          <w:rFonts w:hint="eastAsia"/>
          <w:color w:val="0F1115"/>
        </w:rPr>
        <w:t>或</w:t>
      </w:r>
      <w:r>
        <w:rPr>
          <w:rFonts w:hint="eastAsia"/>
          <w:color w:val="0F1115"/>
        </w:rPr>
        <w:t>Word</w:t>
      </w:r>
      <w:r>
        <w:rPr>
          <w:rFonts w:hint="eastAsia"/>
          <w:color w:val="0F1115"/>
        </w:rPr>
        <w:t>格式的正式报告；系统根据检测结果自动填充报告模板，并可附加结论和建议；报告批准后，可自动通过邮件或系统通知推送给相关责任人（如设备工程师、运维经理）。</w:t>
      </w:r>
    </w:p>
    <w:p w14:paraId="13AF24A8" w14:textId="77777777" w:rsidR="00000000" w:rsidRDefault="00000000">
      <w:pPr>
        <w:pStyle w:val="a9"/>
        <w:ind w:firstLineChars="200" w:firstLine="24pt"/>
        <w:rPr>
          <w:rFonts w:hint="eastAsia"/>
          <w:color w:val="0F1115"/>
        </w:rPr>
      </w:pPr>
      <w:r>
        <w:rPr>
          <w:rFonts w:hint="eastAsia"/>
          <w:color w:val="0F1115"/>
        </w:rPr>
        <w:t>5.</w:t>
      </w:r>
      <w:r>
        <w:rPr>
          <w:rFonts w:hint="eastAsia"/>
          <w:color w:val="0F1115"/>
        </w:rPr>
        <w:t>限值管理与报警：为不同的“设备－样品－检测项目”组合设置多级报警限值（如：正常、警告、异常、危险）。当检测结果超出限值时，系统自动触发报警，并生成警报工单或通知，关联至相关设备，提醒进行预维护。</w:t>
      </w:r>
    </w:p>
    <w:p w14:paraId="411E0B10"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培训管理</w:t>
      </w:r>
    </w:p>
    <w:p w14:paraId="389B29F9" w14:textId="77777777" w:rsidR="00000000" w:rsidRDefault="00000000">
      <w:pPr>
        <w:pStyle w:val="a9"/>
        <w:rPr>
          <w:color w:val="0F1115"/>
        </w:rPr>
      </w:pPr>
      <w:r>
        <w:rPr>
          <w:rFonts w:hint="eastAsia"/>
          <w:color w:val="0F1115"/>
        </w:rPr>
        <w:t>培训管理模块应至少包括学习中心、考试中心、交流中心、个人中心、培训管理等功能模块。</w:t>
      </w:r>
    </w:p>
    <w:p w14:paraId="33A60209" w14:textId="77777777" w:rsidR="00000000" w:rsidRDefault="00000000">
      <w:pPr>
        <w:pStyle w:val="a9"/>
        <w:rPr>
          <w:rFonts w:hint="eastAsia"/>
          <w:color w:val="0F1115"/>
        </w:rPr>
      </w:pPr>
      <w:r>
        <w:rPr>
          <w:rFonts w:hint="eastAsia"/>
          <w:color w:val="0F1115"/>
        </w:rPr>
        <w:t>（</w:t>
      </w:r>
      <w:r>
        <w:rPr>
          <w:rFonts w:hint="eastAsia"/>
          <w:color w:val="0F1115"/>
        </w:rPr>
        <w:t>1</w:t>
      </w:r>
      <w:r>
        <w:rPr>
          <w:rFonts w:hint="eastAsia"/>
          <w:color w:val="0F1115"/>
        </w:rPr>
        <w:t>）学习中心</w:t>
      </w:r>
    </w:p>
    <w:p w14:paraId="02A8DF2D" w14:textId="77777777" w:rsidR="00000000" w:rsidRDefault="00000000">
      <w:pPr>
        <w:pStyle w:val="a9"/>
        <w:rPr>
          <w:rFonts w:hint="eastAsia"/>
          <w:color w:val="0F1115"/>
        </w:rPr>
      </w:pPr>
      <w:r>
        <w:rPr>
          <w:rFonts w:hint="eastAsia"/>
          <w:color w:val="0F1115"/>
        </w:rPr>
        <w:t>应支持根据课程分类查询所有课程的课件数、总课时、状态等，学员可直接点击课程进行学习以及收藏课程。</w:t>
      </w:r>
    </w:p>
    <w:p w14:paraId="238674E6" w14:textId="77777777" w:rsidR="00000000" w:rsidRDefault="00000000">
      <w:pPr>
        <w:pStyle w:val="a9"/>
        <w:rPr>
          <w:rFonts w:hint="eastAsia"/>
          <w:color w:val="0F1115"/>
        </w:rPr>
      </w:pPr>
      <w:r>
        <w:rPr>
          <w:rFonts w:hint="eastAsia"/>
          <w:color w:val="0F1115"/>
        </w:rPr>
        <w:t>展示当前用户的必修课程，我的推荐、收藏、学习课程记录以及学习课程的进度。</w:t>
      </w:r>
    </w:p>
    <w:p w14:paraId="783F7432" w14:textId="77777777" w:rsidR="00000000" w:rsidRDefault="00000000">
      <w:pPr>
        <w:pStyle w:val="a9"/>
        <w:rPr>
          <w:rFonts w:hint="eastAsia"/>
          <w:color w:val="0F1115"/>
        </w:rPr>
      </w:pPr>
      <w:bookmarkStart w:id="68" w:name="_Toc132123336"/>
      <w:bookmarkStart w:id="69" w:name="_Toc177547918"/>
      <w:bookmarkStart w:id="70" w:name="_Toc132395109"/>
      <w:bookmarkStart w:id="71" w:name="_Toc19596"/>
      <w:r>
        <w:rPr>
          <w:rFonts w:hint="eastAsia"/>
          <w:color w:val="0F1115"/>
        </w:rPr>
        <w:t>（</w:t>
      </w:r>
      <w:r>
        <w:rPr>
          <w:rFonts w:hint="eastAsia"/>
          <w:color w:val="0F1115"/>
        </w:rPr>
        <w:t>2</w:t>
      </w:r>
      <w:r>
        <w:rPr>
          <w:rFonts w:hint="eastAsia"/>
          <w:color w:val="0F1115"/>
        </w:rPr>
        <w:t>）考试中心</w:t>
      </w:r>
      <w:bookmarkEnd w:id="68"/>
      <w:bookmarkEnd w:id="69"/>
      <w:bookmarkEnd w:id="70"/>
      <w:bookmarkEnd w:id="71"/>
    </w:p>
    <w:p w14:paraId="35598E70" w14:textId="77777777" w:rsidR="00000000" w:rsidRDefault="00000000">
      <w:pPr>
        <w:pStyle w:val="a9"/>
        <w:rPr>
          <w:rFonts w:hint="eastAsia"/>
          <w:color w:val="0F1115"/>
        </w:rPr>
      </w:pPr>
      <w:r>
        <w:rPr>
          <w:rFonts w:hint="eastAsia"/>
          <w:color w:val="0F1115"/>
        </w:rPr>
        <w:t>应支持选择试题进行随机联系以及顺序联系，可进行模拟考试，查看模拟考试记录以及错题库。</w:t>
      </w:r>
    </w:p>
    <w:p w14:paraId="47BA244C" w14:textId="77777777" w:rsidR="00000000" w:rsidRDefault="00000000">
      <w:pPr>
        <w:pStyle w:val="a9"/>
        <w:rPr>
          <w:rFonts w:hint="eastAsia"/>
          <w:color w:val="0F1115"/>
        </w:rPr>
      </w:pPr>
      <w:r>
        <w:rPr>
          <w:rFonts w:hint="eastAsia"/>
          <w:color w:val="0F1115"/>
        </w:rPr>
        <w:lastRenderedPageBreak/>
        <w:t>学员所有的考试任务都可在此界面查看，如各部门组织的考试都可在此查看。如在考试过程中出现断电断网导致考试中断，也可在此界面进行断电续考操作。以及查询考试记录。</w:t>
      </w:r>
    </w:p>
    <w:p w14:paraId="4B0F47A2" w14:textId="77777777" w:rsidR="00000000" w:rsidRDefault="00000000">
      <w:pPr>
        <w:pStyle w:val="a9"/>
        <w:rPr>
          <w:rFonts w:hint="eastAsia"/>
          <w:color w:val="0F1115"/>
        </w:rPr>
      </w:pPr>
      <w:r>
        <w:rPr>
          <w:rFonts w:hint="eastAsia"/>
          <w:color w:val="0F1115"/>
        </w:rPr>
        <w:t>线下考试由培训系统各项目管理员或公司组织的线下考试，导入系统自动评分，学员仅供查询。</w:t>
      </w:r>
    </w:p>
    <w:p w14:paraId="243BEB65" w14:textId="77777777" w:rsidR="00000000" w:rsidRDefault="00000000">
      <w:pPr>
        <w:pStyle w:val="a9"/>
        <w:rPr>
          <w:rFonts w:hint="eastAsia"/>
          <w:color w:val="0F1115"/>
        </w:rPr>
      </w:pPr>
      <w:bookmarkStart w:id="72" w:name="_Toc132123337"/>
      <w:bookmarkStart w:id="73" w:name="_Toc177547919"/>
      <w:bookmarkStart w:id="74" w:name="_Toc29050"/>
      <w:bookmarkStart w:id="75" w:name="_Toc132395110"/>
      <w:r>
        <w:rPr>
          <w:rFonts w:hint="eastAsia"/>
          <w:color w:val="0F1115"/>
        </w:rPr>
        <w:t>（</w:t>
      </w:r>
      <w:r>
        <w:rPr>
          <w:rFonts w:hint="eastAsia"/>
          <w:color w:val="0F1115"/>
        </w:rPr>
        <w:t>3</w:t>
      </w:r>
      <w:r>
        <w:rPr>
          <w:rFonts w:hint="eastAsia"/>
          <w:color w:val="0F1115"/>
        </w:rPr>
        <w:t>）交流中心</w:t>
      </w:r>
      <w:bookmarkEnd w:id="72"/>
      <w:bookmarkEnd w:id="73"/>
      <w:bookmarkEnd w:id="74"/>
      <w:bookmarkEnd w:id="75"/>
    </w:p>
    <w:p w14:paraId="29C2377E" w14:textId="77777777" w:rsidR="00000000" w:rsidRDefault="00000000">
      <w:pPr>
        <w:pStyle w:val="a9"/>
        <w:rPr>
          <w:rFonts w:hint="eastAsia"/>
          <w:color w:val="0F1115"/>
        </w:rPr>
      </w:pPr>
      <w:r>
        <w:rPr>
          <w:rFonts w:hint="eastAsia"/>
          <w:color w:val="0F1115"/>
        </w:rPr>
        <w:t>学员可发布想分享的课程、试题或者其他有关培训内容，可设置分享课件本项目或全公司可查看等设置。</w:t>
      </w:r>
    </w:p>
    <w:p w14:paraId="1AD7A049" w14:textId="77777777" w:rsidR="00000000" w:rsidRDefault="00000000">
      <w:pPr>
        <w:pStyle w:val="a9"/>
        <w:rPr>
          <w:rFonts w:hint="eastAsia"/>
          <w:color w:val="0F1115"/>
        </w:rPr>
      </w:pPr>
      <w:r>
        <w:rPr>
          <w:rFonts w:hint="eastAsia"/>
          <w:color w:val="0F1115"/>
        </w:rPr>
        <w:t>所有学员可在此界面发布自己的问题，其他学员可进行回复。</w:t>
      </w:r>
    </w:p>
    <w:p w14:paraId="5D2CDD3F" w14:textId="77777777" w:rsidR="00000000" w:rsidRDefault="00000000">
      <w:pPr>
        <w:pStyle w:val="a9"/>
        <w:rPr>
          <w:rFonts w:hint="eastAsia"/>
          <w:color w:val="0F1115"/>
        </w:rPr>
      </w:pPr>
      <w:bookmarkStart w:id="76" w:name="_Toc177547920"/>
      <w:bookmarkStart w:id="77" w:name="_Toc132123338"/>
      <w:bookmarkStart w:id="78" w:name="_Toc132395111"/>
      <w:bookmarkStart w:id="79" w:name="_Toc22942"/>
      <w:r>
        <w:rPr>
          <w:rFonts w:hint="eastAsia"/>
          <w:color w:val="0F1115"/>
        </w:rPr>
        <w:t>（</w:t>
      </w:r>
      <w:r>
        <w:rPr>
          <w:rFonts w:hint="eastAsia"/>
          <w:color w:val="0F1115"/>
        </w:rPr>
        <w:t>4</w:t>
      </w:r>
      <w:r>
        <w:rPr>
          <w:rFonts w:hint="eastAsia"/>
          <w:color w:val="0F1115"/>
        </w:rPr>
        <w:t>）个人中心</w:t>
      </w:r>
      <w:bookmarkEnd w:id="76"/>
      <w:bookmarkEnd w:id="77"/>
      <w:bookmarkEnd w:id="78"/>
      <w:bookmarkEnd w:id="79"/>
    </w:p>
    <w:p w14:paraId="1D3093BA" w14:textId="77777777" w:rsidR="00000000" w:rsidRDefault="00000000">
      <w:pPr>
        <w:pStyle w:val="a9"/>
        <w:rPr>
          <w:rFonts w:hint="eastAsia"/>
          <w:color w:val="0F1115"/>
        </w:rPr>
      </w:pPr>
      <w:r>
        <w:rPr>
          <w:rFonts w:hint="eastAsia"/>
          <w:color w:val="0F1115"/>
        </w:rPr>
        <w:t>应支持查询当前学员基本信息以及修改密码等。</w:t>
      </w:r>
    </w:p>
    <w:p w14:paraId="6BA0183D" w14:textId="77777777" w:rsidR="00000000" w:rsidRDefault="00000000">
      <w:pPr>
        <w:pStyle w:val="a9"/>
        <w:rPr>
          <w:rFonts w:hint="eastAsia"/>
          <w:color w:val="0F1115"/>
        </w:rPr>
      </w:pPr>
      <w:r>
        <w:rPr>
          <w:rFonts w:hint="eastAsia"/>
          <w:color w:val="0F1115"/>
        </w:rPr>
        <w:t>应支持查询当前学员学分的统计且可查看学分明细。</w:t>
      </w:r>
    </w:p>
    <w:p w14:paraId="77CEDBE9" w14:textId="77777777" w:rsidR="00000000" w:rsidRDefault="00000000">
      <w:pPr>
        <w:pStyle w:val="a9"/>
        <w:rPr>
          <w:rFonts w:hint="eastAsia"/>
          <w:color w:val="0F1115"/>
        </w:rPr>
      </w:pPr>
      <w:r>
        <w:rPr>
          <w:rFonts w:hint="eastAsia"/>
          <w:color w:val="0F1115"/>
        </w:rPr>
        <w:t>主要两个业务流程：外训申请、培训需求。</w:t>
      </w:r>
    </w:p>
    <w:p w14:paraId="55D76E4F" w14:textId="77777777" w:rsidR="00000000" w:rsidRDefault="00000000">
      <w:pPr>
        <w:pStyle w:val="a9"/>
        <w:rPr>
          <w:rFonts w:hint="eastAsia"/>
          <w:color w:val="0F1115"/>
        </w:rPr>
      </w:pPr>
      <w:r>
        <w:rPr>
          <w:rFonts w:hint="eastAsia"/>
          <w:color w:val="0F1115"/>
        </w:rPr>
        <w:t>可申请讲师，成为培训系统的讲师，可开展培训内容。</w:t>
      </w:r>
    </w:p>
    <w:p w14:paraId="44AF9F7F" w14:textId="77777777" w:rsidR="00000000" w:rsidRDefault="00000000">
      <w:pPr>
        <w:pStyle w:val="a9"/>
        <w:rPr>
          <w:rFonts w:hint="eastAsia"/>
          <w:color w:val="0F1115"/>
        </w:rPr>
      </w:pPr>
      <w:bookmarkStart w:id="80" w:name="_Toc132395112"/>
      <w:bookmarkStart w:id="81" w:name="_Toc177547921"/>
      <w:bookmarkStart w:id="82" w:name="_Toc13591"/>
      <w:bookmarkStart w:id="83" w:name="_Toc132123339"/>
      <w:r>
        <w:rPr>
          <w:rFonts w:hint="eastAsia"/>
          <w:color w:val="0F1115"/>
        </w:rPr>
        <w:t>（</w:t>
      </w:r>
      <w:r>
        <w:rPr>
          <w:rFonts w:hint="eastAsia"/>
          <w:color w:val="0F1115"/>
        </w:rPr>
        <w:t>5</w:t>
      </w:r>
      <w:r>
        <w:rPr>
          <w:rFonts w:hint="eastAsia"/>
          <w:color w:val="0F1115"/>
        </w:rPr>
        <w:t>）培训管理</w:t>
      </w:r>
      <w:bookmarkEnd w:id="80"/>
      <w:bookmarkEnd w:id="81"/>
      <w:bookmarkEnd w:id="82"/>
      <w:bookmarkEnd w:id="83"/>
    </w:p>
    <w:p w14:paraId="208699F7" w14:textId="77777777" w:rsidR="00000000" w:rsidRDefault="00000000">
      <w:pPr>
        <w:pStyle w:val="a9"/>
        <w:rPr>
          <w:rFonts w:hint="eastAsia"/>
          <w:color w:val="0F1115"/>
        </w:rPr>
      </w:pPr>
      <w:r>
        <w:rPr>
          <w:rFonts w:hint="eastAsia"/>
          <w:color w:val="0F1115"/>
        </w:rPr>
        <w:t>应支持设置课程的分类以及上传课程等操作。</w:t>
      </w:r>
    </w:p>
    <w:p w14:paraId="66CD4F80" w14:textId="77777777" w:rsidR="00000000" w:rsidRDefault="00000000">
      <w:pPr>
        <w:pStyle w:val="a9"/>
        <w:rPr>
          <w:rFonts w:hint="eastAsia"/>
          <w:color w:val="0F1115"/>
        </w:rPr>
      </w:pPr>
      <w:r>
        <w:rPr>
          <w:rFonts w:hint="eastAsia"/>
          <w:color w:val="0F1115"/>
        </w:rPr>
        <w:t>应支持设置试题的分类以及上传课程等操作。</w:t>
      </w:r>
    </w:p>
    <w:p w14:paraId="6D6FD93C" w14:textId="77777777" w:rsidR="00000000" w:rsidRDefault="00000000">
      <w:pPr>
        <w:pStyle w:val="a9"/>
        <w:rPr>
          <w:rFonts w:hint="eastAsia"/>
          <w:color w:val="0F1115"/>
        </w:rPr>
      </w:pPr>
      <w:r>
        <w:rPr>
          <w:rFonts w:hint="eastAsia"/>
          <w:color w:val="0F1115"/>
        </w:rPr>
        <w:t>应支持进行考试下发、线下考试、组试卷、手工评卷等内容。</w:t>
      </w:r>
    </w:p>
    <w:p w14:paraId="76EDB6AC" w14:textId="77777777" w:rsidR="00000000" w:rsidRDefault="00000000">
      <w:pPr>
        <w:pStyle w:val="a9"/>
        <w:rPr>
          <w:rFonts w:hint="eastAsia"/>
          <w:color w:val="0F1115"/>
        </w:rPr>
      </w:pPr>
      <w:r>
        <w:rPr>
          <w:rFonts w:hint="eastAsia"/>
          <w:color w:val="0F1115"/>
        </w:rPr>
        <w:t>应支持设置证书类别、学员证书录入、员工档案等。</w:t>
      </w:r>
    </w:p>
    <w:p w14:paraId="1885E9A2" w14:textId="77777777" w:rsidR="00000000" w:rsidRDefault="00000000">
      <w:pPr>
        <w:pStyle w:val="a9"/>
        <w:rPr>
          <w:rFonts w:hint="eastAsia"/>
          <w:color w:val="0F1115"/>
        </w:rPr>
      </w:pPr>
      <w:r>
        <w:rPr>
          <w:rFonts w:hint="eastAsia"/>
          <w:color w:val="0F1115"/>
        </w:rPr>
        <w:t>应支持查询统计学分及学分设置。</w:t>
      </w:r>
    </w:p>
    <w:p w14:paraId="6460BD26" w14:textId="77777777" w:rsidR="00000000" w:rsidRDefault="00000000">
      <w:pPr>
        <w:pStyle w:val="a9"/>
        <w:rPr>
          <w:rFonts w:hint="eastAsia"/>
          <w:color w:val="0F1115"/>
        </w:rPr>
      </w:pPr>
      <w:r>
        <w:rPr>
          <w:rFonts w:hint="eastAsia"/>
          <w:color w:val="0F1115"/>
        </w:rPr>
        <w:t>应支持设置检查监督模板，对项目检查根据检查情况进行打分、流程审批等。</w:t>
      </w:r>
    </w:p>
    <w:p w14:paraId="6E4537B7" w14:textId="77777777" w:rsidR="00000000" w:rsidRDefault="00000000">
      <w:pPr>
        <w:pStyle w:val="a9"/>
        <w:rPr>
          <w:rFonts w:hint="eastAsia"/>
          <w:color w:val="0F1115"/>
        </w:rPr>
      </w:pPr>
      <w:r>
        <w:rPr>
          <w:rFonts w:hint="eastAsia"/>
          <w:color w:val="0F1115"/>
        </w:rPr>
        <w:t>应支持提交培训计划进行审核。</w:t>
      </w:r>
    </w:p>
    <w:p w14:paraId="70774A4F" w14:textId="77777777" w:rsidR="00000000" w:rsidRDefault="00000000">
      <w:pPr>
        <w:pStyle w:val="a9"/>
        <w:rPr>
          <w:rFonts w:hint="eastAsia"/>
          <w:color w:val="0F1115"/>
        </w:rPr>
      </w:pPr>
      <w:r>
        <w:rPr>
          <w:rFonts w:hint="eastAsia"/>
          <w:color w:val="0F1115"/>
        </w:rPr>
        <w:t>应支持开班通知、报表确认及查询开班记录</w:t>
      </w:r>
    </w:p>
    <w:p w14:paraId="2B6AA905" w14:textId="77777777" w:rsidR="00000000" w:rsidRDefault="00000000">
      <w:pPr>
        <w:pStyle w:val="a9"/>
        <w:rPr>
          <w:rFonts w:hint="eastAsia"/>
          <w:color w:val="0F1115"/>
        </w:rPr>
      </w:pPr>
      <w:r>
        <w:rPr>
          <w:rFonts w:hint="eastAsia"/>
          <w:color w:val="0F1115"/>
        </w:rPr>
        <w:t>应支持查询统计讲师信息，讲师评估等流程。</w:t>
      </w:r>
    </w:p>
    <w:p w14:paraId="35E2E315"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color w:val="0F1115"/>
        </w:rPr>
        <w:t>多码联动</w:t>
      </w:r>
    </w:p>
    <w:p w14:paraId="5C2E744B" w14:textId="77777777" w:rsidR="00000000" w:rsidRDefault="00000000">
      <w:pPr>
        <w:pStyle w:val="a9"/>
        <w:rPr>
          <w:rFonts w:hint="eastAsia"/>
          <w:color w:val="0F1115"/>
        </w:rPr>
      </w:pPr>
      <w:r>
        <w:rPr>
          <w:rFonts w:hint="eastAsia"/>
          <w:color w:val="0F1115"/>
        </w:rPr>
        <w:t>建立</w:t>
      </w:r>
      <w:r>
        <w:rPr>
          <w:rFonts w:hint="eastAsia"/>
        </w:rPr>
        <w:t>数智化风电场</w:t>
      </w:r>
      <w:r>
        <w:rPr>
          <w:rFonts w:hint="eastAsia"/>
          <w:color w:val="0F1115"/>
        </w:rPr>
        <w:t>KKS</w:t>
      </w:r>
      <w:r>
        <w:rPr>
          <w:rFonts w:hint="eastAsia"/>
          <w:color w:val="0F1115"/>
        </w:rPr>
        <w:t>编码与（固定）资产编码、物资编码（应满足招标人集团物资管理编码要求）、设备编码（物理设备编码）等编码的联动高级应用。应具备逻辑设备台账，物理设备台账，设备</w:t>
      </w:r>
      <w:r>
        <w:rPr>
          <w:rFonts w:hint="eastAsia"/>
          <w:color w:val="0F1115"/>
        </w:rPr>
        <w:t>KKS</w:t>
      </w:r>
      <w:r>
        <w:rPr>
          <w:rFonts w:hint="eastAsia"/>
          <w:color w:val="0F1115"/>
        </w:rPr>
        <w:t>编码申请，备品备件，多</w:t>
      </w:r>
      <w:r>
        <w:rPr>
          <w:rFonts w:hint="eastAsia"/>
          <w:color w:val="0F1115"/>
        </w:rPr>
        <w:lastRenderedPageBreak/>
        <w:t>码联动，固定资产卡片，领料申请等功能。</w:t>
      </w:r>
    </w:p>
    <w:p w14:paraId="7D304F03" w14:textId="77777777" w:rsidR="00000000" w:rsidRDefault="00000000">
      <w:pPr>
        <w:pStyle w:val="a9"/>
        <w:rPr>
          <w:rFonts w:hint="eastAsia"/>
          <w:color w:val="0F1115"/>
        </w:rPr>
      </w:pPr>
      <w:r>
        <w:rPr>
          <w:rFonts w:hint="eastAsia"/>
          <w:color w:val="0F1115"/>
        </w:rPr>
        <w:t>逻辑设备台账功能：根据确立的设备编码体系建立设备台账静态信息库，记录设备的基本技术参数、原始采购信息（制造和安装）、重要技术参数、设备逻辑和物理位置；同时通过设备编码与其他功能模块关联，形成设备动态信息卡；设备台账中心还可将所有与设备相关的图纸、资料等电子版文件关联到设备上进行查阅。通过设备知识库关联的设备动静态信息，建立完整可追溯的设备履历；建立设备编码、物料编码、固定资产编码、</w:t>
      </w:r>
      <w:r>
        <w:rPr>
          <w:rFonts w:hint="eastAsia"/>
          <w:color w:val="0F1115"/>
        </w:rPr>
        <w:t xml:space="preserve">KKS </w:t>
      </w:r>
      <w:r>
        <w:rPr>
          <w:rFonts w:hint="eastAsia"/>
          <w:color w:val="0F1115"/>
        </w:rPr>
        <w:t>编码的关联关系，实现多码联动。</w:t>
      </w:r>
      <w:r>
        <w:rPr>
          <w:rFonts w:hint="eastAsia"/>
          <w:color w:val="0F1115"/>
        </w:rPr>
        <w:t xml:space="preserve"> </w:t>
      </w:r>
    </w:p>
    <w:p w14:paraId="41542A43" w14:textId="77777777" w:rsidR="00000000" w:rsidRDefault="00000000">
      <w:pPr>
        <w:pStyle w:val="a9"/>
        <w:rPr>
          <w:rFonts w:hint="eastAsia"/>
          <w:color w:val="0F1115"/>
        </w:rPr>
      </w:pPr>
      <w:r>
        <w:rPr>
          <w:rFonts w:hint="eastAsia"/>
          <w:color w:val="0F1115"/>
        </w:rPr>
        <w:t>物理设备台账功能：用于登记物理设备台账信息，记录物理设备的基本信息包括设备编码、名称、原始采购信息（出厂信息、生产厂家、供货编号、使用年限等）、设备类型、服役位置、规格型号、设备状态、负责人、投运日期、剩余寿命等。通过与逻辑设备建立关联关系，实现信息互通，记录物理设备的动态信息，包括预防性维护、点检、设备异动、缺陷、检修、工单、故障等。</w:t>
      </w:r>
    </w:p>
    <w:p w14:paraId="54E63610" w14:textId="77777777" w:rsidR="00000000" w:rsidRDefault="00000000">
      <w:pPr>
        <w:pStyle w:val="a9"/>
        <w:rPr>
          <w:rFonts w:hint="eastAsia"/>
          <w:color w:val="0F1115"/>
        </w:rPr>
      </w:pPr>
      <w:r>
        <w:rPr>
          <w:rFonts w:hint="eastAsia"/>
          <w:color w:val="0F1115"/>
        </w:rPr>
        <w:t>设备</w:t>
      </w:r>
      <w:r>
        <w:rPr>
          <w:rFonts w:hint="eastAsia"/>
          <w:color w:val="0F1115"/>
        </w:rPr>
        <w:t>KKS</w:t>
      </w:r>
      <w:r>
        <w:rPr>
          <w:rFonts w:hint="eastAsia"/>
          <w:color w:val="0F1115"/>
        </w:rPr>
        <w:t>编码申请功能：用户在技改或新购置设备时，新的设备</w:t>
      </w:r>
      <w:r>
        <w:rPr>
          <w:rFonts w:hint="eastAsia"/>
          <w:color w:val="0F1115"/>
        </w:rPr>
        <w:t>KKS</w:t>
      </w:r>
      <w:r>
        <w:rPr>
          <w:rFonts w:hint="eastAsia"/>
          <w:color w:val="0F1115"/>
        </w:rPr>
        <w:t>编码需要通过</w:t>
      </w:r>
      <w:r>
        <w:rPr>
          <w:rFonts w:hint="eastAsia"/>
          <w:color w:val="0F1115"/>
        </w:rPr>
        <w:t>KKS</w:t>
      </w:r>
      <w:r>
        <w:rPr>
          <w:rFonts w:hint="eastAsia"/>
          <w:color w:val="0F1115"/>
        </w:rPr>
        <w:t>编码申请功能进行编制和确认，流程结束后，申请的设备</w:t>
      </w:r>
      <w:r>
        <w:rPr>
          <w:rFonts w:hint="eastAsia"/>
          <w:color w:val="0F1115"/>
        </w:rPr>
        <w:t>KKS</w:t>
      </w:r>
      <w:r>
        <w:rPr>
          <w:rFonts w:hint="eastAsia"/>
          <w:color w:val="0F1115"/>
        </w:rPr>
        <w:t>编码将会插入到逻辑设备台账中。</w:t>
      </w:r>
    </w:p>
    <w:p w14:paraId="1EB4E8F8" w14:textId="77777777" w:rsidR="00000000" w:rsidRDefault="00000000">
      <w:pPr>
        <w:pStyle w:val="a9"/>
        <w:rPr>
          <w:rFonts w:hint="eastAsia"/>
          <w:color w:val="0F1115"/>
        </w:rPr>
      </w:pPr>
      <w:r>
        <w:rPr>
          <w:rFonts w:hint="eastAsia"/>
          <w:color w:val="0F1115"/>
        </w:rPr>
        <w:t>备品备件功能：用于登记设备的备品备件清单，在对设备进行检修登记时，可自动关联该设备下的备品备件，避免从物料档案众多内容中去寻找；同时可展示该备件的库存情况。</w:t>
      </w:r>
    </w:p>
    <w:p w14:paraId="1D5A2DD0" w14:textId="77777777" w:rsidR="00000000" w:rsidRDefault="00000000">
      <w:pPr>
        <w:pStyle w:val="a9"/>
        <w:rPr>
          <w:rFonts w:hint="eastAsia"/>
          <w:color w:val="0F1115"/>
        </w:rPr>
      </w:pPr>
      <w:r>
        <w:rPr>
          <w:rFonts w:hint="eastAsia"/>
          <w:color w:val="0F1115"/>
        </w:rPr>
        <w:t>多码联动功能：</w:t>
      </w:r>
      <w:r>
        <w:rPr>
          <w:rFonts w:hint="eastAsia"/>
          <w:color w:val="0F1115"/>
        </w:rPr>
        <w:t xml:space="preserve"> </w:t>
      </w:r>
      <w:r>
        <w:rPr>
          <w:rFonts w:hint="eastAsia"/>
          <w:color w:val="0F1115"/>
        </w:rPr>
        <w:t>移动端和</w:t>
      </w:r>
      <w:r>
        <w:rPr>
          <w:rFonts w:hint="eastAsia"/>
          <w:color w:val="0F1115"/>
        </w:rPr>
        <w:t>PC</w:t>
      </w:r>
      <w:r>
        <w:rPr>
          <w:rFonts w:hint="eastAsia"/>
          <w:color w:val="0F1115"/>
        </w:rPr>
        <w:t>端提供多码联动一张图界面，移动端可以通过扫描现场设备二维码（</w:t>
      </w:r>
      <w:r>
        <w:rPr>
          <w:rFonts w:hint="eastAsia"/>
          <w:color w:val="0F1115"/>
        </w:rPr>
        <w:t>KKS</w:t>
      </w:r>
      <w:r>
        <w:rPr>
          <w:rFonts w:hint="eastAsia"/>
          <w:color w:val="0F1115"/>
        </w:rPr>
        <w:t>编码）打卡多码联动一张图，</w:t>
      </w:r>
      <w:r>
        <w:rPr>
          <w:rFonts w:hint="eastAsia"/>
          <w:color w:val="0F1115"/>
        </w:rPr>
        <w:t>PC</w:t>
      </w:r>
      <w:r>
        <w:rPr>
          <w:rFonts w:hint="eastAsia"/>
          <w:color w:val="0F1115"/>
        </w:rPr>
        <w:t>端可以选择一条逻辑设备台账，跳转到对应功能界面，查看对应的逻辑设备台账主要信息、物理设备基本信息、固定资产卡片基本信息、基础物料档案基础信息，点击对应编码，可进一步跳转到对应的明细页面。</w:t>
      </w:r>
    </w:p>
    <w:p w14:paraId="279C557D" w14:textId="77777777" w:rsidR="00000000" w:rsidRDefault="00000000">
      <w:pPr>
        <w:pStyle w:val="a9"/>
        <w:rPr>
          <w:rFonts w:hint="eastAsia"/>
          <w:color w:val="0F1115"/>
        </w:rPr>
      </w:pPr>
      <w:r>
        <w:rPr>
          <w:rFonts w:hint="eastAsia"/>
          <w:color w:val="0F1115"/>
        </w:rPr>
        <w:t>固定资产卡片功能：用于记录和管理单项资产的详细信息。系统支持资产基础信息维护，包括资产编号、名称、类别、规格型号、供应商、采购日期、入账价值等。用户可在卡片中选择预设的折旧方法、资产位置，确保数据一致性。此外，支持实物管理，可在同一资产卡片可以关联多个设备编码和名称，</w:t>
      </w:r>
      <w:r>
        <w:rPr>
          <w:rFonts w:hint="eastAsia"/>
          <w:color w:val="0F1115"/>
        </w:rPr>
        <w:lastRenderedPageBreak/>
        <w:t>实现精细化管理。</w:t>
      </w:r>
    </w:p>
    <w:p w14:paraId="3388567B" w14:textId="77777777" w:rsidR="00000000" w:rsidRDefault="00000000">
      <w:pPr>
        <w:pStyle w:val="a9"/>
        <w:rPr>
          <w:color w:val="0F1115"/>
        </w:rPr>
      </w:pPr>
      <w:r>
        <w:rPr>
          <w:rFonts w:hint="eastAsia"/>
          <w:color w:val="0F1115"/>
        </w:rPr>
        <w:t>领料申请功能：在设备消缺及日常检维修过程中，需要进行备件更换时，通过缺陷工单或者检修工单进行领料，在领料申请明细页面也可以关联已开的工单，从而动态建立设备和备品备件的关联关系，统计设备的备件消耗情况。</w:t>
      </w:r>
    </w:p>
    <w:p w14:paraId="106A7DC2" w14:textId="77777777" w:rsidR="00000000" w:rsidRDefault="00000000">
      <w:pPr>
        <w:pStyle w:val="3"/>
        <w:numPr>
          <w:ilvl w:val="2"/>
          <w:numId w:val="24"/>
        </w:numPr>
        <w:rPr>
          <w:rFonts w:hint="eastAsia"/>
          <w:kern w:val="44"/>
          <w:szCs w:val="24"/>
        </w:rPr>
      </w:pPr>
      <w:r>
        <w:rPr>
          <w:rFonts w:hint="eastAsia"/>
          <w:kern w:val="44"/>
          <w:szCs w:val="24"/>
        </w:rPr>
        <w:t>海上风电气象服务应用</w:t>
      </w:r>
    </w:p>
    <w:p w14:paraId="6067437B" w14:textId="77777777" w:rsidR="00000000" w:rsidRDefault="00000000">
      <w:pPr>
        <w:pStyle w:val="a9"/>
        <w:ind w:firstLineChars="200" w:firstLine="24pt"/>
        <w:rPr>
          <w:rFonts w:hint="eastAsia"/>
        </w:rPr>
      </w:pPr>
      <w:r>
        <w:rPr>
          <w:rFonts w:hint="eastAsia"/>
        </w:rPr>
        <w:t>海上风电气象服务应用应至少包含展示实测气象数据，预报气象数据，雷暴、台风气象预警及风电发电功率预测数据，为海上风电运维、检修、安全监管、出海窗口期判断、电力交易等提供辅助决策支撑，系统部署在电力安全Ⅲ区。</w:t>
      </w:r>
    </w:p>
    <w:p w14:paraId="7494B4E0" w14:textId="77777777" w:rsidR="00000000" w:rsidRDefault="00000000">
      <w:pPr>
        <w:pStyle w:val="a9"/>
        <w:ind w:firstLineChars="200" w:firstLine="24pt"/>
      </w:pPr>
      <w:r>
        <w:rPr>
          <w:rFonts w:hint="eastAsia"/>
        </w:rPr>
        <w:t>应支持通过人工智能大模型方式或数值天气预报方式，预测模型地表水平分辨率达到</w:t>
      </w:r>
      <w:r>
        <w:rPr>
          <w:rFonts w:hint="eastAsia"/>
        </w:rPr>
        <w:t>3km</w:t>
      </w:r>
      <w:r>
        <w:rPr>
          <w:rFonts w:hint="eastAsia"/>
        </w:rPr>
        <w:t>，气象模型可在</w:t>
      </w:r>
      <w:r>
        <w:rPr>
          <w:rFonts w:hint="eastAsia"/>
        </w:rPr>
        <w:t>30</w:t>
      </w:r>
      <w:r>
        <w:rPr>
          <w:rFonts w:hint="eastAsia"/>
        </w:rPr>
        <w:t>分钟之内提供未来</w:t>
      </w:r>
      <w:r>
        <w:rPr>
          <w:rFonts w:hint="eastAsia"/>
        </w:rPr>
        <w:t>7</w:t>
      </w:r>
      <w:r>
        <w:rPr>
          <w:rFonts w:hint="eastAsia"/>
        </w:rPr>
        <w:t>天的预测数据，且预报要素准确性</w:t>
      </w:r>
      <w:r>
        <w:rPr>
          <w:rFonts w:hint="eastAsia"/>
        </w:rPr>
        <w:t>RMSE</w:t>
      </w:r>
      <w:r>
        <w:rPr>
          <w:rFonts w:hint="eastAsia"/>
        </w:rPr>
        <w:t>指标不低于欧洲气象局公开发布的局部数值预报数据。</w:t>
      </w:r>
    </w:p>
    <w:p w14:paraId="07EBE47F" w14:textId="77777777" w:rsidR="00000000" w:rsidRDefault="00000000">
      <w:pPr>
        <w:pStyle w:val="a9"/>
        <w:ind w:firstLineChars="200" w:firstLine="24pt"/>
        <w:rPr>
          <w:rFonts w:hint="eastAsia"/>
        </w:rPr>
      </w:pPr>
      <w:r>
        <w:rPr>
          <w:rFonts w:hint="eastAsia"/>
        </w:rPr>
        <w:t>应支持接入场区布置的气象观测设备，展示所应支持接入的实测气象数据。</w:t>
      </w:r>
    </w:p>
    <w:p w14:paraId="7FA99DFF" w14:textId="77777777" w:rsidR="00000000" w:rsidRDefault="00000000">
      <w:pPr>
        <w:pStyle w:val="a9"/>
        <w:ind w:firstLineChars="200" w:firstLine="24pt"/>
        <w:rPr>
          <w:rFonts w:hint="eastAsia"/>
        </w:rPr>
      </w:pPr>
      <w:r>
        <w:rPr>
          <w:rFonts w:hint="eastAsia"/>
        </w:rPr>
        <w:t>应支持接入招标方的气象大模型和第三方气象数据源，显示场区未来至少</w:t>
      </w:r>
      <w:r>
        <w:rPr>
          <w:rFonts w:hint="eastAsia"/>
        </w:rPr>
        <w:t>7</w:t>
      </w:r>
      <w:r>
        <w:rPr>
          <w:rFonts w:hint="eastAsia"/>
        </w:rPr>
        <w:t>天逐小时、逐日气象预报数据，包含风速、风向、浪高、浪向、温度、降水量、能见度、相对湿度等，应支持</w:t>
      </w:r>
      <w:r>
        <w:rPr>
          <w:rFonts w:hint="eastAsia"/>
        </w:rPr>
        <w:t>APP</w:t>
      </w:r>
      <w:r>
        <w:rPr>
          <w:rFonts w:hint="eastAsia"/>
        </w:rPr>
        <w:t>移动端和网页端气象预报数据。</w:t>
      </w:r>
    </w:p>
    <w:p w14:paraId="291F32E1" w14:textId="77777777" w:rsidR="00000000" w:rsidRDefault="00000000">
      <w:pPr>
        <w:pStyle w:val="a9"/>
        <w:ind w:firstLineChars="200" w:firstLine="24pt"/>
        <w:rPr>
          <w:rFonts w:hint="eastAsia"/>
        </w:rPr>
      </w:pPr>
      <w:r>
        <w:rPr>
          <w:rFonts w:hint="eastAsia"/>
        </w:rPr>
        <w:t>应支持为场区提供雷暴、台风等气象灾害的预警提醒，以及气象灾害动态查询，并能够对历史气象预警进行查询，应支持</w:t>
      </w:r>
      <w:r>
        <w:rPr>
          <w:rFonts w:hint="eastAsia"/>
        </w:rPr>
        <w:t>APP</w:t>
      </w:r>
      <w:r>
        <w:rPr>
          <w:rFonts w:hint="eastAsia"/>
        </w:rPr>
        <w:t>移动端和网页端气象预警数据推送。</w:t>
      </w:r>
    </w:p>
    <w:p w14:paraId="2CEFA34D" w14:textId="77777777" w:rsidR="00000000" w:rsidRDefault="00000000">
      <w:pPr>
        <w:pStyle w:val="a9"/>
        <w:ind w:firstLineChars="200" w:firstLine="24pt"/>
      </w:pPr>
      <w:r>
        <w:rPr>
          <w:rFonts w:hint="eastAsia"/>
        </w:rPr>
        <w:t>应支持按照设定规则，根据逐日、逐时数据判断出海指标，根据适宜出海、不宜出海、不推荐出海三个指标进行判断。</w:t>
      </w:r>
    </w:p>
    <w:p w14:paraId="00589858" w14:textId="77777777" w:rsidR="00000000" w:rsidRDefault="00000000">
      <w:pPr>
        <w:pStyle w:val="a9"/>
        <w:ind w:firstLineChars="200" w:firstLine="24pt"/>
        <w:rPr>
          <w:rFonts w:hint="eastAsia"/>
        </w:rPr>
      </w:pPr>
      <w:r>
        <w:rPr>
          <w:rFonts w:hint="eastAsia"/>
        </w:rPr>
        <w:t>应支持为场区提供场区及附近区域的雷暴、台风等气象灾害的预警提醒，以及气象灾害动态查询，并能够对历史气象预警进行查询。</w:t>
      </w:r>
    </w:p>
    <w:p w14:paraId="61D91380" w14:textId="77777777" w:rsidR="00000000" w:rsidRDefault="00000000">
      <w:pPr>
        <w:pStyle w:val="a9"/>
        <w:ind w:firstLineChars="200" w:firstLine="24pt"/>
        <w:rPr>
          <w:rFonts w:hint="eastAsia"/>
        </w:rPr>
      </w:pPr>
      <w:r>
        <w:rPr>
          <w:rFonts w:hint="eastAsia"/>
        </w:rPr>
        <w:t>应支持后台对强天气、强风、降雨等天气类型预设警报发布规则，自动监测发布气象警告，应支持通过移动端和网页端等多渠道发布气象预警警报信号，可支持联动高音喇叭、声光警报装置等，对场区内发布警报信号。应支持未来三小时内，预报风速大于风机安全阈值，根据告警等级规则提示不同等级告警，并提醒系统监盘人员告警信息。</w:t>
      </w:r>
    </w:p>
    <w:p w14:paraId="5FCE03CB" w14:textId="77777777" w:rsidR="00000000" w:rsidRDefault="00000000">
      <w:pPr>
        <w:pStyle w:val="a9"/>
        <w:ind w:firstLineChars="200" w:firstLine="24pt"/>
        <w:rPr>
          <w:rFonts w:hint="eastAsia"/>
        </w:rPr>
      </w:pPr>
      <w:r>
        <w:rPr>
          <w:rFonts w:hint="eastAsia"/>
        </w:rPr>
        <w:lastRenderedPageBreak/>
        <w:t>应支持气象相关数据通过</w:t>
      </w:r>
      <w:r>
        <w:rPr>
          <w:rFonts w:hint="eastAsia"/>
        </w:rPr>
        <w:t>API</w:t>
      </w:r>
      <w:r>
        <w:rPr>
          <w:rFonts w:hint="eastAsia"/>
        </w:rPr>
        <w:t>接口方式与其他系统进行对接。</w:t>
      </w:r>
    </w:p>
    <w:p w14:paraId="7D74795B" w14:textId="77777777" w:rsidR="00000000" w:rsidRDefault="00000000">
      <w:pPr>
        <w:pStyle w:val="3"/>
        <w:numPr>
          <w:ilvl w:val="2"/>
          <w:numId w:val="24"/>
        </w:numPr>
        <w:rPr>
          <w:rFonts w:hint="eastAsia"/>
          <w:kern w:val="44"/>
          <w:szCs w:val="24"/>
        </w:rPr>
      </w:pPr>
      <w:r>
        <w:rPr>
          <w:rFonts w:hint="eastAsia"/>
          <w:kern w:val="44"/>
          <w:szCs w:val="24"/>
        </w:rPr>
        <w:t>海上风电安全监管系统</w:t>
      </w:r>
    </w:p>
    <w:p w14:paraId="78608680" w14:textId="77777777" w:rsidR="00000000" w:rsidRDefault="00000000">
      <w:pPr>
        <w:pStyle w:val="a9"/>
        <w:ind w:firstLineChars="200" w:firstLine="24pt"/>
        <w:rPr>
          <w:rFonts w:hint="eastAsia"/>
        </w:rPr>
      </w:pPr>
      <w:r>
        <w:rPr>
          <w:rFonts w:hint="eastAsia"/>
        </w:rPr>
        <w:t>海上风电安全监管系统覆盖风电场应支持通过卫星电话、对讲终端（</w:t>
      </w:r>
      <w:r>
        <w:rPr>
          <w:rFonts w:hint="eastAsia"/>
        </w:rPr>
        <w:t>VHF</w:t>
      </w:r>
      <w:r>
        <w:rPr>
          <w:rFonts w:hint="eastAsia"/>
        </w:rPr>
        <w:t>）、广播系统、雷达、北斗</w:t>
      </w:r>
      <w:r>
        <w:rPr>
          <w:rFonts w:hint="eastAsia"/>
        </w:rPr>
        <w:t>AIS</w:t>
      </w:r>
      <w:r>
        <w:rPr>
          <w:rFonts w:hint="eastAsia"/>
        </w:rPr>
        <w:t>定位信标、视频摄像、门禁系统、智能道闸、电子围栏、手机</w:t>
      </w:r>
      <w:r>
        <w:rPr>
          <w:rFonts w:hint="eastAsia"/>
        </w:rPr>
        <w:t>APP</w:t>
      </w:r>
      <w:r>
        <w:rPr>
          <w:rFonts w:hint="eastAsia"/>
        </w:rPr>
        <w:t>等设备，实现海上风电场及陆上生产区域人员、船舶、资产等全方位安全管理。具体功能应根据招标人的海上安全监管、安健环管理等要求进行细化设计，满足现场安全管理需求。</w:t>
      </w:r>
    </w:p>
    <w:p w14:paraId="2A14D2D0" w14:textId="77777777" w:rsidR="00000000" w:rsidRDefault="00000000">
      <w:pPr>
        <w:pStyle w:val="a9"/>
        <w:ind w:firstLineChars="200" w:firstLine="24pt"/>
        <w:rPr>
          <w:rFonts w:hint="eastAsia"/>
        </w:rPr>
      </w:pPr>
      <w:r>
        <w:rPr>
          <w:rFonts w:hint="eastAsia"/>
        </w:rPr>
        <w:t>海上风电安全监管系统应支持接入招标人的海缆综合监测系统、</w:t>
      </w:r>
      <w:r>
        <w:rPr>
          <w:rFonts w:hint="eastAsia"/>
        </w:rPr>
        <w:t>AIS</w:t>
      </w:r>
      <w:r>
        <w:rPr>
          <w:rFonts w:hint="eastAsia"/>
        </w:rPr>
        <w:t>基站、</w:t>
      </w:r>
      <w:r>
        <w:rPr>
          <w:rFonts w:hint="eastAsia"/>
        </w:rPr>
        <w:t>AIS</w:t>
      </w:r>
      <w:r>
        <w:rPr>
          <w:rFonts w:hint="eastAsia"/>
        </w:rPr>
        <w:t>接收机、多频段甚高频、雷达检测设备、中距（</w:t>
      </w:r>
      <w:r>
        <w:rPr>
          <w:rFonts w:hint="eastAsia"/>
        </w:rPr>
        <w:t>5km</w:t>
      </w:r>
      <w:r>
        <w:rPr>
          <w:rFonts w:hint="eastAsia"/>
        </w:rPr>
        <w:t>内）监控相机、可见光摄像头等设备及配套系统软件（上述设备系统不由本项目采购），实现数据采集、展示与管理。</w:t>
      </w:r>
    </w:p>
    <w:p w14:paraId="7BE84834" w14:textId="77777777" w:rsidR="00000000" w:rsidRDefault="00000000">
      <w:pPr>
        <w:pStyle w:val="a9"/>
        <w:ind w:firstLineChars="200" w:firstLine="24pt"/>
        <w:rPr>
          <w:rFonts w:hint="eastAsia"/>
        </w:rPr>
      </w:pPr>
      <w:r>
        <w:rPr>
          <w:rFonts w:hint="eastAsia"/>
        </w:rPr>
        <w:t>海上风电安全监管系统应包括但不限于安全监管大屏、船舶安全监管、人员安全监管、电子围栏警戒、</w:t>
      </w:r>
      <w:r>
        <w:rPr>
          <w:rFonts w:hint="eastAsia"/>
        </w:rPr>
        <w:t>VHF</w:t>
      </w:r>
      <w:r>
        <w:rPr>
          <w:rFonts w:hint="eastAsia"/>
        </w:rPr>
        <w:t>喊话、台风预警、海缆综合监测、视频监控、告警管理等功能。</w:t>
      </w:r>
    </w:p>
    <w:p w14:paraId="19270082" w14:textId="77777777" w:rsidR="00000000" w:rsidRDefault="00000000">
      <w:pPr>
        <w:pStyle w:val="a9"/>
        <w:ind w:firstLineChars="200" w:firstLine="24pt"/>
      </w:pPr>
      <w:r>
        <w:rPr>
          <w:rFonts w:hint="eastAsia"/>
        </w:rPr>
        <w:t>海上风电安全监管系统应支持与移动应用</w:t>
      </w:r>
      <w:r>
        <w:rPr>
          <w:rFonts w:hint="eastAsia"/>
        </w:rPr>
        <w:t>APP</w:t>
      </w:r>
      <w:r>
        <w:rPr>
          <w:rFonts w:hint="eastAsia"/>
        </w:rPr>
        <w:t>实时协同，数据互通。</w:t>
      </w:r>
    </w:p>
    <w:p w14:paraId="084B3A65"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安全监管大屏</w:t>
      </w:r>
    </w:p>
    <w:p w14:paraId="490BECE3" w14:textId="77777777" w:rsidR="00000000" w:rsidRDefault="00000000">
      <w:pPr>
        <w:pStyle w:val="a9"/>
        <w:ind w:firstLineChars="200" w:firstLine="24pt"/>
        <w:rPr>
          <w:rFonts w:hint="eastAsia"/>
        </w:rPr>
      </w:pPr>
      <w:r>
        <w:rPr>
          <w:rFonts w:hint="eastAsia"/>
        </w:rPr>
        <w:t>可视化应用应支持基于海图及卫星地图切换，雷达回波叠加显示；应支持实时显示海上风电场管辖区域及附近水域的船舶交通状态，采用不同颜色直观区分内外部船舶。</w:t>
      </w:r>
    </w:p>
    <w:p w14:paraId="698BA325" w14:textId="77777777" w:rsidR="00000000" w:rsidRDefault="00000000">
      <w:pPr>
        <w:pStyle w:val="a9"/>
        <w:ind w:firstLineChars="200" w:firstLine="24pt"/>
        <w:rPr>
          <w:rFonts w:hint="eastAsia"/>
        </w:rPr>
      </w:pPr>
      <w:r>
        <w:rPr>
          <w:rFonts w:hint="eastAsia"/>
        </w:rPr>
        <w:t>应支持显示船舶、人员、气象关键信息，其中船舶包含内部船舶数量统计、当前出海船舶统计、内外部船舶位置统计、在船人员查看、船舶轨迹查看；人员包括当前出海人数统计、人员在船信息查看、人员在船情况查看；气象数据应至少包括风速、浪高、浪向、降水量、温度、气象预警、出海指标、台风影响等。</w:t>
      </w:r>
    </w:p>
    <w:p w14:paraId="2CFEA4C0" w14:textId="77777777" w:rsidR="00000000" w:rsidRDefault="00000000">
      <w:pPr>
        <w:pStyle w:val="a9"/>
        <w:ind w:firstLineChars="200" w:firstLine="24pt"/>
        <w:rPr>
          <w:rFonts w:hint="eastAsia"/>
        </w:rPr>
      </w:pPr>
      <w:r>
        <w:rPr>
          <w:rFonts w:hint="eastAsia"/>
        </w:rPr>
        <w:t>地图应支持显示风电场、升压站、海缆、陆上集控中心、船舶相对位置，应支持显示电子围栏警戒区，显示海上安全告警的告警信息。</w:t>
      </w:r>
    </w:p>
    <w:p w14:paraId="40031937"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船舶安全监管</w:t>
      </w:r>
    </w:p>
    <w:p w14:paraId="51EB270D" w14:textId="77777777" w:rsidR="00000000" w:rsidRDefault="00000000">
      <w:pPr>
        <w:pStyle w:val="a9"/>
        <w:ind w:firstLineChars="200" w:firstLine="24pt"/>
        <w:rPr>
          <w:rFonts w:hint="eastAsia"/>
        </w:rPr>
      </w:pPr>
      <w:r>
        <w:rPr>
          <w:rFonts w:hint="eastAsia"/>
        </w:rPr>
        <w:t>船舶通航应至少包括船舶信息管理、视频监控、定位追踪和通航管理等子模块。</w:t>
      </w:r>
    </w:p>
    <w:p w14:paraId="4545EFEB" w14:textId="77777777" w:rsidR="00000000" w:rsidRDefault="00000000">
      <w:pPr>
        <w:pStyle w:val="a9"/>
        <w:numPr>
          <w:ilvl w:val="0"/>
          <w:numId w:val="84"/>
        </w:numPr>
        <w:ind w:start="0pt" w:firstLineChars="200" w:firstLine="24pt"/>
        <w:rPr>
          <w:rFonts w:hint="eastAsia"/>
        </w:rPr>
      </w:pPr>
      <w:r>
        <w:rPr>
          <w:rFonts w:hint="eastAsia"/>
        </w:rPr>
        <w:lastRenderedPageBreak/>
        <w:t>系统应支持接收、识别场区内及周围</w:t>
      </w:r>
      <w:r>
        <w:rPr>
          <w:rFonts w:hint="eastAsia"/>
        </w:rPr>
        <w:t>20</w:t>
      </w:r>
      <w:r>
        <w:rPr>
          <w:rFonts w:hint="eastAsia"/>
        </w:rPr>
        <w:t>海里范围内的船舶</w:t>
      </w:r>
      <w:r>
        <w:rPr>
          <w:rFonts w:hint="eastAsia"/>
        </w:rPr>
        <w:t>AIS</w:t>
      </w:r>
      <w:r>
        <w:rPr>
          <w:rFonts w:hint="eastAsia"/>
        </w:rPr>
        <w:t>信息，经数据解析、清洗、压缩等处理，实现对场区船舶的动态监控。</w:t>
      </w:r>
    </w:p>
    <w:p w14:paraId="2711EE2D" w14:textId="77777777" w:rsidR="00000000" w:rsidRDefault="00000000">
      <w:pPr>
        <w:pStyle w:val="a9"/>
        <w:numPr>
          <w:ilvl w:val="0"/>
          <w:numId w:val="84"/>
        </w:numPr>
        <w:ind w:start="0pt" w:firstLineChars="200" w:firstLine="24pt"/>
        <w:rPr>
          <w:rFonts w:hint="eastAsia"/>
        </w:rPr>
      </w:pPr>
      <w:r>
        <w:rPr>
          <w:rFonts w:hint="eastAsia"/>
        </w:rPr>
        <w:t>船舶信息库，应支持对参建各方所有船舶信息进行录入、筛选和查询，集成所有参与施工和运维船舶的名称、所属单位、类别、</w:t>
      </w:r>
      <w:r>
        <w:rPr>
          <w:rFonts w:hint="eastAsia"/>
        </w:rPr>
        <w:t>MMIS</w:t>
      </w:r>
      <w:r>
        <w:rPr>
          <w:rFonts w:hint="eastAsia"/>
        </w:rPr>
        <w:t>码、船舶类型、详细信息、气象指标配置等相关信息，构建船舶信息库。</w:t>
      </w:r>
    </w:p>
    <w:p w14:paraId="75EB0C16" w14:textId="77777777" w:rsidR="00000000" w:rsidRDefault="00000000">
      <w:pPr>
        <w:pStyle w:val="a9"/>
        <w:numPr>
          <w:ilvl w:val="0"/>
          <w:numId w:val="84"/>
        </w:numPr>
        <w:ind w:start="0pt" w:firstLineChars="200" w:firstLine="24pt"/>
      </w:pPr>
      <w:r>
        <w:rPr>
          <w:rFonts w:hint="eastAsia"/>
        </w:rPr>
        <w:t>船载视频，应支持接入施工船船载摄像头对海上施工现场情况进行视频监管，对船舶所在的作业面现场施工情况进行实时监管和记录。</w:t>
      </w:r>
    </w:p>
    <w:p w14:paraId="553B9CBB" w14:textId="77777777" w:rsidR="00000000" w:rsidRDefault="00000000">
      <w:pPr>
        <w:pStyle w:val="a9"/>
        <w:numPr>
          <w:ilvl w:val="0"/>
          <w:numId w:val="84"/>
        </w:numPr>
        <w:ind w:start="0pt" w:firstLineChars="200" w:firstLine="24pt"/>
      </w:pPr>
      <w:r>
        <w:rPr>
          <w:rFonts w:hint="eastAsia"/>
        </w:rPr>
        <w:t>定位追踪，应支持通过</w:t>
      </w:r>
      <w:r>
        <w:rPr>
          <w:rFonts w:hint="eastAsia"/>
        </w:rPr>
        <w:t>AIS</w:t>
      </w:r>
      <w:r>
        <w:rPr>
          <w:rFonts w:hint="eastAsia"/>
        </w:rPr>
        <w:t>进行船舶定位追踪，应支持接入船舶</w:t>
      </w:r>
      <w:r>
        <w:rPr>
          <w:rFonts w:hint="eastAsia"/>
        </w:rPr>
        <w:t>AIS</w:t>
      </w:r>
      <w:r>
        <w:rPr>
          <w:rFonts w:hint="eastAsia"/>
        </w:rPr>
        <w:t>信号，应支持对场区内部及附近的所有船舶进行定位跟踪；应支持通过</w:t>
      </w:r>
      <w:r>
        <w:rPr>
          <w:rFonts w:hint="eastAsia"/>
        </w:rPr>
        <w:t>MMIS</w:t>
      </w:r>
      <w:r>
        <w:rPr>
          <w:rFonts w:hint="eastAsia"/>
        </w:rPr>
        <w:t>码进行内部船舶的识别，应支持将</w:t>
      </w:r>
      <w:r>
        <w:rPr>
          <w:rFonts w:hint="eastAsia"/>
        </w:rPr>
        <w:t>AIS</w:t>
      </w:r>
      <w:r>
        <w:rPr>
          <w:rFonts w:hint="eastAsia"/>
        </w:rPr>
        <w:t>识别到的船只与船舶信息库里的船只进行比对，区分内外部船舶；应支持对内部船舶的轨迹进行实时跟踪和历史记录，应支持筛选查看。</w:t>
      </w:r>
    </w:p>
    <w:p w14:paraId="6AF88BC5" w14:textId="77777777" w:rsidR="00000000" w:rsidRDefault="00000000">
      <w:pPr>
        <w:pStyle w:val="a9"/>
        <w:numPr>
          <w:ilvl w:val="0"/>
          <w:numId w:val="84"/>
        </w:numPr>
        <w:ind w:start="0pt" w:firstLineChars="200" w:firstLine="24pt"/>
        <w:rPr>
          <w:rFonts w:hint="eastAsia"/>
        </w:rPr>
      </w:pPr>
      <w:r>
        <w:rPr>
          <w:rFonts w:hint="eastAsia"/>
        </w:rPr>
        <w:t>船舶出海管理，应支持各方进行船舶出海申请和审批，应支持结合施工计划、天气预报及预警信息，对船舶出海申请进行审批；自动生成通航记录，应支持筛选和查询，应支持在大屏上显示今日出航船舶数量；应支持</w:t>
      </w:r>
      <w:r>
        <w:rPr>
          <w:rFonts w:hint="eastAsia"/>
        </w:rPr>
        <w:t>APP</w:t>
      </w:r>
      <w:r>
        <w:rPr>
          <w:rFonts w:hint="eastAsia"/>
        </w:rPr>
        <w:t>应用，应支持在手机移动端进行船舶出海申请及记录查询。</w:t>
      </w:r>
    </w:p>
    <w:p w14:paraId="5C16FC9A" w14:textId="77777777" w:rsidR="00000000" w:rsidRDefault="00000000">
      <w:pPr>
        <w:pStyle w:val="a9"/>
        <w:numPr>
          <w:ilvl w:val="0"/>
          <w:numId w:val="84"/>
        </w:numPr>
        <w:ind w:start="0pt" w:firstLineChars="200" w:firstLine="24pt"/>
      </w:pPr>
      <w:r>
        <w:rPr>
          <w:rFonts w:hint="eastAsia"/>
        </w:rPr>
        <w:t>船舶作业分析，应支持多维度作业分析，应支持实时出海船舶统计分析、船舶出海统计分析、各单位每日出海统计分析、船舶出海记录查询及人员出海记录查询。应支持</w:t>
      </w:r>
      <w:r>
        <w:t>查询船舶的出海记录，</w:t>
      </w:r>
      <w:r>
        <w:rPr>
          <w:rFonts w:hint="eastAsia"/>
        </w:rPr>
        <w:t>以</w:t>
      </w:r>
      <w:r>
        <w:t>日期维度进行统计每日出海的船舶数量和具体出海船舶</w:t>
      </w:r>
      <w:r>
        <w:rPr>
          <w:rFonts w:hint="eastAsia"/>
        </w:rPr>
        <w:t>清单</w:t>
      </w:r>
      <w:r>
        <w:t>。</w:t>
      </w:r>
      <w:r>
        <w:rPr>
          <w:rFonts w:hint="eastAsia"/>
        </w:rPr>
        <w:t>系统应支持根据风场配置的数据源自动融合统计</w:t>
      </w:r>
      <w:r>
        <w:t>船舶出海记录，</w:t>
      </w:r>
      <w:r>
        <w:rPr>
          <w:rFonts w:hint="eastAsia"/>
        </w:rPr>
        <w:t>每天凌晨系统自动生成前一天的出海记录</w:t>
      </w:r>
      <w:r>
        <w:t>。如果发现数据源统计的结果有误，</w:t>
      </w:r>
      <w:r>
        <w:rPr>
          <w:rFonts w:hint="eastAsia"/>
        </w:rPr>
        <w:t>可以</w:t>
      </w:r>
      <w:r>
        <w:t>人工进行修改，</w:t>
      </w:r>
      <w:r>
        <w:rPr>
          <w:rFonts w:hint="eastAsia"/>
        </w:rPr>
        <w:t>也可以</w:t>
      </w:r>
      <w:r>
        <w:t>删除后，</w:t>
      </w:r>
      <w:r>
        <w:rPr>
          <w:rFonts w:hint="eastAsia"/>
        </w:rPr>
        <w:t>在</w:t>
      </w:r>
      <w:r>
        <w:t>出海信息填报页面进行填报。</w:t>
      </w:r>
    </w:p>
    <w:p w14:paraId="78E5797B"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人员安全监管</w:t>
      </w:r>
    </w:p>
    <w:p w14:paraId="16726636" w14:textId="77777777" w:rsidR="00000000" w:rsidRDefault="00000000">
      <w:pPr>
        <w:pStyle w:val="a9"/>
        <w:numPr>
          <w:ilvl w:val="0"/>
          <w:numId w:val="85"/>
        </w:numPr>
        <w:ind w:start="0pt" w:firstLineChars="200" w:firstLine="24pt"/>
        <w:rPr>
          <w:rFonts w:hint="eastAsia"/>
        </w:rPr>
      </w:pPr>
      <w:r>
        <w:rPr>
          <w:rFonts w:hint="eastAsia"/>
        </w:rPr>
        <w:t>风电场安全防护与告警</w:t>
      </w:r>
    </w:p>
    <w:p w14:paraId="3DC7E947" w14:textId="77777777" w:rsidR="00000000" w:rsidRDefault="00000000">
      <w:pPr>
        <w:pStyle w:val="a9"/>
        <w:ind w:firstLineChars="200" w:firstLine="24pt"/>
        <w:rPr>
          <w:rFonts w:hint="eastAsia"/>
        </w:rPr>
      </w:pPr>
      <w:r>
        <w:rPr>
          <w:rFonts w:hint="eastAsia"/>
        </w:rPr>
        <w:t>人员安全防护主要针对风电场生产区内作业的规范化管理，对违规行为及时发现、及时预警，减少因违规作业带来的安全风险。应支持通过人脸比对技术，控制人员进入作业区，支持通过安全帽识别技术，对作业人员安全帽佩戴进行识别，确保人员作业安全。</w:t>
      </w:r>
    </w:p>
    <w:tbl>
      <w:tblPr>
        <w:tblW w:w="100.0%"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75pt" w:type="dxa"/>
          <w:start w:w="0.75pt" w:type="dxa"/>
          <w:bottom w:w="0.75pt" w:type="dxa"/>
          <w:end w:w="0.75pt" w:type="dxa"/>
        </w:tblCellMar>
        <w:tblLook w:firstRow="0" w:lastRow="0" w:firstColumn="0" w:lastColumn="0" w:noHBand="0" w:noVBand="0"/>
      </w:tblPr>
      <w:tblGrid>
        <w:gridCol w:w="643"/>
        <w:gridCol w:w="1039"/>
        <w:gridCol w:w="1168"/>
        <w:gridCol w:w="1560"/>
        <w:gridCol w:w="1429"/>
        <w:gridCol w:w="2457"/>
      </w:tblGrid>
      <w:tr w:rsidR="00000000" w14:paraId="50930B81" w14:textId="77777777">
        <w:trPr>
          <w:trHeight w:val="397"/>
          <w:jc w:val="center"/>
        </w:trPr>
        <w:tc>
          <w:tcPr>
            <w:tcW w:w="7.76%" w:type="pct"/>
            <w:vAlign w:val="center"/>
          </w:tcPr>
          <w:p w14:paraId="394D2375" w14:textId="77777777" w:rsidR="00000000" w:rsidRDefault="00000000">
            <w:pPr>
              <w:spacing w:beforeLines="20" w:before="3.10pt" w:afterLines="20" w:after="3.10pt"/>
              <w:jc w:val="center"/>
              <w:textAlignment w:val="center"/>
              <w:rPr>
                <w:szCs w:val="22"/>
              </w:rPr>
            </w:pPr>
            <w:r>
              <w:rPr>
                <w:rFonts w:hint="eastAsia"/>
                <w:b/>
                <w:bCs/>
                <w:color w:val="1F2329"/>
                <w:szCs w:val="18"/>
                <w:lang w:bidi="ar"/>
              </w:rPr>
              <w:lastRenderedPageBreak/>
              <w:t>序号</w:t>
            </w:r>
          </w:p>
        </w:tc>
        <w:tc>
          <w:tcPr>
            <w:tcW w:w="12.52%" w:type="pct"/>
            <w:vAlign w:val="center"/>
          </w:tcPr>
          <w:p w14:paraId="5F561119" w14:textId="77777777" w:rsidR="00000000" w:rsidRDefault="00000000">
            <w:pPr>
              <w:spacing w:beforeLines="20" w:before="3.10pt" w:afterLines="20" w:after="3.10pt"/>
              <w:jc w:val="center"/>
              <w:textAlignment w:val="center"/>
              <w:rPr>
                <w:szCs w:val="22"/>
              </w:rPr>
            </w:pPr>
            <w:r>
              <w:rPr>
                <w:rFonts w:hint="eastAsia"/>
                <w:b/>
                <w:bCs/>
                <w:color w:val="1F2329"/>
                <w:szCs w:val="18"/>
                <w:lang w:bidi="ar"/>
              </w:rPr>
              <w:t>巡视部位</w:t>
            </w:r>
          </w:p>
        </w:tc>
        <w:tc>
          <w:tcPr>
            <w:tcW w:w="14.08%" w:type="pct"/>
            <w:vAlign w:val="center"/>
          </w:tcPr>
          <w:p w14:paraId="03DAE4DF" w14:textId="77777777" w:rsidR="00000000" w:rsidRDefault="00000000">
            <w:pPr>
              <w:spacing w:beforeLines="20" w:before="3.10pt" w:afterLines="20" w:after="3.10pt"/>
              <w:jc w:val="center"/>
              <w:textAlignment w:val="center"/>
              <w:rPr>
                <w:szCs w:val="22"/>
              </w:rPr>
            </w:pPr>
            <w:r>
              <w:rPr>
                <w:rFonts w:hint="eastAsia"/>
                <w:b/>
                <w:bCs/>
                <w:color w:val="1F2329"/>
                <w:szCs w:val="18"/>
                <w:lang w:bidi="ar"/>
              </w:rPr>
              <w:t>巡视点位</w:t>
            </w:r>
          </w:p>
        </w:tc>
        <w:tc>
          <w:tcPr>
            <w:tcW w:w="18.78%" w:type="pct"/>
            <w:vAlign w:val="center"/>
          </w:tcPr>
          <w:p w14:paraId="7F8AEAFE" w14:textId="77777777" w:rsidR="00000000" w:rsidRDefault="00000000">
            <w:pPr>
              <w:spacing w:beforeLines="20" w:before="3.10pt" w:afterLines="20" w:after="3.10pt"/>
              <w:jc w:val="center"/>
              <w:textAlignment w:val="center"/>
              <w:rPr>
                <w:szCs w:val="22"/>
              </w:rPr>
            </w:pPr>
            <w:r>
              <w:rPr>
                <w:rFonts w:hint="eastAsia"/>
                <w:b/>
                <w:bCs/>
                <w:color w:val="1F2329"/>
                <w:szCs w:val="18"/>
                <w:lang w:bidi="ar"/>
              </w:rPr>
              <w:t>巡视内容</w:t>
            </w:r>
          </w:p>
        </w:tc>
        <w:tc>
          <w:tcPr>
            <w:tcW w:w="17.2%" w:type="pct"/>
            <w:vAlign w:val="center"/>
          </w:tcPr>
          <w:p w14:paraId="0F660405" w14:textId="77777777" w:rsidR="00000000" w:rsidRDefault="00000000">
            <w:pPr>
              <w:spacing w:beforeLines="20" w:before="3.10pt" w:afterLines="20" w:after="3.10pt"/>
              <w:jc w:val="center"/>
              <w:textAlignment w:val="center"/>
              <w:rPr>
                <w:szCs w:val="22"/>
              </w:rPr>
            </w:pPr>
            <w:r>
              <w:rPr>
                <w:rFonts w:hint="eastAsia"/>
                <w:b/>
                <w:bCs/>
                <w:color w:val="1F2329"/>
                <w:szCs w:val="18"/>
                <w:lang w:bidi="ar"/>
              </w:rPr>
              <w:t>巡视设备</w:t>
            </w:r>
          </w:p>
        </w:tc>
        <w:tc>
          <w:tcPr>
            <w:tcW w:w="29.6%" w:type="pct"/>
            <w:vAlign w:val="center"/>
          </w:tcPr>
          <w:p w14:paraId="57B4DD1A" w14:textId="77777777" w:rsidR="00000000" w:rsidRDefault="00000000">
            <w:pPr>
              <w:spacing w:beforeLines="20" w:before="3.10pt" w:afterLines="20" w:after="3.10pt"/>
              <w:jc w:val="center"/>
              <w:textAlignment w:val="center"/>
              <w:rPr>
                <w:szCs w:val="22"/>
              </w:rPr>
            </w:pPr>
            <w:r>
              <w:rPr>
                <w:rFonts w:hint="eastAsia"/>
                <w:b/>
                <w:bCs/>
                <w:color w:val="1F2329"/>
                <w:szCs w:val="18"/>
                <w:lang w:bidi="ar"/>
              </w:rPr>
              <w:t>数据格式</w:t>
            </w:r>
          </w:p>
        </w:tc>
      </w:tr>
      <w:tr w:rsidR="00000000" w14:paraId="46B06E16" w14:textId="77777777">
        <w:trPr>
          <w:trHeight w:val="397"/>
          <w:jc w:val="center"/>
        </w:trPr>
        <w:tc>
          <w:tcPr>
            <w:tcW w:w="7.76%" w:type="pct"/>
            <w:vAlign w:val="center"/>
          </w:tcPr>
          <w:p w14:paraId="342D44A2" w14:textId="77777777" w:rsidR="00000000" w:rsidRDefault="00000000">
            <w:pPr>
              <w:spacing w:beforeLines="20" w:before="3.10pt" w:afterLines="20" w:after="3.10pt"/>
              <w:jc w:val="center"/>
              <w:textAlignment w:val="center"/>
              <w:rPr>
                <w:szCs w:val="22"/>
              </w:rPr>
            </w:pPr>
            <w:r>
              <w:rPr>
                <w:szCs w:val="22"/>
                <w:lang w:bidi="ar"/>
              </w:rPr>
              <w:t>1</w:t>
            </w:r>
          </w:p>
        </w:tc>
        <w:tc>
          <w:tcPr>
            <w:tcW w:w="12.52%" w:type="pct"/>
            <w:vAlign w:val="center"/>
          </w:tcPr>
          <w:p w14:paraId="47AEBC7D"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1581E5BF"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33579E2A" w14:textId="77777777" w:rsidR="00000000" w:rsidRDefault="00000000">
            <w:pPr>
              <w:spacing w:beforeLines="20" w:before="3.10pt" w:afterLines="20" w:after="3.10pt"/>
              <w:jc w:val="center"/>
              <w:textAlignment w:val="center"/>
              <w:rPr>
                <w:szCs w:val="22"/>
              </w:rPr>
            </w:pPr>
            <w:r>
              <w:rPr>
                <w:rFonts w:hint="eastAsia"/>
                <w:szCs w:val="22"/>
                <w:lang w:bidi="ar"/>
              </w:rPr>
              <w:t>未戴安全帽</w:t>
            </w:r>
          </w:p>
        </w:tc>
        <w:tc>
          <w:tcPr>
            <w:tcW w:w="17.2%" w:type="pct"/>
            <w:vAlign w:val="center"/>
          </w:tcPr>
          <w:p w14:paraId="435B7990"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27536E05"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09F30829" w14:textId="77777777">
        <w:trPr>
          <w:trHeight w:val="397"/>
          <w:jc w:val="center"/>
        </w:trPr>
        <w:tc>
          <w:tcPr>
            <w:tcW w:w="7.76%" w:type="pct"/>
            <w:vAlign w:val="center"/>
          </w:tcPr>
          <w:p w14:paraId="797C2BA3" w14:textId="77777777" w:rsidR="00000000" w:rsidRDefault="00000000">
            <w:pPr>
              <w:spacing w:beforeLines="20" w:before="3.10pt" w:afterLines="20" w:after="3.10pt"/>
              <w:jc w:val="center"/>
              <w:textAlignment w:val="center"/>
              <w:rPr>
                <w:szCs w:val="22"/>
              </w:rPr>
            </w:pPr>
            <w:r>
              <w:rPr>
                <w:szCs w:val="22"/>
                <w:lang w:bidi="ar"/>
              </w:rPr>
              <w:t>2</w:t>
            </w:r>
          </w:p>
        </w:tc>
        <w:tc>
          <w:tcPr>
            <w:tcW w:w="12.52%" w:type="pct"/>
            <w:vAlign w:val="center"/>
          </w:tcPr>
          <w:p w14:paraId="2BA310C4"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29C6EF1E"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4FD0296A" w14:textId="77777777" w:rsidR="00000000" w:rsidRDefault="00000000">
            <w:pPr>
              <w:spacing w:beforeLines="20" w:before="3.10pt" w:afterLines="20" w:after="3.10pt"/>
              <w:jc w:val="center"/>
              <w:textAlignment w:val="center"/>
              <w:rPr>
                <w:szCs w:val="22"/>
              </w:rPr>
            </w:pPr>
            <w:r>
              <w:rPr>
                <w:rFonts w:hint="eastAsia"/>
                <w:szCs w:val="22"/>
                <w:lang w:bidi="ar"/>
              </w:rPr>
              <w:t>未穿工装</w:t>
            </w:r>
          </w:p>
        </w:tc>
        <w:tc>
          <w:tcPr>
            <w:tcW w:w="17.2%" w:type="pct"/>
            <w:vAlign w:val="center"/>
          </w:tcPr>
          <w:p w14:paraId="7FD1A756"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290D9AA9"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1CA93517" w14:textId="77777777">
        <w:trPr>
          <w:trHeight w:val="397"/>
          <w:jc w:val="center"/>
        </w:trPr>
        <w:tc>
          <w:tcPr>
            <w:tcW w:w="7.76%" w:type="pct"/>
            <w:vAlign w:val="center"/>
          </w:tcPr>
          <w:p w14:paraId="4B8CBA4D" w14:textId="77777777" w:rsidR="00000000" w:rsidRDefault="00000000">
            <w:pPr>
              <w:spacing w:beforeLines="20" w:before="3.10pt" w:afterLines="20" w:after="3.10pt"/>
              <w:jc w:val="center"/>
              <w:textAlignment w:val="center"/>
              <w:rPr>
                <w:szCs w:val="22"/>
              </w:rPr>
            </w:pPr>
            <w:r>
              <w:rPr>
                <w:szCs w:val="22"/>
                <w:lang w:bidi="ar"/>
              </w:rPr>
              <w:t>3</w:t>
            </w:r>
          </w:p>
        </w:tc>
        <w:tc>
          <w:tcPr>
            <w:tcW w:w="12.52%" w:type="pct"/>
            <w:vAlign w:val="center"/>
          </w:tcPr>
          <w:p w14:paraId="70D3F8A8"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0EF73953"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3D5ED508" w14:textId="77777777" w:rsidR="00000000" w:rsidRDefault="00000000">
            <w:pPr>
              <w:spacing w:beforeLines="20" w:before="3.10pt" w:afterLines="20" w:after="3.10pt"/>
              <w:jc w:val="center"/>
              <w:textAlignment w:val="center"/>
              <w:rPr>
                <w:szCs w:val="22"/>
              </w:rPr>
            </w:pPr>
            <w:r>
              <w:rPr>
                <w:rFonts w:hint="eastAsia"/>
                <w:szCs w:val="22"/>
                <w:lang w:bidi="ar"/>
              </w:rPr>
              <w:t>吸烟</w:t>
            </w:r>
          </w:p>
        </w:tc>
        <w:tc>
          <w:tcPr>
            <w:tcW w:w="17.2%" w:type="pct"/>
            <w:vAlign w:val="center"/>
          </w:tcPr>
          <w:p w14:paraId="7A1F705D"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2326A589"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39EB30A6" w14:textId="77777777">
        <w:trPr>
          <w:trHeight w:val="397"/>
          <w:jc w:val="center"/>
        </w:trPr>
        <w:tc>
          <w:tcPr>
            <w:tcW w:w="7.76%" w:type="pct"/>
            <w:vAlign w:val="center"/>
          </w:tcPr>
          <w:p w14:paraId="22666F4D" w14:textId="77777777" w:rsidR="00000000" w:rsidRDefault="00000000">
            <w:pPr>
              <w:spacing w:beforeLines="20" w:before="3.10pt" w:afterLines="20" w:after="3.10pt"/>
              <w:jc w:val="center"/>
              <w:textAlignment w:val="center"/>
              <w:rPr>
                <w:szCs w:val="22"/>
              </w:rPr>
            </w:pPr>
            <w:r>
              <w:rPr>
                <w:szCs w:val="22"/>
                <w:lang w:bidi="ar"/>
              </w:rPr>
              <w:t>4</w:t>
            </w:r>
          </w:p>
        </w:tc>
        <w:tc>
          <w:tcPr>
            <w:tcW w:w="12.52%" w:type="pct"/>
            <w:vAlign w:val="center"/>
          </w:tcPr>
          <w:p w14:paraId="4EC89C70"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012648C3"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34C20CAD" w14:textId="77777777" w:rsidR="00000000" w:rsidRDefault="00000000">
            <w:pPr>
              <w:spacing w:beforeLines="20" w:before="3.10pt" w:afterLines="20" w:after="3.10pt"/>
              <w:jc w:val="center"/>
              <w:textAlignment w:val="center"/>
              <w:rPr>
                <w:szCs w:val="22"/>
              </w:rPr>
            </w:pPr>
            <w:r>
              <w:rPr>
                <w:rFonts w:hint="eastAsia"/>
                <w:szCs w:val="22"/>
                <w:lang w:bidi="ar"/>
              </w:rPr>
              <w:t>越线</w:t>
            </w:r>
            <w:r>
              <w:rPr>
                <w:szCs w:val="22"/>
                <w:lang w:bidi="ar"/>
              </w:rPr>
              <w:t>/</w:t>
            </w:r>
            <w:r>
              <w:rPr>
                <w:rFonts w:hint="eastAsia"/>
                <w:szCs w:val="22"/>
                <w:lang w:bidi="ar"/>
              </w:rPr>
              <w:t>闯入</w:t>
            </w:r>
          </w:p>
        </w:tc>
        <w:tc>
          <w:tcPr>
            <w:tcW w:w="17.2%" w:type="pct"/>
            <w:vAlign w:val="center"/>
          </w:tcPr>
          <w:p w14:paraId="136D064B"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58972820"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70583610" w14:textId="77777777">
        <w:trPr>
          <w:trHeight w:val="397"/>
          <w:jc w:val="center"/>
        </w:trPr>
        <w:tc>
          <w:tcPr>
            <w:tcW w:w="7.76%" w:type="pct"/>
            <w:vAlign w:val="center"/>
          </w:tcPr>
          <w:p w14:paraId="0EB62A5F" w14:textId="77777777" w:rsidR="00000000" w:rsidRDefault="00000000">
            <w:pPr>
              <w:spacing w:beforeLines="20" w:before="3.10pt" w:afterLines="20" w:after="3.10pt"/>
              <w:jc w:val="center"/>
              <w:textAlignment w:val="center"/>
              <w:rPr>
                <w:szCs w:val="22"/>
              </w:rPr>
            </w:pPr>
            <w:r>
              <w:rPr>
                <w:szCs w:val="22"/>
                <w:lang w:bidi="ar"/>
              </w:rPr>
              <w:t>5</w:t>
            </w:r>
          </w:p>
        </w:tc>
        <w:tc>
          <w:tcPr>
            <w:tcW w:w="12.52%" w:type="pct"/>
            <w:vAlign w:val="center"/>
          </w:tcPr>
          <w:p w14:paraId="7D843EB9"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55673298"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730CE6EE" w14:textId="77777777" w:rsidR="00000000" w:rsidRDefault="00000000">
            <w:pPr>
              <w:spacing w:beforeLines="20" w:before="3.10pt" w:afterLines="20" w:after="3.10pt"/>
              <w:jc w:val="center"/>
              <w:textAlignment w:val="center"/>
              <w:rPr>
                <w:szCs w:val="22"/>
              </w:rPr>
            </w:pPr>
            <w:r>
              <w:rPr>
                <w:rFonts w:hint="eastAsia"/>
                <w:szCs w:val="22"/>
                <w:lang w:bidi="ar"/>
              </w:rPr>
              <w:t>烟火识别</w:t>
            </w:r>
          </w:p>
        </w:tc>
        <w:tc>
          <w:tcPr>
            <w:tcW w:w="17.2%" w:type="pct"/>
            <w:vAlign w:val="center"/>
          </w:tcPr>
          <w:p w14:paraId="51042003"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264CEE21"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5FCB6406" w14:textId="77777777">
        <w:trPr>
          <w:trHeight w:val="397"/>
          <w:jc w:val="center"/>
        </w:trPr>
        <w:tc>
          <w:tcPr>
            <w:tcW w:w="7.76%" w:type="pct"/>
            <w:vAlign w:val="center"/>
          </w:tcPr>
          <w:p w14:paraId="031EE7FF" w14:textId="77777777" w:rsidR="00000000" w:rsidRDefault="00000000">
            <w:pPr>
              <w:spacing w:beforeLines="20" w:before="3.10pt" w:afterLines="20" w:after="3.10pt"/>
              <w:jc w:val="center"/>
              <w:textAlignment w:val="center"/>
              <w:rPr>
                <w:szCs w:val="22"/>
              </w:rPr>
            </w:pPr>
            <w:r>
              <w:rPr>
                <w:szCs w:val="22"/>
                <w:lang w:bidi="ar"/>
              </w:rPr>
              <w:t>6</w:t>
            </w:r>
          </w:p>
        </w:tc>
        <w:tc>
          <w:tcPr>
            <w:tcW w:w="12.52%" w:type="pct"/>
            <w:vAlign w:val="center"/>
          </w:tcPr>
          <w:p w14:paraId="53B6CF91"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2745D4C8"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3D00C4BD" w14:textId="77777777" w:rsidR="00000000" w:rsidRDefault="00000000">
            <w:pPr>
              <w:spacing w:beforeLines="20" w:before="3.10pt" w:afterLines="20" w:after="3.10pt"/>
              <w:jc w:val="center"/>
              <w:textAlignment w:val="center"/>
              <w:rPr>
                <w:szCs w:val="22"/>
              </w:rPr>
            </w:pPr>
            <w:r>
              <w:rPr>
                <w:rFonts w:hint="eastAsia"/>
                <w:szCs w:val="22"/>
                <w:lang w:bidi="ar"/>
              </w:rPr>
              <w:t>小动物识别</w:t>
            </w:r>
          </w:p>
        </w:tc>
        <w:tc>
          <w:tcPr>
            <w:tcW w:w="17.2%" w:type="pct"/>
            <w:vAlign w:val="center"/>
          </w:tcPr>
          <w:p w14:paraId="61885675"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4669B180"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092C37B0" w14:textId="77777777">
        <w:trPr>
          <w:trHeight w:val="397"/>
          <w:jc w:val="center"/>
        </w:trPr>
        <w:tc>
          <w:tcPr>
            <w:tcW w:w="7.76%" w:type="pct"/>
            <w:vAlign w:val="center"/>
          </w:tcPr>
          <w:p w14:paraId="18C922EF" w14:textId="77777777" w:rsidR="00000000" w:rsidRDefault="00000000">
            <w:pPr>
              <w:spacing w:beforeLines="20" w:before="3.10pt" w:afterLines="20" w:after="3.10pt"/>
              <w:jc w:val="center"/>
              <w:textAlignment w:val="center"/>
              <w:rPr>
                <w:szCs w:val="22"/>
              </w:rPr>
            </w:pPr>
            <w:r>
              <w:rPr>
                <w:szCs w:val="22"/>
                <w:lang w:bidi="ar"/>
              </w:rPr>
              <w:t>7</w:t>
            </w:r>
          </w:p>
        </w:tc>
        <w:tc>
          <w:tcPr>
            <w:tcW w:w="12.52%" w:type="pct"/>
            <w:vAlign w:val="center"/>
          </w:tcPr>
          <w:p w14:paraId="774DDBC0"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00F4460C"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362FE00D" w14:textId="77777777" w:rsidR="00000000" w:rsidRDefault="00000000">
            <w:pPr>
              <w:spacing w:beforeLines="20" w:before="3.10pt" w:afterLines="20" w:after="3.10pt"/>
              <w:jc w:val="center"/>
              <w:textAlignment w:val="center"/>
              <w:rPr>
                <w:szCs w:val="22"/>
              </w:rPr>
            </w:pPr>
            <w:r>
              <w:rPr>
                <w:rFonts w:hint="eastAsia"/>
                <w:szCs w:val="22"/>
                <w:lang w:bidi="ar"/>
              </w:rPr>
              <w:t>积水监测</w:t>
            </w:r>
          </w:p>
        </w:tc>
        <w:tc>
          <w:tcPr>
            <w:tcW w:w="17.2%" w:type="pct"/>
            <w:vAlign w:val="center"/>
          </w:tcPr>
          <w:p w14:paraId="65B31436"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221B377B"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r w:rsidR="00000000" w14:paraId="103DE85F" w14:textId="77777777">
        <w:trPr>
          <w:trHeight w:val="397"/>
          <w:jc w:val="center"/>
        </w:trPr>
        <w:tc>
          <w:tcPr>
            <w:tcW w:w="7.76%" w:type="pct"/>
            <w:vAlign w:val="center"/>
          </w:tcPr>
          <w:p w14:paraId="006111CA" w14:textId="77777777" w:rsidR="00000000" w:rsidRDefault="00000000">
            <w:pPr>
              <w:spacing w:beforeLines="20" w:before="3.10pt" w:afterLines="20" w:after="3.10pt"/>
              <w:jc w:val="center"/>
              <w:textAlignment w:val="center"/>
              <w:rPr>
                <w:szCs w:val="22"/>
              </w:rPr>
            </w:pPr>
            <w:r>
              <w:rPr>
                <w:szCs w:val="22"/>
                <w:lang w:bidi="ar"/>
              </w:rPr>
              <w:t>8</w:t>
            </w:r>
          </w:p>
        </w:tc>
        <w:tc>
          <w:tcPr>
            <w:tcW w:w="12.52%" w:type="pct"/>
            <w:vAlign w:val="center"/>
          </w:tcPr>
          <w:p w14:paraId="26F4245D" w14:textId="77777777" w:rsidR="00000000" w:rsidRDefault="00000000">
            <w:pPr>
              <w:spacing w:beforeLines="20" w:before="3.10pt" w:afterLines="20" w:after="3.10pt"/>
              <w:jc w:val="center"/>
              <w:textAlignment w:val="center"/>
              <w:rPr>
                <w:szCs w:val="22"/>
              </w:rPr>
            </w:pPr>
            <w:r>
              <w:rPr>
                <w:rFonts w:hint="eastAsia"/>
                <w:szCs w:val="22"/>
                <w:lang w:bidi="ar"/>
              </w:rPr>
              <w:t>风电场</w:t>
            </w:r>
          </w:p>
        </w:tc>
        <w:tc>
          <w:tcPr>
            <w:tcW w:w="14.08%" w:type="pct"/>
            <w:vAlign w:val="center"/>
          </w:tcPr>
          <w:p w14:paraId="7F23BD2E" w14:textId="77777777" w:rsidR="00000000" w:rsidRDefault="00000000">
            <w:pPr>
              <w:spacing w:beforeLines="20" w:before="3.10pt" w:afterLines="20" w:after="3.10pt"/>
              <w:jc w:val="center"/>
              <w:textAlignment w:val="center"/>
              <w:rPr>
                <w:szCs w:val="22"/>
              </w:rPr>
            </w:pPr>
            <w:r>
              <w:rPr>
                <w:rFonts w:hint="eastAsia"/>
                <w:szCs w:val="22"/>
                <w:lang w:bidi="ar"/>
              </w:rPr>
              <w:t>设备周围</w:t>
            </w:r>
          </w:p>
        </w:tc>
        <w:tc>
          <w:tcPr>
            <w:tcW w:w="18.78%" w:type="pct"/>
            <w:vAlign w:val="center"/>
          </w:tcPr>
          <w:p w14:paraId="191D7B2F" w14:textId="77777777" w:rsidR="00000000" w:rsidRDefault="00000000">
            <w:pPr>
              <w:spacing w:beforeLines="20" w:before="3.10pt" w:afterLines="20" w:after="3.10pt"/>
              <w:jc w:val="center"/>
              <w:textAlignment w:val="center"/>
              <w:rPr>
                <w:szCs w:val="22"/>
              </w:rPr>
            </w:pPr>
            <w:r>
              <w:rPr>
                <w:rFonts w:hint="eastAsia"/>
                <w:szCs w:val="22"/>
                <w:lang w:bidi="ar"/>
              </w:rPr>
              <w:t>误入带电间隔</w:t>
            </w:r>
          </w:p>
        </w:tc>
        <w:tc>
          <w:tcPr>
            <w:tcW w:w="17.2%" w:type="pct"/>
            <w:vAlign w:val="center"/>
          </w:tcPr>
          <w:p w14:paraId="1B0B7C17" w14:textId="77777777" w:rsidR="00000000" w:rsidRDefault="00000000">
            <w:pPr>
              <w:spacing w:beforeLines="20" w:before="3.10pt" w:afterLines="20" w:after="3.10pt"/>
              <w:jc w:val="center"/>
              <w:textAlignment w:val="center"/>
              <w:rPr>
                <w:szCs w:val="22"/>
              </w:rPr>
            </w:pPr>
            <w:r>
              <w:rPr>
                <w:rFonts w:hint="eastAsia"/>
                <w:szCs w:val="22"/>
                <w:lang w:bidi="ar"/>
              </w:rPr>
              <w:t>智能感知终端</w:t>
            </w:r>
          </w:p>
        </w:tc>
        <w:tc>
          <w:tcPr>
            <w:tcW w:w="29.6%" w:type="pct"/>
            <w:vAlign w:val="center"/>
          </w:tcPr>
          <w:p w14:paraId="22A432CF" w14:textId="77777777" w:rsidR="00000000" w:rsidRDefault="00000000">
            <w:pPr>
              <w:spacing w:beforeLines="20" w:before="3.10pt" w:afterLines="20" w:after="3.10pt"/>
              <w:jc w:val="center"/>
              <w:textAlignment w:val="center"/>
              <w:rPr>
                <w:szCs w:val="22"/>
              </w:rPr>
            </w:pPr>
            <w:r>
              <w:rPr>
                <w:rFonts w:hint="eastAsia"/>
                <w:szCs w:val="22"/>
                <w:lang w:bidi="ar"/>
              </w:rPr>
              <w:t>可见光安全风险识别图像</w:t>
            </w:r>
          </w:p>
        </w:tc>
      </w:tr>
    </w:tbl>
    <w:p w14:paraId="32084EB1" w14:textId="77777777" w:rsidR="00000000" w:rsidRDefault="00000000">
      <w:pPr>
        <w:pStyle w:val="a9"/>
        <w:numPr>
          <w:ilvl w:val="0"/>
          <w:numId w:val="86"/>
        </w:numPr>
        <w:rPr>
          <w:rFonts w:hint="eastAsia"/>
        </w:rPr>
      </w:pPr>
      <w:r>
        <w:rPr>
          <w:rFonts w:hint="eastAsia"/>
        </w:rPr>
        <w:t>应支持管理接入到风电场各类定位设备的台账管理。</w:t>
      </w:r>
    </w:p>
    <w:p w14:paraId="03BFAF66" w14:textId="77777777" w:rsidR="00000000" w:rsidRDefault="00000000">
      <w:pPr>
        <w:pStyle w:val="a9"/>
        <w:numPr>
          <w:ilvl w:val="0"/>
          <w:numId w:val="86"/>
        </w:numPr>
        <w:rPr>
          <w:rFonts w:hint="eastAsia"/>
        </w:rPr>
      </w:pPr>
      <w:r>
        <w:rPr>
          <w:rFonts w:hint="eastAsia"/>
        </w:rPr>
        <w:t>应支持风电场区域安全帽未戴自动识别及报警：监控范围内，实现特殊环境中的安全设备穿戴监视及报警，支持对被告警人员定位查询，调取最近监控进行提示警告。</w:t>
      </w:r>
    </w:p>
    <w:p w14:paraId="6BB8A063" w14:textId="77777777" w:rsidR="00000000" w:rsidRDefault="00000000">
      <w:pPr>
        <w:pStyle w:val="a9"/>
        <w:numPr>
          <w:ilvl w:val="0"/>
          <w:numId w:val="86"/>
        </w:numPr>
        <w:rPr>
          <w:rFonts w:hint="eastAsia"/>
        </w:rPr>
      </w:pPr>
      <w:r>
        <w:rPr>
          <w:rFonts w:hint="eastAsia"/>
        </w:rPr>
        <w:t>应支持通过抓拍识别“异常人员”。在升压站、风机指定区域，将授权人员的照片下发到数据库并与前端人脸识别系统进行关联。关联后，系统将抓拍的人脸与数据库内人脸进行实时比对和报警；若比对不符，则认为是非名单库的人员，属于“异常人员”，上报异常人员报警事件。上报异常人员报警事件，支持结合模型查看告警信息。</w:t>
      </w:r>
    </w:p>
    <w:p w14:paraId="24EDE8FB" w14:textId="77777777" w:rsidR="00000000" w:rsidRDefault="00000000">
      <w:pPr>
        <w:pStyle w:val="a9"/>
        <w:numPr>
          <w:ilvl w:val="0"/>
          <w:numId w:val="86"/>
        </w:numPr>
        <w:rPr>
          <w:rFonts w:hint="eastAsia"/>
        </w:rPr>
      </w:pPr>
      <w:r>
        <w:rPr>
          <w:rFonts w:hint="eastAsia"/>
        </w:rPr>
        <w:t>应具备人员定位功能。结合大屏展现现场作业人员的位置和运动轨迹，并对其进行监控和分析。</w:t>
      </w:r>
    </w:p>
    <w:p w14:paraId="560FB821" w14:textId="77777777" w:rsidR="00000000" w:rsidRDefault="00000000">
      <w:pPr>
        <w:pStyle w:val="a9"/>
        <w:numPr>
          <w:ilvl w:val="0"/>
          <w:numId w:val="86"/>
        </w:numPr>
        <w:rPr>
          <w:rFonts w:hint="eastAsia"/>
        </w:rPr>
      </w:pPr>
      <w:r>
        <w:rPr>
          <w:rFonts w:hint="eastAsia"/>
        </w:rPr>
        <w:t>应具备电子围栏与告警功能。根据生产现场情况划定电子围栏范围和规则；基于时间和空间要素，对相应的工作人员进行授权，同时对非授权人员的闯入进行报警和监控；应支持进入电子围栏时，系统自动调出围栏所在区域的监控画面（需要附近安装有网络摄像头）；应支持与两票管理模块集成，工作票开票或工作任务创建时，自动激活并指定工作区域，当人员坐标不在指定的区域范围内时自动告警。</w:t>
      </w:r>
    </w:p>
    <w:p w14:paraId="3417A6C0" w14:textId="77777777" w:rsidR="00000000" w:rsidRDefault="00000000">
      <w:pPr>
        <w:pStyle w:val="a9"/>
        <w:numPr>
          <w:ilvl w:val="0"/>
          <w:numId w:val="86"/>
        </w:numPr>
        <w:rPr>
          <w:rFonts w:hint="eastAsia"/>
        </w:rPr>
      </w:pPr>
      <w:r>
        <w:rPr>
          <w:rFonts w:hint="eastAsia"/>
        </w:rPr>
        <w:t>应支持作业人员资质认证审核。应具备通过人脸识别、一卡通等身份认证识别身份，对不具备资质认证人员进入特殊区域进行提醒和报警，支持结合模型查看告警信息。</w:t>
      </w:r>
    </w:p>
    <w:p w14:paraId="0A64E8A6" w14:textId="77777777" w:rsidR="00000000" w:rsidRDefault="00000000">
      <w:pPr>
        <w:pStyle w:val="a9"/>
        <w:numPr>
          <w:ilvl w:val="0"/>
          <w:numId w:val="86"/>
        </w:numPr>
        <w:rPr>
          <w:rFonts w:hint="eastAsia"/>
        </w:rPr>
      </w:pPr>
      <w:r>
        <w:rPr>
          <w:rFonts w:hint="eastAsia"/>
        </w:rPr>
        <w:lastRenderedPageBreak/>
        <w:t>应支持危险源、危险区域提醒、告警功能。现场作业人员在危险区域操作、靠近危险源、进行违规操作时，能够进行提醒或者报警，支持对存在异常告警的区块进行特效标识，支持根据危险区域查看告警信息。</w:t>
      </w:r>
    </w:p>
    <w:p w14:paraId="5C3DD410" w14:textId="77777777" w:rsidR="00000000" w:rsidRDefault="00000000">
      <w:pPr>
        <w:pStyle w:val="a9"/>
        <w:numPr>
          <w:ilvl w:val="0"/>
          <w:numId w:val="86"/>
        </w:numPr>
        <w:rPr>
          <w:rFonts w:hint="eastAsia"/>
        </w:rPr>
      </w:pPr>
      <w:r>
        <w:rPr>
          <w:rFonts w:hint="eastAsia"/>
        </w:rPr>
        <w:t>应具备即时通讯功能。应支持以移动应用</w:t>
      </w:r>
      <w:r>
        <w:rPr>
          <w:rFonts w:hint="eastAsia"/>
        </w:rPr>
        <w:t>APP</w:t>
      </w:r>
      <w:r>
        <w:rPr>
          <w:rFonts w:hint="eastAsia"/>
        </w:rPr>
        <w:t>等方式发送告警、提醒信息；应支持双向沟通。</w:t>
      </w:r>
    </w:p>
    <w:p w14:paraId="4AFD46A6" w14:textId="77777777" w:rsidR="00000000" w:rsidRDefault="00000000">
      <w:pPr>
        <w:pStyle w:val="a9"/>
        <w:numPr>
          <w:ilvl w:val="0"/>
          <w:numId w:val="86"/>
        </w:numPr>
        <w:rPr>
          <w:rFonts w:hint="eastAsia"/>
        </w:rPr>
      </w:pPr>
      <w:r>
        <w:rPr>
          <w:rFonts w:hint="eastAsia"/>
        </w:rPr>
        <w:t>应支持人员落水告警功能。</w:t>
      </w:r>
    </w:p>
    <w:p w14:paraId="718C2A2A" w14:textId="77777777" w:rsidR="00000000" w:rsidRDefault="00000000">
      <w:pPr>
        <w:pStyle w:val="a9"/>
        <w:numPr>
          <w:ilvl w:val="0"/>
          <w:numId w:val="86"/>
        </w:numPr>
        <w:rPr>
          <w:rFonts w:hint="eastAsia"/>
        </w:rPr>
      </w:pPr>
      <w:r>
        <w:rPr>
          <w:rFonts w:hint="eastAsia"/>
        </w:rPr>
        <w:t>应支持各类门禁、视频等智能装备，对各个区域人员及访客进出各个区域进行定位、抓拍管理。</w:t>
      </w:r>
    </w:p>
    <w:p w14:paraId="293A81A0" w14:textId="77777777" w:rsidR="00000000" w:rsidRDefault="00000000">
      <w:pPr>
        <w:pStyle w:val="a9"/>
        <w:numPr>
          <w:ilvl w:val="0"/>
          <w:numId w:val="86"/>
        </w:numPr>
        <w:rPr>
          <w:rFonts w:hint="eastAsia"/>
        </w:rPr>
      </w:pPr>
      <w:r>
        <w:rPr>
          <w:rFonts w:hint="eastAsia"/>
        </w:rPr>
        <w:t>应支持人员坐标不在指定的区域范围内时自动告警。</w:t>
      </w:r>
    </w:p>
    <w:p w14:paraId="448B8E0C" w14:textId="77777777" w:rsidR="00000000" w:rsidRDefault="00000000">
      <w:pPr>
        <w:pStyle w:val="a9"/>
        <w:numPr>
          <w:ilvl w:val="0"/>
          <w:numId w:val="85"/>
        </w:numPr>
        <w:ind w:start="0pt" w:firstLineChars="200" w:firstLine="24pt"/>
        <w:rPr>
          <w:rFonts w:hint="eastAsia"/>
        </w:rPr>
      </w:pPr>
      <w:r>
        <w:rPr>
          <w:rFonts w:hint="eastAsia"/>
        </w:rPr>
        <w:t>人员定位</w:t>
      </w:r>
    </w:p>
    <w:p w14:paraId="38D541AB" w14:textId="77777777" w:rsidR="00000000" w:rsidRDefault="00000000">
      <w:pPr>
        <w:pStyle w:val="a9"/>
        <w:ind w:firstLineChars="200" w:firstLine="24pt"/>
        <w:rPr>
          <w:rFonts w:hint="eastAsia"/>
        </w:rPr>
      </w:pPr>
      <w:r>
        <w:rPr>
          <w:rFonts w:hint="eastAsia"/>
        </w:rPr>
        <w:t>应支持结合智能安全帽、智能手环、人员定位信标、</w:t>
      </w:r>
      <w:r>
        <w:rPr>
          <w:rFonts w:hint="eastAsia"/>
        </w:rPr>
        <w:t>APP</w:t>
      </w:r>
      <w:r>
        <w:rPr>
          <w:rFonts w:hint="eastAsia"/>
        </w:rPr>
        <w:t>二维码等多种定位设备，建立人员定位、可视化轨迹跟踪系统，帮助监管人员直观掌握作业区域人员位置；应支持接入北斗</w:t>
      </w:r>
      <w:r>
        <w:rPr>
          <w:rFonts w:hint="eastAsia"/>
        </w:rPr>
        <w:t>AIS</w:t>
      </w:r>
      <w:r>
        <w:rPr>
          <w:rFonts w:hint="eastAsia"/>
        </w:rPr>
        <w:t>定位信标、定位手环等定位装置实现人员主动定位，当出现人员落水等突发情况，应支持自动告警，定位信标应支持向附近船舶发送</w:t>
      </w:r>
      <w:r>
        <w:rPr>
          <w:rFonts w:hint="eastAsia"/>
        </w:rPr>
        <w:t>AIS</w:t>
      </w:r>
      <w:r>
        <w:rPr>
          <w:rFonts w:hint="eastAsia"/>
        </w:rPr>
        <w:t>求救信号。</w:t>
      </w:r>
    </w:p>
    <w:p w14:paraId="684518C2" w14:textId="77777777" w:rsidR="00000000" w:rsidRDefault="00000000">
      <w:pPr>
        <w:pStyle w:val="a9"/>
        <w:ind w:firstLineChars="200" w:firstLine="24pt"/>
        <w:rPr>
          <w:rFonts w:hint="eastAsia"/>
        </w:rPr>
      </w:pPr>
      <w:r>
        <w:rPr>
          <w:rFonts w:hint="eastAsia"/>
        </w:rPr>
        <w:t>APP</w:t>
      </w:r>
      <w:r>
        <w:rPr>
          <w:rFonts w:hint="eastAsia"/>
        </w:rPr>
        <w:t>二维码扫码：应支持在</w:t>
      </w:r>
      <w:r>
        <w:rPr>
          <w:rFonts w:hint="eastAsia"/>
        </w:rPr>
        <w:t>APP</w:t>
      </w:r>
      <w:r>
        <w:rPr>
          <w:rFonts w:hint="eastAsia"/>
        </w:rPr>
        <w:t>移动端通过二维码扫码来实现人员行动轨迹定位管理，包括进出陆上作业区域，前往海上作业区域上船、下船、换船、登风机、登升压站等。</w:t>
      </w:r>
    </w:p>
    <w:p w14:paraId="3DD3A9F0" w14:textId="77777777" w:rsidR="00000000" w:rsidRDefault="00000000">
      <w:pPr>
        <w:pStyle w:val="a9"/>
        <w:numPr>
          <w:ilvl w:val="0"/>
          <w:numId w:val="85"/>
        </w:numPr>
        <w:ind w:start="0pt" w:firstLineChars="200" w:firstLine="24pt"/>
        <w:rPr>
          <w:rFonts w:hint="eastAsia"/>
        </w:rPr>
      </w:pPr>
      <w:r>
        <w:rPr>
          <w:rFonts w:hint="eastAsia"/>
        </w:rPr>
        <w:t>生产管理系统集成</w:t>
      </w:r>
    </w:p>
    <w:p w14:paraId="7C2B1F65" w14:textId="77777777" w:rsidR="00000000" w:rsidRDefault="00000000">
      <w:pPr>
        <w:pStyle w:val="a9"/>
        <w:numPr>
          <w:ilvl w:val="0"/>
          <w:numId w:val="87"/>
        </w:numPr>
        <w:rPr>
          <w:rFonts w:hint="eastAsia"/>
        </w:rPr>
      </w:pPr>
      <w:r>
        <w:rPr>
          <w:rFonts w:hint="eastAsia"/>
        </w:rPr>
        <w:t>应支持对出海作业人员进行管理，包括出海计划填报、出海统计、出海信息筛选查询。</w:t>
      </w:r>
    </w:p>
    <w:p w14:paraId="1D606346" w14:textId="77777777" w:rsidR="00000000" w:rsidRDefault="00000000">
      <w:pPr>
        <w:pStyle w:val="a9"/>
        <w:numPr>
          <w:ilvl w:val="0"/>
          <w:numId w:val="87"/>
        </w:numPr>
        <w:rPr>
          <w:rFonts w:hint="eastAsia"/>
        </w:rPr>
      </w:pPr>
      <w:r>
        <w:rPr>
          <w:rFonts w:hint="eastAsia"/>
        </w:rPr>
        <w:t>应支持工作票开票或工程创建时，自动激活并指定工作区域。</w:t>
      </w:r>
    </w:p>
    <w:p w14:paraId="15CD3864" w14:textId="77777777" w:rsidR="00000000" w:rsidRDefault="00000000">
      <w:pPr>
        <w:pStyle w:val="a9"/>
        <w:numPr>
          <w:ilvl w:val="0"/>
          <w:numId w:val="87"/>
        </w:numPr>
        <w:rPr>
          <w:rFonts w:hint="eastAsia"/>
        </w:rPr>
      </w:pPr>
      <w:r>
        <w:rPr>
          <w:rFonts w:hint="eastAsia"/>
        </w:rPr>
        <w:t>应支持激活工作区域内每个工作组成员授权绑定定位设备。</w:t>
      </w:r>
    </w:p>
    <w:p w14:paraId="7CF9247F" w14:textId="77777777" w:rsidR="00000000" w:rsidRDefault="00000000">
      <w:pPr>
        <w:pStyle w:val="a9"/>
        <w:numPr>
          <w:ilvl w:val="0"/>
          <w:numId w:val="87"/>
        </w:numPr>
        <w:rPr>
          <w:rFonts w:hint="eastAsia"/>
        </w:rPr>
      </w:pPr>
      <w:r>
        <w:rPr>
          <w:rFonts w:hint="eastAsia"/>
        </w:rPr>
        <w:t>应支持自动记录定位设备返回的信息。</w:t>
      </w:r>
    </w:p>
    <w:p w14:paraId="7CFA29F9" w14:textId="77777777" w:rsidR="00000000" w:rsidRDefault="00000000">
      <w:pPr>
        <w:pStyle w:val="a9"/>
        <w:numPr>
          <w:ilvl w:val="0"/>
          <w:numId w:val="85"/>
        </w:numPr>
        <w:ind w:start="0pt" w:firstLineChars="200" w:firstLine="24pt"/>
        <w:rPr>
          <w:rFonts w:hint="eastAsia"/>
        </w:rPr>
      </w:pPr>
      <w:r>
        <w:rPr>
          <w:rFonts w:hint="eastAsia"/>
        </w:rPr>
        <w:t>人员落水救援</w:t>
      </w:r>
      <w:r>
        <w:rPr>
          <w:rFonts w:hint="eastAsia"/>
        </w:rPr>
        <w:t xml:space="preserve"> </w:t>
      </w:r>
    </w:p>
    <w:p w14:paraId="24292FD1" w14:textId="77777777" w:rsidR="00000000" w:rsidRDefault="00000000">
      <w:pPr>
        <w:pStyle w:val="a9"/>
        <w:numPr>
          <w:ilvl w:val="0"/>
          <w:numId w:val="88"/>
        </w:numPr>
        <w:rPr>
          <w:rFonts w:hint="eastAsia"/>
        </w:rPr>
      </w:pPr>
      <w:r>
        <w:rPr>
          <w:rFonts w:hint="eastAsia"/>
        </w:rPr>
        <w:t>应支持搜寻出海人员周边船舶信息，估算船舶到达人员点位的距离及时间，对于内部船舶，在网络通信范围内支持展示船舶上人员的联系方式，对于外部船舶支持使用场区</w:t>
      </w:r>
      <w:r>
        <w:rPr>
          <w:rFonts w:hint="eastAsia"/>
        </w:rPr>
        <w:t>VHF</w:t>
      </w:r>
      <w:r>
        <w:rPr>
          <w:rFonts w:hint="eastAsia"/>
        </w:rPr>
        <w:t>喊话联系救援。</w:t>
      </w:r>
    </w:p>
    <w:p w14:paraId="5B1C303A" w14:textId="77777777" w:rsidR="00000000" w:rsidRDefault="00000000">
      <w:pPr>
        <w:pStyle w:val="a9"/>
        <w:numPr>
          <w:ilvl w:val="0"/>
          <w:numId w:val="88"/>
        </w:numPr>
        <w:rPr>
          <w:rFonts w:hint="eastAsia"/>
        </w:rPr>
      </w:pPr>
      <w:r>
        <w:rPr>
          <w:rFonts w:hint="eastAsia"/>
        </w:rPr>
        <w:t>应支持结合人员落水信标设备，实现对人员定位与落水的管理。人员落</w:t>
      </w:r>
      <w:r>
        <w:rPr>
          <w:rFonts w:hint="eastAsia"/>
        </w:rPr>
        <w:lastRenderedPageBreak/>
        <w:t>水之后自动发出告警，通知周边船只进行落水施救。</w:t>
      </w:r>
    </w:p>
    <w:p w14:paraId="63730FF6"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电子围栏警戒</w:t>
      </w:r>
    </w:p>
    <w:p w14:paraId="503849FA" w14:textId="77777777" w:rsidR="00000000" w:rsidRDefault="00000000">
      <w:pPr>
        <w:pStyle w:val="a9"/>
        <w:ind w:firstLineChars="200" w:firstLine="24pt"/>
        <w:rPr>
          <w:rFonts w:hint="eastAsia"/>
        </w:rPr>
      </w:pPr>
      <w:r>
        <w:rPr>
          <w:rFonts w:hint="eastAsia"/>
        </w:rPr>
        <w:t>应支持结合</w:t>
      </w:r>
      <w:r>
        <w:rPr>
          <w:rFonts w:hint="eastAsia"/>
        </w:rPr>
        <w:t>A</w:t>
      </w:r>
      <w:r>
        <w:t>IS</w:t>
      </w:r>
      <w:r>
        <w:rPr>
          <w:rFonts w:hint="eastAsia"/>
        </w:rPr>
        <w:t>系统、雷达设备，</w:t>
      </w:r>
      <w:r>
        <w:t>利用电子</w:t>
      </w:r>
      <w:r>
        <w:rPr>
          <w:rFonts w:hint="eastAsia"/>
        </w:rPr>
        <w:t>海图、地</w:t>
      </w:r>
      <w:r>
        <w:t>图，</w:t>
      </w:r>
      <w:r>
        <w:rPr>
          <w:rFonts w:hint="eastAsia"/>
        </w:rPr>
        <w:t>实现</w:t>
      </w:r>
      <w:r>
        <w:t>划定并标识海上风电场警戒区范围、风机警戒区范围、海缆警戒区范围</w:t>
      </w:r>
      <w:r>
        <w:rPr>
          <w:rFonts w:hint="eastAsia"/>
        </w:rPr>
        <w:t>。</w:t>
      </w:r>
    </w:p>
    <w:p w14:paraId="1A7ACE18" w14:textId="77777777" w:rsidR="00000000" w:rsidRDefault="00000000">
      <w:pPr>
        <w:pStyle w:val="a9"/>
        <w:ind w:firstLineChars="200" w:firstLine="24pt"/>
        <w:rPr>
          <w:rFonts w:hint="eastAsia"/>
        </w:rPr>
      </w:pPr>
      <w:r>
        <w:rPr>
          <w:rFonts w:hint="eastAsia"/>
        </w:rPr>
        <w:t>应支持设置警戒安全区，能划定并标识陆上集控中心、海上风电场区警戒区范围、海缆警戒区范围，当有外部船舶、人员进入场区警戒区时进行告警。</w:t>
      </w:r>
    </w:p>
    <w:p w14:paraId="74413320" w14:textId="77777777" w:rsidR="00000000" w:rsidRDefault="00000000">
      <w:pPr>
        <w:pStyle w:val="a9"/>
        <w:ind w:firstLineChars="200" w:firstLine="24pt"/>
        <w:rPr>
          <w:rFonts w:hint="eastAsia"/>
        </w:rPr>
      </w:pPr>
      <w:r>
        <w:rPr>
          <w:rFonts w:hint="eastAsia"/>
        </w:rPr>
        <w:t>应支持自由配置告警规则，应支持对警戒范围、告警级别、提醒对象等进行配置。</w:t>
      </w:r>
    </w:p>
    <w:p w14:paraId="04534C9D" w14:textId="77777777" w:rsidR="00000000" w:rsidRDefault="00000000">
      <w:pPr>
        <w:pStyle w:val="a9"/>
        <w:ind w:firstLineChars="200" w:firstLine="24pt"/>
      </w:pPr>
      <w:r>
        <w:rPr>
          <w:rFonts w:hint="eastAsia"/>
        </w:rPr>
        <w:t>应支持在地图上显示告警位置，并在大屏和</w:t>
      </w:r>
      <w:r>
        <w:t>APP</w:t>
      </w:r>
      <w:r>
        <w:rPr>
          <w:rFonts w:hint="eastAsia"/>
        </w:rPr>
        <w:t>移动端上可视化显示。</w:t>
      </w:r>
    </w:p>
    <w:p w14:paraId="0AAECB6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VHF喊话</w:t>
      </w:r>
    </w:p>
    <w:p w14:paraId="6EBEC466" w14:textId="77777777" w:rsidR="00000000" w:rsidRDefault="00000000">
      <w:pPr>
        <w:pStyle w:val="a9"/>
        <w:ind w:firstLineChars="200" w:firstLine="24pt"/>
      </w:pPr>
      <w:r>
        <w:rPr>
          <w:rFonts w:hint="eastAsia"/>
        </w:rPr>
        <w:t>地图</w:t>
      </w:r>
      <w:r>
        <w:t>主页</w:t>
      </w:r>
      <w:r>
        <w:rPr>
          <w:rFonts w:hint="eastAsia"/>
        </w:rPr>
        <w:t>应支持默认</w:t>
      </w:r>
      <w:r>
        <w:t>展示</w:t>
      </w:r>
      <w:r>
        <w:rPr>
          <w:rFonts w:hint="eastAsia"/>
        </w:rPr>
        <w:t>风机位置、海缆</w:t>
      </w:r>
      <w:r>
        <w:t>、</w:t>
      </w:r>
      <w:r>
        <w:rPr>
          <w:rFonts w:hint="eastAsia"/>
        </w:rPr>
        <w:t>海上升压站、陆上集控中心、风场安防边界、海缆</w:t>
      </w:r>
      <w:r>
        <w:t>安防边界</w:t>
      </w:r>
      <w:r>
        <w:rPr>
          <w:rFonts w:hint="eastAsia"/>
        </w:rPr>
        <w:t>。</w:t>
      </w:r>
    </w:p>
    <w:p w14:paraId="278178EA" w14:textId="77777777" w:rsidR="00000000" w:rsidRDefault="00000000">
      <w:pPr>
        <w:pStyle w:val="a9"/>
        <w:ind w:firstLineChars="200" w:firstLine="24pt"/>
      </w:pPr>
      <w:r>
        <w:rPr>
          <w:rFonts w:hint="eastAsia"/>
        </w:rPr>
        <w:t>VHF</w:t>
      </w:r>
      <w:r>
        <w:t>喊话</w:t>
      </w:r>
      <w:r>
        <w:rPr>
          <w:rFonts w:hint="eastAsia"/>
        </w:rPr>
        <w:t>应支持</w:t>
      </w:r>
      <w:r>
        <w:t>自动喊话和手动喊话。</w:t>
      </w:r>
    </w:p>
    <w:p w14:paraId="2D08663A" w14:textId="77777777" w:rsidR="00000000" w:rsidRDefault="00000000">
      <w:pPr>
        <w:pStyle w:val="a9"/>
        <w:ind w:firstLineChars="200" w:firstLine="24pt"/>
      </w:pPr>
      <w:r>
        <w:t>VHF</w:t>
      </w:r>
      <w:r>
        <w:t>自动喊话，</w:t>
      </w:r>
      <w:r>
        <w:rPr>
          <w:rFonts w:hint="eastAsia"/>
        </w:rPr>
        <w:t>应支持</w:t>
      </w:r>
      <w:r>
        <w:t>进行</w:t>
      </w:r>
      <w:r>
        <w:rPr>
          <w:rFonts w:hint="eastAsia"/>
        </w:rPr>
        <w:t>告警策略</w:t>
      </w:r>
      <w:r>
        <w:t>配置。一旦产生风场安防类告警，系统自动进行喊话通知。</w:t>
      </w:r>
    </w:p>
    <w:p w14:paraId="364681E8" w14:textId="77777777" w:rsidR="00000000" w:rsidRDefault="00000000">
      <w:pPr>
        <w:pStyle w:val="a9"/>
        <w:ind w:firstLineChars="200" w:firstLine="24pt"/>
        <w:rPr>
          <w:rFonts w:hint="eastAsia"/>
        </w:rPr>
      </w:pPr>
      <w:r>
        <w:rPr>
          <w:rFonts w:hint="eastAsia"/>
        </w:rPr>
        <w:t>VHF</w:t>
      </w:r>
      <w:r>
        <w:t>手动喊话，</w:t>
      </w:r>
      <w:r>
        <w:rPr>
          <w:rFonts w:hint="eastAsia"/>
        </w:rPr>
        <w:t>应支持点击</w:t>
      </w:r>
      <w:r>
        <w:t>VHF</w:t>
      </w:r>
      <w:r>
        <w:t>按钮，</w:t>
      </w:r>
      <w:r>
        <w:rPr>
          <w:rFonts w:hint="eastAsia"/>
        </w:rPr>
        <w:t>开启及关闭</w:t>
      </w:r>
      <w:r>
        <w:t>VHF</w:t>
      </w:r>
      <w:r>
        <w:t>喊话窗口。</w:t>
      </w:r>
      <w:r>
        <w:rPr>
          <w:rFonts w:hint="eastAsia"/>
        </w:rPr>
        <w:t>需在现场电脑端安装</w:t>
      </w:r>
      <w:r>
        <w:rPr>
          <w:rFonts w:hint="eastAsia"/>
        </w:rPr>
        <w:t>VHF</w:t>
      </w:r>
      <w:r>
        <w:rPr>
          <w:rFonts w:hint="eastAsia"/>
        </w:rPr>
        <w:t>客户端。</w:t>
      </w:r>
    </w:p>
    <w:p w14:paraId="49F27C05" w14:textId="77777777" w:rsidR="00000000" w:rsidRDefault="00000000">
      <w:pPr>
        <w:pStyle w:val="a9"/>
        <w:ind w:firstLineChars="200" w:firstLine="24pt"/>
        <w:rPr>
          <w:rFonts w:hint="eastAsia"/>
        </w:rPr>
      </w:pPr>
      <w:r>
        <w:rPr>
          <w:rFonts w:hint="eastAsia"/>
        </w:rPr>
        <w:t>VHF</w:t>
      </w:r>
      <w:r>
        <w:rPr>
          <w:rFonts w:hint="eastAsia"/>
        </w:rPr>
        <w:t>点击进入频道页面，随喊话状态，应支持划分：监听中、收音中、讲话中三种状态，并支持用户手动退出频道</w:t>
      </w:r>
      <w:r>
        <w:t>。</w:t>
      </w:r>
    </w:p>
    <w:p w14:paraId="768CA461"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台风预警</w:t>
      </w:r>
    </w:p>
    <w:p w14:paraId="0C8B11E8" w14:textId="77777777" w:rsidR="00000000" w:rsidRDefault="00000000">
      <w:pPr>
        <w:pStyle w:val="a9"/>
        <w:ind w:firstLineChars="200" w:firstLine="24pt"/>
        <w:rPr>
          <w:rFonts w:hint="eastAsia"/>
        </w:rPr>
      </w:pPr>
      <w:r>
        <w:rPr>
          <w:rFonts w:hint="eastAsia"/>
        </w:rPr>
        <w:t>台风预警应用应支持根据国家、地方等相关法律法规要求，规范气象灾害预警信号发布相关内容，包括但不限于气象灾害预警信号、图标、图示、颜色、说明、防御措施等。</w:t>
      </w:r>
    </w:p>
    <w:p w14:paraId="4E3A9DB7" w14:textId="77777777" w:rsidR="00000000" w:rsidRDefault="00000000">
      <w:pPr>
        <w:pStyle w:val="a9"/>
        <w:ind w:firstLineChars="200" w:firstLine="24pt"/>
        <w:rPr>
          <w:rFonts w:hint="eastAsia"/>
        </w:rPr>
      </w:pPr>
      <w:r>
        <w:rPr>
          <w:rFonts w:hint="eastAsia"/>
        </w:rPr>
        <w:t>台风预警应用应支持实时台风显示及历史台风查询功能，当有实时台风预警时，台风图标需进行变动，并提示“台风来袭”。当台风路径（含预测）会过台风</w:t>
      </w:r>
      <w:r>
        <w:rPr>
          <w:rFonts w:hint="eastAsia"/>
        </w:rPr>
        <w:t>48</w:t>
      </w:r>
      <w:r>
        <w:rPr>
          <w:rFonts w:hint="eastAsia"/>
        </w:rPr>
        <w:t>小时警戒线，系统应进行台风预警，应同时展示</w:t>
      </w:r>
      <w:r>
        <w:rPr>
          <w:rFonts w:hint="eastAsia"/>
        </w:rPr>
        <w:t>72</w:t>
      </w:r>
      <w:r>
        <w:rPr>
          <w:rFonts w:hint="eastAsia"/>
        </w:rPr>
        <w:t>、</w:t>
      </w:r>
      <w:r>
        <w:rPr>
          <w:rFonts w:hint="eastAsia"/>
        </w:rPr>
        <w:t>24</w:t>
      </w:r>
      <w:r>
        <w:rPr>
          <w:rFonts w:hint="eastAsia"/>
        </w:rPr>
        <w:t>小时警戒线及台风路径（含预测）。</w:t>
      </w:r>
    </w:p>
    <w:p w14:paraId="39C1444E" w14:textId="77777777" w:rsidR="00000000" w:rsidRDefault="00000000">
      <w:pPr>
        <w:pStyle w:val="a9"/>
        <w:ind w:firstLineChars="200" w:firstLine="24pt"/>
        <w:rPr>
          <w:rFonts w:hint="eastAsia"/>
        </w:rPr>
      </w:pPr>
      <w:r>
        <w:rPr>
          <w:rFonts w:hint="eastAsia"/>
        </w:rPr>
        <w:t>若当前场站在台风路径（含预测）上，系统应支持计算台风各级风圈距离本场站距离，并预测按当前速度行驶，驶入本站预测时间，若当前场站未在台</w:t>
      </w:r>
      <w:r>
        <w:rPr>
          <w:rFonts w:hint="eastAsia"/>
        </w:rPr>
        <w:lastRenderedPageBreak/>
        <w:t>风路径上，则进行无影响提示。</w:t>
      </w:r>
    </w:p>
    <w:p w14:paraId="46664179" w14:textId="77777777" w:rsidR="00000000" w:rsidRDefault="00000000">
      <w:pPr>
        <w:pStyle w:val="a9"/>
        <w:ind w:firstLineChars="200" w:firstLine="24pt"/>
        <w:rPr>
          <w:rFonts w:hint="eastAsia"/>
        </w:rPr>
      </w:pPr>
      <w:r>
        <w:rPr>
          <w:rFonts w:hint="eastAsia"/>
        </w:rPr>
        <w:t>应具备查询历史台风功能，应支持展示台风中文名称、英文名称、台风级别、台风编号、台风开始日期等详细信息，选中台风时，地图首页需展示该台风行经路线方向及各点位风圈大小信息。</w:t>
      </w:r>
    </w:p>
    <w:p w14:paraId="5BEA9054"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视频监控</w:t>
      </w:r>
    </w:p>
    <w:p w14:paraId="50AFCA65" w14:textId="77777777" w:rsidR="00000000" w:rsidRDefault="00000000">
      <w:pPr>
        <w:pStyle w:val="a9"/>
        <w:ind w:firstLineChars="200" w:firstLine="24pt"/>
        <w:rPr>
          <w:rFonts w:hint="eastAsia"/>
        </w:rPr>
      </w:pPr>
      <w:r>
        <w:rPr>
          <w:rFonts w:hint="eastAsia"/>
        </w:rPr>
        <w:t>应支持接入各大视频监控平台，接入风电场和船舶</w:t>
      </w:r>
      <w:r>
        <w:rPr>
          <w:rFonts w:hint="eastAsia"/>
        </w:rPr>
        <w:t>CCTV</w:t>
      </w:r>
      <w:r>
        <w:rPr>
          <w:rFonts w:hint="eastAsia"/>
        </w:rPr>
        <w:t>监控信号，充分利用缺陷检查、位置状态、红外测温等智能图像识别技术，建立图像与事件描述之间的映射关系，实时获取安全作业生产、关键设备外观及环境等情况，支持借助计算机的数据处理能力过滤图像中无用的或干扰信息、自动分析、抽取视频源中的关键有用信息，对电厂监控区域实时智能监控。</w:t>
      </w:r>
    </w:p>
    <w:p w14:paraId="02F46368" w14:textId="77777777" w:rsidR="00000000" w:rsidRDefault="00000000">
      <w:pPr>
        <w:pStyle w:val="a9"/>
        <w:numPr>
          <w:ilvl w:val="0"/>
          <w:numId w:val="89"/>
        </w:numPr>
        <w:ind w:start="0pt" w:firstLineChars="200" w:firstLine="24pt"/>
        <w:rPr>
          <w:rFonts w:hint="eastAsia"/>
        </w:rPr>
      </w:pPr>
      <w:r>
        <w:rPr>
          <w:rFonts w:hint="eastAsia"/>
        </w:rPr>
        <w:t>视频对讲与广播</w:t>
      </w:r>
    </w:p>
    <w:p w14:paraId="749630AB" w14:textId="77777777" w:rsidR="00000000" w:rsidRDefault="00000000">
      <w:pPr>
        <w:pStyle w:val="a9"/>
        <w:ind w:firstLineChars="200" w:firstLine="24pt"/>
        <w:rPr>
          <w:rFonts w:hint="eastAsia"/>
        </w:rPr>
      </w:pPr>
      <w:r>
        <w:rPr>
          <w:rFonts w:hint="eastAsia"/>
        </w:rPr>
        <w:t>应支持平台与监控点所在的摄像机的实时对讲，支持配置对讲时是否自动录音。</w:t>
      </w:r>
    </w:p>
    <w:p w14:paraId="40D6108D" w14:textId="77777777" w:rsidR="00000000" w:rsidRDefault="00000000">
      <w:pPr>
        <w:pStyle w:val="a9"/>
        <w:ind w:firstLineChars="200" w:firstLine="24pt"/>
        <w:rPr>
          <w:rFonts w:hint="eastAsia"/>
        </w:rPr>
      </w:pPr>
      <w:r>
        <w:rPr>
          <w:rFonts w:hint="eastAsia"/>
        </w:rPr>
        <w:t>应支持录音音频的查询、播放、进度拖动、音量调节、片段下载功能。</w:t>
      </w:r>
    </w:p>
    <w:p w14:paraId="6F45C883" w14:textId="77777777" w:rsidR="00000000" w:rsidRDefault="00000000">
      <w:pPr>
        <w:pStyle w:val="a9"/>
        <w:ind w:firstLineChars="200" w:firstLine="24pt"/>
        <w:rPr>
          <w:rFonts w:hint="eastAsia"/>
        </w:rPr>
      </w:pPr>
      <w:r>
        <w:rPr>
          <w:rFonts w:hint="eastAsia"/>
        </w:rPr>
        <w:t>应支持设定维护广播分组，设定维护广播语音，支持音频在线录制和导入功能。</w:t>
      </w:r>
    </w:p>
    <w:p w14:paraId="632A3AE1" w14:textId="77777777" w:rsidR="00000000" w:rsidRDefault="00000000">
      <w:pPr>
        <w:pStyle w:val="a9"/>
        <w:ind w:firstLineChars="200" w:firstLine="24pt"/>
        <w:rPr>
          <w:rFonts w:hint="eastAsia"/>
        </w:rPr>
      </w:pPr>
      <w:r>
        <w:rPr>
          <w:rFonts w:hint="eastAsia"/>
        </w:rPr>
        <w:t>应支持设定监控组，播报时可进行直接选择。</w:t>
      </w:r>
    </w:p>
    <w:p w14:paraId="6621BC27" w14:textId="77777777" w:rsidR="00000000" w:rsidRDefault="00000000">
      <w:pPr>
        <w:pStyle w:val="a9"/>
        <w:ind w:firstLineChars="200" w:firstLine="24pt"/>
        <w:rPr>
          <w:rFonts w:hint="eastAsia"/>
        </w:rPr>
      </w:pPr>
      <w:r>
        <w:rPr>
          <w:rFonts w:hint="eastAsia"/>
        </w:rPr>
        <w:t>应支持批量选择监控点进行即时播报，支持保留所选监控点形成监控组，供下次使用进行选择。</w:t>
      </w:r>
    </w:p>
    <w:p w14:paraId="373C0C05" w14:textId="77777777" w:rsidR="00000000" w:rsidRDefault="00000000">
      <w:pPr>
        <w:pStyle w:val="a9"/>
        <w:ind w:firstLineChars="200" w:firstLine="24pt"/>
        <w:rPr>
          <w:rFonts w:hint="eastAsia"/>
        </w:rPr>
      </w:pPr>
      <w:r>
        <w:rPr>
          <w:rFonts w:hint="eastAsia"/>
        </w:rPr>
        <w:t>应支持批量选择监控点设定未来的广播任务，包括单次定时播报和循环定时播报，支持保留所选监控点形成监控组，供下次使用进行选择。</w:t>
      </w:r>
    </w:p>
    <w:p w14:paraId="15A5EC38" w14:textId="77777777" w:rsidR="00000000" w:rsidRDefault="00000000">
      <w:pPr>
        <w:pStyle w:val="a9"/>
        <w:numPr>
          <w:ilvl w:val="0"/>
          <w:numId w:val="89"/>
        </w:numPr>
        <w:ind w:start="0pt" w:firstLineChars="200" w:firstLine="24pt"/>
        <w:rPr>
          <w:rFonts w:hint="eastAsia"/>
        </w:rPr>
      </w:pPr>
      <w:r>
        <w:rPr>
          <w:rFonts w:hint="eastAsia"/>
        </w:rPr>
        <w:t>云台及视频画面参数控制</w:t>
      </w:r>
    </w:p>
    <w:p w14:paraId="1963D000" w14:textId="77777777" w:rsidR="00000000" w:rsidRDefault="00000000">
      <w:pPr>
        <w:pStyle w:val="a9"/>
        <w:ind w:firstLineChars="200" w:firstLine="24pt"/>
        <w:rPr>
          <w:rFonts w:hint="eastAsia"/>
        </w:rPr>
      </w:pPr>
      <w:r>
        <w:rPr>
          <w:rFonts w:hint="eastAsia"/>
        </w:rPr>
        <w:t>应支持对具有云台功能的监控点进行云台控制。在监控预览状态下，支持通过开启云台或点击监控点预览工具栏的云台控制按钮进行云台的上下左右等</w:t>
      </w:r>
      <w:r>
        <w:rPr>
          <w:rFonts w:hint="eastAsia"/>
        </w:rPr>
        <w:t>8</w:t>
      </w:r>
      <w:r>
        <w:rPr>
          <w:rFonts w:hint="eastAsia"/>
        </w:rPr>
        <w:t>个方向控制。</w:t>
      </w:r>
    </w:p>
    <w:p w14:paraId="252F578F" w14:textId="77777777" w:rsidR="00000000" w:rsidRDefault="00000000">
      <w:pPr>
        <w:pStyle w:val="a9"/>
        <w:ind w:firstLineChars="200" w:firstLine="24pt"/>
        <w:rPr>
          <w:rFonts w:hint="eastAsia"/>
        </w:rPr>
      </w:pPr>
      <w:r>
        <w:rPr>
          <w:rFonts w:hint="eastAsia"/>
        </w:rPr>
        <w:t>应支持根据不同的用户权限进行云台控制，支持按场景和角色设定操控优先级。</w:t>
      </w:r>
    </w:p>
    <w:p w14:paraId="243ECE56" w14:textId="77777777" w:rsidR="00000000" w:rsidRDefault="00000000">
      <w:pPr>
        <w:pStyle w:val="a9"/>
        <w:ind w:firstLineChars="200" w:firstLine="24pt"/>
        <w:rPr>
          <w:rFonts w:hint="eastAsia"/>
        </w:rPr>
      </w:pPr>
      <w:r>
        <w:rPr>
          <w:rFonts w:hint="eastAsia"/>
        </w:rPr>
        <w:t>应支持参数控制视频画面，包括视频分辨率调节、帧率调节、音量调节、放大缩小等</w:t>
      </w:r>
    </w:p>
    <w:p w14:paraId="187E745D" w14:textId="77777777" w:rsidR="00000000" w:rsidRDefault="00000000">
      <w:pPr>
        <w:pStyle w:val="a9"/>
        <w:numPr>
          <w:ilvl w:val="0"/>
          <w:numId w:val="89"/>
        </w:numPr>
        <w:ind w:start="0pt" w:firstLineChars="200" w:firstLine="24pt"/>
        <w:rPr>
          <w:rFonts w:hint="eastAsia"/>
        </w:rPr>
      </w:pPr>
      <w:r>
        <w:rPr>
          <w:rFonts w:hint="eastAsia"/>
        </w:rPr>
        <w:lastRenderedPageBreak/>
        <w:t>实时监控</w:t>
      </w:r>
    </w:p>
    <w:p w14:paraId="4642D353" w14:textId="77777777" w:rsidR="00000000" w:rsidRDefault="00000000">
      <w:pPr>
        <w:pStyle w:val="a9"/>
        <w:ind w:firstLineChars="200" w:firstLine="24pt"/>
      </w:pPr>
      <w:r>
        <w:rPr>
          <w:rFonts w:hint="eastAsia"/>
        </w:rPr>
        <w:t>实时</w:t>
      </w:r>
      <w:r>
        <w:t>监控</w:t>
      </w:r>
      <w:r>
        <w:rPr>
          <w:rFonts w:hint="eastAsia"/>
        </w:rPr>
        <w:t>应展示当前</w:t>
      </w:r>
      <w:r>
        <w:t>风场</w:t>
      </w:r>
      <w:r>
        <w:rPr>
          <w:rFonts w:hint="eastAsia"/>
        </w:rPr>
        <w:t>目前</w:t>
      </w:r>
      <w:r>
        <w:t>配置的</w:t>
      </w:r>
      <w:r>
        <w:rPr>
          <w:rFonts w:hint="eastAsia"/>
        </w:rPr>
        <w:t>所有</w:t>
      </w:r>
      <w:r>
        <w:t>视频</w:t>
      </w:r>
      <w:r>
        <w:rPr>
          <w:rFonts w:hint="eastAsia"/>
        </w:rPr>
        <w:t>实时</w:t>
      </w:r>
      <w:r>
        <w:t>监控</w:t>
      </w:r>
      <w:r>
        <w:rPr>
          <w:rFonts w:hint="eastAsia"/>
        </w:rPr>
        <w:t>画面，应支持对摄像头位置进行分区管理，在每类后面显示有视频数量。</w:t>
      </w:r>
    </w:p>
    <w:p w14:paraId="0CB1F232" w14:textId="77777777" w:rsidR="00000000" w:rsidRDefault="00000000">
      <w:pPr>
        <w:pStyle w:val="a9"/>
        <w:ind w:firstLineChars="200" w:firstLine="24pt"/>
        <w:rPr>
          <w:rFonts w:hint="eastAsia"/>
        </w:rPr>
      </w:pPr>
      <w:r>
        <w:rPr>
          <w:rFonts w:hint="eastAsia"/>
        </w:rPr>
        <w:t>应支持点击单个视频详情，应支持对单个视频</w:t>
      </w:r>
      <w:r>
        <w:t>画面进行</w:t>
      </w:r>
      <w:r>
        <w:rPr>
          <w:rFonts w:hint="eastAsia"/>
        </w:rPr>
        <w:t>缩放</w:t>
      </w:r>
      <w:r>
        <w:t>，云台</w:t>
      </w:r>
      <w:r>
        <w:rPr>
          <w:rFonts w:hint="eastAsia"/>
        </w:rPr>
        <w:t>控制。</w:t>
      </w:r>
    </w:p>
    <w:p w14:paraId="21A50FE1" w14:textId="77777777" w:rsidR="00000000" w:rsidRDefault="00000000">
      <w:pPr>
        <w:pStyle w:val="a9"/>
        <w:ind w:firstLineChars="200" w:firstLine="24pt"/>
        <w:rPr>
          <w:rFonts w:hint="eastAsia"/>
        </w:rPr>
      </w:pPr>
      <w:r>
        <w:rPr>
          <w:rFonts w:hint="eastAsia"/>
        </w:rPr>
        <w:t>应支持点击分屏</w:t>
      </w:r>
      <w:r>
        <w:t>按钮</w:t>
      </w:r>
      <w:r>
        <w:rPr>
          <w:rFonts w:hint="eastAsia"/>
        </w:rPr>
        <w:t>可同时</w:t>
      </w:r>
      <w:r>
        <w:t>展示多个视频画面</w:t>
      </w:r>
      <w:r>
        <w:rPr>
          <w:rFonts w:hint="eastAsia"/>
        </w:rPr>
        <w:t>。</w:t>
      </w:r>
    </w:p>
    <w:p w14:paraId="545EE88E" w14:textId="77777777" w:rsidR="00000000" w:rsidRDefault="00000000">
      <w:pPr>
        <w:pStyle w:val="a9"/>
        <w:ind w:firstLineChars="200" w:firstLine="24pt"/>
      </w:pPr>
      <w:r>
        <w:rPr>
          <w:rFonts w:hint="eastAsia"/>
        </w:rPr>
        <w:t>应支持在每个视频窗口头部栏</w:t>
      </w:r>
      <w:r>
        <w:t>显示</w:t>
      </w:r>
      <w:r>
        <w:rPr>
          <w:rFonts w:hint="eastAsia"/>
        </w:rPr>
        <w:t>视频</w:t>
      </w:r>
      <w:r>
        <w:t>名称</w:t>
      </w:r>
      <w:r>
        <w:rPr>
          <w:rFonts w:hint="eastAsia"/>
        </w:rPr>
        <w:t>，</w:t>
      </w:r>
      <w:r>
        <w:t>显示</w:t>
      </w:r>
      <w:r>
        <w:rPr>
          <w:rFonts w:hint="eastAsia"/>
        </w:rPr>
        <w:t>清晰度</w:t>
      </w:r>
      <w:r>
        <w:t>切换按钮</w:t>
      </w:r>
      <w:r>
        <w:rPr>
          <w:rFonts w:hint="eastAsia"/>
        </w:rPr>
        <w:t>、全屏、关闭</w:t>
      </w:r>
      <w:r>
        <w:t>按钮</w:t>
      </w:r>
      <w:r>
        <w:rPr>
          <w:rFonts w:hint="eastAsia"/>
        </w:rPr>
        <w:t>，视频页面</w:t>
      </w:r>
      <w:r>
        <w:t>显示</w:t>
      </w:r>
      <w:r>
        <w:rPr>
          <w:rFonts w:hint="eastAsia"/>
        </w:rPr>
        <w:t>声音</w:t>
      </w:r>
      <w:r>
        <w:t>开关键</w:t>
      </w:r>
      <w:r>
        <w:rPr>
          <w:rFonts w:hint="eastAsia"/>
        </w:rPr>
        <w:t>及抓拍功能。</w:t>
      </w:r>
    </w:p>
    <w:p w14:paraId="580C63CE" w14:textId="77777777" w:rsidR="00000000" w:rsidRDefault="00000000">
      <w:pPr>
        <w:pStyle w:val="a9"/>
        <w:numPr>
          <w:ilvl w:val="0"/>
          <w:numId w:val="89"/>
        </w:numPr>
        <w:ind w:start="0pt" w:firstLineChars="200" w:firstLine="24pt"/>
        <w:rPr>
          <w:rFonts w:hint="eastAsia"/>
        </w:rPr>
      </w:pPr>
      <w:r>
        <w:rPr>
          <w:rFonts w:hint="eastAsia"/>
        </w:rPr>
        <w:t>视频配置</w:t>
      </w:r>
    </w:p>
    <w:p w14:paraId="6E5DB5F7" w14:textId="77777777" w:rsidR="00000000" w:rsidRDefault="00000000">
      <w:pPr>
        <w:pStyle w:val="a9"/>
        <w:ind w:firstLineChars="200" w:firstLine="24pt"/>
        <w:rPr>
          <w:rFonts w:hint="eastAsia"/>
        </w:rPr>
      </w:pPr>
      <w:r>
        <w:rPr>
          <w:rFonts w:hint="eastAsia"/>
        </w:rPr>
        <w:t>视频配置应支持搜索、新增、编辑、删除等功能。通过输入设备序列号、监控点编码对监控视频进行搜索。</w:t>
      </w:r>
    </w:p>
    <w:p w14:paraId="1C1AC6A9" w14:textId="77777777" w:rsidR="00000000" w:rsidRDefault="00000000">
      <w:pPr>
        <w:pStyle w:val="a9"/>
        <w:ind w:firstLineChars="200" w:firstLine="24pt"/>
        <w:rPr>
          <w:rFonts w:hint="eastAsia"/>
        </w:rPr>
      </w:pPr>
      <w:r>
        <w:rPr>
          <w:rFonts w:hint="eastAsia"/>
        </w:rPr>
        <w:t>应支持自定义新增摄像头功能，点击“新增”按钮，正确填写视频配置信息，对新增视频监控进行保存，保存成功后的视频监控可定义摄像头位置。</w:t>
      </w:r>
    </w:p>
    <w:p w14:paraId="4A43F3AC" w14:textId="77777777" w:rsidR="00000000" w:rsidRDefault="00000000">
      <w:pPr>
        <w:pStyle w:val="a9"/>
        <w:ind w:firstLineChars="200" w:firstLine="24pt"/>
        <w:rPr>
          <w:rFonts w:hint="eastAsia"/>
        </w:rPr>
      </w:pPr>
      <w:r>
        <w:rPr>
          <w:rFonts w:hint="eastAsia"/>
        </w:rPr>
        <w:t>应支持对已绑定的视频进行解除绑定。</w:t>
      </w:r>
    </w:p>
    <w:p w14:paraId="2BE7E2C1" w14:textId="77777777" w:rsidR="00000000" w:rsidRDefault="00000000">
      <w:pPr>
        <w:pStyle w:val="a9"/>
        <w:numPr>
          <w:ilvl w:val="0"/>
          <w:numId w:val="89"/>
        </w:numPr>
        <w:ind w:start="0pt" w:firstLineChars="200" w:firstLine="24pt"/>
        <w:rPr>
          <w:rFonts w:hint="eastAsia"/>
        </w:rPr>
      </w:pPr>
      <w:r>
        <w:rPr>
          <w:rFonts w:hint="eastAsia"/>
        </w:rPr>
        <w:t>视频回放</w:t>
      </w:r>
    </w:p>
    <w:p w14:paraId="79F2D4B6" w14:textId="77777777" w:rsidR="00000000" w:rsidRDefault="00000000">
      <w:pPr>
        <w:pStyle w:val="a9"/>
        <w:ind w:firstLineChars="200" w:firstLine="24pt"/>
      </w:pPr>
      <w:r>
        <w:rPr>
          <w:rFonts w:hint="eastAsia"/>
        </w:rPr>
        <w:t>应支持所连接摄像头的录像回放功能，应支持接入摄像头历史视频存储服务器，调取摄像头回放视频，应支持根据时间段进行排序，并应支持根据时间段筛选回放视频功能。</w:t>
      </w:r>
    </w:p>
    <w:p w14:paraId="73D738B5" w14:textId="77777777" w:rsidR="00000000" w:rsidRDefault="00000000">
      <w:pPr>
        <w:pStyle w:val="a9"/>
        <w:numPr>
          <w:ilvl w:val="0"/>
          <w:numId w:val="89"/>
        </w:numPr>
        <w:ind w:start="0pt" w:firstLineChars="200" w:firstLine="24pt"/>
        <w:rPr>
          <w:rFonts w:hint="eastAsia"/>
        </w:rPr>
      </w:pPr>
      <w:r>
        <w:rPr>
          <w:rFonts w:hint="eastAsia"/>
        </w:rPr>
        <w:t>风场相册</w:t>
      </w:r>
    </w:p>
    <w:p w14:paraId="22A77BDB" w14:textId="77777777" w:rsidR="00000000" w:rsidRDefault="00000000">
      <w:pPr>
        <w:pStyle w:val="a9"/>
        <w:ind w:firstLineChars="200" w:firstLine="24pt"/>
        <w:rPr>
          <w:rFonts w:hint="eastAsia"/>
        </w:rPr>
      </w:pPr>
      <w:r>
        <w:rPr>
          <w:rFonts w:hint="eastAsia"/>
        </w:rPr>
        <w:t>应支持所连接摄像头的目录划分，应支持用户对关键画面进行抓拍，保存关键画面相册，可通过保留关键帧替代完整视频，减少存储空间占用，同时保留核心信息。</w:t>
      </w:r>
    </w:p>
    <w:p w14:paraId="0E473D07" w14:textId="77777777" w:rsidR="00000000" w:rsidRDefault="00000000">
      <w:pPr>
        <w:pStyle w:val="a9"/>
        <w:ind w:firstLineChars="200" w:firstLine="24pt"/>
        <w:rPr>
          <w:rFonts w:hint="eastAsia"/>
        </w:rPr>
      </w:pPr>
      <w:r>
        <w:rPr>
          <w:rFonts w:hint="eastAsia"/>
        </w:rPr>
        <w:t>应支持接入视频智能解析服务器，通过捕捉监控视频中的异常行为（如船舶入侵、外部人员闯入、未穿戴安全帽、未穿戴救生衣、人员倒地等不规范行为），保存为图片证据，便于快速响应和事后追溯。</w:t>
      </w:r>
    </w:p>
    <w:p w14:paraId="5DFCFF6C" w14:textId="77777777" w:rsidR="00000000" w:rsidRDefault="00000000">
      <w:pPr>
        <w:pStyle w:val="a9"/>
        <w:numPr>
          <w:ilvl w:val="0"/>
          <w:numId w:val="89"/>
        </w:numPr>
        <w:ind w:start="0pt" w:firstLineChars="200" w:firstLine="24pt"/>
        <w:rPr>
          <w:rFonts w:hint="eastAsia"/>
        </w:rPr>
      </w:pPr>
      <w:r>
        <w:rPr>
          <w:rFonts w:hint="eastAsia"/>
        </w:rPr>
        <w:t>视频联动</w:t>
      </w:r>
    </w:p>
    <w:p w14:paraId="4DDFAFD2" w14:textId="77777777" w:rsidR="00000000" w:rsidRDefault="00000000">
      <w:pPr>
        <w:pStyle w:val="a9"/>
        <w:ind w:firstLineChars="200" w:firstLine="24pt"/>
        <w:rPr>
          <w:rFonts w:hint="eastAsia"/>
        </w:rPr>
      </w:pPr>
      <w:r>
        <w:rPr>
          <w:rFonts w:hint="eastAsia"/>
        </w:rPr>
        <w:t>应支持在电子地图呈现报警发生地点，应有报警声音提醒，应支持预置点画面联动。</w:t>
      </w:r>
    </w:p>
    <w:p w14:paraId="1968E01C" w14:textId="77777777" w:rsidR="00000000" w:rsidRDefault="00000000">
      <w:pPr>
        <w:pStyle w:val="a9"/>
        <w:ind w:firstLineChars="200" w:firstLine="24pt"/>
        <w:rPr>
          <w:rFonts w:hint="eastAsia"/>
        </w:rPr>
      </w:pPr>
      <w:r>
        <w:rPr>
          <w:rFonts w:hint="eastAsia"/>
        </w:rPr>
        <w:t>应支持电子地图呈现报警点位，在地图上清晰标注显示。</w:t>
      </w:r>
    </w:p>
    <w:p w14:paraId="676A5D53" w14:textId="77777777" w:rsidR="00000000" w:rsidRDefault="00000000">
      <w:pPr>
        <w:pStyle w:val="a9"/>
        <w:ind w:firstLineChars="200" w:firstLine="24pt"/>
        <w:rPr>
          <w:rFonts w:hint="eastAsia"/>
        </w:rPr>
      </w:pPr>
      <w:r>
        <w:rPr>
          <w:rFonts w:hint="eastAsia"/>
        </w:rPr>
        <w:t>人员进出场、闯入安防区域、驶离限定区域等安防告警发生时，应支持将</w:t>
      </w:r>
      <w:r>
        <w:rPr>
          <w:rFonts w:hint="eastAsia"/>
        </w:rPr>
        <w:lastRenderedPageBreak/>
        <w:t>告警提示与视频锁定联动显示。</w:t>
      </w:r>
    </w:p>
    <w:p w14:paraId="768B1A1B" w14:textId="77777777" w:rsidR="00000000" w:rsidRDefault="00000000">
      <w:pPr>
        <w:pStyle w:val="a9"/>
        <w:ind w:firstLineChars="200" w:firstLine="24pt"/>
        <w:rPr>
          <w:rFonts w:hint="eastAsia"/>
        </w:rPr>
      </w:pPr>
      <w:r>
        <w:rPr>
          <w:rFonts w:hint="eastAsia"/>
        </w:rPr>
        <w:t>应支持人员落水等紧急情况视频联动，支持人员所乘船舶现场画面、无人机和无人船等前往救援视频画面联动。</w:t>
      </w:r>
    </w:p>
    <w:p w14:paraId="51757FA9" w14:textId="77777777" w:rsidR="00000000" w:rsidRDefault="00000000">
      <w:pPr>
        <w:pStyle w:val="a9"/>
        <w:numPr>
          <w:ilvl w:val="0"/>
          <w:numId w:val="89"/>
        </w:numPr>
        <w:ind w:start="0pt" w:firstLineChars="200" w:firstLine="24pt"/>
        <w:rPr>
          <w:rFonts w:hint="eastAsia"/>
        </w:rPr>
      </w:pPr>
      <w:r>
        <w:rPr>
          <w:rFonts w:hint="eastAsia"/>
        </w:rPr>
        <w:t>智能识别</w:t>
      </w:r>
    </w:p>
    <w:p w14:paraId="23AF47FE" w14:textId="77777777" w:rsidR="00000000" w:rsidRDefault="00000000">
      <w:pPr>
        <w:pStyle w:val="a9"/>
        <w:ind w:firstLineChars="200" w:firstLine="24pt"/>
        <w:rPr>
          <w:rFonts w:hint="eastAsia"/>
        </w:rPr>
      </w:pPr>
      <w:r>
        <w:rPr>
          <w:rFonts w:hint="eastAsia"/>
        </w:rPr>
        <w:t>应支持智能识别功能，能对违规操作、身份认证、缺陷检查、表计读取等自动识别，实现电厂监控区域实时智能监控。应支持以下违章作业的智能分析识别：安全帽检测、工作服合规检测、单人无监护作业识别、误跑带电间隔检测、安全监护人离岗检测、人员滞留检测、人员在离岗检测、人员倒地检测。</w:t>
      </w:r>
    </w:p>
    <w:p w14:paraId="1669ADB3"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告警管理</w:t>
      </w:r>
    </w:p>
    <w:p w14:paraId="6F395802" w14:textId="77777777" w:rsidR="00000000" w:rsidRDefault="00000000">
      <w:pPr>
        <w:pStyle w:val="a9"/>
        <w:numPr>
          <w:ilvl w:val="0"/>
          <w:numId w:val="90"/>
        </w:numPr>
        <w:ind w:start="0pt" w:firstLineChars="200" w:firstLine="24pt"/>
        <w:rPr>
          <w:rFonts w:hint="eastAsia"/>
        </w:rPr>
      </w:pPr>
      <w:bookmarkStart w:id="84" w:name="_Toc16804"/>
      <w:r>
        <w:rPr>
          <w:rFonts w:hint="eastAsia"/>
        </w:rPr>
        <w:t>告警记录</w:t>
      </w:r>
      <w:bookmarkEnd w:id="84"/>
    </w:p>
    <w:p w14:paraId="05F23679" w14:textId="77777777" w:rsidR="00000000" w:rsidRDefault="00000000">
      <w:pPr>
        <w:pStyle w:val="a9"/>
        <w:ind w:firstLineChars="200" w:firstLine="24pt"/>
      </w:pPr>
      <w:r>
        <w:rPr>
          <w:rFonts w:hint="eastAsia"/>
        </w:rPr>
        <w:t>告警</w:t>
      </w:r>
      <w:r>
        <w:t>记录</w:t>
      </w:r>
      <w:r>
        <w:rPr>
          <w:rFonts w:hint="eastAsia"/>
        </w:rPr>
        <w:t>应支持告警</w:t>
      </w:r>
      <w:r>
        <w:t>级别、</w:t>
      </w:r>
      <w:r>
        <w:rPr>
          <w:rFonts w:hint="eastAsia"/>
        </w:rPr>
        <w:t>告警</w:t>
      </w:r>
      <w:r>
        <w:t>类型、</w:t>
      </w:r>
      <w:r>
        <w:rPr>
          <w:rFonts w:hint="eastAsia"/>
        </w:rPr>
        <w:t>告警</w:t>
      </w:r>
      <w:r>
        <w:t>标题、</w:t>
      </w:r>
      <w:r>
        <w:rPr>
          <w:rFonts w:hint="eastAsia"/>
        </w:rPr>
        <w:t>告警发生时间、告警</w:t>
      </w:r>
      <w:r>
        <w:t>内容</w:t>
      </w:r>
      <w:r>
        <w:rPr>
          <w:rFonts w:hint="eastAsia"/>
        </w:rPr>
        <w:t>、</w:t>
      </w:r>
      <w:r>
        <w:t>凭证</w:t>
      </w:r>
      <w:r>
        <w:rPr>
          <w:rFonts w:hint="eastAsia"/>
        </w:rPr>
        <w:t>。应支持点击</w:t>
      </w:r>
      <w:r>
        <w:t>告警凭证：</w:t>
      </w:r>
      <w:r>
        <w:rPr>
          <w:rFonts w:hint="eastAsia"/>
        </w:rPr>
        <w:t>弹窗</w:t>
      </w:r>
      <w:r>
        <w:t>展示告警开始到结束过程的截图、</w:t>
      </w:r>
      <w:r>
        <w:rPr>
          <w:rFonts w:hint="eastAsia"/>
        </w:rPr>
        <w:t>录像或</w:t>
      </w:r>
      <w:r>
        <w:t>信息的展示</w:t>
      </w:r>
      <w:r>
        <w:rPr>
          <w:rFonts w:hint="eastAsia"/>
        </w:rPr>
        <w:t>。</w:t>
      </w:r>
    </w:p>
    <w:p w14:paraId="3820693E" w14:textId="77777777" w:rsidR="00000000" w:rsidRDefault="00000000">
      <w:pPr>
        <w:pStyle w:val="a9"/>
        <w:ind w:firstLineChars="200" w:firstLine="24pt"/>
      </w:pPr>
      <w:r>
        <w:rPr>
          <w:rFonts w:hint="eastAsia"/>
        </w:rPr>
        <w:t>应支持选择或输入</w:t>
      </w:r>
      <w:r>
        <w:t>告警</w:t>
      </w:r>
      <w:r>
        <w:rPr>
          <w:rFonts w:hint="eastAsia"/>
        </w:rPr>
        <w:t>级别、告警</w:t>
      </w:r>
      <w:r>
        <w:t>类型、</w:t>
      </w:r>
      <w:r>
        <w:rPr>
          <w:rFonts w:hint="eastAsia"/>
        </w:rPr>
        <w:t>告警</w:t>
      </w:r>
      <w:r>
        <w:t>时间</w:t>
      </w:r>
      <w:r>
        <w:rPr>
          <w:rFonts w:hint="eastAsia"/>
        </w:rPr>
        <w:t>、告警</w:t>
      </w:r>
      <w:r>
        <w:t>内容</w:t>
      </w:r>
      <w:r>
        <w:rPr>
          <w:rFonts w:hint="eastAsia"/>
        </w:rPr>
        <w:t>等信息</w:t>
      </w:r>
      <w:r>
        <w:t>对告警</w:t>
      </w:r>
      <w:r>
        <w:rPr>
          <w:rFonts w:hint="eastAsia"/>
        </w:rPr>
        <w:t>记录</w:t>
      </w:r>
      <w:r>
        <w:t>进行查询，缩小查找范围。</w:t>
      </w:r>
    </w:p>
    <w:p w14:paraId="4E724C95" w14:textId="77777777" w:rsidR="00000000" w:rsidRDefault="00000000">
      <w:pPr>
        <w:pStyle w:val="a9"/>
        <w:ind w:firstLineChars="200" w:firstLine="24pt"/>
      </w:pPr>
      <w:r>
        <w:rPr>
          <w:rFonts w:hint="eastAsia"/>
        </w:rPr>
        <w:t>告警</w:t>
      </w:r>
      <w:r>
        <w:t>记录</w:t>
      </w:r>
      <w:r>
        <w:rPr>
          <w:rFonts w:hint="eastAsia"/>
        </w:rPr>
        <w:t>应具备</w:t>
      </w:r>
      <w:r>
        <w:t>新增告警处理的功能，</w:t>
      </w:r>
      <w:r>
        <w:rPr>
          <w:rFonts w:hint="eastAsia"/>
        </w:rPr>
        <w:t>应支持自动处理和手动处理，自动处理</w:t>
      </w:r>
      <w:r>
        <w:t>目前</w:t>
      </w:r>
      <w:r>
        <w:rPr>
          <w:rFonts w:hint="eastAsia"/>
        </w:rPr>
        <w:t>仅支持</w:t>
      </w:r>
      <w:r>
        <w:rPr>
          <w:rFonts w:hint="eastAsia"/>
        </w:rPr>
        <w:t>VHF</w:t>
      </w:r>
      <w:r>
        <w:t>自动</w:t>
      </w:r>
      <w:r>
        <w:rPr>
          <w:rFonts w:hint="eastAsia"/>
        </w:rPr>
        <w:t>喊话处理</w:t>
      </w:r>
      <w:r>
        <w:t>，</w:t>
      </w:r>
      <w:r>
        <w:rPr>
          <w:rFonts w:hint="eastAsia"/>
        </w:rPr>
        <w:t>可在告警策略</w:t>
      </w:r>
      <w:r>
        <w:t>中进行</w:t>
      </w:r>
      <w:r>
        <w:rPr>
          <w:rFonts w:hint="eastAsia"/>
        </w:rPr>
        <w:t>配置</w:t>
      </w:r>
      <w:r>
        <w:t>。</w:t>
      </w:r>
    </w:p>
    <w:p w14:paraId="11F0E0E6" w14:textId="77777777" w:rsidR="00000000" w:rsidRDefault="00000000">
      <w:pPr>
        <w:pStyle w:val="a9"/>
        <w:numPr>
          <w:ilvl w:val="0"/>
          <w:numId w:val="90"/>
        </w:numPr>
        <w:ind w:start="0pt" w:firstLineChars="200" w:firstLine="24pt"/>
        <w:rPr>
          <w:rFonts w:hint="eastAsia"/>
        </w:rPr>
      </w:pPr>
      <w:r>
        <w:rPr>
          <w:rFonts w:hint="eastAsia"/>
        </w:rPr>
        <w:t>告警统计</w:t>
      </w:r>
    </w:p>
    <w:p w14:paraId="60F09931" w14:textId="77777777" w:rsidR="00000000" w:rsidRDefault="00000000">
      <w:pPr>
        <w:pStyle w:val="a9"/>
        <w:ind w:firstLineChars="200" w:firstLine="24pt"/>
      </w:pPr>
      <w:r>
        <w:rPr>
          <w:rFonts w:hint="eastAsia"/>
        </w:rPr>
        <w:t>应支持统计所选择时间</w:t>
      </w:r>
      <w:r>
        <w:t>维度</w:t>
      </w:r>
      <w:r>
        <w:rPr>
          <w:rFonts w:hint="eastAsia"/>
        </w:rPr>
        <w:t>下的各告警级别的告警数量及占比</w:t>
      </w:r>
      <w:r>
        <w:t>。</w:t>
      </w:r>
      <w:r>
        <w:rPr>
          <w:rFonts w:hint="eastAsia"/>
        </w:rPr>
        <w:t>应支持</w:t>
      </w:r>
      <w:r>
        <w:t>导出按钮即可导出</w:t>
      </w:r>
      <w:r>
        <w:t>excel</w:t>
      </w:r>
      <w:r>
        <w:rPr>
          <w:rFonts w:hint="eastAsia"/>
        </w:rPr>
        <w:t>表</w:t>
      </w:r>
      <w:r>
        <w:t>。</w:t>
      </w:r>
    </w:p>
    <w:p w14:paraId="0931CB24" w14:textId="77777777" w:rsidR="00000000" w:rsidRDefault="00000000">
      <w:pPr>
        <w:pStyle w:val="a9"/>
        <w:ind w:firstLineChars="200" w:firstLine="24pt"/>
      </w:pPr>
      <w:r>
        <w:rPr>
          <w:rFonts w:hint="eastAsia"/>
        </w:rPr>
        <w:t>应支持告警类型统计，统计所选择时间</w:t>
      </w:r>
      <w:r>
        <w:t>维度</w:t>
      </w:r>
      <w:r>
        <w:rPr>
          <w:rFonts w:hint="eastAsia"/>
        </w:rPr>
        <w:t>下的各告警类型的告警数量及占比；</w:t>
      </w:r>
      <w:r>
        <w:t>右侧折线图展示</w:t>
      </w:r>
      <w:r>
        <w:rPr>
          <w:rFonts w:hint="eastAsia"/>
        </w:rPr>
        <w:t>统计时段内的每日数量的变化趋势图</w:t>
      </w:r>
      <w:r>
        <w:t>。</w:t>
      </w:r>
    </w:p>
    <w:p w14:paraId="564ACB7D" w14:textId="77777777" w:rsidR="00000000" w:rsidRDefault="00000000">
      <w:pPr>
        <w:pStyle w:val="a9"/>
        <w:ind w:firstLineChars="200" w:firstLine="24pt"/>
      </w:pPr>
      <w:r>
        <w:rPr>
          <w:rFonts w:hint="eastAsia"/>
        </w:rPr>
        <w:t>应支持不同</w:t>
      </w:r>
      <w:r>
        <w:t>告警类型</w:t>
      </w:r>
      <w:r>
        <w:rPr>
          <w:rFonts w:hint="eastAsia"/>
        </w:rPr>
        <w:t>的</w:t>
      </w:r>
      <w:r>
        <w:t>告警策略的统计。</w:t>
      </w:r>
      <w:r>
        <w:rPr>
          <w:rFonts w:hint="eastAsia"/>
        </w:rPr>
        <w:t>应支持桑基图样式进行统计分析，采用</w:t>
      </w:r>
      <w:r>
        <w:rPr>
          <w:rFonts w:hint="eastAsia"/>
        </w:rPr>
        <w:t>4</w:t>
      </w:r>
      <w:r>
        <w:rPr>
          <w:rFonts w:hint="eastAsia"/>
        </w:rPr>
        <w:t>级桑基图来展示：第一级：告警总数；第二级：告警级别；第三级：告警类型；第四级：告警策略（告警标题）</w:t>
      </w:r>
      <w:r>
        <w:t>。</w:t>
      </w:r>
    </w:p>
    <w:p w14:paraId="0E6D6915" w14:textId="77777777" w:rsidR="00000000" w:rsidRDefault="00000000">
      <w:pPr>
        <w:pStyle w:val="a9"/>
        <w:ind w:firstLineChars="200" w:firstLine="24pt"/>
        <w:rPr>
          <w:rFonts w:hint="eastAsia"/>
        </w:rPr>
      </w:pPr>
      <w:r>
        <w:t>告警历史趋势</w:t>
      </w:r>
      <w:r>
        <w:rPr>
          <w:rFonts w:hint="eastAsia"/>
        </w:rPr>
        <w:t>统计方式维度应支持按告警级别统计、按告警类型统计</w:t>
      </w:r>
      <w:r>
        <w:t>；</w:t>
      </w:r>
      <w:r>
        <w:rPr>
          <w:rFonts w:hint="eastAsia"/>
        </w:rPr>
        <w:t>统计</w:t>
      </w:r>
      <w:r>
        <w:t>时间维度</w:t>
      </w:r>
      <w:r>
        <w:rPr>
          <w:rFonts w:hint="eastAsia"/>
        </w:rPr>
        <w:t>应支持按月统计、按日统计</w:t>
      </w:r>
      <w:r>
        <w:t>。</w:t>
      </w:r>
      <w:r>
        <w:rPr>
          <w:rFonts w:hint="eastAsia"/>
        </w:rPr>
        <w:t>应展现形式三种形式切换：堆叠柱状图（默认）、柱状图（非堆叠）、折线图。应支持下载图片和</w:t>
      </w:r>
      <w:r>
        <w:rPr>
          <w:rFonts w:hint="eastAsia"/>
        </w:rPr>
        <w:t>excel</w:t>
      </w:r>
      <w:r>
        <w:rPr>
          <w:rFonts w:hint="eastAsia"/>
        </w:rPr>
        <w:t>表格。</w:t>
      </w:r>
    </w:p>
    <w:p w14:paraId="166508F9" w14:textId="77777777" w:rsidR="00000000" w:rsidRDefault="00000000">
      <w:pPr>
        <w:pStyle w:val="a9"/>
        <w:numPr>
          <w:ilvl w:val="0"/>
          <w:numId w:val="90"/>
        </w:numPr>
        <w:ind w:start="0pt" w:firstLineChars="200" w:firstLine="24pt"/>
        <w:rPr>
          <w:rFonts w:hint="eastAsia"/>
        </w:rPr>
      </w:pPr>
      <w:bookmarkStart w:id="85" w:name="_Toc16558"/>
      <w:r>
        <w:rPr>
          <w:rFonts w:hint="eastAsia"/>
        </w:rPr>
        <w:t>告警配置</w:t>
      </w:r>
      <w:bookmarkEnd w:id="85"/>
    </w:p>
    <w:p w14:paraId="3D15F0BB" w14:textId="77777777" w:rsidR="00000000" w:rsidRDefault="00000000">
      <w:pPr>
        <w:pStyle w:val="a9"/>
        <w:ind w:firstLineChars="200" w:firstLine="24pt"/>
      </w:pPr>
      <w:r>
        <w:rPr>
          <w:rFonts w:hint="eastAsia"/>
        </w:rPr>
        <w:lastRenderedPageBreak/>
        <w:t>告警配置应支持告警级别应支持</w:t>
      </w:r>
      <w:r>
        <w:t>新增、编辑、</w:t>
      </w:r>
      <w:r>
        <w:rPr>
          <w:rFonts w:hint="eastAsia"/>
        </w:rPr>
        <w:t>删除。告警</w:t>
      </w:r>
      <w:r>
        <w:t>级别配置内容</w:t>
      </w:r>
      <w:r>
        <w:rPr>
          <w:rFonts w:hint="eastAsia"/>
        </w:rPr>
        <w:t>包括告警</w:t>
      </w:r>
      <w:r>
        <w:t>级别名称、</w:t>
      </w:r>
      <w:r>
        <w:rPr>
          <w:rFonts w:hint="eastAsia"/>
        </w:rPr>
        <w:t>告警</w:t>
      </w:r>
      <w:r>
        <w:t>严重程度优先级、显示颜色</w:t>
      </w:r>
      <w:r>
        <w:rPr>
          <w:rFonts w:hint="eastAsia"/>
        </w:rPr>
        <w:t>及备注等。告警配置应支持勾选</w:t>
      </w:r>
      <w:r>
        <w:t>其中一条</w:t>
      </w:r>
      <w:r>
        <w:rPr>
          <w:rFonts w:hint="eastAsia"/>
        </w:rPr>
        <w:t>告警级别点击</w:t>
      </w:r>
      <w:r>
        <w:t>编辑</w:t>
      </w:r>
      <w:r>
        <w:rPr>
          <w:rFonts w:hint="eastAsia"/>
        </w:rPr>
        <w:t>按钮进行</w:t>
      </w:r>
      <w:r>
        <w:t>编辑</w:t>
      </w:r>
      <w:r>
        <w:rPr>
          <w:rFonts w:hint="eastAsia"/>
        </w:rPr>
        <w:t>，</w:t>
      </w:r>
      <w:r>
        <w:t>只能修改告警级别的名称</w:t>
      </w:r>
      <w:r>
        <w:rPr>
          <w:rFonts w:hint="eastAsia"/>
        </w:rPr>
        <w:t>、</w:t>
      </w:r>
      <w:r>
        <w:t>颜色</w:t>
      </w:r>
      <w:r>
        <w:rPr>
          <w:rFonts w:hint="eastAsia"/>
        </w:rPr>
        <w:t>和</w:t>
      </w:r>
      <w:r>
        <w:t>备注，告警严重程度优先级不能修改</w:t>
      </w:r>
      <w:r>
        <w:rPr>
          <w:rFonts w:hint="eastAsia"/>
        </w:rPr>
        <w:t>。</w:t>
      </w:r>
    </w:p>
    <w:p w14:paraId="0DC0F939" w14:textId="77777777" w:rsidR="00000000" w:rsidRDefault="00000000">
      <w:pPr>
        <w:pStyle w:val="a9"/>
        <w:ind w:firstLineChars="200" w:firstLine="24pt"/>
      </w:pPr>
      <w:r>
        <w:rPr>
          <w:rFonts w:hint="eastAsia"/>
        </w:rPr>
        <w:t>告警</w:t>
      </w:r>
      <w:r>
        <w:t>记录</w:t>
      </w:r>
      <w:r>
        <w:rPr>
          <w:rFonts w:hint="eastAsia"/>
        </w:rPr>
        <w:t>应支持</w:t>
      </w:r>
      <w:r>
        <w:t>关联告警级别的告警严重程度优先级，删除告警级别</w:t>
      </w:r>
      <w:r>
        <w:rPr>
          <w:rFonts w:hint="eastAsia"/>
        </w:rPr>
        <w:t>会自动</w:t>
      </w:r>
      <w:r>
        <w:t>判断是否有告警记录或告警策略有关联该告警级别，</w:t>
      </w:r>
      <w:r>
        <w:rPr>
          <w:rFonts w:hint="eastAsia"/>
        </w:rPr>
        <w:t>如果</w:t>
      </w:r>
      <w:r>
        <w:t>有，</w:t>
      </w:r>
      <w:r>
        <w:rPr>
          <w:rFonts w:hint="eastAsia"/>
        </w:rPr>
        <w:t>则</w:t>
      </w:r>
      <w:r>
        <w:t>不能删除，</w:t>
      </w:r>
      <w:r>
        <w:rPr>
          <w:rFonts w:hint="eastAsia"/>
        </w:rPr>
        <w:t>会</w:t>
      </w:r>
      <w:r>
        <w:t>提示相关信息。</w:t>
      </w:r>
    </w:p>
    <w:p w14:paraId="3F25B787" w14:textId="77777777" w:rsidR="00000000" w:rsidRDefault="00000000">
      <w:pPr>
        <w:pStyle w:val="3"/>
        <w:numPr>
          <w:ilvl w:val="2"/>
          <w:numId w:val="24"/>
        </w:numPr>
        <w:rPr>
          <w:rFonts w:hint="eastAsia"/>
          <w:kern w:val="44"/>
          <w:szCs w:val="24"/>
        </w:rPr>
      </w:pPr>
      <w:r>
        <w:rPr>
          <w:rFonts w:hint="eastAsia"/>
          <w:kern w:val="44"/>
          <w:szCs w:val="24"/>
        </w:rPr>
        <w:t>OFD</w:t>
      </w:r>
      <w:r>
        <w:rPr>
          <w:rFonts w:hint="eastAsia"/>
          <w:kern w:val="44"/>
          <w:szCs w:val="24"/>
        </w:rPr>
        <w:t>版式处理套件与档案整理设备</w:t>
      </w:r>
    </w:p>
    <w:p w14:paraId="24FE9C3F" w14:textId="77777777" w:rsidR="00000000" w:rsidRDefault="00000000">
      <w:pPr>
        <w:pStyle w:val="4"/>
        <w:numPr>
          <w:ilvl w:val="3"/>
          <w:numId w:val="24"/>
        </w:numPr>
        <w:tabs>
          <w:tab w:val="start" w:pos="36pt"/>
        </w:tabs>
        <w:rPr>
          <w:rFonts w:ascii="黑体" w:hAnsi="黑体" w:cs="黑体" w:hint="eastAsia"/>
        </w:rPr>
      </w:pPr>
      <w:ins w:id="86" w:author="唐平" w:date="2025-11-14T09:45:00Z">
        <w:r>
          <w:rPr>
            <w:rFonts w:hint="eastAsia"/>
            <w:kern w:val="44"/>
            <w:szCs w:val="24"/>
          </w:rPr>
          <w:t>★</w:t>
        </w:r>
      </w:ins>
      <w:r>
        <w:t>OFD</w:t>
      </w:r>
      <w:r>
        <w:rPr>
          <w:rFonts w:ascii="黑体" w:hAnsi="黑体" w:cs="黑体" w:hint="eastAsia"/>
        </w:rPr>
        <w:t>版式处理套件要求</w:t>
      </w:r>
    </w:p>
    <w:p w14:paraId="56BCED6F" w14:textId="77777777" w:rsidR="00000000" w:rsidRDefault="00000000">
      <w:pPr>
        <w:pStyle w:val="a9"/>
        <w:ind w:firstLineChars="200" w:firstLine="24pt"/>
        <w:rPr>
          <w:rFonts w:hint="eastAsia"/>
        </w:rPr>
      </w:pPr>
      <w:r>
        <w:rPr>
          <w:rFonts w:hint="eastAsia"/>
        </w:rPr>
        <w:t>OFD</w:t>
      </w:r>
      <w:r>
        <w:rPr>
          <w:rFonts w:hint="eastAsia"/>
        </w:rPr>
        <w:t>版式处理套件应至少包含文档网页轻阅读系统、文件转换迁移系统、智能文字识别系统，实现</w:t>
      </w:r>
      <w:r>
        <w:rPr>
          <w:rFonts w:hint="eastAsia"/>
        </w:rPr>
        <w:t>OFD</w:t>
      </w:r>
      <w:r>
        <w:rPr>
          <w:rFonts w:hint="eastAsia"/>
        </w:rPr>
        <w:t>版式文件的转换、阅读、</w:t>
      </w:r>
      <w:r>
        <w:rPr>
          <w:rFonts w:hint="eastAsia"/>
        </w:rPr>
        <w:t>OCR</w:t>
      </w:r>
      <w:r>
        <w:rPr>
          <w:rFonts w:hint="eastAsia"/>
        </w:rPr>
        <w:t>识别等功能，并实现上传的所有图片文档自动转换成双层</w:t>
      </w:r>
      <w:r>
        <w:rPr>
          <w:rFonts w:hint="eastAsia"/>
        </w:rPr>
        <w:t>PDF</w:t>
      </w:r>
      <w:r>
        <w:rPr>
          <w:rFonts w:hint="eastAsia"/>
        </w:rPr>
        <w:t>并具备</w:t>
      </w:r>
      <w:r>
        <w:rPr>
          <w:rFonts w:hint="eastAsia"/>
        </w:rPr>
        <w:t>OCR</w:t>
      </w:r>
      <w:r>
        <w:rPr>
          <w:rFonts w:hint="eastAsia"/>
        </w:rPr>
        <w:t>识别功能，转换后可以自由复制图片的文字内容。</w:t>
      </w:r>
    </w:p>
    <w:p w14:paraId="28ED9F48" w14:textId="77777777" w:rsidR="00000000" w:rsidRDefault="00000000">
      <w:pPr>
        <w:pStyle w:val="a9"/>
        <w:ind w:firstLineChars="200" w:firstLine="24pt"/>
        <w:rPr>
          <w:rFonts w:hint="eastAsia"/>
        </w:rPr>
      </w:pPr>
      <w:r>
        <w:rPr>
          <w:rFonts w:hint="eastAsia"/>
        </w:rPr>
        <w:t>OFD</w:t>
      </w:r>
      <w:r>
        <w:rPr>
          <w:rFonts w:hint="eastAsia"/>
        </w:rPr>
        <w:t>版式处理套件应采用安全可靠的软硬件，支持集群部署。</w:t>
      </w:r>
    </w:p>
    <w:p w14:paraId="3F044C79" w14:textId="77777777" w:rsidR="00000000" w:rsidRDefault="00000000">
      <w:pPr>
        <w:pStyle w:val="a9"/>
        <w:ind w:firstLineChars="200" w:firstLine="24pt"/>
      </w:pPr>
      <w:r>
        <w:rPr>
          <w:rFonts w:hint="eastAsia"/>
        </w:rPr>
        <w:t>投标方应负责</w:t>
      </w:r>
      <w:r>
        <w:rPr>
          <w:rFonts w:hint="eastAsia"/>
        </w:rPr>
        <w:t>OFD</w:t>
      </w:r>
      <w:r>
        <w:rPr>
          <w:rFonts w:hint="eastAsia"/>
        </w:rPr>
        <w:t>组件安装部署服务，并集成至招标方的集团档案系统中，支持集团档案系统实现</w:t>
      </w:r>
      <w:r>
        <w:rPr>
          <w:rFonts w:hint="eastAsia"/>
        </w:rPr>
        <w:t>OFD</w:t>
      </w:r>
      <w:r>
        <w:rPr>
          <w:rFonts w:hint="eastAsia"/>
        </w:rPr>
        <w:t>相关应用功能；投标方应负责</w:t>
      </w:r>
      <w:r>
        <w:rPr>
          <w:rFonts w:hint="eastAsia"/>
        </w:rPr>
        <w:t>OFD</w:t>
      </w:r>
      <w:r>
        <w:rPr>
          <w:rFonts w:hint="eastAsia"/>
        </w:rPr>
        <w:t>组件迁移部署服务，在接到招标方通知后</w:t>
      </w:r>
      <w:r>
        <w:rPr>
          <w:rFonts w:hint="eastAsia"/>
        </w:rPr>
        <w:t>10</w:t>
      </w:r>
      <w:r>
        <w:rPr>
          <w:rFonts w:hint="eastAsia"/>
        </w:rPr>
        <w:t>个工作日内，完成在新服务器环境中的部署及应用配置。</w:t>
      </w:r>
    </w:p>
    <w:p w14:paraId="22F68418" w14:textId="77777777" w:rsidR="00000000" w:rsidRDefault="00000000">
      <w:pPr>
        <w:pStyle w:val="a9"/>
        <w:numPr>
          <w:ilvl w:val="0"/>
          <w:numId w:val="91"/>
        </w:numPr>
        <w:ind w:start="0pt" w:firstLineChars="200" w:firstLine="24pt"/>
        <w:rPr>
          <w:rFonts w:hint="eastAsia"/>
        </w:rPr>
      </w:pPr>
      <w:r>
        <w:rPr>
          <w:rFonts w:hint="eastAsia"/>
        </w:rPr>
        <w:t>文档网页轻阅读系统</w:t>
      </w:r>
    </w:p>
    <w:p w14:paraId="663640CB" w14:textId="77777777" w:rsidR="00000000" w:rsidRDefault="00000000">
      <w:pPr>
        <w:pStyle w:val="a9"/>
        <w:numPr>
          <w:ilvl w:val="0"/>
          <w:numId w:val="92"/>
        </w:numPr>
        <w:ind w:start="0pt" w:firstLineChars="200" w:firstLine="24pt"/>
        <w:rPr>
          <w:rFonts w:hint="eastAsia"/>
        </w:rPr>
      </w:pPr>
      <w:r>
        <w:rPr>
          <w:rFonts w:hint="eastAsia"/>
        </w:rPr>
        <w:t>标准符合：通过</w:t>
      </w:r>
      <w:r>
        <w:rPr>
          <w:rFonts w:hint="eastAsia"/>
        </w:rPr>
        <w:t>OFD</w:t>
      </w:r>
      <w:r>
        <w:rPr>
          <w:rFonts w:hint="eastAsia"/>
        </w:rPr>
        <w:t>标准符合性测试并提供信息处理产品标准符合性检测中心出具的检测报告。</w:t>
      </w:r>
    </w:p>
    <w:p w14:paraId="4A608ECD" w14:textId="77777777" w:rsidR="00000000" w:rsidRDefault="00000000">
      <w:pPr>
        <w:pStyle w:val="a9"/>
        <w:numPr>
          <w:ilvl w:val="0"/>
          <w:numId w:val="92"/>
        </w:numPr>
        <w:ind w:start="0pt" w:firstLineChars="200" w:firstLine="24pt"/>
        <w:rPr>
          <w:rFonts w:hint="eastAsia"/>
        </w:rPr>
      </w:pPr>
      <w:r>
        <w:rPr>
          <w:rFonts w:hint="eastAsia"/>
        </w:rPr>
        <w:t>按需推送：应实现文档内容按需推送功能，以提升阅读效果。需提供国家级第三方检测机构出具的测试报告。</w:t>
      </w:r>
    </w:p>
    <w:p w14:paraId="75532D41" w14:textId="77777777" w:rsidR="00000000" w:rsidRDefault="00000000">
      <w:pPr>
        <w:pStyle w:val="a9"/>
        <w:numPr>
          <w:ilvl w:val="0"/>
          <w:numId w:val="92"/>
        </w:numPr>
        <w:ind w:start="0pt" w:firstLineChars="200" w:firstLine="24pt"/>
        <w:rPr>
          <w:rFonts w:hint="eastAsia"/>
        </w:rPr>
      </w:pPr>
      <w:r>
        <w:rPr>
          <w:rFonts w:hint="eastAsia"/>
        </w:rPr>
        <w:t>多格式阅览：支持</w:t>
      </w:r>
      <w:r>
        <w:rPr>
          <w:rFonts w:hint="eastAsia"/>
        </w:rPr>
        <w:t>OFD/PDF</w:t>
      </w:r>
      <w:r>
        <w:rPr>
          <w:rFonts w:hint="eastAsia"/>
        </w:rPr>
        <w:t>等版式文件、</w:t>
      </w:r>
      <w:r>
        <w:rPr>
          <w:rFonts w:hint="eastAsia"/>
        </w:rPr>
        <w:t>OFD/PDF</w:t>
      </w:r>
      <w:r>
        <w:rPr>
          <w:rFonts w:hint="eastAsia"/>
        </w:rPr>
        <w:t>文件流、</w:t>
      </w:r>
      <w:r>
        <w:rPr>
          <w:rFonts w:hint="eastAsia"/>
        </w:rPr>
        <w:t>OFFICE/WPS</w:t>
      </w:r>
      <w:r>
        <w:rPr>
          <w:rFonts w:hint="eastAsia"/>
        </w:rPr>
        <w:t>系列文档、图片、网页、文本文件、压缩包、音视频等多格式文档跨平台、跨浏览器的无插件快速阅览功能，支持非加密文档和加密文档。</w:t>
      </w:r>
    </w:p>
    <w:p w14:paraId="12FC0E34" w14:textId="77777777" w:rsidR="00000000" w:rsidRDefault="00000000">
      <w:pPr>
        <w:pStyle w:val="a9"/>
        <w:numPr>
          <w:ilvl w:val="0"/>
          <w:numId w:val="92"/>
        </w:numPr>
        <w:ind w:start="0pt" w:firstLineChars="200" w:firstLine="24pt"/>
        <w:rPr>
          <w:rFonts w:hint="eastAsia"/>
        </w:rPr>
      </w:pPr>
      <w:r>
        <w:rPr>
          <w:rFonts w:hint="eastAsia"/>
        </w:rPr>
        <w:t>文件阅读：支持文件内容选择与复制，支持翻页、缩放、跳转、全屏操作，包括版式文件的缩略图、目录、语义、书签、注释、数字签名和附件导览功能。</w:t>
      </w:r>
    </w:p>
    <w:p w14:paraId="6AB99078" w14:textId="77777777" w:rsidR="00000000" w:rsidRDefault="00000000">
      <w:pPr>
        <w:pStyle w:val="a9"/>
        <w:numPr>
          <w:ilvl w:val="0"/>
          <w:numId w:val="92"/>
        </w:numPr>
        <w:ind w:start="0pt" w:firstLineChars="200" w:firstLine="24pt"/>
        <w:rPr>
          <w:rFonts w:hint="eastAsia"/>
        </w:rPr>
      </w:pPr>
      <w:r>
        <w:rPr>
          <w:rFonts w:hint="eastAsia"/>
        </w:rPr>
        <w:lastRenderedPageBreak/>
        <w:t>文档编辑：支持</w:t>
      </w:r>
      <w:r>
        <w:rPr>
          <w:rFonts w:hint="eastAsia"/>
        </w:rPr>
        <w:t>OFD</w:t>
      </w:r>
      <w:r>
        <w:rPr>
          <w:rFonts w:hint="eastAsia"/>
        </w:rPr>
        <w:t>版式文档的图文注释、批注修订、手写签批功能，提供签字笔（粗、细）、软笔（粗、中、细）、字迹颜色配置选项，提供橡皮擦功能，提供功能截图和国家级第三方检测机构出具的测试报告。</w:t>
      </w:r>
    </w:p>
    <w:p w14:paraId="6BE8328B" w14:textId="77777777" w:rsidR="00000000" w:rsidRDefault="00000000">
      <w:pPr>
        <w:pStyle w:val="a9"/>
        <w:numPr>
          <w:ilvl w:val="0"/>
          <w:numId w:val="92"/>
        </w:numPr>
        <w:ind w:start="0pt" w:firstLineChars="200" w:firstLine="24pt"/>
        <w:rPr>
          <w:rFonts w:hint="eastAsia"/>
        </w:rPr>
      </w:pPr>
      <w:r>
        <w:rPr>
          <w:rFonts w:hint="eastAsia"/>
        </w:rPr>
        <w:t>安全管控：提供安全下载、文档水印、分页授权、权限管理、信息脱敏以及参数保护等安全机制保障文件安全使用。</w:t>
      </w:r>
    </w:p>
    <w:p w14:paraId="45E7EE5D" w14:textId="77777777" w:rsidR="00000000" w:rsidRDefault="00000000">
      <w:pPr>
        <w:pStyle w:val="a9"/>
        <w:numPr>
          <w:ilvl w:val="0"/>
          <w:numId w:val="92"/>
        </w:numPr>
        <w:ind w:start="0pt" w:firstLineChars="200" w:firstLine="24pt"/>
        <w:rPr>
          <w:rFonts w:hint="eastAsia"/>
        </w:rPr>
      </w:pPr>
      <w:r>
        <w:rPr>
          <w:rFonts w:hint="eastAsia"/>
        </w:rPr>
        <w:t>签章验章：支持拖动盖章、关键字盖章及预盖章等，并可进行验章操作，提供国家级第三方检测机构出具的测试报告。</w:t>
      </w:r>
    </w:p>
    <w:p w14:paraId="6DB046F7" w14:textId="77777777" w:rsidR="00000000" w:rsidRDefault="00000000">
      <w:pPr>
        <w:pStyle w:val="a9"/>
        <w:numPr>
          <w:ilvl w:val="0"/>
          <w:numId w:val="92"/>
        </w:numPr>
        <w:ind w:start="0pt" w:firstLineChars="200" w:firstLine="24pt"/>
        <w:rPr>
          <w:rFonts w:hint="eastAsia"/>
        </w:rPr>
      </w:pPr>
      <w:r>
        <w:rPr>
          <w:rFonts w:hint="eastAsia"/>
        </w:rPr>
        <w:t>应用集成：支持通过标准接口进行多业务系统集成。可根据用户需求进行定制开发。</w:t>
      </w:r>
    </w:p>
    <w:p w14:paraId="1E9F6220" w14:textId="77777777" w:rsidR="00000000" w:rsidRDefault="00000000">
      <w:pPr>
        <w:pStyle w:val="a9"/>
        <w:numPr>
          <w:ilvl w:val="0"/>
          <w:numId w:val="92"/>
        </w:numPr>
        <w:ind w:start="0pt" w:firstLineChars="200" w:firstLine="24pt"/>
        <w:rPr>
          <w:rFonts w:hint="eastAsia"/>
        </w:rPr>
      </w:pPr>
      <w:r>
        <w:rPr>
          <w:rFonts w:hint="eastAsia"/>
        </w:rPr>
        <w:t>系统可靠性：支持集群部署，主机宕机后备机能够处理访问任务，支持</w:t>
      </w:r>
      <w:r>
        <w:rPr>
          <w:rFonts w:hint="eastAsia"/>
        </w:rPr>
        <w:t>7*24</w:t>
      </w:r>
      <w:r>
        <w:rPr>
          <w:rFonts w:hint="eastAsia"/>
        </w:rPr>
        <w:t>小时高效运行。提供国家级第三方检测机构出具的测试报告。</w:t>
      </w:r>
    </w:p>
    <w:p w14:paraId="63842AC8" w14:textId="77777777" w:rsidR="00000000" w:rsidRDefault="00000000">
      <w:pPr>
        <w:pStyle w:val="a9"/>
        <w:numPr>
          <w:ilvl w:val="0"/>
          <w:numId w:val="92"/>
        </w:numPr>
        <w:ind w:start="0pt" w:firstLineChars="200" w:firstLine="24pt"/>
        <w:rPr>
          <w:rFonts w:hint="eastAsia"/>
        </w:rPr>
      </w:pPr>
      <w:r>
        <w:rPr>
          <w:rFonts w:hint="eastAsia"/>
        </w:rPr>
        <w:t>性能指标：单服务器部署时，支持</w:t>
      </w:r>
      <w:r>
        <w:rPr>
          <w:rFonts w:hint="eastAsia"/>
        </w:rPr>
        <w:t>2000</w:t>
      </w:r>
      <w:r>
        <w:rPr>
          <w:rFonts w:hint="eastAsia"/>
        </w:rPr>
        <w:t>用户在线，</w:t>
      </w:r>
      <w:r>
        <w:rPr>
          <w:rFonts w:hint="eastAsia"/>
        </w:rPr>
        <w:t>200</w:t>
      </w:r>
      <w:r>
        <w:rPr>
          <w:rFonts w:hint="eastAsia"/>
        </w:rPr>
        <w:t>以上并发。</w:t>
      </w:r>
    </w:p>
    <w:p w14:paraId="606A2D98" w14:textId="77777777" w:rsidR="00000000" w:rsidRDefault="00000000">
      <w:pPr>
        <w:pStyle w:val="a9"/>
        <w:numPr>
          <w:ilvl w:val="0"/>
          <w:numId w:val="91"/>
        </w:numPr>
        <w:ind w:start="0pt" w:firstLineChars="200" w:firstLine="24pt"/>
        <w:rPr>
          <w:rFonts w:hint="eastAsia"/>
        </w:rPr>
      </w:pPr>
      <w:r>
        <w:rPr>
          <w:rFonts w:hint="eastAsia"/>
        </w:rPr>
        <w:t>文件转换迁移系统</w:t>
      </w:r>
    </w:p>
    <w:p w14:paraId="6464127C" w14:textId="77777777" w:rsidR="00000000" w:rsidRDefault="00000000">
      <w:pPr>
        <w:pStyle w:val="a9"/>
        <w:numPr>
          <w:ilvl w:val="0"/>
          <w:numId w:val="93"/>
        </w:numPr>
        <w:ind w:start="0pt" w:firstLineChars="200" w:firstLine="24pt"/>
        <w:rPr>
          <w:rFonts w:hint="eastAsia"/>
        </w:rPr>
      </w:pPr>
      <w:r>
        <w:rPr>
          <w:rFonts w:hint="eastAsia"/>
        </w:rPr>
        <w:t>标准符合性：通过</w:t>
      </w:r>
      <w:r>
        <w:rPr>
          <w:rFonts w:hint="eastAsia"/>
        </w:rPr>
        <w:t>OFD</w:t>
      </w:r>
      <w:r>
        <w:rPr>
          <w:rFonts w:hint="eastAsia"/>
        </w:rPr>
        <w:t>标准符合性测试，通过</w:t>
      </w:r>
      <w:r>
        <w:rPr>
          <w:rFonts w:hint="eastAsia"/>
        </w:rPr>
        <w:t>OFD</w:t>
      </w:r>
      <w:r>
        <w:rPr>
          <w:rFonts w:hint="eastAsia"/>
        </w:rPr>
        <w:t>标准符合性测试，对文档特性、结构、成像模型、扩展名等进行检测，提供检测报告。</w:t>
      </w:r>
    </w:p>
    <w:p w14:paraId="6E25F8F5" w14:textId="77777777" w:rsidR="00000000" w:rsidRDefault="00000000">
      <w:pPr>
        <w:pStyle w:val="a9"/>
        <w:numPr>
          <w:ilvl w:val="0"/>
          <w:numId w:val="93"/>
        </w:numPr>
        <w:ind w:start="0pt" w:firstLineChars="200" w:firstLine="24pt"/>
        <w:rPr>
          <w:rFonts w:hint="eastAsia"/>
        </w:rPr>
      </w:pPr>
      <w:r>
        <w:rPr>
          <w:rFonts w:hint="eastAsia"/>
        </w:rPr>
        <w:t>基本功能：应支持将</w:t>
      </w:r>
      <w:r>
        <w:rPr>
          <w:rFonts w:hint="eastAsia"/>
        </w:rPr>
        <w:t>TXT</w:t>
      </w:r>
      <w:r>
        <w:rPr>
          <w:rFonts w:hint="eastAsia"/>
        </w:rPr>
        <w:t>、</w:t>
      </w:r>
      <w:r>
        <w:rPr>
          <w:rFonts w:hint="eastAsia"/>
        </w:rPr>
        <w:t>RTF</w:t>
      </w:r>
      <w:r>
        <w:rPr>
          <w:rFonts w:hint="eastAsia"/>
        </w:rPr>
        <w:t>、</w:t>
      </w:r>
      <w:r>
        <w:rPr>
          <w:rFonts w:hint="eastAsia"/>
        </w:rPr>
        <w:t>WPS</w:t>
      </w:r>
      <w:r>
        <w:rPr>
          <w:rFonts w:hint="eastAsia"/>
        </w:rPr>
        <w:t>、</w:t>
      </w:r>
      <w:r>
        <w:rPr>
          <w:rFonts w:hint="eastAsia"/>
        </w:rPr>
        <w:t>DPS</w:t>
      </w:r>
      <w:r>
        <w:rPr>
          <w:rFonts w:hint="eastAsia"/>
        </w:rPr>
        <w:t>、</w:t>
      </w:r>
      <w:r>
        <w:rPr>
          <w:rFonts w:hint="eastAsia"/>
        </w:rPr>
        <w:t>UOS</w:t>
      </w:r>
      <w:r>
        <w:rPr>
          <w:rFonts w:hint="eastAsia"/>
        </w:rPr>
        <w:t>、</w:t>
      </w:r>
      <w:r>
        <w:rPr>
          <w:rFonts w:hint="eastAsia"/>
        </w:rPr>
        <w:t>UOP</w:t>
      </w:r>
      <w:r>
        <w:rPr>
          <w:rFonts w:hint="eastAsia"/>
        </w:rPr>
        <w:t>、</w:t>
      </w:r>
      <w:r>
        <w:rPr>
          <w:rFonts w:hint="eastAsia"/>
        </w:rPr>
        <w:t>PDF</w:t>
      </w:r>
      <w:r>
        <w:rPr>
          <w:rFonts w:hint="eastAsia"/>
        </w:rPr>
        <w:t>、</w:t>
      </w:r>
      <w:r>
        <w:rPr>
          <w:rFonts w:hint="eastAsia"/>
        </w:rPr>
        <w:t>DOC/DOCX</w:t>
      </w:r>
      <w:r>
        <w:rPr>
          <w:rFonts w:hint="eastAsia"/>
        </w:rPr>
        <w:t>、</w:t>
      </w:r>
      <w:r>
        <w:rPr>
          <w:rFonts w:hint="eastAsia"/>
        </w:rPr>
        <w:t>XLS/XLSX</w:t>
      </w:r>
      <w:r>
        <w:rPr>
          <w:rFonts w:hint="eastAsia"/>
        </w:rPr>
        <w:t>、</w:t>
      </w:r>
      <w:r>
        <w:rPr>
          <w:rFonts w:hint="eastAsia"/>
        </w:rPr>
        <w:t>PPT/PPTX</w:t>
      </w:r>
      <w:r>
        <w:rPr>
          <w:rFonts w:hint="eastAsia"/>
        </w:rPr>
        <w:t>、</w:t>
      </w:r>
      <w:r>
        <w:rPr>
          <w:rFonts w:hint="eastAsia"/>
        </w:rPr>
        <w:t>HTML</w:t>
      </w:r>
      <w:r>
        <w:rPr>
          <w:rFonts w:hint="eastAsia"/>
        </w:rPr>
        <w:t>、</w:t>
      </w:r>
      <w:r>
        <w:rPr>
          <w:rFonts w:hint="eastAsia"/>
        </w:rPr>
        <w:t>XLSM</w:t>
      </w:r>
      <w:r>
        <w:rPr>
          <w:rFonts w:hint="eastAsia"/>
        </w:rPr>
        <w:t>、</w:t>
      </w:r>
      <w:r>
        <w:rPr>
          <w:rFonts w:hint="eastAsia"/>
        </w:rPr>
        <w:t>DWG</w:t>
      </w:r>
      <w:r>
        <w:rPr>
          <w:rFonts w:hint="eastAsia"/>
        </w:rPr>
        <w:t>、</w:t>
      </w:r>
      <w:r>
        <w:rPr>
          <w:rFonts w:hint="eastAsia"/>
        </w:rPr>
        <w:t>CEB/CEBX</w:t>
      </w:r>
      <w:r>
        <w:rPr>
          <w:rFonts w:hint="eastAsia"/>
        </w:rPr>
        <w:t>、</w:t>
      </w:r>
      <w:r>
        <w:rPr>
          <w:rFonts w:hint="eastAsia"/>
        </w:rPr>
        <w:t>SEP</w:t>
      </w:r>
      <w:r>
        <w:rPr>
          <w:rFonts w:hint="eastAsia"/>
        </w:rPr>
        <w:t>、</w:t>
      </w:r>
      <w:r>
        <w:rPr>
          <w:rFonts w:hint="eastAsia"/>
        </w:rPr>
        <w:t>AIP</w:t>
      </w:r>
      <w:r>
        <w:rPr>
          <w:rFonts w:hint="eastAsia"/>
        </w:rPr>
        <w:t>、</w:t>
      </w:r>
      <w:r>
        <w:rPr>
          <w:rFonts w:hint="eastAsia"/>
        </w:rPr>
        <w:t>EML</w:t>
      </w:r>
      <w:r>
        <w:rPr>
          <w:rFonts w:hint="eastAsia"/>
        </w:rPr>
        <w:t>、</w:t>
      </w:r>
      <w:r>
        <w:rPr>
          <w:rFonts w:hint="eastAsia"/>
        </w:rPr>
        <w:t>JPG</w:t>
      </w:r>
      <w:r>
        <w:rPr>
          <w:rFonts w:hint="eastAsia"/>
        </w:rPr>
        <w:t>、</w:t>
      </w:r>
      <w:r>
        <w:rPr>
          <w:rFonts w:hint="eastAsia"/>
        </w:rPr>
        <w:t>TIF</w:t>
      </w:r>
      <w:r>
        <w:rPr>
          <w:rFonts w:hint="eastAsia"/>
        </w:rPr>
        <w:t>等多种格式文档转换为</w:t>
      </w:r>
      <w:r>
        <w:rPr>
          <w:rFonts w:hint="eastAsia"/>
        </w:rPr>
        <w:t>OFD</w:t>
      </w:r>
      <w:r>
        <w:rPr>
          <w:rFonts w:hint="eastAsia"/>
        </w:rPr>
        <w:t>格式，也可以转换为</w:t>
      </w:r>
      <w:r>
        <w:rPr>
          <w:rFonts w:hint="eastAsia"/>
        </w:rPr>
        <w:t>OFD-A</w:t>
      </w:r>
      <w:r>
        <w:rPr>
          <w:rFonts w:hint="eastAsia"/>
        </w:rPr>
        <w:t>格式。</w:t>
      </w:r>
    </w:p>
    <w:p w14:paraId="41CCCE02" w14:textId="77777777" w:rsidR="00000000" w:rsidRDefault="00000000">
      <w:pPr>
        <w:pStyle w:val="a9"/>
        <w:numPr>
          <w:ilvl w:val="0"/>
          <w:numId w:val="93"/>
        </w:numPr>
        <w:ind w:start="0pt" w:firstLineChars="200" w:firstLine="24pt"/>
        <w:rPr>
          <w:rFonts w:hint="eastAsia"/>
        </w:rPr>
      </w:pPr>
      <w:r>
        <w:rPr>
          <w:rFonts w:hint="eastAsia"/>
        </w:rPr>
        <w:t>格式互转：支持图片、</w:t>
      </w:r>
      <w:r>
        <w:rPr>
          <w:rFonts w:hint="eastAsia"/>
        </w:rPr>
        <w:t>PDF</w:t>
      </w:r>
      <w:r>
        <w:rPr>
          <w:rFonts w:hint="eastAsia"/>
        </w:rPr>
        <w:t>、</w:t>
      </w:r>
      <w:r>
        <w:rPr>
          <w:rFonts w:hint="eastAsia"/>
        </w:rPr>
        <w:t>CEB</w:t>
      </w:r>
      <w:r>
        <w:rPr>
          <w:rFonts w:hint="eastAsia"/>
        </w:rPr>
        <w:t>与</w:t>
      </w:r>
      <w:r>
        <w:rPr>
          <w:rFonts w:hint="eastAsia"/>
        </w:rPr>
        <w:t>OFD</w:t>
      </w:r>
      <w:r>
        <w:rPr>
          <w:rFonts w:hint="eastAsia"/>
        </w:rPr>
        <w:t>格式互转功能，转为图片时可以设置图片的页面宽高、压缩质量、</w:t>
      </w:r>
      <w:r>
        <w:rPr>
          <w:rFonts w:hint="eastAsia"/>
        </w:rPr>
        <w:t>DPI</w:t>
      </w:r>
      <w:r>
        <w:rPr>
          <w:rFonts w:hint="eastAsia"/>
        </w:rPr>
        <w:t>以及合并长图等参数。</w:t>
      </w:r>
    </w:p>
    <w:p w14:paraId="6907F811" w14:textId="77777777" w:rsidR="00000000" w:rsidRDefault="00000000">
      <w:pPr>
        <w:pStyle w:val="a9"/>
        <w:numPr>
          <w:ilvl w:val="0"/>
          <w:numId w:val="93"/>
        </w:numPr>
        <w:ind w:start="0pt" w:firstLineChars="200" w:firstLine="24pt"/>
        <w:rPr>
          <w:rFonts w:hint="eastAsia"/>
        </w:rPr>
      </w:pPr>
      <w:r>
        <w:rPr>
          <w:rFonts w:hint="eastAsia"/>
        </w:rPr>
        <w:t>网页转换：支持网页转成</w:t>
      </w:r>
      <w:r>
        <w:rPr>
          <w:rFonts w:hint="eastAsia"/>
        </w:rPr>
        <w:t>OFD</w:t>
      </w:r>
      <w:r>
        <w:rPr>
          <w:rFonts w:hint="eastAsia"/>
        </w:rPr>
        <w:t>时可添加页码、页眉页脚等内容。</w:t>
      </w:r>
    </w:p>
    <w:p w14:paraId="71C4A01B" w14:textId="77777777" w:rsidR="00000000" w:rsidRDefault="00000000">
      <w:pPr>
        <w:pStyle w:val="a9"/>
        <w:numPr>
          <w:ilvl w:val="0"/>
          <w:numId w:val="93"/>
        </w:numPr>
        <w:ind w:start="0pt" w:firstLineChars="200" w:firstLine="24pt"/>
        <w:rPr>
          <w:rFonts w:hint="eastAsia"/>
        </w:rPr>
      </w:pPr>
      <w:r>
        <w:rPr>
          <w:rFonts w:hint="eastAsia"/>
        </w:rPr>
        <w:t>文件加工：支持对</w:t>
      </w:r>
      <w:r>
        <w:rPr>
          <w:rFonts w:hint="eastAsia"/>
        </w:rPr>
        <w:t>OFD</w:t>
      </w:r>
      <w:r>
        <w:rPr>
          <w:rFonts w:hint="eastAsia"/>
        </w:rPr>
        <w:t>文件进行元数据处理、附件处理、水印处理、页面处理、页码处理，提供文档组合拆分、电子签章、数字签名等技术机制。</w:t>
      </w:r>
    </w:p>
    <w:p w14:paraId="1F3F1649" w14:textId="77777777" w:rsidR="00000000" w:rsidRDefault="00000000">
      <w:pPr>
        <w:pStyle w:val="a9"/>
        <w:numPr>
          <w:ilvl w:val="0"/>
          <w:numId w:val="93"/>
        </w:numPr>
        <w:ind w:start="0pt" w:firstLineChars="200" w:firstLine="24pt"/>
        <w:rPr>
          <w:rFonts w:hint="eastAsia"/>
        </w:rPr>
      </w:pPr>
      <w:r>
        <w:rPr>
          <w:rFonts w:hint="eastAsia"/>
        </w:rPr>
        <w:t>字体嵌入：在文件转换过程中嵌入文档所用字体，各环境下永久保持原版原式呈现。提供国家级第三方检测机构出具的测试报告。</w:t>
      </w:r>
    </w:p>
    <w:p w14:paraId="5246A657" w14:textId="77777777" w:rsidR="00000000" w:rsidRDefault="00000000">
      <w:pPr>
        <w:pStyle w:val="a9"/>
        <w:numPr>
          <w:ilvl w:val="0"/>
          <w:numId w:val="93"/>
        </w:numPr>
        <w:ind w:start="0pt" w:firstLineChars="200" w:firstLine="24pt"/>
        <w:rPr>
          <w:rFonts w:hint="eastAsia"/>
        </w:rPr>
      </w:pPr>
      <w:r>
        <w:rPr>
          <w:rFonts w:hint="eastAsia"/>
        </w:rPr>
        <w:t>信息抽取：支持抽取流式文档目录信息、标题、内容、图片等，支持抽取</w:t>
      </w:r>
      <w:r>
        <w:rPr>
          <w:rFonts w:hint="eastAsia"/>
        </w:rPr>
        <w:t>OFD</w:t>
      </w:r>
      <w:r>
        <w:rPr>
          <w:rFonts w:hint="eastAsia"/>
        </w:rPr>
        <w:t>文档的页码、元数据、验签结果、文档内容、页面属性、语义等。</w:t>
      </w:r>
    </w:p>
    <w:p w14:paraId="7B683DCE" w14:textId="77777777" w:rsidR="00000000" w:rsidRDefault="00000000">
      <w:pPr>
        <w:pStyle w:val="a9"/>
        <w:numPr>
          <w:ilvl w:val="0"/>
          <w:numId w:val="93"/>
        </w:numPr>
        <w:ind w:start="0pt" w:firstLineChars="200" w:firstLine="24pt"/>
        <w:rPr>
          <w:rFonts w:hint="eastAsia"/>
        </w:rPr>
      </w:pPr>
      <w:r>
        <w:rPr>
          <w:rFonts w:hint="eastAsia"/>
        </w:rPr>
        <w:t>内容处理：可在文档指定区域添加掩膜，实现敏感内容遮盖。</w:t>
      </w:r>
    </w:p>
    <w:p w14:paraId="6917FEBF" w14:textId="77777777" w:rsidR="00000000" w:rsidRDefault="00000000">
      <w:pPr>
        <w:pStyle w:val="a9"/>
        <w:numPr>
          <w:ilvl w:val="0"/>
          <w:numId w:val="93"/>
        </w:numPr>
        <w:ind w:start="0pt" w:firstLineChars="200" w:firstLine="24pt"/>
        <w:rPr>
          <w:rFonts w:hint="eastAsia"/>
        </w:rPr>
      </w:pPr>
      <w:r>
        <w:rPr>
          <w:rFonts w:hint="eastAsia"/>
        </w:rPr>
        <w:lastRenderedPageBreak/>
        <w:t>系统可靠性：支持集群式部署，保障系统高可靠性，支持</w:t>
      </w:r>
      <w:r>
        <w:rPr>
          <w:rFonts w:hint="eastAsia"/>
        </w:rPr>
        <w:t>7*24</w:t>
      </w:r>
      <w:r>
        <w:rPr>
          <w:rFonts w:hint="eastAsia"/>
        </w:rPr>
        <w:t>小时运行零报错，且保证转换生成的</w:t>
      </w:r>
      <w:r>
        <w:rPr>
          <w:rFonts w:hint="eastAsia"/>
        </w:rPr>
        <w:t>OFD</w:t>
      </w:r>
      <w:r>
        <w:rPr>
          <w:rFonts w:hint="eastAsia"/>
        </w:rPr>
        <w:t>文件不跑版。需提供国家级第三方检测机构出具的测试报告。</w:t>
      </w:r>
    </w:p>
    <w:p w14:paraId="5894C96A" w14:textId="77777777" w:rsidR="00000000" w:rsidRDefault="00000000">
      <w:pPr>
        <w:pStyle w:val="a9"/>
        <w:numPr>
          <w:ilvl w:val="0"/>
          <w:numId w:val="93"/>
        </w:numPr>
        <w:ind w:start="0pt" w:firstLineChars="200" w:firstLine="24pt"/>
        <w:rPr>
          <w:rFonts w:hint="eastAsia"/>
        </w:rPr>
      </w:pPr>
      <w:r>
        <w:rPr>
          <w:rFonts w:hint="eastAsia"/>
        </w:rPr>
        <w:t>服务接口：系统以服务的方式部署在服务端，支持</w:t>
      </w:r>
      <w:r>
        <w:rPr>
          <w:rFonts w:hint="eastAsia"/>
        </w:rPr>
        <w:t>JAVA API</w:t>
      </w:r>
      <w:r>
        <w:rPr>
          <w:rFonts w:hint="eastAsia"/>
        </w:rPr>
        <w:t>、</w:t>
      </w:r>
      <w:r>
        <w:rPr>
          <w:rFonts w:hint="eastAsia"/>
        </w:rPr>
        <w:t>HTTP</w:t>
      </w:r>
      <w:r>
        <w:rPr>
          <w:rFonts w:hint="eastAsia"/>
        </w:rPr>
        <w:t>等多种技术形态的功能调用。</w:t>
      </w:r>
    </w:p>
    <w:p w14:paraId="5EFFD427" w14:textId="77777777" w:rsidR="00000000" w:rsidRDefault="00000000">
      <w:pPr>
        <w:pStyle w:val="a9"/>
        <w:numPr>
          <w:ilvl w:val="0"/>
          <w:numId w:val="93"/>
        </w:numPr>
        <w:ind w:start="0pt" w:firstLineChars="200" w:firstLine="24pt"/>
        <w:rPr>
          <w:rFonts w:hint="eastAsia"/>
        </w:rPr>
      </w:pPr>
      <w:r>
        <w:rPr>
          <w:rFonts w:hint="eastAsia"/>
        </w:rPr>
        <w:t>性能指标：单服务器部署时流式文档转换速度应大于</w:t>
      </w:r>
      <w:r>
        <w:rPr>
          <w:rFonts w:hint="eastAsia"/>
        </w:rPr>
        <w:t>50</w:t>
      </w:r>
      <w:r>
        <w:rPr>
          <w:rFonts w:hint="eastAsia"/>
        </w:rPr>
        <w:t>页</w:t>
      </w:r>
      <w:r>
        <w:rPr>
          <w:rFonts w:hint="eastAsia"/>
        </w:rPr>
        <w:t>/</w:t>
      </w:r>
      <w:r>
        <w:rPr>
          <w:rFonts w:hint="eastAsia"/>
        </w:rPr>
        <w:t>秒。</w:t>
      </w:r>
    </w:p>
    <w:p w14:paraId="177AC48C" w14:textId="77777777" w:rsidR="00000000" w:rsidRDefault="00000000">
      <w:pPr>
        <w:pStyle w:val="a9"/>
        <w:numPr>
          <w:ilvl w:val="0"/>
          <w:numId w:val="91"/>
        </w:numPr>
        <w:ind w:start="0pt" w:firstLineChars="200" w:firstLine="24pt"/>
        <w:rPr>
          <w:rFonts w:hint="eastAsia"/>
        </w:rPr>
      </w:pPr>
      <w:r>
        <w:rPr>
          <w:rFonts w:hint="eastAsia"/>
        </w:rPr>
        <w:t>智能文字识别系统</w:t>
      </w:r>
    </w:p>
    <w:p w14:paraId="5BD2E34F" w14:textId="77777777" w:rsidR="00000000" w:rsidRDefault="00000000">
      <w:pPr>
        <w:pStyle w:val="a9"/>
        <w:numPr>
          <w:ilvl w:val="0"/>
          <w:numId w:val="94"/>
        </w:numPr>
        <w:ind w:start="0pt" w:firstLineChars="200" w:firstLine="24pt"/>
        <w:rPr>
          <w:rFonts w:hint="eastAsia"/>
        </w:rPr>
      </w:pPr>
      <w:r>
        <w:rPr>
          <w:rFonts w:hint="eastAsia"/>
        </w:rPr>
        <w:t>导入导出：系统可通过扫描仪或本地上传导入文件，经识别后生成双层</w:t>
      </w:r>
      <w:r>
        <w:rPr>
          <w:rFonts w:hint="eastAsia"/>
        </w:rPr>
        <w:t>OFD/PDF</w:t>
      </w:r>
      <w:r>
        <w:rPr>
          <w:rFonts w:hint="eastAsia"/>
        </w:rPr>
        <w:t>文档、</w:t>
      </w:r>
      <w:r>
        <w:rPr>
          <w:rFonts w:hint="eastAsia"/>
        </w:rPr>
        <w:t>TXT</w:t>
      </w:r>
      <w:r>
        <w:rPr>
          <w:rFonts w:hint="eastAsia"/>
        </w:rPr>
        <w:t>文档。</w:t>
      </w:r>
    </w:p>
    <w:p w14:paraId="44672D3C" w14:textId="77777777" w:rsidR="00000000" w:rsidRDefault="00000000">
      <w:pPr>
        <w:pStyle w:val="a9"/>
        <w:numPr>
          <w:ilvl w:val="0"/>
          <w:numId w:val="94"/>
        </w:numPr>
        <w:ind w:start="0pt" w:firstLineChars="200" w:firstLine="24pt"/>
        <w:rPr>
          <w:rFonts w:hint="eastAsia"/>
        </w:rPr>
      </w:pPr>
      <w:r>
        <w:rPr>
          <w:rFonts w:hint="eastAsia"/>
        </w:rPr>
        <w:t>自动分件：支持自动分件功能，可按红头文件、页码等标志和规则进行智能分件，提供功能界面截图。</w:t>
      </w:r>
    </w:p>
    <w:p w14:paraId="453F20FA" w14:textId="77777777" w:rsidR="00000000" w:rsidRDefault="00000000">
      <w:pPr>
        <w:pStyle w:val="a9"/>
        <w:numPr>
          <w:ilvl w:val="0"/>
          <w:numId w:val="94"/>
        </w:numPr>
        <w:ind w:start="0pt" w:firstLineChars="200" w:firstLine="24pt"/>
        <w:rPr>
          <w:rFonts w:hint="eastAsia"/>
        </w:rPr>
      </w:pPr>
      <w:r>
        <w:rPr>
          <w:rFonts w:hint="eastAsia"/>
        </w:rPr>
        <w:t>图片处理：支持图片文件编辑功能，包括旋转、裁剪、擦除、局部处理、版面调整、色彩调整、反色处理、自动纠偏、版面清洁等，支持导入时自动进行图片处理。</w:t>
      </w:r>
    </w:p>
    <w:p w14:paraId="21E0E9EB" w14:textId="77777777" w:rsidR="00000000" w:rsidRDefault="00000000">
      <w:pPr>
        <w:pStyle w:val="a9"/>
        <w:numPr>
          <w:ilvl w:val="0"/>
          <w:numId w:val="94"/>
        </w:numPr>
        <w:ind w:start="0pt" w:firstLineChars="200" w:firstLine="24pt"/>
        <w:rPr>
          <w:rFonts w:hint="eastAsia"/>
        </w:rPr>
      </w:pPr>
      <w:r>
        <w:rPr>
          <w:rFonts w:hint="eastAsia"/>
        </w:rPr>
        <w:t>文字识别：可从图片（包括</w:t>
      </w:r>
      <w:r>
        <w:rPr>
          <w:rFonts w:hint="eastAsia"/>
        </w:rPr>
        <w:t>BMP</w:t>
      </w:r>
      <w:r>
        <w:rPr>
          <w:rFonts w:hint="eastAsia"/>
        </w:rPr>
        <w:t>、</w:t>
      </w:r>
      <w:r>
        <w:rPr>
          <w:rFonts w:hint="eastAsia"/>
        </w:rPr>
        <w:t>JPG</w:t>
      </w:r>
      <w:r>
        <w:rPr>
          <w:rFonts w:hint="eastAsia"/>
        </w:rPr>
        <w:t>、</w:t>
      </w:r>
      <w:r>
        <w:rPr>
          <w:rFonts w:hint="eastAsia"/>
        </w:rPr>
        <w:t>PNG</w:t>
      </w:r>
      <w:r>
        <w:rPr>
          <w:rFonts w:hint="eastAsia"/>
        </w:rPr>
        <w:t>、</w:t>
      </w:r>
      <w:r>
        <w:rPr>
          <w:rFonts w:hint="eastAsia"/>
        </w:rPr>
        <w:t>TIF</w:t>
      </w:r>
      <w:r>
        <w:rPr>
          <w:rFonts w:hint="eastAsia"/>
        </w:rPr>
        <w:t>、</w:t>
      </w:r>
      <w:r>
        <w:rPr>
          <w:rFonts w:hint="eastAsia"/>
        </w:rPr>
        <w:t>TIFF</w:t>
      </w:r>
      <w:r>
        <w:rPr>
          <w:rFonts w:hint="eastAsia"/>
        </w:rPr>
        <w:t>等）、</w:t>
      </w:r>
      <w:r>
        <w:rPr>
          <w:rFonts w:hint="eastAsia"/>
        </w:rPr>
        <w:t>OFD</w:t>
      </w:r>
      <w:r>
        <w:rPr>
          <w:rFonts w:hint="eastAsia"/>
        </w:rPr>
        <w:t>、</w:t>
      </w:r>
      <w:r>
        <w:rPr>
          <w:rFonts w:hint="eastAsia"/>
        </w:rPr>
        <w:t>PDF</w:t>
      </w:r>
      <w:r>
        <w:rPr>
          <w:rFonts w:hint="eastAsia"/>
        </w:rPr>
        <w:t>等文档中识别文字，支持精确识别功能，返回文本的位置坐标信息。提供具备</w:t>
      </w:r>
      <w:r>
        <w:rPr>
          <w:rFonts w:hint="eastAsia"/>
        </w:rPr>
        <w:t>CNAS</w:t>
      </w:r>
      <w:r>
        <w:rPr>
          <w:rFonts w:hint="eastAsia"/>
        </w:rPr>
        <w:t>测试资质的第三方测试机构出具的测试报告。</w:t>
      </w:r>
    </w:p>
    <w:p w14:paraId="4C7AA0B5" w14:textId="77777777" w:rsidR="00000000" w:rsidRDefault="00000000">
      <w:pPr>
        <w:pStyle w:val="a9"/>
        <w:numPr>
          <w:ilvl w:val="0"/>
          <w:numId w:val="94"/>
        </w:numPr>
        <w:ind w:start="0pt" w:firstLineChars="200" w:firstLine="24pt"/>
        <w:rPr>
          <w:rFonts w:hint="eastAsia"/>
        </w:rPr>
      </w:pPr>
      <w:r>
        <w:rPr>
          <w:rFonts w:hint="eastAsia"/>
        </w:rPr>
        <w:t>手写识别：支持手写体文本识别，手写楷体识别率应大于</w:t>
      </w:r>
      <w:r>
        <w:rPr>
          <w:rFonts w:hint="eastAsia"/>
        </w:rPr>
        <w:t>90%</w:t>
      </w:r>
      <w:r>
        <w:rPr>
          <w:rFonts w:hint="eastAsia"/>
        </w:rPr>
        <w:t>并提供证明材料。</w:t>
      </w:r>
    </w:p>
    <w:p w14:paraId="17740C69" w14:textId="77777777" w:rsidR="00000000" w:rsidRDefault="00000000">
      <w:pPr>
        <w:pStyle w:val="a9"/>
        <w:numPr>
          <w:ilvl w:val="0"/>
          <w:numId w:val="94"/>
        </w:numPr>
        <w:ind w:start="0pt" w:firstLineChars="200" w:firstLine="24pt"/>
        <w:rPr>
          <w:rFonts w:hint="eastAsia"/>
        </w:rPr>
      </w:pPr>
      <w:r>
        <w:rPr>
          <w:rFonts w:hint="eastAsia"/>
        </w:rPr>
        <w:t>内容校对：支持对识别结果进行分行校对和全文校对。</w:t>
      </w:r>
    </w:p>
    <w:p w14:paraId="5A0CC4A7" w14:textId="77777777" w:rsidR="00000000" w:rsidRDefault="00000000">
      <w:pPr>
        <w:pStyle w:val="a9"/>
        <w:numPr>
          <w:ilvl w:val="0"/>
          <w:numId w:val="94"/>
        </w:numPr>
        <w:ind w:start="0pt" w:firstLineChars="200" w:firstLine="24pt"/>
        <w:rPr>
          <w:rFonts w:hint="eastAsia"/>
        </w:rPr>
      </w:pPr>
      <w:r>
        <w:rPr>
          <w:rFonts w:hint="eastAsia"/>
        </w:rPr>
        <w:t>多语种识别：支持中文、蒙文、维文、藏文、阿拉伯文等多语种文本进行识别。</w:t>
      </w:r>
    </w:p>
    <w:p w14:paraId="36E11076" w14:textId="77777777" w:rsidR="00000000" w:rsidRDefault="00000000">
      <w:pPr>
        <w:pStyle w:val="a9"/>
        <w:numPr>
          <w:ilvl w:val="0"/>
          <w:numId w:val="94"/>
        </w:numPr>
        <w:ind w:start="0pt" w:firstLineChars="200" w:firstLine="24pt"/>
        <w:rPr>
          <w:rFonts w:hint="eastAsia"/>
        </w:rPr>
      </w:pPr>
      <w:r>
        <w:rPr>
          <w:rFonts w:hint="eastAsia"/>
        </w:rPr>
        <w:t>模板识别：应提供模板识别功能，进行模板中内容的识别，并可输出结构化数据。</w:t>
      </w:r>
    </w:p>
    <w:p w14:paraId="734157E1" w14:textId="77777777" w:rsidR="00000000" w:rsidRDefault="00000000">
      <w:pPr>
        <w:pStyle w:val="a9"/>
        <w:numPr>
          <w:ilvl w:val="0"/>
          <w:numId w:val="94"/>
        </w:numPr>
        <w:ind w:start="0pt" w:firstLineChars="200" w:firstLine="24pt"/>
        <w:rPr>
          <w:rFonts w:hint="eastAsia"/>
        </w:rPr>
      </w:pPr>
      <w:r>
        <w:rPr>
          <w:rFonts w:hint="eastAsia"/>
        </w:rPr>
        <w:t>字体识别：支持识别宋体、仿宋、楷体、黑体等多种字体。</w:t>
      </w:r>
    </w:p>
    <w:p w14:paraId="2CD54ADA" w14:textId="77777777" w:rsidR="00000000" w:rsidRDefault="00000000">
      <w:pPr>
        <w:pStyle w:val="a9"/>
        <w:numPr>
          <w:ilvl w:val="0"/>
          <w:numId w:val="94"/>
        </w:numPr>
        <w:ind w:start="0pt" w:firstLineChars="200" w:firstLine="24pt"/>
        <w:rPr>
          <w:rFonts w:hint="eastAsia"/>
        </w:rPr>
      </w:pPr>
      <w:r>
        <w:rPr>
          <w:rFonts w:hint="eastAsia"/>
        </w:rPr>
        <w:t>表格识别：支持表格结构、表格线框及表格单元格内的文本内容识别，提取表格内的内容可输出结构化数据。提供具备</w:t>
      </w:r>
      <w:r>
        <w:rPr>
          <w:rFonts w:hint="eastAsia"/>
        </w:rPr>
        <w:t>CNAS</w:t>
      </w:r>
      <w:r>
        <w:rPr>
          <w:rFonts w:hint="eastAsia"/>
        </w:rPr>
        <w:t>测试资质的第三方测试机构出具的测试报告。</w:t>
      </w:r>
    </w:p>
    <w:p w14:paraId="0DA54745" w14:textId="77777777" w:rsidR="00000000" w:rsidRDefault="00000000">
      <w:pPr>
        <w:pStyle w:val="a9"/>
        <w:numPr>
          <w:ilvl w:val="0"/>
          <w:numId w:val="94"/>
        </w:numPr>
        <w:ind w:start="0pt" w:firstLineChars="200" w:firstLine="24pt"/>
        <w:rPr>
          <w:rFonts w:hint="eastAsia"/>
        </w:rPr>
      </w:pPr>
      <w:r>
        <w:rPr>
          <w:rFonts w:hint="eastAsia"/>
        </w:rPr>
        <w:t>语义识别：支持识别并提取公文语义，如发文机关标志、发文字号、</w:t>
      </w:r>
      <w:r>
        <w:rPr>
          <w:rFonts w:hint="eastAsia"/>
        </w:rPr>
        <w:lastRenderedPageBreak/>
        <w:t>标题、主送机关等。提供具备</w:t>
      </w:r>
      <w:r>
        <w:rPr>
          <w:rFonts w:hint="eastAsia"/>
        </w:rPr>
        <w:t>CNAS</w:t>
      </w:r>
      <w:r>
        <w:rPr>
          <w:rFonts w:hint="eastAsia"/>
        </w:rPr>
        <w:t>测试资质的第三方测试机构出具的测试报告。</w:t>
      </w:r>
    </w:p>
    <w:p w14:paraId="18ABCCC7" w14:textId="77777777" w:rsidR="00000000" w:rsidRDefault="00000000">
      <w:pPr>
        <w:pStyle w:val="a9"/>
        <w:numPr>
          <w:ilvl w:val="0"/>
          <w:numId w:val="94"/>
        </w:numPr>
        <w:ind w:start="0pt" w:firstLineChars="200" w:firstLine="24pt"/>
        <w:rPr>
          <w:rFonts w:hint="eastAsia"/>
        </w:rPr>
      </w:pPr>
      <w:r>
        <w:rPr>
          <w:rFonts w:hint="eastAsia"/>
        </w:rPr>
        <w:t>识别范围：提供识别范围控制功能，对指定区域或指定页码范围的页面进行识别。</w:t>
      </w:r>
    </w:p>
    <w:p w14:paraId="11DBB64D" w14:textId="77777777" w:rsidR="00000000" w:rsidRDefault="00000000">
      <w:pPr>
        <w:pStyle w:val="a9"/>
        <w:numPr>
          <w:ilvl w:val="0"/>
          <w:numId w:val="94"/>
        </w:numPr>
        <w:ind w:start="0pt" w:firstLineChars="200" w:firstLine="24pt"/>
        <w:rPr>
          <w:rFonts w:hint="eastAsia"/>
        </w:rPr>
      </w:pPr>
      <w:r>
        <w:rPr>
          <w:rFonts w:hint="eastAsia"/>
        </w:rPr>
        <w:t>文件压缩：文档体积可压缩至原文体积大小的</w:t>
      </w:r>
      <w:r>
        <w:rPr>
          <w:rFonts w:hint="eastAsia"/>
        </w:rPr>
        <w:t>10%</w:t>
      </w:r>
      <w:r>
        <w:rPr>
          <w:rFonts w:hint="eastAsia"/>
        </w:rPr>
        <w:t>～</w:t>
      </w:r>
      <w:r>
        <w:rPr>
          <w:rFonts w:hint="eastAsia"/>
        </w:rPr>
        <w:t>20%</w:t>
      </w:r>
      <w:r>
        <w:rPr>
          <w:rFonts w:hint="eastAsia"/>
        </w:rPr>
        <w:t>，保持文档原版原式呈现实现无损阅读和利用。提供具备</w:t>
      </w:r>
      <w:r>
        <w:rPr>
          <w:rFonts w:hint="eastAsia"/>
        </w:rPr>
        <w:t>CNAS</w:t>
      </w:r>
      <w:r>
        <w:rPr>
          <w:rFonts w:hint="eastAsia"/>
        </w:rPr>
        <w:t>测试资质的第三方测试机构出具的测试报告。</w:t>
      </w:r>
    </w:p>
    <w:p w14:paraId="34ED70CE" w14:textId="77777777" w:rsidR="00000000" w:rsidRDefault="00000000">
      <w:pPr>
        <w:pStyle w:val="a9"/>
        <w:numPr>
          <w:ilvl w:val="0"/>
          <w:numId w:val="94"/>
        </w:numPr>
        <w:ind w:start="0pt" w:firstLineChars="200" w:firstLine="24pt"/>
        <w:rPr>
          <w:rFonts w:hint="eastAsia"/>
        </w:rPr>
      </w:pPr>
      <w:r>
        <w:rPr>
          <w:rFonts w:hint="eastAsia"/>
        </w:rPr>
        <w:t>集群部署：支持集群式部署，提供具备</w:t>
      </w:r>
      <w:r>
        <w:rPr>
          <w:rFonts w:hint="eastAsia"/>
        </w:rPr>
        <w:t>CNAS</w:t>
      </w:r>
      <w:r>
        <w:rPr>
          <w:rFonts w:hint="eastAsia"/>
        </w:rPr>
        <w:t>测试资质的第三方测试机构出具的测试报告。</w:t>
      </w:r>
    </w:p>
    <w:p w14:paraId="140D5798" w14:textId="77777777" w:rsidR="00000000" w:rsidRDefault="00000000">
      <w:pPr>
        <w:pStyle w:val="a9"/>
        <w:numPr>
          <w:ilvl w:val="0"/>
          <w:numId w:val="94"/>
        </w:numPr>
        <w:ind w:start="0pt" w:firstLineChars="200" w:firstLine="24pt"/>
        <w:rPr>
          <w:rFonts w:hint="eastAsia"/>
        </w:rPr>
      </w:pPr>
      <w:r>
        <w:rPr>
          <w:rFonts w:hint="eastAsia"/>
        </w:rPr>
        <w:t>应用集成：支持接口集成实现双层版式文件生成和文字提取功能。提供具备</w:t>
      </w:r>
      <w:r>
        <w:rPr>
          <w:rFonts w:hint="eastAsia"/>
        </w:rPr>
        <w:t>CNAS</w:t>
      </w:r>
      <w:r>
        <w:rPr>
          <w:rFonts w:hint="eastAsia"/>
        </w:rPr>
        <w:t>测试资质的第三方测试机构出具的测试报告。</w:t>
      </w:r>
    </w:p>
    <w:p w14:paraId="5EE62401" w14:textId="77777777" w:rsidR="00000000" w:rsidRDefault="00000000">
      <w:pPr>
        <w:pStyle w:val="a9"/>
        <w:numPr>
          <w:ilvl w:val="0"/>
          <w:numId w:val="94"/>
        </w:numPr>
        <w:ind w:start="0pt" w:firstLineChars="200" w:firstLine="24pt"/>
        <w:rPr>
          <w:rFonts w:hint="eastAsia"/>
        </w:rPr>
      </w:pPr>
      <w:r>
        <w:rPr>
          <w:rFonts w:hint="eastAsia"/>
        </w:rPr>
        <w:t>识别率：印刷识别率可达</w:t>
      </w:r>
      <w:r>
        <w:rPr>
          <w:rFonts w:hint="eastAsia"/>
        </w:rPr>
        <w:t>95%</w:t>
      </w:r>
      <w:r>
        <w:rPr>
          <w:rFonts w:hint="eastAsia"/>
        </w:rPr>
        <w:t>以上，提供证明材料并加盖原厂商公章。</w:t>
      </w:r>
    </w:p>
    <w:p w14:paraId="3E0026A3" w14:textId="77777777" w:rsidR="00000000" w:rsidRDefault="00000000">
      <w:pPr>
        <w:pStyle w:val="a9"/>
        <w:numPr>
          <w:ilvl w:val="0"/>
          <w:numId w:val="94"/>
        </w:numPr>
        <w:ind w:start="0pt" w:firstLineChars="200" w:firstLine="24pt"/>
        <w:rPr>
          <w:rFonts w:hint="eastAsia"/>
        </w:rPr>
      </w:pPr>
      <w:r>
        <w:rPr>
          <w:rFonts w:hint="eastAsia"/>
        </w:rPr>
        <w:t>识别速度：标准</w:t>
      </w:r>
      <w:r>
        <w:rPr>
          <w:rFonts w:hint="eastAsia"/>
        </w:rPr>
        <w:t>A4</w:t>
      </w:r>
      <w:r>
        <w:rPr>
          <w:rFonts w:hint="eastAsia"/>
        </w:rPr>
        <w:t>纸内容识别速度印刷体大于</w:t>
      </w:r>
      <w:r>
        <w:rPr>
          <w:rFonts w:hint="eastAsia"/>
        </w:rPr>
        <w:t>480</w:t>
      </w:r>
      <w:r>
        <w:rPr>
          <w:rFonts w:hint="eastAsia"/>
        </w:rPr>
        <w:t>字</w:t>
      </w:r>
      <w:r>
        <w:rPr>
          <w:rFonts w:hint="eastAsia"/>
        </w:rPr>
        <w:t>/</w:t>
      </w:r>
      <w:r>
        <w:rPr>
          <w:rFonts w:hint="eastAsia"/>
        </w:rPr>
        <w:t>秒、手写体大于</w:t>
      </w:r>
      <w:r>
        <w:rPr>
          <w:rFonts w:hint="eastAsia"/>
        </w:rPr>
        <w:t>400</w:t>
      </w:r>
      <w:r>
        <w:rPr>
          <w:rFonts w:hint="eastAsia"/>
        </w:rPr>
        <w:t>字</w:t>
      </w:r>
      <w:r>
        <w:rPr>
          <w:rFonts w:hint="eastAsia"/>
        </w:rPr>
        <w:t>/</w:t>
      </w:r>
      <w:r>
        <w:rPr>
          <w:rFonts w:hint="eastAsia"/>
        </w:rPr>
        <w:t>秒。</w:t>
      </w:r>
    </w:p>
    <w:p w14:paraId="26D700C0" w14:textId="77777777" w:rsidR="00000000" w:rsidRDefault="00000000">
      <w:pPr>
        <w:pStyle w:val="a9"/>
        <w:numPr>
          <w:ilvl w:val="0"/>
          <w:numId w:val="94"/>
        </w:numPr>
        <w:ind w:start="0pt" w:firstLineChars="200" w:firstLine="24pt"/>
        <w:rPr>
          <w:rFonts w:hint="eastAsia"/>
        </w:rPr>
      </w:pPr>
      <w:r>
        <w:rPr>
          <w:rFonts w:hint="eastAsia"/>
        </w:rPr>
        <w:t>可靠性：可持续运行</w:t>
      </w:r>
      <w:r>
        <w:rPr>
          <w:rFonts w:hint="eastAsia"/>
        </w:rPr>
        <w:t>7*24</w:t>
      </w:r>
      <w:r>
        <w:rPr>
          <w:rFonts w:hint="eastAsia"/>
        </w:rPr>
        <w:t>小时，且服务过程中无内存溢出、崩溃等现象产生，提供具备</w:t>
      </w:r>
      <w:r>
        <w:rPr>
          <w:rFonts w:hint="eastAsia"/>
        </w:rPr>
        <w:t>CNAS</w:t>
      </w:r>
      <w:r>
        <w:rPr>
          <w:rFonts w:hint="eastAsia"/>
        </w:rPr>
        <w:t>测试资质的第三方测试机构出具的测试报告。</w:t>
      </w:r>
    </w:p>
    <w:p w14:paraId="21448ECF" w14:textId="77777777" w:rsidR="00000000" w:rsidRDefault="00000000">
      <w:pPr>
        <w:pStyle w:val="a9"/>
        <w:numPr>
          <w:ilvl w:val="0"/>
          <w:numId w:val="94"/>
        </w:numPr>
        <w:ind w:start="0pt" w:firstLineChars="200" w:firstLine="24pt"/>
        <w:rPr>
          <w:rFonts w:hint="eastAsia"/>
        </w:rPr>
      </w:pPr>
      <w:r>
        <w:rPr>
          <w:rFonts w:hint="eastAsia"/>
        </w:rPr>
        <w:t>信创兼容性：兼容银河麒麟</w:t>
      </w:r>
      <w:r>
        <w:rPr>
          <w:rFonts w:hint="eastAsia"/>
        </w:rPr>
        <w:t>+</w:t>
      </w:r>
      <w:r>
        <w:rPr>
          <w:rFonts w:hint="eastAsia"/>
        </w:rPr>
        <w:t>飞腾、银河麒麟</w:t>
      </w:r>
      <w:r>
        <w:rPr>
          <w:rFonts w:hint="eastAsia"/>
        </w:rPr>
        <w:t>+</w:t>
      </w:r>
      <w:r>
        <w:rPr>
          <w:rFonts w:hint="eastAsia"/>
        </w:rPr>
        <w:t>鲲鹏、银河麒麟</w:t>
      </w:r>
      <w:r>
        <w:rPr>
          <w:rFonts w:hint="eastAsia"/>
        </w:rPr>
        <w:t>+</w:t>
      </w:r>
      <w:r>
        <w:rPr>
          <w:rFonts w:hint="eastAsia"/>
        </w:rPr>
        <w:t>龙芯、银河麒麟</w:t>
      </w:r>
      <w:r>
        <w:rPr>
          <w:rFonts w:hint="eastAsia"/>
        </w:rPr>
        <w:t>+</w:t>
      </w:r>
      <w:r>
        <w:rPr>
          <w:rFonts w:hint="eastAsia"/>
        </w:rPr>
        <w:t>兆芯、统信</w:t>
      </w:r>
      <w:r>
        <w:rPr>
          <w:rFonts w:hint="eastAsia"/>
        </w:rPr>
        <w:t>UOS+</w:t>
      </w:r>
      <w:r>
        <w:rPr>
          <w:rFonts w:hint="eastAsia"/>
        </w:rPr>
        <w:t>飞腾、统信</w:t>
      </w:r>
      <w:r>
        <w:rPr>
          <w:rFonts w:hint="eastAsia"/>
        </w:rPr>
        <w:t>UOS+</w:t>
      </w:r>
      <w:r>
        <w:rPr>
          <w:rFonts w:hint="eastAsia"/>
        </w:rPr>
        <w:t>鲲鹏等，提供兼容性互认证明材料。</w:t>
      </w:r>
    </w:p>
    <w:p w14:paraId="5E27527F" w14:textId="77777777" w:rsidR="00000000" w:rsidRDefault="00000000">
      <w:pPr>
        <w:pStyle w:val="a9"/>
        <w:numPr>
          <w:ilvl w:val="0"/>
          <w:numId w:val="94"/>
        </w:numPr>
        <w:ind w:start="0pt" w:firstLineChars="200" w:firstLine="24pt"/>
        <w:rPr>
          <w:rFonts w:hint="eastAsia"/>
        </w:rPr>
      </w:pPr>
      <w:r>
        <w:rPr>
          <w:rFonts w:hint="eastAsia"/>
        </w:rPr>
        <w:t>扫描设备：兼容国产扫描设备包括奔图、立思辰等，提供兼容性互认证明材料。</w:t>
      </w:r>
    </w:p>
    <w:p w14:paraId="2594ADE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档案整理设备参数要求</w:t>
      </w:r>
    </w:p>
    <w:p w14:paraId="53E12421" w14:textId="77777777" w:rsidR="00000000" w:rsidRDefault="00000000">
      <w:pPr>
        <w:pStyle w:val="a9"/>
        <w:ind w:firstLineChars="200" w:firstLine="24pt"/>
      </w:pPr>
      <w:r>
        <w:rPr>
          <w:rFonts w:hint="eastAsia"/>
        </w:rPr>
        <w:t>档案整理设备参数应至少满足以下要求：</w:t>
      </w:r>
    </w:p>
    <w:p w14:paraId="7F33E751" w14:textId="77777777" w:rsidR="00000000" w:rsidRDefault="00000000">
      <w:pPr>
        <w:pStyle w:val="a9"/>
        <w:numPr>
          <w:ilvl w:val="0"/>
          <w:numId w:val="95"/>
        </w:numPr>
        <w:ind w:start="0pt" w:firstLineChars="200" w:firstLine="24pt"/>
        <w:rPr>
          <w:rFonts w:hint="eastAsia"/>
        </w:rPr>
      </w:pPr>
      <w:r>
        <w:rPr>
          <w:rFonts w:hint="eastAsia"/>
        </w:rPr>
        <w:t>光盘打印刻录系统</w:t>
      </w:r>
    </w:p>
    <w:p w14:paraId="053E0CC2" w14:textId="77777777" w:rsidR="00000000" w:rsidRDefault="00000000">
      <w:pPr>
        <w:pStyle w:val="a9"/>
        <w:ind w:firstLineChars="200" w:firstLine="24pt"/>
      </w:pPr>
      <w:r>
        <w:rPr>
          <w:rFonts w:hint="eastAsia"/>
        </w:rPr>
        <w:t>光盘打印刻录系统应至少满足以下要求：</w:t>
      </w:r>
    </w:p>
    <w:p w14:paraId="387C2B8B" w14:textId="77777777" w:rsidR="00000000" w:rsidRDefault="00000000">
      <w:pPr>
        <w:pStyle w:val="a9"/>
        <w:numPr>
          <w:ilvl w:val="0"/>
          <w:numId w:val="96"/>
        </w:numPr>
        <w:ind w:start="0pt" w:firstLineChars="200" w:firstLine="24pt"/>
        <w:rPr>
          <w:rFonts w:hint="eastAsia"/>
        </w:rPr>
      </w:pPr>
      <w:r>
        <w:rPr>
          <w:rFonts w:hint="eastAsia"/>
        </w:rPr>
        <w:t>管理光盘数量：应支持管理</w:t>
      </w:r>
      <w:r>
        <w:rPr>
          <w:rFonts w:hint="eastAsia"/>
        </w:rPr>
        <w:t>40</w:t>
      </w:r>
      <w:r>
        <w:rPr>
          <w:rFonts w:hint="eastAsia"/>
        </w:rPr>
        <w:t>张光盘，</w:t>
      </w:r>
      <w:r>
        <w:rPr>
          <w:rFonts w:hint="eastAsia"/>
        </w:rPr>
        <w:t>20</w:t>
      </w:r>
      <w:r>
        <w:rPr>
          <w:rFonts w:hint="eastAsia"/>
        </w:rPr>
        <w:t>张光盘输入</w:t>
      </w:r>
      <w:r>
        <w:rPr>
          <w:rFonts w:hint="eastAsia"/>
        </w:rPr>
        <w:t>/</w:t>
      </w:r>
      <w:r>
        <w:rPr>
          <w:rFonts w:hint="eastAsia"/>
        </w:rPr>
        <w:t>输出。</w:t>
      </w:r>
    </w:p>
    <w:p w14:paraId="0E9F4EC3" w14:textId="77777777" w:rsidR="00000000" w:rsidRDefault="00000000">
      <w:pPr>
        <w:pStyle w:val="a9"/>
        <w:numPr>
          <w:ilvl w:val="0"/>
          <w:numId w:val="96"/>
        </w:numPr>
        <w:ind w:start="0pt" w:firstLineChars="200" w:firstLine="24pt"/>
        <w:rPr>
          <w:rFonts w:hint="eastAsia"/>
        </w:rPr>
      </w:pPr>
      <w:r>
        <w:rPr>
          <w:rFonts w:hint="eastAsia"/>
        </w:rPr>
        <w:t>刻录机数量：应至少包含</w:t>
      </w:r>
      <w:r>
        <w:rPr>
          <w:rFonts w:hint="eastAsia"/>
        </w:rPr>
        <w:t>1</w:t>
      </w:r>
      <w:r>
        <w:rPr>
          <w:rFonts w:hint="eastAsia"/>
        </w:rPr>
        <w:t>个</w:t>
      </w:r>
      <w:r>
        <w:rPr>
          <w:rFonts w:hint="eastAsia"/>
        </w:rPr>
        <w:t>BD-R</w:t>
      </w:r>
      <w:r>
        <w:rPr>
          <w:rFonts w:hint="eastAsia"/>
        </w:rPr>
        <w:t>蓝光光驱，应支持</w:t>
      </w:r>
      <w:r>
        <w:rPr>
          <w:rFonts w:hint="eastAsia"/>
        </w:rPr>
        <w:t>CD</w:t>
      </w:r>
      <w:r>
        <w:rPr>
          <w:rFonts w:hint="eastAsia"/>
        </w:rPr>
        <w:t>、</w:t>
      </w:r>
      <w:r>
        <w:rPr>
          <w:rFonts w:hint="eastAsia"/>
        </w:rPr>
        <w:t>DVD</w:t>
      </w:r>
      <w:r>
        <w:rPr>
          <w:rFonts w:hint="eastAsia"/>
        </w:rPr>
        <w:t>、</w:t>
      </w:r>
      <w:r>
        <w:rPr>
          <w:rFonts w:hint="eastAsia"/>
        </w:rPr>
        <w:t>BD</w:t>
      </w:r>
      <w:r>
        <w:rPr>
          <w:rFonts w:hint="eastAsia"/>
        </w:rPr>
        <w:t>多种规格光盘刻录打印。</w:t>
      </w:r>
    </w:p>
    <w:p w14:paraId="109D4B76" w14:textId="77777777" w:rsidR="00000000" w:rsidRDefault="00000000">
      <w:pPr>
        <w:pStyle w:val="a9"/>
        <w:numPr>
          <w:ilvl w:val="0"/>
          <w:numId w:val="96"/>
        </w:numPr>
        <w:ind w:start="0pt" w:firstLineChars="200" w:firstLine="24pt"/>
        <w:rPr>
          <w:rFonts w:hint="eastAsia"/>
        </w:rPr>
      </w:pPr>
      <w:r>
        <w:rPr>
          <w:rFonts w:hint="eastAsia"/>
        </w:rPr>
        <w:lastRenderedPageBreak/>
        <w:t>光盘打</w:t>
      </w:r>
      <w:r>
        <w:rPr>
          <w:rFonts w:hint="eastAsia"/>
        </w:rPr>
        <w:t>&amp;</w:t>
      </w:r>
      <w:r>
        <w:rPr>
          <w:rFonts w:hint="eastAsia"/>
        </w:rPr>
        <w:t>刻速度：应至少满足</w:t>
      </w:r>
      <w:r>
        <w:rPr>
          <w:rFonts w:hint="eastAsia"/>
        </w:rPr>
        <w:t>5</w:t>
      </w:r>
      <w:r>
        <w:rPr>
          <w:rFonts w:hint="eastAsia"/>
        </w:rPr>
        <w:t>片</w:t>
      </w:r>
      <w:r>
        <w:rPr>
          <w:rFonts w:hint="eastAsia"/>
        </w:rPr>
        <w:t>BD/</w:t>
      </w:r>
      <w:r>
        <w:rPr>
          <w:rFonts w:hint="eastAsia"/>
        </w:rPr>
        <w:t>小时；</w:t>
      </w:r>
      <w:r>
        <w:rPr>
          <w:rFonts w:hint="eastAsia"/>
        </w:rPr>
        <w:t>12</w:t>
      </w:r>
      <w:r>
        <w:rPr>
          <w:rFonts w:hint="eastAsia"/>
        </w:rPr>
        <w:t>片</w:t>
      </w:r>
      <w:r>
        <w:rPr>
          <w:rFonts w:hint="eastAsia"/>
        </w:rPr>
        <w:t>DVD/</w:t>
      </w:r>
      <w:r>
        <w:rPr>
          <w:rFonts w:hint="eastAsia"/>
        </w:rPr>
        <w:t>小时；</w:t>
      </w:r>
      <w:r>
        <w:rPr>
          <w:rFonts w:hint="eastAsia"/>
        </w:rPr>
        <w:t xml:space="preserve"> 20</w:t>
      </w:r>
      <w:r>
        <w:rPr>
          <w:rFonts w:hint="eastAsia"/>
        </w:rPr>
        <w:t>片</w:t>
      </w:r>
      <w:r>
        <w:rPr>
          <w:rFonts w:hint="eastAsia"/>
        </w:rPr>
        <w:t>CD/</w:t>
      </w:r>
      <w:r>
        <w:rPr>
          <w:rFonts w:hint="eastAsia"/>
        </w:rPr>
        <w:t>小时。</w:t>
      </w:r>
    </w:p>
    <w:p w14:paraId="7D649F51" w14:textId="77777777" w:rsidR="00000000" w:rsidRDefault="00000000">
      <w:pPr>
        <w:pStyle w:val="a9"/>
        <w:numPr>
          <w:ilvl w:val="0"/>
          <w:numId w:val="96"/>
        </w:numPr>
        <w:ind w:start="0pt" w:firstLineChars="200" w:firstLine="24pt"/>
        <w:rPr>
          <w:rFonts w:hint="eastAsia"/>
        </w:rPr>
      </w:pPr>
      <w:r>
        <w:rPr>
          <w:rFonts w:hint="eastAsia"/>
        </w:rPr>
        <w:t>应支持光盘类型：应支持</w:t>
      </w:r>
      <w:r>
        <w:rPr>
          <w:rFonts w:hint="eastAsia"/>
        </w:rPr>
        <w:t>120mm</w:t>
      </w:r>
      <w:r>
        <w:rPr>
          <w:rFonts w:hint="eastAsia"/>
        </w:rPr>
        <w:t>。</w:t>
      </w:r>
    </w:p>
    <w:p w14:paraId="1840E223" w14:textId="77777777" w:rsidR="00000000" w:rsidRDefault="00000000">
      <w:pPr>
        <w:pStyle w:val="a9"/>
        <w:numPr>
          <w:ilvl w:val="0"/>
          <w:numId w:val="96"/>
        </w:numPr>
        <w:ind w:start="0pt" w:firstLineChars="200" w:firstLine="24pt"/>
        <w:rPr>
          <w:rFonts w:hint="eastAsia"/>
        </w:rPr>
      </w:pPr>
      <w:r>
        <w:rPr>
          <w:rFonts w:hint="eastAsia"/>
        </w:rPr>
        <w:t>应支持介质：可打印光盘，应包括但不限于</w:t>
      </w:r>
      <w:r>
        <w:rPr>
          <w:rFonts w:hint="eastAsia"/>
        </w:rPr>
        <w:t>BD-R</w:t>
      </w:r>
      <w:r>
        <w:rPr>
          <w:rFonts w:hint="eastAsia"/>
        </w:rPr>
        <w:t>、</w:t>
      </w:r>
      <w:r>
        <w:rPr>
          <w:rFonts w:hint="eastAsia"/>
        </w:rPr>
        <w:t>DVD</w:t>
      </w:r>
      <w:r>
        <w:rPr>
          <w:rFonts w:hint="eastAsia"/>
        </w:rPr>
        <w:t>±</w:t>
      </w:r>
      <w:r>
        <w:rPr>
          <w:rFonts w:hint="eastAsia"/>
        </w:rPr>
        <w:t>R</w:t>
      </w:r>
      <w:r>
        <w:rPr>
          <w:rFonts w:hint="eastAsia"/>
        </w:rPr>
        <w:t>、</w:t>
      </w:r>
      <w:r>
        <w:rPr>
          <w:rFonts w:hint="eastAsia"/>
        </w:rPr>
        <w:t>CD-R</w:t>
      </w:r>
      <w:r>
        <w:rPr>
          <w:rFonts w:hint="eastAsia"/>
        </w:rPr>
        <w:t>、普通或防水可打印光盘。</w:t>
      </w:r>
    </w:p>
    <w:p w14:paraId="0C300800" w14:textId="77777777" w:rsidR="00000000" w:rsidRDefault="00000000">
      <w:pPr>
        <w:pStyle w:val="a9"/>
        <w:numPr>
          <w:ilvl w:val="0"/>
          <w:numId w:val="96"/>
        </w:numPr>
        <w:ind w:start="0pt" w:firstLineChars="200" w:firstLine="24pt"/>
        <w:rPr>
          <w:rFonts w:hint="eastAsia"/>
        </w:rPr>
      </w:pPr>
      <w:r>
        <w:rPr>
          <w:rFonts w:hint="eastAsia"/>
        </w:rPr>
        <w:t>打印方式：应实现墨盒集成打印喷头，无需单独更换打印头。</w:t>
      </w:r>
    </w:p>
    <w:p w14:paraId="29AF8CB7" w14:textId="77777777" w:rsidR="00000000" w:rsidRDefault="00000000">
      <w:pPr>
        <w:pStyle w:val="a9"/>
        <w:numPr>
          <w:ilvl w:val="0"/>
          <w:numId w:val="96"/>
        </w:numPr>
        <w:ind w:start="0pt" w:firstLineChars="200" w:firstLine="24pt"/>
        <w:rPr>
          <w:rFonts w:hint="eastAsia"/>
        </w:rPr>
      </w:pPr>
      <w:r>
        <w:rPr>
          <w:rFonts w:hint="eastAsia"/>
        </w:rPr>
        <w:t>打印分辨率：至少支持</w:t>
      </w:r>
      <w:r>
        <w:rPr>
          <w:rFonts w:hint="eastAsia"/>
        </w:rPr>
        <w:t>4800*1200dpi</w:t>
      </w:r>
      <w:r>
        <w:rPr>
          <w:rFonts w:hint="eastAsia"/>
        </w:rPr>
        <w:t>高质量彩色喷墨打印技术，</w:t>
      </w:r>
      <w:r>
        <w:rPr>
          <w:rFonts w:hint="eastAsia"/>
        </w:rPr>
        <w:t>1670</w:t>
      </w:r>
      <w:r>
        <w:rPr>
          <w:rFonts w:hint="eastAsia"/>
        </w:rPr>
        <w:t>万色，喷墨。</w:t>
      </w:r>
    </w:p>
    <w:p w14:paraId="4EB62278" w14:textId="77777777" w:rsidR="00000000" w:rsidRDefault="00000000">
      <w:pPr>
        <w:pStyle w:val="a9"/>
        <w:numPr>
          <w:ilvl w:val="0"/>
          <w:numId w:val="96"/>
        </w:numPr>
        <w:ind w:start="0pt" w:firstLineChars="200" w:firstLine="24pt"/>
        <w:rPr>
          <w:rFonts w:hint="eastAsia"/>
        </w:rPr>
      </w:pPr>
      <w:r>
        <w:rPr>
          <w:rFonts w:hint="eastAsia"/>
        </w:rPr>
        <w:t>打印模式：应支持双向打印，单向打印。</w:t>
      </w:r>
    </w:p>
    <w:p w14:paraId="3C553534" w14:textId="77777777" w:rsidR="00000000" w:rsidRDefault="00000000">
      <w:pPr>
        <w:pStyle w:val="a9"/>
        <w:numPr>
          <w:ilvl w:val="0"/>
          <w:numId w:val="95"/>
        </w:numPr>
        <w:ind w:start="0pt" w:firstLineChars="200" w:firstLine="24pt"/>
        <w:rPr>
          <w:rFonts w:hint="eastAsia"/>
        </w:rPr>
      </w:pPr>
      <w:r>
        <w:rPr>
          <w:rFonts w:hint="eastAsia"/>
        </w:rPr>
        <w:t>档号章打印机</w:t>
      </w:r>
    </w:p>
    <w:p w14:paraId="2BE6DD0A" w14:textId="77777777" w:rsidR="00000000" w:rsidRDefault="00000000">
      <w:pPr>
        <w:pStyle w:val="a9"/>
        <w:ind w:firstLineChars="200" w:firstLine="24pt"/>
        <w:rPr>
          <w:rFonts w:hint="eastAsia"/>
        </w:rPr>
      </w:pPr>
      <w:r>
        <w:rPr>
          <w:rFonts w:hint="eastAsia"/>
        </w:rPr>
        <w:t>档号章打印机应至少满足以下要求：</w:t>
      </w:r>
    </w:p>
    <w:p w14:paraId="52BA979B" w14:textId="77777777" w:rsidR="00000000" w:rsidRDefault="00000000">
      <w:pPr>
        <w:pStyle w:val="a9"/>
        <w:numPr>
          <w:ilvl w:val="0"/>
          <w:numId w:val="97"/>
        </w:numPr>
        <w:ind w:start="0pt" w:firstLineChars="200" w:firstLine="24pt"/>
        <w:rPr>
          <w:rFonts w:hint="eastAsia"/>
        </w:rPr>
      </w:pPr>
      <w:r>
        <w:rPr>
          <w:rFonts w:hint="eastAsia"/>
        </w:rPr>
        <w:t>应支持系统</w:t>
      </w:r>
      <w:r>
        <w:rPr>
          <w:rFonts w:hint="eastAsia"/>
        </w:rPr>
        <w:t>EXCEL</w:t>
      </w:r>
      <w:r>
        <w:rPr>
          <w:rFonts w:hint="eastAsia"/>
        </w:rPr>
        <w:t>批量导入打印。</w:t>
      </w:r>
    </w:p>
    <w:p w14:paraId="5B570061" w14:textId="77777777" w:rsidR="00000000" w:rsidRDefault="00000000">
      <w:pPr>
        <w:pStyle w:val="a9"/>
        <w:numPr>
          <w:ilvl w:val="0"/>
          <w:numId w:val="97"/>
        </w:numPr>
        <w:ind w:start="0pt" w:firstLineChars="200" w:firstLine="24pt"/>
        <w:rPr>
          <w:rFonts w:hint="eastAsia"/>
        </w:rPr>
      </w:pPr>
      <w:r>
        <w:rPr>
          <w:rFonts w:hint="eastAsia"/>
        </w:rPr>
        <w:t>打印方式：高浓度防水防潮蜡基碳带热转印技术，噪声极低；打印速度：≥</w:t>
      </w:r>
      <w:r>
        <w:rPr>
          <w:rFonts w:hint="eastAsia"/>
        </w:rPr>
        <w:t>300/</w:t>
      </w:r>
      <w:r>
        <w:rPr>
          <w:rFonts w:hint="eastAsia"/>
        </w:rPr>
        <w:t>小时；</w:t>
      </w:r>
    </w:p>
    <w:p w14:paraId="33B678BC" w14:textId="77777777" w:rsidR="00000000" w:rsidRDefault="00000000">
      <w:pPr>
        <w:pStyle w:val="a9"/>
        <w:numPr>
          <w:ilvl w:val="0"/>
          <w:numId w:val="97"/>
        </w:numPr>
        <w:ind w:start="0pt" w:firstLineChars="200" w:firstLine="24pt"/>
        <w:rPr>
          <w:rFonts w:hint="eastAsia"/>
        </w:rPr>
      </w:pPr>
      <w:r>
        <w:rPr>
          <w:rFonts w:hint="eastAsia"/>
        </w:rPr>
        <w:t>蜡基渗入式，字迹长久保存。</w:t>
      </w:r>
    </w:p>
    <w:p w14:paraId="7A42828F" w14:textId="77777777" w:rsidR="00000000" w:rsidRDefault="00000000">
      <w:pPr>
        <w:pStyle w:val="a9"/>
        <w:numPr>
          <w:ilvl w:val="0"/>
          <w:numId w:val="97"/>
        </w:numPr>
        <w:ind w:start="0pt" w:firstLineChars="200" w:firstLine="24pt"/>
        <w:rPr>
          <w:rFonts w:hint="eastAsia"/>
        </w:rPr>
      </w:pPr>
      <w:r>
        <w:rPr>
          <w:rFonts w:hint="eastAsia"/>
        </w:rPr>
        <w:t>应支持模板自定义、字体自适应功能。</w:t>
      </w:r>
    </w:p>
    <w:p w14:paraId="6497A5FA" w14:textId="77777777" w:rsidR="00000000" w:rsidRDefault="00000000">
      <w:pPr>
        <w:pStyle w:val="a9"/>
        <w:numPr>
          <w:ilvl w:val="0"/>
          <w:numId w:val="97"/>
        </w:numPr>
        <w:ind w:start="0pt" w:firstLineChars="200" w:firstLine="24pt"/>
        <w:rPr>
          <w:rFonts w:hint="eastAsia"/>
        </w:rPr>
      </w:pPr>
      <w:r>
        <w:rPr>
          <w:rFonts w:hint="eastAsia"/>
        </w:rPr>
        <w:t>应支持条码二维码打印。</w:t>
      </w:r>
    </w:p>
    <w:p w14:paraId="28C755BE" w14:textId="77777777" w:rsidR="00000000" w:rsidRDefault="00000000">
      <w:pPr>
        <w:pStyle w:val="a9"/>
        <w:numPr>
          <w:ilvl w:val="0"/>
          <w:numId w:val="97"/>
        </w:numPr>
        <w:ind w:start="0pt" w:firstLineChars="200" w:firstLine="24pt"/>
        <w:rPr>
          <w:rFonts w:hint="eastAsia"/>
        </w:rPr>
      </w:pPr>
      <w:r>
        <w:rPr>
          <w:rFonts w:hint="eastAsia"/>
        </w:rPr>
        <w:t>应支持件号、页码自动续号。</w:t>
      </w:r>
    </w:p>
    <w:p w14:paraId="02311F69" w14:textId="77777777" w:rsidR="00000000" w:rsidRDefault="00000000">
      <w:pPr>
        <w:pStyle w:val="a9"/>
        <w:numPr>
          <w:ilvl w:val="0"/>
          <w:numId w:val="97"/>
        </w:numPr>
        <w:ind w:start="0pt" w:firstLineChars="200" w:firstLine="24pt"/>
        <w:rPr>
          <w:rFonts w:hint="eastAsia"/>
        </w:rPr>
      </w:pPr>
      <w:r>
        <w:rPr>
          <w:rFonts w:hint="eastAsia"/>
        </w:rPr>
        <w:t>文本框大小、位置可直接输入数值修改调整。</w:t>
      </w:r>
    </w:p>
    <w:p w14:paraId="318EBA44" w14:textId="77777777" w:rsidR="00000000" w:rsidRDefault="00000000">
      <w:pPr>
        <w:pStyle w:val="a9"/>
        <w:numPr>
          <w:ilvl w:val="0"/>
          <w:numId w:val="97"/>
        </w:numPr>
        <w:ind w:start="0pt" w:firstLineChars="200" w:firstLine="24pt"/>
        <w:rPr>
          <w:rFonts w:hint="eastAsia"/>
        </w:rPr>
      </w:pPr>
      <w:r>
        <w:rPr>
          <w:rFonts w:hint="eastAsia"/>
        </w:rPr>
        <w:t>适应纸张厚度：应不小于</w:t>
      </w:r>
      <w:r>
        <w:rPr>
          <w:rFonts w:hint="eastAsia"/>
        </w:rPr>
        <w:t>3cm</w:t>
      </w:r>
      <w:r>
        <w:rPr>
          <w:rFonts w:hint="eastAsia"/>
        </w:rPr>
        <w:t>（</w:t>
      </w:r>
      <w:r>
        <w:rPr>
          <w:rFonts w:hint="eastAsia"/>
        </w:rPr>
        <w:t>max</w:t>
      </w:r>
      <w:r>
        <w:rPr>
          <w:rFonts w:hint="eastAsia"/>
        </w:rPr>
        <w:t>）。</w:t>
      </w:r>
    </w:p>
    <w:p w14:paraId="4B8C823F" w14:textId="77777777" w:rsidR="00000000" w:rsidRDefault="00000000">
      <w:pPr>
        <w:pStyle w:val="a9"/>
        <w:numPr>
          <w:ilvl w:val="0"/>
          <w:numId w:val="97"/>
        </w:numPr>
        <w:ind w:start="0pt" w:firstLineChars="200" w:firstLine="24pt"/>
        <w:rPr>
          <w:rFonts w:hint="eastAsia"/>
        </w:rPr>
      </w:pPr>
      <w:r>
        <w:rPr>
          <w:rFonts w:hint="eastAsia"/>
        </w:rPr>
        <w:t>可打印幅面：应不小于</w:t>
      </w:r>
      <w:r>
        <w:rPr>
          <w:rFonts w:hint="eastAsia"/>
        </w:rPr>
        <w:t>57mm*110mm</w:t>
      </w:r>
      <w:r>
        <w:rPr>
          <w:rFonts w:hint="eastAsia"/>
        </w:rPr>
        <w:t>。</w:t>
      </w:r>
    </w:p>
    <w:p w14:paraId="686D7690" w14:textId="77777777" w:rsidR="00000000" w:rsidRDefault="00000000">
      <w:pPr>
        <w:pStyle w:val="a9"/>
        <w:numPr>
          <w:ilvl w:val="0"/>
          <w:numId w:val="97"/>
        </w:numPr>
        <w:ind w:start="0pt" w:firstLineChars="200" w:firstLine="24pt"/>
        <w:rPr>
          <w:rFonts w:hint="eastAsia"/>
        </w:rPr>
      </w:pPr>
      <w:r>
        <w:rPr>
          <w:rFonts w:hint="eastAsia"/>
        </w:rPr>
        <w:t>适用介质：单张（本）已装订卷宗。</w:t>
      </w:r>
    </w:p>
    <w:p w14:paraId="4A6A5DAF" w14:textId="77777777" w:rsidR="00000000" w:rsidRDefault="00000000">
      <w:pPr>
        <w:pStyle w:val="a9"/>
        <w:numPr>
          <w:ilvl w:val="0"/>
          <w:numId w:val="97"/>
        </w:numPr>
        <w:ind w:start="0pt" w:firstLineChars="200" w:firstLine="24pt"/>
        <w:rPr>
          <w:rFonts w:hint="eastAsia"/>
        </w:rPr>
      </w:pPr>
      <w:r>
        <w:rPr>
          <w:rFonts w:hint="eastAsia"/>
        </w:rPr>
        <w:t>已装订卷宗封面任何位置打印。</w:t>
      </w:r>
    </w:p>
    <w:p w14:paraId="6D98E793" w14:textId="77777777" w:rsidR="00000000" w:rsidRDefault="00000000">
      <w:pPr>
        <w:pStyle w:val="a9"/>
        <w:numPr>
          <w:ilvl w:val="0"/>
          <w:numId w:val="97"/>
        </w:numPr>
        <w:ind w:start="0pt" w:firstLineChars="200" w:firstLine="24pt"/>
        <w:rPr>
          <w:rFonts w:hint="eastAsia"/>
        </w:rPr>
      </w:pPr>
      <w:r>
        <w:rPr>
          <w:rFonts w:hint="eastAsia"/>
        </w:rPr>
        <w:t>应支持触摸显示屏，并显示设备各种状态。</w:t>
      </w:r>
    </w:p>
    <w:p w14:paraId="1DF8ECEA" w14:textId="77777777" w:rsidR="00000000" w:rsidRDefault="00000000">
      <w:pPr>
        <w:pStyle w:val="a9"/>
        <w:numPr>
          <w:ilvl w:val="0"/>
          <w:numId w:val="97"/>
        </w:numPr>
        <w:ind w:start="0pt" w:firstLineChars="200" w:firstLine="24pt"/>
        <w:rPr>
          <w:rFonts w:hint="eastAsia"/>
        </w:rPr>
      </w:pPr>
      <w:r>
        <w:rPr>
          <w:rFonts w:hint="eastAsia"/>
        </w:rPr>
        <w:t>应支持自动检测不同厚度打印。</w:t>
      </w:r>
    </w:p>
    <w:p w14:paraId="71A57FE2" w14:textId="77777777" w:rsidR="00000000" w:rsidRDefault="00000000">
      <w:pPr>
        <w:pStyle w:val="a9"/>
        <w:numPr>
          <w:ilvl w:val="0"/>
          <w:numId w:val="97"/>
        </w:numPr>
        <w:ind w:start="0pt" w:firstLineChars="200" w:firstLine="24pt"/>
        <w:rPr>
          <w:rFonts w:hint="eastAsia"/>
        </w:rPr>
      </w:pPr>
      <w:r>
        <w:rPr>
          <w:rFonts w:hint="eastAsia"/>
        </w:rPr>
        <w:t>为国家强制性产品认证（</w:t>
      </w:r>
      <w:r>
        <w:rPr>
          <w:rFonts w:hint="eastAsia"/>
        </w:rPr>
        <w:t>CCC</w:t>
      </w:r>
      <w:r>
        <w:rPr>
          <w:rFonts w:hint="eastAsia"/>
        </w:rPr>
        <w:t>）产品、</w:t>
      </w:r>
      <w:r>
        <w:rPr>
          <w:rFonts w:hint="eastAsia"/>
        </w:rPr>
        <w:t xml:space="preserve"> </w:t>
      </w:r>
      <w:r>
        <w:rPr>
          <w:rFonts w:hint="eastAsia"/>
        </w:rPr>
        <w:t>节能产品，提供该产品的证书复印件。</w:t>
      </w:r>
    </w:p>
    <w:p w14:paraId="7527E7C0" w14:textId="77777777" w:rsidR="00000000" w:rsidRDefault="00000000">
      <w:pPr>
        <w:pStyle w:val="a9"/>
        <w:numPr>
          <w:ilvl w:val="0"/>
          <w:numId w:val="97"/>
        </w:numPr>
        <w:ind w:start="0pt" w:firstLineChars="200" w:firstLine="24pt"/>
        <w:rPr>
          <w:rFonts w:hint="eastAsia"/>
        </w:rPr>
      </w:pPr>
      <w:r>
        <w:rPr>
          <w:rFonts w:hint="eastAsia"/>
        </w:rPr>
        <w:t>支持国产系统适配，提供国产麒麟系统</w:t>
      </w:r>
      <w:r>
        <w:rPr>
          <w:rFonts w:hint="eastAsia"/>
        </w:rPr>
        <w:t>/</w:t>
      </w:r>
      <w:r>
        <w:rPr>
          <w:rFonts w:hint="eastAsia"/>
        </w:rPr>
        <w:t>统信系统</w:t>
      </w:r>
      <w:r>
        <w:rPr>
          <w:rFonts w:hint="eastAsia"/>
        </w:rPr>
        <w:t>/</w:t>
      </w:r>
      <w:r>
        <w:rPr>
          <w:rFonts w:hint="eastAsia"/>
        </w:rPr>
        <w:t>中科方德系统匹配互认证书。</w:t>
      </w:r>
    </w:p>
    <w:p w14:paraId="16F2AB43" w14:textId="77777777" w:rsidR="00000000" w:rsidRDefault="00000000">
      <w:pPr>
        <w:pStyle w:val="a9"/>
        <w:numPr>
          <w:ilvl w:val="0"/>
          <w:numId w:val="95"/>
        </w:numPr>
        <w:ind w:start="0pt" w:firstLineChars="200" w:firstLine="24pt"/>
        <w:rPr>
          <w:rFonts w:hint="eastAsia"/>
        </w:rPr>
      </w:pPr>
      <w:r>
        <w:rPr>
          <w:rFonts w:hint="eastAsia"/>
        </w:rPr>
        <w:lastRenderedPageBreak/>
        <w:t>智能页码打印扫描一体机</w:t>
      </w:r>
    </w:p>
    <w:p w14:paraId="76A0DC37" w14:textId="77777777" w:rsidR="00000000" w:rsidRDefault="00000000">
      <w:pPr>
        <w:pStyle w:val="a9"/>
        <w:ind w:firstLineChars="200" w:firstLine="24pt"/>
        <w:rPr>
          <w:rFonts w:hint="eastAsia"/>
        </w:rPr>
      </w:pPr>
      <w:r>
        <w:rPr>
          <w:rFonts w:hint="eastAsia"/>
        </w:rPr>
        <w:t>智能页码打印扫描一体机应至少满足以下要求：</w:t>
      </w:r>
    </w:p>
    <w:p w14:paraId="142D10A3" w14:textId="77777777" w:rsidR="00000000" w:rsidRDefault="00000000">
      <w:pPr>
        <w:pStyle w:val="a9"/>
        <w:numPr>
          <w:ilvl w:val="0"/>
          <w:numId w:val="98"/>
        </w:numPr>
        <w:ind w:start="0pt" w:firstLineChars="200" w:firstLine="24pt"/>
        <w:rPr>
          <w:rFonts w:hint="eastAsia"/>
        </w:rPr>
      </w:pPr>
      <w:r>
        <w:rPr>
          <w:rFonts w:hint="eastAsia"/>
        </w:rPr>
        <w:t>打码扫描材料：档案文档纸质材料，</w:t>
      </w:r>
      <w:r>
        <w:rPr>
          <w:rFonts w:hint="eastAsia"/>
        </w:rPr>
        <w:t>A4</w:t>
      </w:r>
      <w:r>
        <w:rPr>
          <w:rFonts w:hint="eastAsia"/>
        </w:rPr>
        <w:t>纸张，</w:t>
      </w:r>
      <w:r>
        <w:rPr>
          <w:rFonts w:hint="eastAsia"/>
        </w:rPr>
        <w:t>A4</w:t>
      </w:r>
      <w:r>
        <w:rPr>
          <w:rFonts w:hint="eastAsia"/>
        </w:rPr>
        <w:t>信笺纸，标准</w:t>
      </w:r>
      <w:r>
        <w:rPr>
          <w:rFonts w:hint="eastAsia"/>
        </w:rPr>
        <w:t>A4+</w:t>
      </w:r>
      <w:r>
        <w:rPr>
          <w:rFonts w:hint="eastAsia"/>
        </w:rPr>
        <w:t>票据粘贴，标准</w:t>
      </w:r>
      <w:r>
        <w:rPr>
          <w:rFonts w:hint="eastAsia"/>
        </w:rPr>
        <w:t>A4+</w:t>
      </w:r>
      <w:r>
        <w:rPr>
          <w:rFonts w:hint="eastAsia"/>
        </w:rPr>
        <w:t>牛皮纸贴等均可。</w:t>
      </w:r>
    </w:p>
    <w:p w14:paraId="1FE3EB00" w14:textId="77777777" w:rsidR="00000000" w:rsidRDefault="00000000">
      <w:pPr>
        <w:pStyle w:val="a9"/>
        <w:numPr>
          <w:ilvl w:val="0"/>
          <w:numId w:val="98"/>
        </w:numPr>
        <w:ind w:start="0pt" w:firstLineChars="200" w:firstLine="24pt"/>
        <w:rPr>
          <w:rFonts w:hint="eastAsia"/>
        </w:rPr>
      </w:pPr>
      <w:r>
        <w:rPr>
          <w:rFonts w:hint="eastAsia"/>
        </w:rPr>
        <w:t>ADF</w:t>
      </w:r>
      <w:r>
        <w:rPr>
          <w:rFonts w:hint="eastAsia"/>
        </w:rPr>
        <w:t>容量：</w:t>
      </w:r>
      <w:r>
        <w:rPr>
          <w:rFonts w:hint="eastAsia"/>
        </w:rPr>
        <w:t>50</w:t>
      </w:r>
      <w:r>
        <w:rPr>
          <w:rFonts w:hint="eastAsia"/>
        </w:rPr>
        <w:t>页。</w:t>
      </w:r>
    </w:p>
    <w:p w14:paraId="05BB11CE" w14:textId="77777777" w:rsidR="00000000" w:rsidRDefault="00000000">
      <w:pPr>
        <w:pStyle w:val="a9"/>
        <w:numPr>
          <w:ilvl w:val="0"/>
          <w:numId w:val="98"/>
        </w:numPr>
        <w:ind w:start="0pt" w:firstLineChars="200" w:firstLine="24pt"/>
        <w:rPr>
          <w:rFonts w:hint="eastAsia"/>
        </w:rPr>
      </w:pPr>
      <w:r>
        <w:rPr>
          <w:rFonts w:hint="eastAsia"/>
        </w:rPr>
        <w:t>识别方式：</w:t>
      </w:r>
      <w:r>
        <w:rPr>
          <w:rFonts w:hint="eastAsia"/>
        </w:rPr>
        <w:t>CIS</w:t>
      </w:r>
      <w:r>
        <w:rPr>
          <w:rFonts w:hint="eastAsia"/>
        </w:rPr>
        <w:t>。</w:t>
      </w:r>
    </w:p>
    <w:p w14:paraId="74A6C527" w14:textId="77777777" w:rsidR="00000000" w:rsidRDefault="00000000">
      <w:pPr>
        <w:pStyle w:val="a9"/>
        <w:numPr>
          <w:ilvl w:val="0"/>
          <w:numId w:val="98"/>
        </w:numPr>
        <w:ind w:start="0pt" w:firstLineChars="200" w:firstLine="24pt"/>
        <w:rPr>
          <w:rFonts w:hint="eastAsia"/>
        </w:rPr>
      </w:pPr>
      <w:r>
        <w:rPr>
          <w:rFonts w:hint="eastAsia"/>
        </w:rPr>
        <w:t>速度：配置扫描仪后≥</w:t>
      </w:r>
      <w:r>
        <w:rPr>
          <w:rFonts w:hint="eastAsia"/>
        </w:rPr>
        <w:t>60</w:t>
      </w:r>
      <w:r>
        <w:rPr>
          <w:rFonts w:hint="eastAsia"/>
        </w:rPr>
        <w:t>面</w:t>
      </w:r>
      <w:r>
        <w:rPr>
          <w:rFonts w:hint="eastAsia"/>
        </w:rPr>
        <w:t>/</w:t>
      </w:r>
      <w:r>
        <w:rPr>
          <w:rFonts w:hint="eastAsia"/>
        </w:rPr>
        <w:t>分钟。</w:t>
      </w:r>
    </w:p>
    <w:p w14:paraId="3CE667A6" w14:textId="77777777" w:rsidR="00000000" w:rsidRDefault="00000000">
      <w:pPr>
        <w:pStyle w:val="a9"/>
        <w:numPr>
          <w:ilvl w:val="0"/>
          <w:numId w:val="98"/>
        </w:numPr>
        <w:ind w:start="0pt" w:firstLineChars="200" w:firstLine="24pt"/>
        <w:rPr>
          <w:rFonts w:hint="eastAsia"/>
        </w:rPr>
      </w:pPr>
      <w:r>
        <w:rPr>
          <w:rFonts w:hint="eastAsia"/>
        </w:rPr>
        <w:t>日编码量：可连续工作</w:t>
      </w:r>
      <w:r>
        <w:rPr>
          <w:rFonts w:hint="eastAsia"/>
        </w:rPr>
        <w:t>8</w:t>
      </w:r>
      <w:r>
        <w:rPr>
          <w:rFonts w:hint="eastAsia"/>
        </w:rPr>
        <w:t>小时</w:t>
      </w:r>
      <w:r>
        <w:rPr>
          <w:rFonts w:hint="eastAsia"/>
        </w:rPr>
        <w:t>/</w:t>
      </w:r>
      <w:r>
        <w:rPr>
          <w:rFonts w:hint="eastAsia"/>
        </w:rPr>
        <w:t>天。</w:t>
      </w:r>
    </w:p>
    <w:p w14:paraId="6E231628" w14:textId="77777777" w:rsidR="00000000" w:rsidRDefault="00000000">
      <w:pPr>
        <w:pStyle w:val="a9"/>
        <w:numPr>
          <w:ilvl w:val="0"/>
          <w:numId w:val="98"/>
        </w:numPr>
        <w:ind w:start="0pt" w:firstLineChars="200" w:firstLine="24pt"/>
        <w:rPr>
          <w:rFonts w:hint="eastAsia"/>
        </w:rPr>
      </w:pPr>
      <w:r>
        <w:rPr>
          <w:rFonts w:hint="eastAsia"/>
        </w:rPr>
        <w:t>墨盒容量：采用≥</w:t>
      </w:r>
      <w:r>
        <w:rPr>
          <w:rFonts w:hint="eastAsia"/>
        </w:rPr>
        <w:t>40ML</w:t>
      </w:r>
      <w:r>
        <w:rPr>
          <w:rFonts w:hint="eastAsia"/>
        </w:rPr>
        <w:t>大容量墨盒，高清快干。</w:t>
      </w:r>
    </w:p>
    <w:p w14:paraId="5315E7FA" w14:textId="77777777" w:rsidR="00000000" w:rsidRDefault="00000000">
      <w:pPr>
        <w:pStyle w:val="a9"/>
        <w:numPr>
          <w:ilvl w:val="0"/>
          <w:numId w:val="98"/>
        </w:numPr>
        <w:ind w:start="0pt" w:firstLineChars="200" w:firstLine="24pt"/>
        <w:rPr>
          <w:rFonts w:hint="eastAsia"/>
        </w:rPr>
      </w:pPr>
      <w:r>
        <w:rPr>
          <w:rFonts w:hint="eastAsia"/>
        </w:rPr>
        <w:t>便捷性：自动分页打码，支持页码打印和扫描一次放纸一步完成；支持多种图像处理，支持数据补打、补扫、页码一键清零；可支持直接生成双层</w:t>
      </w:r>
      <w:r>
        <w:rPr>
          <w:rFonts w:hint="eastAsia"/>
        </w:rPr>
        <w:t>PDF/OFD</w:t>
      </w:r>
      <w:r>
        <w:rPr>
          <w:rFonts w:hint="eastAsia"/>
        </w:rPr>
        <w:t>等多种格式。</w:t>
      </w:r>
    </w:p>
    <w:p w14:paraId="0A714DF2" w14:textId="77777777" w:rsidR="00000000" w:rsidRDefault="00000000">
      <w:pPr>
        <w:pStyle w:val="a9"/>
        <w:numPr>
          <w:ilvl w:val="0"/>
          <w:numId w:val="98"/>
        </w:numPr>
        <w:ind w:start="0pt" w:firstLineChars="200" w:firstLine="24pt"/>
        <w:rPr>
          <w:rFonts w:hint="eastAsia"/>
        </w:rPr>
      </w:pPr>
      <w:r>
        <w:rPr>
          <w:rFonts w:hint="eastAsia"/>
        </w:rPr>
        <w:t>分页结构：自动分页，空白页跳过，避免重页。</w:t>
      </w:r>
    </w:p>
    <w:p w14:paraId="37C7F483" w14:textId="77777777" w:rsidR="00000000" w:rsidRDefault="00000000">
      <w:pPr>
        <w:pStyle w:val="a9"/>
        <w:numPr>
          <w:ilvl w:val="0"/>
          <w:numId w:val="98"/>
        </w:numPr>
        <w:ind w:start="0pt" w:firstLineChars="200" w:firstLine="24pt"/>
        <w:rPr>
          <w:rFonts w:hint="eastAsia"/>
        </w:rPr>
      </w:pPr>
      <w:r>
        <w:rPr>
          <w:rFonts w:hint="eastAsia"/>
        </w:rPr>
        <w:t>过纸通道：采用直通道进纸方式，可适用于翘边、褶皱等文件编码。如文件粘有票据有装订孔等特殊性纸张也可进行页码编辑打码。</w:t>
      </w:r>
    </w:p>
    <w:p w14:paraId="0CFC16E4" w14:textId="77777777" w:rsidR="00000000" w:rsidRDefault="00000000">
      <w:pPr>
        <w:pStyle w:val="a9"/>
        <w:numPr>
          <w:ilvl w:val="0"/>
          <w:numId w:val="98"/>
        </w:numPr>
        <w:ind w:start="0pt" w:firstLineChars="200" w:firstLine="24pt"/>
        <w:rPr>
          <w:rFonts w:hint="eastAsia"/>
        </w:rPr>
      </w:pPr>
      <w:r>
        <w:rPr>
          <w:rFonts w:hint="eastAsia"/>
        </w:rPr>
        <w:t>页面打码：一键式操作，不漏号、不死机。</w:t>
      </w:r>
    </w:p>
    <w:p w14:paraId="3E06DF60" w14:textId="77777777" w:rsidR="00000000" w:rsidRDefault="00000000">
      <w:pPr>
        <w:pStyle w:val="a9"/>
        <w:numPr>
          <w:ilvl w:val="0"/>
          <w:numId w:val="98"/>
        </w:numPr>
        <w:ind w:start="0pt" w:firstLineChars="200" w:firstLine="24pt"/>
        <w:rPr>
          <w:rFonts w:hint="eastAsia"/>
        </w:rPr>
      </w:pPr>
      <w:r>
        <w:rPr>
          <w:rFonts w:hint="eastAsia"/>
        </w:rPr>
        <w:t>实现多种打码方式：下角或者上角打码，如：自定义起始号、一键归零、全自动不拆机适应科技档案正面右下角及背面左下角打码。</w:t>
      </w:r>
    </w:p>
    <w:p w14:paraId="28B448B5" w14:textId="77777777" w:rsidR="00000000" w:rsidRDefault="00000000">
      <w:pPr>
        <w:pStyle w:val="a9"/>
        <w:numPr>
          <w:ilvl w:val="0"/>
          <w:numId w:val="98"/>
        </w:numPr>
        <w:ind w:start="0pt" w:firstLineChars="200" w:firstLine="24pt"/>
        <w:rPr>
          <w:rFonts w:hint="eastAsia"/>
        </w:rPr>
      </w:pPr>
      <w:r>
        <w:rPr>
          <w:rFonts w:hint="eastAsia"/>
        </w:rPr>
        <w:t>为国家强制性产品认证（</w:t>
      </w:r>
      <w:r>
        <w:rPr>
          <w:rFonts w:hint="eastAsia"/>
        </w:rPr>
        <w:t>CCC</w:t>
      </w:r>
      <w:r>
        <w:rPr>
          <w:rFonts w:hint="eastAsia"/>
        </w:rPr>
        <w:t>）产品、</w:t>
      </w:r>
      <w:r>
        <w:rPr>
          <w:rFonts w:hint="eastAsia"/>
        </w:rPr>
        <w:t xml:space="preserve"> </w:t>
      </w:r>
      <w:r>
        <w:rPr>
          <w:rFonts w:hint="eastAsia"/>
        </w:rPr>
        <w:t>节能产品，提供该产品的证书复印件。</w:t>
      </w:r>
    </w:p>
    <w:p w14:paraId="275611A3" w14:textId="77777777" w:rsidR="00000000" w:rsidRDefault="00000000">
      <w:pPr>
        <w:pStyle w:val="a9"/>
        <w:numPr>
          <w:ilvl w:val="0"/>
          <w:numId w:val="98"/>
        </w:numPr>
        <w:ind w:start="0pt" w:firstLineChars="200" w:firstLine="24pt"/>
        <w:rPr>
          <w:rFonts w:hint="eastAsia"/>
        </w:rPr>
      </w:pPr>
      <w:r>
        <w:rPr>
          <w:rFonts w:hint="eastAsia"/>
        </w:rPr>
        <w:t>支持国产系统适配，提供国产麒麟系统</w:t>
      </w:r>
      <w:r>
        <w:rPr>
          <w:rFonts w:hint="eastAsia"/>
        </w:rPr>
        <w:t>/</w:t>
      </w:r>
      <w:r>
        <w:rPr>
          <w:rFonts w:hint="eastAsia"/>
        </w:rPr>
        <w:t>统信系统</w:t>
      </w:r>
      <w:r>
        <w:rPr>
          <w:rFonts w:hint="eastAsia"/>
        </w:rPr>
        <w:t>/</w:t>
      </w:r>
      <w:r>
        <w:rPr>
          <w:rFonts w:hint="eastAsia"/>
        </w:rPr>
        <w:t>中科方德系统匹配互认证书。</w:t>
      </w:r>
    </w:p>
    <w:p w14:paraId="2BEF5170" w14:textId="77777777" w:rsidR="00000000" w:rsidRDefault="00000000">
      <w:pPr>
        <w:pStyle w:val="a9"/>
        <w:numPr>
          <w:ilvl w:val="0"/>
          <w:numId w:val="95"/>
        </w:numPr>
        <w:ind w:start="0pt" w:firstLineChars="200" w:firstLine="24pt"/>
        <w:rPr>
          <w:rFonts w:hint="eastAsia"/>
        </w:rPr>
      </w:pPr>
      <w:r>
        <w:rPr>
          <w:rFonts w:hint="eastAsia"/>
        </w:rPr>
        <w:t>封面打印机</w:t>
      </w:r>
    </w:p>
    <w:p w14:paraId="17140A82" w14:textId="77777777" w:rsidR="00000000" w:rsidRDefault="00000000">
      <w:pPr>
        <w:pStyle w:val="a9"/>
        <w:ind w:firstLineChars="200" w:firstLine="24pt"/>
        <w:rPr>
          <w:rFonts w:hint="eastAsia"/>
        </w:rPr>
      </w:pPr>
      <w:r>
        <w:rPr>
          <w:rFonts w:hint="eastAsia"/>
        </w:rPr>
        <w:t>封面打印机应至少满足以下要求：</w:t>
      </w:r>
    </w:p>
    <w:p w14:paraId="76E3E860" w14:textId="77777777" w:rsidR="00000000" w:rsidRDefault="00000000">
      <w:pPr>
        <w:pStyle w:val="a9"/>
        <w:numPr>
          <w:ilvl w:val="0"/>
          <w:numId w:val="99"/>
        </w:numPr>
        <w:ind w:start="0pt" w:firstLineChars="200" w:firstLine="24pt"/>
        <w:rPr>
          <w:rFonts w:hint="eastAsia"/>
        </w:rPr>
      </w:pPr>
      <w:r>
        <w:rPr>
          <w:rFonts w:hint="eastAsia"/>
        </w:rPr>
        <w:t>档案盒、卷皮打印。</w:t>
      </w:r>
    </w:p>
    <w:p w14:paraId="2056B233" w14:textId="77777777" w:rsidR="00000000" w:rsidRDefault="00000000">
      <w:pPr>
        <w:pStyle w:val="a9"/>
        <w:numPr>
          <w:ilvl w:val="0"/>
          <w:numId w:val="99"/>
        </w:numPr>
        <w:ind w:start="0pt" w:firstLineChars="200" w:firstLine="24pt"/>
        <w:rPr>
          <w:rFonts w:hint="eastAsia"/>
        </w:rPr>
      </w:pPr>
      <w:r>
        <w:rPr>
          <w:rFonts w:hint="eastAsia"/>
        </w:rPr>
        <w:t>应支持系统</w:t>
      </w:r>
      <w:r>
        <w:rPr>
          <w:rFonts w:hint="eastAsia"/>
        </w:rPr>
        <w:t>EXCEL</w:t>
      </w:r>
      <w:r>
        <w:rPr>
          <w:rFonts w:hint="eastAsia"/>
        </w:rPr>
        <w:t>批量导入打印。</w:t>
      </w:r>
    </w:p>
    <w:p w14:paraId="38FF03CD" w14:textId="77777777" w:rsidR="00000000" w:rsidRDefault="00000000">
      <w:pPr>
        <w:pStyle w:val="a9"/>
        <w:numPr>
          <w:ilvl w:val="0"/>
          <w:numId w:val="99"/>
        </w:numPr>
        <w:ind w:start="0pt" w:firstLineChars="200" w:firstLine="24pt"/>
        <w:rPr>
          <w:rFonts w:hint="eastAsia"/>
        </w:rPr>
      </w:pPr>
      <w:r>
        <w:rPr>
          <w:rFonts w:hint="eastAsia"/>
        </w:rPr>
        <w:t>应支持文本框大小、位置可直接输入数值修改调整。</w:t>
      </w:r>
    </w:p>
    <w:p w14:paraId="2A41AEEF" w14:textId="77777777" w:rsidR="00000000" w:rsidRDefault="00000000">
      <w:pPr>
        <w:pStyle w:val="a9"/>
        <w:numPr>
          <w:ilvl w:val="0"/>
          <w:numId w:val="99"/>
        </w:numPr>
        <w:ind w:start="0pt" w:firstLineChars="200" w:firstLine="24pt"/>
        <w:rPr>
          <w:rFonts w:hint="eastAsia"/>
        </w:rPr>
      </w:pPr>
      <w:r>
        <w:rPr>
          <w:rFonts w:hint="eastAsia"/>
        </w:rPr>
        <w:t>应支持可视化制作模板。</w:t>
      </w:r>
    </w:p>
    <w:p w14:paraId="34E0CA09" w14:textId="77777777" w:rsidR="00000000" w:rsidRDefault="00000000">
      <w:pPr>
        <w:pStyle w:val="a9"/>
        <w:numPr>
          <w:ilvl w:val="0"/>
          <w:numId w:val="99"/>
        </w:numPr>
        <w:ind w:start="0pt" w:firstLineChars="200" w:firstLine="24pt"/>
        <w:rPr>
          <w:rFonts w:hint="eastAsia"/>
        </w:rPr>
      </w:pPr>
      <w:r>
        <w:rPr>
          <w:rFonts w:hint="eastAsia"/>
        </w:rPr>
        <w:t>条码格式多样化，文字格式多样选择，日期格式可选。</w:t>
      </w:r>
    </w:p>
    <w:p w14:paraId="2EB3927D" w14:textId="77777777" w:rsidR="00000000" w:rsidRDefault="00000000">
      <w:pPr>
        <w:pStyle w:val="a9"/>
        <w:numPr>
          <w:ilvl w:val="0"/>
          <w:numId w:val="99"/>
        </w:numPr>
        <w:ind w:start="0pt" w:firstLineChars="200" w:firstLine="24pt"/>
        <w:rPr>
          <w:rFonts w:hint="eastAsia"/>
        </w:rPr>
      </w:pPr>
      <w:r>
        <w:rPr>
          <w:rFonts w:hint="eastAsia"/>
        </w:rPr>
        <w:lastRenderedPageBreak/>
        <w:t>打印方式：高浓度防水防潮蜡基碳带热转印技术，噪声极低。</w:t>
      </w:r>
    </w:p>
    <w:p w14:paraId="3A07895F" w14:textId="77777777" w:rsidR="00000000" w:rsidRDefault="00000000">
      <w:pPr>
        <w:pStyle w:val="a9"/>
        <w:numPr>
          <w:ilvl w:val="0"/>
          <w:numId w:val="99"/>
        </w:numPr>
        <w:ind w:start="0pt" w:firstLineChars="200" w:firstLine="24pt"/>
        <w:rPr>
          <w:rFonts w:hint="eastAsia"/>
        </w:rPr>
      </w:pPr>
      <w:r>
        <w:rPr>
          <w:rFonts w:hint="eastAsia"/>
        </w:rPr>
        <w:t>蜡基渗入式，字迹长久保存。</w:t>
      </w:r>
    </w:p>
    <w:p w14:paraId="4E2DD1AF" w14:textId="77777777" w:rsidR="00000000" w:rsidRDefault="00000000">
      <w:pPr>
        <w:pStyle w:val="a9"/>
        <w:numPr>
          <w:ilvl w:val="0"/>
          <w:numId w:val="99"/>
        </w:numPr>
        <w:ind w:start="0pt" w:firstLineChars="200" w:firstLine="24pt"/>
        <w:rPr>
          <w:rFonts w:hint="eastAsia"/>
        </w:rPr>
      </w:pPr>
      <w:r>
        <w:rPr>
          <w:rFonts w:hint="eastAsia"/>
        </w:rPr>
        <w:t>适应纸张厚度：</w:t>
      </w:r>
      <w:r>
        <w:rPr>
          <w:rFonts w:hint="eastAsia"/>
        </w:rPr>
        <w:t>0.1</w:t>
      </w:r>
      <w:r>
        <w:rPr>
          <w:rFonts w:hint="eastAsia"/>
        </w:rPr>
        <w:t>～</w:t>
      </w:r>
      <w:r>
        <w:rPr>
          <w:rFonts w:hint="eastAsia"/>
        </w:rPr>
        <w:t>3mm</w:t>
      </w:r>
      <w:r>
        <w:rPr>
          <w:rFonts w:hint="eastAsia"/>
        </w:rPr>
        <w:t>。</w:t>
      </w:r>
    </w:p>
    <w:p w14:paraId="4ED20E0D" w14:textId="77777777" w:rsidR="00000000" w:rsidRDefault="00000000">
      <w:pPr>
        <w:pStyle w:val="a9"/>
        <w:numPr>
          <w:ilvl w:val="0"/>
          <w:numId w:val="99"/>
        </w:numPr>
        <w:ind w:start="0pt" w:firstLineChars="200" w:firstLine="24pt"/>
        <w:rPr>
          <w:rFonts w:hint="eastAsia"/>
        </w:rPr>
      </w:pPr>
      <w:r>
        <w:rPr>
          <w:rFonts w:hint="eastAsia"/>
        </w:rPr>
        <w:t>可打印幅面：</w:t>
      </w:r>
      <w:r>
        <w:rPr>
          <w:rFonts w:hint="eastAsia"/>
        </w:rPr>
        <w:t>A4</w:t>
      </w:r>
      <w:r>
        <w:rPr>
          <w:rFonts w:hint="eastAsia"/>
        </w:rPr>
        <w:t>、</w:t>
      </w:r>
      <w:r>
        <w:rPr>
          <w:rFonts w:hint="eastAsia"/>
        </w:rPr>
        <w:t>A3</w:t>
      </w:r>
      <w:r>
        <w:rPr>
          <w:rFonts w:hint="eastAsia"/>
        </w:rPr>
        <w:t>、</w:t>
      </w:r>
      <w:r>
        <w:rPr>
          <w:rFonts w:hint="eastAsia"/>
        </w:rPr>
        <w:t>A3+</w:t>
      </w:r>
      <w:r>
        <w:rPr>
          <w:rFonts w:hint="eastAsia"/>
        </w:rPr>
        <w:t>，应支持</w:t>
      </w:r>
      <w:r>
        <w:rPr>
          <w:rFonts w:hint="eastAsia"/>
        </w:rPr>
        <w:t>A4</w:t>
      </w:r>
      <w:r>
        <w:rPr>
          <w:rFonts w:hint="eastAsia"/>
        </w:rPr>
        <w:t>幅面无限长连续纸。</w:t>
      </w:r>
    </w:p>
    <w:p w14:paraId="6B71DCA4" w14:textId="77777777" w:rsidR="00000000" w:rsidRDefault="00000000">
      <w:pPr>
        <w:pStyle w:val="a9"/>
        <w:numPr>
          <w:ilvl w:val="0"/>
          <w:numId w:val="99"/>
        </w:numPr>
        <w:ind w:start="0pt" w:firstLineChars="200" w:firstLine="24pt"/>
        <w:rPr>
          <w:rFonts w:hint="eastAsia"/>
        </w:rPr>
      </w:pPr>
      <w:r>
        <w:rPr>
          <w:rFonts w:hint="eastAsia"/>
        </w:rPr>
        <w:t>应支持</w:t>
      </w:r>
      <w:r>
        <w:rPr>
          <w:rFonts w:hint="eastAsia"/>
        </w:rPr>
        <w:t>0-90mm</w:t>
      </w:r>
      <w:r>
        <w:rPr>
          <w:rFonts w:hint="eastAsia"/>
        </w:rPr>
        <w:t>背脊宽度的档案盒打印。</w:t>
      </w:r>
    </w:p>
    <w:p w14:paraId="0A2A6A34" w14:textId="77777777" w:rsidR="00000000" w:rsidRDefault="00000000">
      <w:pPr>
        <w:pStyle w:val="a9"/>
        <w:numPr>
          <w:ilvl w:val="0"/>
          <w:numId w:val="99"/>
        </w:numPr>
        <w:ind w:start="0pt" w:firstLineChars="200" w:firstLine="24pt"/>
        <w:rPr>
          <w:rFonts w:hint="eastAsia"/>
        </w:rPr>
      </w:pPr>
      <w:r>
        <w:rPr>
          <w:rFonts w:hint="eastAsia"/>
        </w:rPr>
        <w:t>为国家强制性产品认证（</w:t>
      </w:r>
      <w:r>
        <w:rPr>
          <w:rFonts w:hint="eastAsia"/>
        </w:rPr>
        <w:t>CCC</w:t>
      </w:r>
      <w:r>
        <w:rPr>
          <w:rFonts w:hint="eastAsia"/>
        </w:rPr>
        <w:t>）产品、</w:t>
      </w:r>
      <w:r>
        <w:rPr>
          <w:rFonts w:hint="eastAsia"/>
        </w:rPr>
        <w:t xml:space="preserve"> </w:t>
      </w:r>
      <w:r>
        <w:rPr>
          <w:rFonts w:hint="eastAsia"/>
        </w:rPr>
        <w:t>节能产品，提供该产品的证书复印件；</w:t>
      </w:r>
    </w:p>
    <w:p w14:paraId="183912A7" w14:textId="77777777" w:rsidR="00000000" w:rsidRDefault="00000000">
      <w:pPr>
        <w:pStyle w:val="a9"/>
        <w:numPr>
          <w:ilvl w:val="0"/>
          <w:numId w:val="99"/>
        </w:numPr>
        <w:ind w:start="0pt" w:firstLineChars="200" w:firstLine="24pt"/>
        <w:rPr>
          <w:rFonts w:hint="eastAsia"/>
        </w:rPr>
      </w:pPr>
      <w:r>
        <w:rPr>
          <w:rFonts w:hint="eastAsia"/>
        </w:rPr>
        <w:t>支持国产系统适配，提供国产麒麟系统</w:t>
      </w:r>
      <w:r>
        <w:rPr>
          <w:rFonts w:hint="eastAsia"/>
        </w:rPr>
        <w:t>/</w:t>
      </w:r>
      <w:r>
        <w:rPr>
          <w:rFonts w:hint="eastAsia"/>
        </w:rPr>
        <w:t>统信系统</w:t>
      </w:r>
      <w:r>
        <w:rPr>
          <w:rFonts w:hint="eastAsia"/>
        </w:rPr>
        <w:t>/</w:t>
      </w:r>
      <w:r>
        <w:rPr>
          <w:rFonts w:hint="eastAsia"/>
        </w:rPr>
        <w:t>中科方德系统匹配互认证书。</w:t>
      </w:r>
    </w:p>
    <w:p w14:paraId="608D4843" w14:textId="77777777" w:rsidR="00000000" w:rsidRDefault="00000000">
      <w:pPr>
        <w:pStyle w:val="a9"/>
        <w:numPr>
          <w:ilvl w:val="0"/>
          <w:numId w:val="95"/>
        </w:numPr>
        <w:ind w:start="0pt" w:firstLineChars="200" w:firstLine="24pt"/>
        <w:rPr>
          <w:rFonts w:hint="eastAsia"/>
        </w:rPr>
      </w:pPr>
      <w:r>
        <w:rPr>
          <w:rFonts w:hint="eastAsia"/>
        </w:rPr>
        <w:t>档案装订机</w:t>
      </w:r>
    </w:p>
    <w:p w14:paraId="271A2A01" w14:textId="77777777" w:rsidR="00000000" w:rsidRDefault="00000000">
      <w:pPr>
        <w:pStyle w:val="a9"/>
        <w:ind w:firstLineChars="200" w:firstLine="24pt"/>
        <w:rPr>
          <w:rFonts w:hint="eastAsia"/>
        </w:rPr>
      </w:pPr>
      <w:r>
        <w:rPr>
          <w:rFonts w:hint="eastAsia"/>
        </w:rPr>
        <w:t>档案装订机应至少满足以下要求：</w:t>
      </w:r>
    </w:p>
    <w:p w14:paraId="31CA1EEA" w14:textId="77777777" w:rsidR="00000000" w:rsidRDefault="00000000">
      <w:pPr>
        <w:pStyle w:val="a9"/>
        <w:numPr>
          <w:ilvl w:val="0"/>
          <w:numId w:val="100"/>
        </w:numPr>
        <w:ind w:start="0pt" w:firstLineChars="200" w:firstLine="24pt"/>
        <w:rPr>
          <w:rFonts w:hint="eastAsia"/>
        </w:rPr>
      </w:pPr>
      <w:r>
        <w:rPr>
          <w:rFonts w:hint="eastAsia"/>
        </w:rPr>
        <w:t>装订方式：三孔一线全自动一步完成。</w:t>
      </w:r>
    </w:p>
    <w:p w14:paraId="3210B37A" w14:textId="77777777" w:rsidR="00000000" w:rsidRDefault="00000000">
      <w:pPr>
        <w:pStyle w:val="a9"/>
        <w:numPr>
          <w:ilvl w:val="0"/>
          <w:numId w:val="100"/>
        </w:numPr>
        <w:ind w:start="0pt" w:firstLineChars="200" w:firstLine="24pt"/>
        <w:rPr>
          <w:rFonts w:hint="eastAsia"/>
        </w:rPr>
      </w:pPr>
      <w:r>
        <w:rPr>
          <w:rFonts w:hint="eastAsia"/>
        </w:rPr>
        <w:t>适用耗材：棉线、蜡线。</w:t>
      </w:r>
    </w:p>
    <w:p w14:paraId="45C21933" w14:textId="77777777" w:rsidR="00000000" w:rsidRDefault="00000000">
      <w:pPr>
        <w:pStyle w:val="a9"/>
        <w:numPr>
          <w:ilvl w:val="0"/>
          <w:numId w:val="100"/>
        </w:numPr>
        <w:ind w:start="0pt" w:firstLineChars="200" w:firstLine="24pt"/>
        <w:rPr>
          <w:rFonts w:hint="eastAsia"/>
        </w:rPr>
      </w:pPr>
      <w:r>
        <w:rPr>
          <w:rFonts w:hint="eastAsia"/>
        </w:rPr>
        <w:t>操控面板：</w:t>
      </w:r>
      <w:r>
        <w:rPr>
          <w:rFonts w:hint="eastAsia"/>
        </w:rPr>
        <w:t>8</w:t>
      </w:r>
      <w:r>
        <w:rPr>
          <w:rFonts w:hint="eastAsia"/>
        </w:rPr>
        <w:t>寸液晶触控屏。</w:t>
      </w:r>
    </w:p>
    <w:p w14:paraId="424D971D" w14:textId="77777777" w:rsidR="00000000" w:rsidRDefault="00000000">
      <w:pPr>
        <w:pStyle w:val="a9"/>
        <w:numPr>
          <w:ilvl w:val="0"/>
          <w:numId w:val="100"/>
        </w:numPr>
        <w:ind w:start="0pt" w:firstLineChars="200" w:firstLine="24pt"/>
        <w:rPr>
          <w:rFonts w:hint="eastAsia"/>
        </w:rPr>
      </w:pPr>
      <w:r>
        <w:rPr>
          <w:rFonts w:hint="eastAsia"/>
        </w:rPr>
        <w:t>应支持激光定位（“十”字型激光定位）、纸满报警、语音功能、垫片旋转等功能。</w:t>
      </w:r>
    </w:p>
    <w:p w14:paraId="35AB085B" w14:textId="77777777" w:rsidR="00000000" w:rsidRDefault="00000000">
      <w:pPr>
        <w:pStyle w:val="a9"/>
        <w:numPr>
          <w:ilvl w:val="0"/>
          <w:numId w:val="100"/>
        </w:numPr>
        <w:ind w:start="0pt" w:firstLineChars="200" w:firstLine="24pt"/>
        <w:rPr>
          <w:rFonts w:hint="eastAsia"/>
        </w:rPr>
      </w:pPr>
      <w:r>
        <w:rPr>
          <w:rFonts w:hint="eastAsia"/>
        </w:rPr>
        <w:t>勾线方式：下顶线。</w:t>
      </w:r>
    </w:p>
    <w:p w14:paraId="7D6C5635" w14:textId="77777777" w:rsidR="00000000" w:rsidRDefault="00000000">
      <w:pPr>
        <w:pStyle w:val="a9"/>
        <w:numPr>
          <w:ilvl w:val="0"/>
          <w:numId w:val="100"/>
        </w:numPr>
        <w:ind w:start="0pt" w:firstLineChars="200" w:firstLine="24pt"/>
        <w:rPr>
          <w:rFonts w:hint="eastAsia"/>
        </w:rPr>
      </w:pPr>
      <w:r>
        <w:rPr>
          <w:rFonts w:hint="eastAsia"/>
        </w:rPr>
        <w:t>装订幅面：</w:t>
      </w:r>
      <w:r>
        <w:rPr>
          <w:rFonts w:hint="eastAsia"/>
        </w:rPr>
        <w:t>380mm</w:t>
      </w:r>
      <w:r>
        <w:rPr>
          <w:rFonts w:hint="eastAsia"/>
        </w:rPr>
        <w:t>。</w:t>
      </w:r>
    </w:p>
    <w:p w14:paraId="40343693" w14:textId="77777777" w:rsidR="00000000" w:rsidRDefault="00000000">
      <w:pPr>
        <w:pStyle w:val="a9"/>
        <w:numPr>
          <w:ilvl w:val="0"/>
          <w:numId w:val="100"/>
        </w:numPr>
        <w:ind w:start="0pt" w:firstLineChars="200" w:firstLine="24pt"/>
        <w:rPr>
          <w:rFonts w:hint="eastAsia"/>
        </w:rPr>
      </w:pPr>
      <w:r>
        <w:rPr>
          <w:rFonts w:hint="eastAsia"/>
        </w:rPr>
        <w:t>前后边距：无限调节。</w:t>
      </w:r>
    </w:p>
    <w:p w14:paraId="2E1E810B" w14:textId="77777777" w:rsidR="00000000" w:rsidRDefault="00000000">
      <w:pPr>
        <w:pStyle w:val="a9"/>
        <w:numPr>
          <w:ilvl w:val="0"/>
          <w:numId w:val="95"/>
        </w:numPr>
        <w:ind w:start="0pt" w:firstLineChars="200" w:firstLine="24pt"/>
        <w:rPr>
          <w:rFonts w:hint="eastAsia"/>
        </w:rPr>
      </w:pPr>
      <w:r>
        <w:rPr>
          <w:rFonts w:hint="eastAsia"/>
        </w:rPr>
        <w:t>高速平板扫描仪</w:t>
      </w:r>
    </w:p>
    <w:p w14:paraId="63493C17" w14:textId="77777777" w:rsidR="00000000" w:rsidRDefault="00000000">
      <w:pPr>
        <w:pStyle w:val="a9"/>
        <w:ind w:firstLineChars="200" w:firstLine="24pt"/>
        <w:rPr>
          <w:rFonts w:hint="eastAsia"/>
        </w:rPr>
      </w:pPr>
      <w:r>
        <w:rPr>
          <w:rFonts w:hint="eastAsia"/>
        </w:rPr>
        <w:t>高速平板扫描仪应至少满足以下要求：</w:t>
      </w:r>
    </w:p>
    <w:p w14:paraId="0B9327EF" w14:textId="77777777" w:rsidR="00000000" w:rsidRDefault="00000000">
      <w:pPr>
        <w:pStyle w:val="a9"/>
        <w:numPr>
          <w:ilvl w:val="0"/>
          <w:numId w:val="101"/>
        </w:numPr>
        <w:ind w:start="0pt" w:firstLineChars="200" w:firstLine="24pt"/>
        <w:rPr>
          <w:rFonts w:hint="eastAsia"/>
        </w:rPr>
      </w:pPr>
      <w:r>
        <w:rPr>
          <w:rFonts w:hint="eastAsia"/>
        </w:rPr>
        <w:t>光学分辨率：应不低于</w:t>
      </w:r>
      <w:r>
        <w:rPr>
          <w:rFonts w:hint="eastAsia"/>
        </w:rPr>
        <w:t>2400 dpi/</w:t>
      </w:r>
      <w:r>
        <w:rPr>
          <w:rFonts w:hint="eastAsia"/>
        </w:rPr>
        <w:t>应支持</w:t>
      </w:r>
      <w:r>
        <w:rPr>
          <w:rFonts w:hint="eastAsia"/>
        </w:rPr>
        <w:t>300dpi</w:t>
      </w:r>
      <w:r>
        <w:rPr>
          <w:rFonts w:hint="eastAsia"/>
        </w:rPr>
        <w:t>。</w:t>
      </w:r>
    </w:p>
    <w:p w14:paraId="276FACAE" w14:textId="77777777" w:rsidR="00000000" w:rsidRDefault="00000000">
      <w:pPr>
        <w:pStyle w:val="a9"/>
        <w:numPr>
          <w:ilvl w:val="0"/>
          <w:numId w:val="101"/>
        </w:numPr>
        <w:ind w:start="0pt" w:firstLineChars="200" w:firstLine="24pt"/>
        <w:rPr>
          <w:rFonts w:hint="eastAsia"/>
        </w:rPr>
      </w:pPr>
      <w:r>
        <w:rPr>
          <w:rFonts w:hint="eastAsia"/>
        </w:rPr>
        <w:t>扫描区域（宽×高）：应不小于</w:t>
      </w:r>
      <w:r>
        <w:rPr>
          <w:rFonts w:hint="eastAsia"/>
        </w:rPr>
        <w:t xml:space="preserve">304mm (H) X 426mm </w:t>
      </w:r>
      <w:r>
        <w:rPr>
          <w:rFonts w:hint="eastAsia"/>
        </w:rPr>
        <w:t>（</w:t>
      </w:r>
      <w:r>
        <w:rPr>
          <w:rFonts w:hint="eastAsia"/>
        </w:rPr>
        <w:t>V</w:t>
      </w:r>
      <w:r>
        <w:rPr>
          <w:rFonts w:hint="eastAsia"/>
        </w:rPr>
        <w:t>）。</w:t>
      </w:r>
    </w:p>
    <w:p w14:paraId="0240532D" w14:textId="77777777" w:rsidR="00000000" w:rsidRDefault="00000000">
      <w:pPr>
        <w:pStyle w:val="a9"/>
        <w:numPr>
          <w:ilvl w:val="0"/>
          <w:numId w:val="101"/>
        </w:numPr>
        <w:ind w:start="0pt" w:firstLineChars="200" w:firstLine="24pt"/>
        <w:rPr>
          <w:rFonts w:hint="eastAsia"/>
        </w:rPr>
      </w:pPr>
      <w:r>
        <w:rPr>
          <w:rFonts w:hint="eastAsia"/>
        </w:rPr>
        <w:t>接口类型：</w:t>
      </w:r>
      <w:r>
        <w:rPr>
          <w:rFonts w:hint="eastAsia"/>
        </w:rPr>
        <w:t>USB2.0</w:t>
      </w:r>
      <w:r>
        <w:rPr>
          <w:rFonts w:hint="eastAsia"/>
        </w:rPr>
        <w:t>。</w:t>
      </w:r>
    </w:p>
    <w:p w14:paraId="78C38F28" w14:textId="77777777" w:rsidR="00000000" w:rsidRDefault="00000000">
      <w:pPr>
        <w:pStyle w:val="a9"/>
        <w:numPr>
          <w:ilvl w:val="0"/>
          <w:numId w:val="101"/>
        </w:numPr>
        <w:ind w:start="0pt" w:firstLineChars="200" w:firstLine="24pt"/>
        <w:rPr>
          <w:rFonts w:hint="eastAsia"/>
        </w:rPr>
      </w:pPr>
      <w:r>
        <w:rPr>
          <w:rFonts w:hint="eastAsia"/>
        </w:rPr>
        <w:t>扫描速度：应不大于</w:t>
      </w:r>
      <w:r>
        <w:rPr>
          <w:rFonts w:hint="eastAsia"/>
        </w:rPr>
        <w:t>3S</w:t>
      </w:r>
      <w:r>
        <w:rPr>
          <w:rFonts w:hint="eastAsia"/>
        </w:rPr>
        <w:t>（</w:t>
      </w:r>
      <w:r>
        <w:rPr>
          <w:rFonts w:hint="eastAsia"/>
        </w:rPr>
        <w:t xml:space="preserve">200dpi </w:t>
      </w:r>
      <w:r>
        <w:rPr>
          <w:rFonts w:hint="eastAsia"/>
        </w:rPr>
        <w:t>、黑白</w:t>
      </w:r>
      <w:r>
        <w:rPr>
          <w:rFonts w:hint="eastAsia"/>
        </w:rPr>
        <w:t>/</w:t>
      </w:r>
      <w:r>
        <w:rPr>
          <w:rFonts w:hint="eastAsia"/>
        </w:rPr>
        <w:t>灰度</w:t>
      </w:r>
      <w:r>
        <w:rPr>
          <w:rFonts w:hint="eastAsia"/>
        </w:rPr>
        <w:t>/</w:t>
      </w:r>
      <w:r>
        <w:rPr>
          <w:rFonts w:hint="eastAsia"/>
        </w:rPr>
        <w:t>彩色、</w:t>
      </w:r>
      <w:r>
        <w:rPr>
          <w:rFonts w:hint="eastAsia"/>
        </w:rPr>
        <w:t>A3</w:t>
      </w:r>
      <w:r>
        <w:rPr>
          <w:rFonts w:hint="eastAsia"/>
        </w:rPr>
        <w:t>幅面）。</w:t>
      </w:r>
    </w:p>
    <w:p w14:paraId="0157D904" w14:textId="77777777" w:rsidR="00000000" w:rsidRDefault="00000000">
      <w:pPr>
        <w:pStyle w:val="a9"/>
        <w:numPr>
          <w:ilvl w:val="0"/>
          <w:numId w:val="101"/>
        </w:numPr>
        <w:ind w:start="0pt" w:firstLineChars="200" w:firstLine="24pt"/>
        <w:rPr>
          <w:rFonts w:hint="eastAsia"/>
        </w:rPr>
      </w:pPr>
      <w:r>
        <w:rPr>
          <w:rFonts w:hint="eastAsia"/>
        </w:rPr>
        <w:t>日扫描量：应不少于</w:t>
      </w:r>
      <w:r>
        <w:rPr>
          <w:rFonts w:hint="eastAsia"/>
        </w:rPr>
        <w:t>2500</w:t>
      </w:r>
      <w:r>
        <w:rPr>
          <w:rFonts w:hint="eastAsia"/>
        </w:rPr>
        <w:t>张。</w:t>
      </w:r>
    </w:p>
    <w:p w14:paraId="222D0CA7" w14:textId="77777777" w:rsidR="00000000" w:rsidRDefault="00000000">
      <w:pPr>
        <w:pStyle w:val="a9"/>
        <w:numPr>
          <w:ilvl w:val="0"/>
          <w:numId w:val="101"/>
        </w:numPr>
        <w:ind w:start="0pt" w:firstLineChars="200" w:firstLine="24pt"/>
        <w:rPr>
          <w:rFonts w:hint="eastAsia"/>
        </w:rPr>
      </w:pPr>
      <w:r>
        <w:rPr>
          <w:rFonts w:hint="eastAsia"/>
        </w:rPr>
        <w:t>省电模式：扫描仪闲置</w:t>
      </w:r>
      <w:r>
        <w:rPr>
          <w:rFonts w:hint="eastAsia"/>
        </w:rPr>
        <w:t>15</w:t>
      </w:r>
      <w:r>
        <w:rPr>
          <w:rFonts w:hint="eastAsia"/>
        </w:rPr>
        <w:t>分钟自动关机。</w:t>
      </w:r>
    </w:p>
    <w:p w14:paraId="354B1DDD" w14:textId="77777777" w:rsidR="00000000" w:rsidRDefault="00000000">
      <w:pPr>
        <w:pStyle w:val="a9"/>
        <w:numPr>
          <w:ilvl w:val="0"/>
          <w:numId w:val="101"/>
        </w:numPr>
        <w:ind w:start="0pt" w:firstLineChars="200" w:firstLine="24pt"/>
        <w:rPr>
          <w:rFonts w:hint="eastAsia"/>
        </w:rPr>
      </w:pPr>
      <w:r>
        <w:rPr>
          <w:rFonts w:hint="eastAsia"/>
        </w:rPr>
        <w:t>操作系统应支持：</w:t>
      </w:r>
      <w:r>
        <w:rPr>
          <w:rFonts w:hint="eastAsia"/>
        </w:rPr>
        <w:t>Windows /</w:t>
      </w:r>
      <w:r>
        <w:rPr>
          <w:rFonts w:hint="eastAsia"/>
        </w:rPr>
        <w:t>麒麟、统信系统等。</w:t>
      </w:r>
    </w:p>
    <w:p w14:paraId="1DC5794C" w14:textId="77777777" w:rsidR="00000000" w:rsidRDefault="00000000">
      <w:pPr>
        <w:pStyle w:val="a9"/>
        <w:numPr>
          <w:ilvl w:val="0"/>
          <w:numId w:val="101"/>
        </w:numPr>
        <w:ind w:start="0pt" w:firstLineChars="200" w:firstLine="24pt"/>
        <w:rPr>
          <w:rFonts w:hint="eastAsia"/>
        </w:rPr>
      </w:pPr>
      <w:r>
        <w:rPr>
          <w:rFonts w:hint="eastAsia"/>
        </w:rPr>
        <w:t>应支持格式：</w:t>
      </w:r>
      <w:r>
        <w:rPr>
          <w:rFonts w:hint="eastAsia"/>
        </w:rPr>
        <w:t>JPG/TIF/BMP/</w:t>
      </w:r>
      <w:r>
        <w:rPr>
          <w:rFonts w:hint="eastAsia"/>
        </w:rPr>
        <w:t>双层</w:t>
      </w:r>
      <w:r>
        <w:rPr>
          <w:rFonts w:hint="eastAsia"/>
        </w:rPr>
        <w:t>PDF</w:t>
      </w:r>
      <w:r>
        <w:rPr>
          <w:rFonts w:hint="eastAsia"/>
        </w:rPr>
        <w:t>、双层</w:t>
      </w:r>
      <w:r>
        <w:rPr>
          <w:rFonts w:hint="eastAsia"/>
        </w:rPr>
        <w:t>OFD</w:t>
      </w:r>
      <w:r>
        <w:rPr>
          <w:rFonts w:hint="eastAsia"/>
        </w:rPr>
        <w:t>识别。</w:t>
      </w:r>
    </w:p>
    <w:p w14:paraId="3BCB17D0" w14:textId="77777777" w:rsidR="00000000" w:rsidRDefault="00000000">
      <w:pPr>
        <w:pStyle w:val="a9"/>
        <w:numPr>
          <w:ilvl w:val="0"/>
          <w:numId w:val="95"/>
        </w:numPr>
        <w:ind w:start="0pt" w:firstLineChars="200" w:firstLine="24pt"/>
        <w:rPr>
          <w:rFonts w:hint="eastAsia"/>
        </w:rPr>
      </w:pPr>
      <w:r>
        <w:rPr>
          <w:rFonts w:hint="eastAsia"/>
        </w:rPr>
        <w:lastRenderedPageBreak/>
        <w:t>高拍仪</w:t>
      </w:r>
    </w:p>
    <w:p w14:paraId="795D556C" w14:textId="77777777" w:rsidR="00000000" w:rsidRDefault="00000000">
      <w:pPr>
        <w:pStyle w:val="a9"/>
        <w:ind w:firstLineChars="200" w:firstLine="24pt"/>
        <w:rPr>
          <w:rFonts w:hint="eastAsia"/>
        </w:rPr>
      </w:pPr>
      <w:r>
        <w:rPr>
          <w:rFonts w:hint="eastAsia"/>
        </w:rPr>
        <w:t>高拍仪应至少满足以下要求：</w:t>
      </w:r>
    </w:p>
    <w:p w14:paraId="0CA30414" w14:textId="77777777" w:rsidR="00000000" w:rsidRDefault="00000000">
      <w:pPr>
        <w:pStyle w:val="a9"/>
        <w:numPr>
          <w:ilvl w:val="0"/>
          <w:numId w:val="102"/>
        </w:numPr>
        <w:ind w:start="0pt" w:firstLineChars="200" w:firstLine="24pt"/>
        <w:rPr>
          <w:rFonts w:hint="eastAsia"/>
        </w:rPr>
      </w:pPr>
      <w:r>
        <w:rPr>
          <w:rFonts w:hint="eastAsia"/>
        </w:rPr>
        <w:t>感应器类型：高清</w:t>
      </w:r>
      <w:r>
        <w:rPr>
          <w:rFonts w:hint="eastAsia"/>
        </w:rPr>
        <w:t>CMOS</w:t>
      </w:r>
      <w:r>
        <w:rPr>
          <w:rFonts w:hint="eastAsia"/>
        </w:rPr>
        <w:t>。</w:t>
      </w:r>
    </w:p>
    <w:p w14:paraId="64E01FD9" w14:textId="77777777" w:rsidR="00000000" w:rsidRDefault="00000000">
      <w:pPr>
        <w:pStyle w:val="a9"/>
        <w:numPr>
          <w:ilvl w:val="0"/>
          <w:numId w:val="102"/>
        </w:numPr>
        <w:ind w:start="0pt" w:firstLineChars="200" w:firstLine="24pt"/>
        <w:rPr>
          <w:rFonts w:hint="eastAsia"/>
        </w:rPr>
      </w:pPr>
      <w:r>
        <w:rPr>
          <w:rFonts w:hint="eastAsia"/>
        </w:rPr>
        <w:t>像素：应不低于</w:t>
      </w:r>
      <w:r>
        <w:rPr>
          <w:rFonts w:hint="eastAsia"/>
        </w:rPr>
        <w:t>3800</w:t>
      </w:r>
      <w:r>
        <w:rPr>
          <w:rFonts w:hint="eastAsia"/>
        </w:rPr>
        <w:t>万。</w:t>
      </w:r>
    </w:p>
    <w:p w14:paraId="0532A499" w14:textId="77777777" w:rsidR="00000000" w:rsidRDefault="00000000">
      <w:pPr>
        <w:pStyle w:val="a9"/>
        <w:numPr>
          <w:ilvl w:val="0"/>
          <w:numId w:val="102"/>
        </w:numPr>
        <w:ind w:start="0pt" w:firstLineChars="200" w:firstLine="24pt"/>
        <w:rPr>
          <w:rFonts w:hint="eastAsia"/>
        </w:rPr>
      </w:pPr>
      <w:r>
        <w:rPr>
          <w:rFonts w:hint="eastAsia"/>
        </w:rPr>
        <w:t>分辨率：应不低于</w:t>
      </w:r>
      <w:r>
        <w:rPr>
          <w:rFonts w:hint="eastAsia"/>
        </w:rPr>
        <w:t>7168*5376</w:t>
      </w:r>
      <w:r>
        <w:rPr>
          <w:rFonts w:hint="eastAsia"/>
        </w:rPr>
        <w:t>。</w:t>
      </w:r>
    </w:p>
    <w:p w14:paraId="02E1301E" w14:textId="77777777" w:rsidR="00000000" w:rsidRDefault="00000000">
      <w:pPr>
        <w:pStyle w:val="a9"/>
        <w:numPr>
          <w:ilvl w:val="0"/>
          <w:numId w:val="102"/>
        </w:numPr>
        <w:ind w:start="0pt" w:firstLineChars="200" w:firstLine="24pt"/>
        <w:rPr>
          <w:rFonts w:hint="eastAsia"/>
        </w:rPr>
      </w:pPr>
      <w:r>
        <w:rPr>
          <w:rFonts w:hint="eastAsia"/>
        </w:rPr>
        <w:t>扫描幅面：单页文件≤</w:t>
      </w:r>
      <w:r>
        <w:rPr>
          <w:rFonts w:hint="eastAsia"/>
        </w:rPr>
        <w:t>A3</w:t>
      </w:r>
      <w:r>
        <w:rPr>
          <w:rFonts w:hint="eastAsia"/>
        </w:rPr>
        <w:t>；已装订书刊≤</w:t>
      </w:r>
      <w:r>
        <w:rPr>
          <w:rFonts w:hint="eastAsia"/>
        </w:rPr>
        <w:t>A4</w:t>
      </w:r>
      <w:r>
        <w:rPr>
          <w:rFonts w:hint="eastAsia"/>
        </w:rPr>
        <w:t>。</w:t>
      </w:r>
    </w:p>
    <w:p w14:paraId="13FF9AA9" w14:textId="77777777" w:rsidR="00000000" w:rsidRDefault="00000000">
      <w:pPr>
        <w:pStyle w:val="a9"/>
        <w:numPr>
          <w:ilvl w:val="0"/>
          <w:numId w:val="102"/>
        </w:numPr>
        <w:ind w:start="0pt" w:firstLineChars="200" w:firstLine="24pt"/>
        <w:rPr>
          <w:rFonts w:hint="eastAsia"/>
        </w:rPr>
      </w:pPr>
      <w:r>
        <w:rPr>
          <w:rFonts w:hint="eastAsia"/>
        </w:rPr>
        <w:t>扫描速度：单页文件≈</w:t>
      </w:r>
      <w:r>
        <w:rPr>
          <w:rFonts w:hint="eastAsia"/>
        </w:rPr>
        <w:t>1.5</w:t>
      </w:r>
      <w:r>
        <w:rPr>
          <w:rFonts w:hint="eastAsia"/>
        </w:rPr>
        <w:t>秒</w:t>
      </w:r>
      <w:r>
        <w:rPr>
          <w:rFonts w:hint="eastAsia"/>
        </w:rPr>
        <w:t>/</w:t>
      </w:r>
      <w:r>
        <w:rPr>
          <w:rFonts w:hint="eastAsia"/>
        </w:rPr>
        <w:t>页；成册≈</w:t>
      </w:r>
      <w:r>
        <w:rPr>
          <w:rFonts w:hint="eastAsia"/>
        </w:rPr>
        <w:t>1.5</w:t>
      </w:r>
      <w:r>
        <w:rPr>
          <w:rFonts w:hint="eastAsia"/>
        </w:rPr>
        <w:t>秒</w:t>
      </w:r>
      <w:r>
        <w:rPr>
          <w:rFonts w:hint="eastAsia"/>
        </w:rPr>
        <w:t>/</w:t>
      </w:r>
      <w:r>
        <w:rPr>
          <w:rFonts w:hint="eastAsia"/>
        </w:rPr>
        <w:t>双页。</w:t>
      </w:r>
    </w:p>
    <w:p w14:paraId="4FDCFBDE" w14:textId="77777777" w:rsidR="00000000" w:rsidRDefault="00000000">
      <w:pPr>
        <w:pStyle w:val="a9"/>
        <w:numPr>
          <w:ilvl w:val="0"/>
          <w:numId w:val="102"/>
        </w:numPr>
        <w:ind w:start="0pt" w:firstLineChars="200" w:firstLine="24pt"/>
        <w:rPr>
          <w:rFonts w:hint="eastAsia"/>
        </w:rPr>
      </w:pPr>
      <w:r>
        <w:rPr>
          <w:rFonts w:hint="eastAsia"/>
        </w:rPr>
        <w:t>静态输出格式：应支持</w:t>
      </w:r>
      <w:r>
        <w:rPr>
          <w:rFonts w:hint="eastAsia"/>
        </w:rPr>
        <w:t>JPG</w:t>
      </w:r>
      <w:r>
        <w:rPr>
          <w:rFonts w:hint="eastAsia"/>
        </w:rPr>
        <w:t>、</w:t>
      </w:r>
      <w:r>
        <w:rPr>
          <w:rFonts w:hint="eastAsia"/>
        </w:rPr>
        <w:t>PNG</w:t>
      </w:r>
      <w:r>
        <w:rPr>
          <w:rFonts w:hint="eastAsia"/>
        </w:rPr>
        <w:t>、</w:t>
      </w:r>
      <w:r>
        <w:rPr>
          <w:rFonts w:hint="eastAsia"/>
        </w:rPr>
        <w:t>PDF</w:t>
      </w:r>
      <w:r>
        <w:rPr>
          <w:rFonts w:hint="eastAsia"/>
        </w:rPr>
        <w:t>、</w:t>
      </w:r>
      <w:r>
        <w:rPr>
          <w:rFonts w:hint="eastAsia"/>
        </w:rPr>
        <w:t>OFD</w:t>
      </w:r>
      <w:r>
        <w:rPr>
          <w:rFonts w:hint="eastAsia"/>
        </w:rPr>
        <w:t>、</w:t>
      </w:r>
      <w:r>
        <w:rPr>
          <w:rFonts w:hint="eastAsia"/>
        </w:rPr>
        <w:t>DOC</w:t>
      </w:r>
      <w:r>
        <w:rPr>
          <w:rFonts w:hint="eastAsia"/>
        </w:rPr>
        <w:t>、</w:t>
      </w:r>
      <w:r>
        <w:rPr>
          <w:rFonts w:hint="eastAsia"/>
        </w:rPr>
        <w:t>DOCX</w:t>
      </w:r>
      <w:r>
        <w:rPr>
          <w:rFonts w:hint="eastAsia"/>
        </w:rPr>
        <w:t>、</w:t>
      </w:r>
      <w:r>
        <w:rPr>
          <w:rFonts w:hint="eastAsia"/>
        </w:rPr>
        <w:t>XLS</w:t>
      </w:r>
      <w:r>
        <w:rPr>
          <w:rFonts w:hint="eastAsia"/>
        </w:rPr>
        <w:t>、</w:t>
      </w:r>
      <w:r>
        <w:rPr>
          <w:rFonts w:hint="eastAsia"/>
        </w:rPr>
        <w:t>XLSX</w:t>
      </w:r>
      <w:r>
        <w:rPr>
          <w:rFonts w:hint="eastAsia"/>
        </w:rPr>
        <w:t>、</w:t>
      </w:r>
      <w:r>
        <w:rPr>
          <w:rFonts w:hint="eastAsia"/>
        </w:rPr>
        <w:t>TXT</w:t>
      </w:r>
      <w:r>
        <w:rPr>
          <w:rFonts w:hint="eastAsia"/>
        </w:rPr>
        <w:t>等。</w:t>
      </w:r>
    </w:p>
    <w:p w14:paraId="6BB76683" w14:textId="77777777" w:rsidR="00000000" w:rsidRDefault="00000000">
      <w:pPr>
        <w:pStyle w:val="a9"/>
        <w:numPr>
          <w:ilvl w:val="0"/>
          <w:numId w:val="102"/>
        </w:numPr>
        <w:ind w:start="0pt" w:firstLineChars="200" w:firstLine="24pt"/>
        <w:rPr>
          <w:rFonts w:hint="eastAsia"/>
        </w:rPr>
      </w:pPr>
      <w:r>
        <w:rPr>
          <w:rFonts w:hint="eastAsia"/>
        </w:rPr>
        <w:t>图像色彩：</w:t>
      </w:r>
      <w:r>
        <w:rPr>
          <w:rFonts w:hint="eastAsia"/>
        </w:rPr>
        <w:t>24</w:t>
      </w:r>
      <w:r>
        <w:rPr>
          <w:rFonts w:hint="eastAsia"/>
        </w:rPr>
        <w:t>位。</w:t>
      </w:r>
    </w:p>
    <w:p w14:paraId="75E49AE2" w14:textId="77777777" w:rsidR="00000000" w:rsidRDefault="00000000">
      <w:pPr>
        <w:pStyle w:val="a9"/>
        <w:numPr>
          <w:ilvl w:val="0"/>
          <w:numId w:val="102"/>
        </w:numPr>
        <w:ind w:start="0pt" w:firstLineChars="200" w:firstLine="24pt"/>
        <w:rPr>
          <w:rFonts w:hint="eastAsia"/>
        </w:rPr>
      </w:pPr>
      <w:r>
        <w:rPr>
          <w:rFonts w:hint="eastAsia"/>
        </w:rPr>
        <w:t>USB</w:t>
      </w:r>
      <w:r>
        <w:rPr>
          <w:rFonts w:hint="eastAsia"/>
        </w:rPr>
        <w:t>类型：</w:t>
      </w:r>
      <w:r>
        <w:rPr>
          <w:rFonts w:hint="eastAsia"/>
        </w:rPr>
        <w:t>USB 2.0 High-Speed</w:t>
      </w:r>
      <w:r>
        <w:rPr>
          <w:rFonts w:hint="eastAsia"/>
        </w:rPr>
        <w:t>。</w:t>
      </w:r>
    </w:p>
    <w:p w14:paraId="5E16D480" w14:textId="77777777" w:rsidR="00000000" w:rsidRDefault="00000000">
      <w:pPr>
        <w:pStyle w:val="a9"/>
        <w:numPr>
          <w:ilvl w:val="0"/>
          <w:numId w:val="102"/>
        </w:numPr>
        <w:ind w:start="0pt" w:firstLineChars="200" w:firstLine="24pt"/>
        <w:rPr>
          <w:rFonts w:hint="eastAsia"/>
        </w:rPr>
      </w:pPr>
      <w:r>
        <w:rPr>
          <w:rFonts w:hint="eastAsia"/>
        </w:rPr>
        <w:t>扫描光源：自然光</w:t>
      </w:r>
      <w:r>
        <w:rPr>
          <w:rFonts w:hint="eastAsia"/>
        </w:rPr>
        <w:t>+</w:t>
      </w:r>
      <w:r>
        <w:rPr>
          <w:rFonts w:hint="eastAsia"/>
        </w:rPr>
        <w:t>顶部</w:t>
      </w:r>
      <w:r>
        <w:rPr>
          <w:rFonts w:hint="eastAsia"/>
        </w:rPr>
        <w:t>LED</w:t>
      </w:r>
      <w:r>
        <w:rPr>
          <w:rFonts w:hint="eastAsia"/>
        </w:rPr>
        <w:t>补光、亮度两档可调。</w:t>
      </w:r>
    </w:p>
    <w:p w14:paraId="2CE30AD8" w14:textId="77777777" w:rsidR="00000000" w:rsidRDefault="00000000">
      <w:pPr>
        <w:pStyle w:val="a9"/>
        <w:numPr>
          <w:ilvl w:val="0"/>
          <w:numId w:val="102"/>
        </w:numPr>
        <w:ind w:start="0pt" w:firstLineChars="200" w:firstLine="24pt"/>
        <w:rPr>
          <w:rFonts w:hint="eastAsia"/>
        </w:rPr>
      </w:pPr>
      <w:r>
        <w:rPr>
          <w:rFonts w:hint="eastAsia"/>
        </w:rPr>
        <w:t>对焦方式：定焦。</w:t>
      </w:r>
    </w:p>
    <w:p w14:paraId="1D23B9DE" w14:textId="77777777" w:rsidR="00000000" w:rsidRDefault="00000000">
      <w:pPr>
        <w:pStyle w:val="a9"/>
        <w:numPr>
          <w:ilvl w:val="0"/>
          <w:numId w:val="102"/>
        </w:numPr>
        <w:ind w:start="0pt" w:firstLineChars="200" w:firstLine="24pt"/>
        <w:rPr>
          <w:rFonts w:hint="eastAsia"/>
        </w:rPr>
      </w:pPr>
      <w:r>
        <w:rPr>
          <w:rFonts w:hint="eastAsia"/>
        </w:rPr>
        <w:t>扫描方式：应支持</w:t>
      </w:r>
      <w:r>
        <w:rPr>
          <w:rFonts w:hint="eastAsia"/>
        </w:rPr>
        <w:t>PC</w:t>
      </w:r>
      <w:r>
        <w:rPr>
          <w:rFonts w:hint="eastAsia"/>
        </w:rPr>
        <w:t>软件触发、检测翻页自动扫描、外接脚踏键、手按键、机身按键等</w:t>
      </w:r>
      <w:r>
        <w:rPr>
          <w:rFonts w:hint="eastAsia"/>
        </w:rPr>
        <w:t>5</w:t>
      </w:r>
      <w:r>
        <w:rPr>
          <w:rFonts w:hint="eastAsia"/>
        </w:rPr>
        <w:t>种方式。</w:t>
      </w:r>
    </w:p>
    <w:p w14:paraId="7E9E325E" w14:textId="77777777" w:rsidR="00000000" w:rsidRDefault="00000000">
      <w:pPr>
        <w:pStyle w:val="a9"/>
        <w:numPr>
          <w:ilvl w:val="0"/>
          <w:numId w:val="95"/>
        </w:numPr>
        <w:ind w:start="0pt" w:firstLineChars="200" w:firstLine="24pt"/>
        <w:rPr>
          <w:rFonts w:hint="eastAsia"/>
        </w:rPr>
      </w:pPr>
      <w:r>
        <w:rPr>
          <w:rFonts w:hint="eastAsia"/>
        </w:rPr>
        <w:t>打印机复印扫描一体</w:t>
      </w:r>
    </w:p>
    <w:p w14:paraId="15FF2D3F" w14:textId="77777777" w:rsidR="00000000" w:rsidRDefault="00000000">
      <w:pPr>
        <w:pStyle w:val="a9"/>
        <w:ind w:firstLineChars="200" w:firstLine="24pt"/>
        <w:rPr>
          <w:rFonts w:hint="eastAsia"/>
        </w:rPr>
      </w:pPr>
      <w:r>
        <w:rPr>
          <w:rFonts w:hint="eastAsia"/>
        </w:rPr>
        <w:t>应至少满足以下要求：</w:t>
      </w:r>
    </w:p>
    <w:p w14:paraId="79778F58" w14:textId="77777777" w:rsidR="00000000" w:rsidRDefault="00000000">
      <w:pPr>
        <w:pStyle w:val="a9"/>
        <w:ind w:firstLineChars="200" w:firstLine="24pt"/>
        <w:rPr>
          <w:rFonts w:hint="eastAsia"/>
        </w:rPr>
      </w:pPr>
      <w:r>
        <w:rPr>
          <w:rFonts w:hint="eastAsia"/>
        </w:rPr>
        <w:t>应满足信创要求；应实现扫描、复印、打印等功能；应支持有线，局域网，</w:t>
      </w:r>
      <w:r>
        <w:rPr>
          <w:rFonts w:hint="eastAsia"/>
        </w:rPr>
        <w:t>USB</w:t>
      </w:r>
      <w:r>
        <w:rPr>
          <w:rFonts w:hint="eastAsia"/>
        </w:rPr>
        <w:t>等方式连接；应支持有线网络打印；应支持彩色打印；一级能效；应支持自动双面复印、自动双面打印；单面应支持纸张尺寸应至少包括</w:t>
      </w:r>
      <w:r>
        <w:rPr>
          <w:rFonts w:hint="eastAsia"/>
        </w:rPr>
        <w:t>A3</w:t>
      </w:r>
      <w:r>
        <w:rPr>
          <w:rFonts w:hint="eastAsia"/>
        </w:rPr>
        <w:t>、</w:t>
      </w:r>
      <w:r>
        <w:rPr>
          <w:rFonts w:hint="eastAsia"/>
        </w:rPr>
        <w:t>A4</w:t>
      </w:r>
      <w:r>
        <w:rPr>
          <w:rFonts w:hint="eastAsia"/>
        </w:rPr>
        <w:t>等；双面应支持纸张尺寸应至少包括</w:t>
      </w:r>
      <w:r>
        <w:rPr>
          <w:rFonts w:hint="eastAsia"/>
        </w:rPr>
        <w:t>A3</w:t>
      </w:r>
      <w:r>
        <w:rPr>
          <w:rFonts w:hint="eastAsia"/>
        </w:rPr>
        <w:t>、</w:t>
      </w:r>
      <w:r>
        <w:rPr>
          <w:rFonts w:hint="eastAsia"/>
        </w:rPr>
        <w:t>A4</w:t>
      </w:r>
      <w:r>
        <w:rPr>
          <w:rFonts w:hint="eastAsia"/>
        </w:rPr>
        <w:t>等；打印速度应至少满足</w:t>
      </w:r>
      <w:r>
        <w:rPr>
          <w:rFonts w:hint="eastAsia"/>
        </w:rPr>
        <w:t>70</w:t>
      </w:r>
      <w:r>
        <w:rPr>
          <w:rFonts w:hint="eastAsia"/>
        </w:rPr>
        <w:t>页</w:t>
      </w:r>
      <w:r>
        <w:rPr>
          <w:rFonts w:hint="eastAsia"/>
        </w:rPr>
        <w:t>/</w:t>
      </w:r>
      <w:r>
        <w:rPr>
          <w:rFonts w:hint="eastAsia"/>
        </w:rPr>
        <w:t>分钟。</w:t>
      </w:r>
    </w:p>
    <w:p w14:paraId="7AC30B6A" w14:textId="77777777" w:rsidR="00000000" w:rsidRDefault="00000000">
      <w:pPr>
        <w:pStyle w:val="a9"/>
        <w:numPr>
          <w:ilvl w:val="0"/>
          <w:numId w:val="95"/>
        </w:numPr>
        <w:ind w:start="0pt" w:firstLineChars="200" w:firstLine="24pt"/>
        <w:rPr>
          <w:rFonts w:hint="eastAsia"/>
        </w:rPr>
      </w:pPr>
      <w:r>
        <w:rPr>
          <w:rFonts w:hint="eastAsia"/>
        </w:rPr>
        <w:t>标签机</w:t>
      </w:r>
    </w:p>
    <w:p w14:paraId="2799E9CE" w14:textId="77777777" w:rsidR="00000000" w:rsidRDefault="00000000">
      <w:pPr>
        <w:pStyle w:val="a9"/>
        <w:ind w:firstLineChars="200" w:firstLine="24pt"/>
        <w:rPr>
          <w:rFonts w:hint="eastAsia"/>
        </w:rPr>
      </w:pPr>
      <w:r>
        <w:rPr>
          <w:rFonts w:hint="eastAsia"/>
        </w:rPr>
        <w:t>标签机应至少满足以下要求：</w:t>
      </w:r>
    </w:p>
    <w:p w14:paraId="56AB46E5" w14:textId="77777777" w:rsidR="00000000" w:rsidRDefault="00000000">
      <w:pPr>
        <w:pStyle w:val="a9"/>
        <w:numPr>
          <w:ilvl w:val="0"/>
          <w:numId w:val="103"/>
        </w:numPr>
        <w:ind w:start="0pt" w:firstLineChars="200" w:firstLine="24pt"/>
        <w:rPr>
          <w:rFonts w:hint="eastAsia"/>
        </w:rPr>
      </w:pPr>
      <w:r>
        <w:rPr>
          <w:rFonts w:hint="eastAsia"/>
        </w:rPr>
        <w:t>条形码打印；最快打印速度应不低于</w:t>
      </w:r>
      <w:r>
        <w:rPr>
          <w:rFonts w:hint="eastAsia"/>
        </w:rPr>
        <w:t>30mm/s</w:t>
      </w:r>
      <w:r>
        <w:rPr>
          <w:rFonts w:hint="eastAsia"/>
        </w:rPr>
        <w:t>。</w:t>
      </w:r>
    </w:p>
    <w:p w14:paraId="03CBAED7" w14:textId="77777777" w:rsidR="00000000" w:rsidRDefault="00000000">
      <w:pPr>
        <w:pStyle w:val="a9"/>
        <w:numPr>
          <w:ilvl w:val="0"/>
          <w:numId w:val="103"/>
        </w:numPr>
        <w:ind w:start="0pt" w:firstLineChars="200" w:firstLine="24pt"/>
        <w:rPr>
          <w:rFonts w:hint="eastAsia"/>
        </w:rPr>
      </w:pPr>
      <w:r>
        <w:rPr>
          <w:rFonts w:hint="eastAsia"/>
        </w:rPr>
        <w:t>应支持自动剪切。</w:t>
      </w:r>
    </w:p>
    <w:p w14:paraId="37FF13F2" w14:textId="77777777" w:rsidR="00000000" w:rsidRDefault="00000000">
      <w:pPr>
        <w:pStyle w:val="20"/>
        <w:numPr>
          <w:ilvl w:val="1"/>
          <w:numId w:val="24"/>
        </w:numPr>
        <w:rPr>
          <w:rFonts w:hint="eastAsia"/>
        </w:rPr>
      </w:pPr>
      <w:r>
        <w:rPr>
          <w:rFonts w:hint="eastAsia"/>
        </w:rPr>
        <w:t>性能要求</w:t>
      </w:r>
    </w:p>
    <w:p w14:paraId="4FACFA56" w14:textId="77777777" w:rsidR="00000000" w:rsidRDefault="00000000">
      <w:pPr>
        <w:pStyle w:val="3"/>
        <w:numPr>
          <w:ilvl w:val="2"/>
          <w:numId w:val="24"/>
        </w:numPr>
        <w:rPr>
          <w:rFonts w:hint="eastAsia"/>
          <w:kern w:val="44"/>
          <w:szCs w:val="24"/>
        </w:rPr>
      </w:pPr>
      <w:r>
        <w:rPr>
          <w:rFonts w:hint="eastAsia"/>
          <w:kern w:val="44"/>
          <w:szCs w:val="24"/>
        </w:rPr>
        <w:t>系统指标</w:t>
      </w:r>
    </w:p>
    <w:p w14:paraId="3A0CA3C3" w14:textId="77777777" w:rsidR="00000000" w:rsidRDefault="00000000">
      <w:pPr>
        <w:pStyle w:val="a9"/>
        <w:numPr>
          <w:ilvl w:val="0"/>
          <w:numId w:val="104"/>
        </w:numPr>
        <w:ind w:start="0pt" w:firstLineChars="200" w:firstLine="24pt"/>
        <w:rPr>
          <w:rFonts w:hint="eastAsia"/>
        </w:rPr>
      </w:pPr>
      <w:r>
        <w:rPr>
          <w:rFonts w:hint="eastAsia"/>
        </w:rPr>
        <w:t>简单操作、表单操作响应时间应不大于</w:t>
      </w:r>
      <w:r>
        <w:rPr>
          <w:rFonts w:hint="eastAsia"/>
        </w:rPr>
        <w:t>2</w:t>
      </w:r>
      <w:r>
        <w:rPr>
          <w:rFonts w:hint="eastAsia"/>
        </w:rPr>
        <w:t>秒（除去网络延迟因素），登</w:t>
      </w:r>
      <w:r>
        <w:rPr>
          <w:rFonts w:hint="eastAsia"/>
        </w:rPr>
        <w:lastRenderedPageBreak/>
        <w:t>录页面加载时间应不大于</w:t>
      </w:r>
      <w:r>
        <w:rPr>
          <w:rFonts w:hint="eastAsia"/>
        </w:rPr>
        <w:t>3</w:t>
      </w:r>
      <w:r>
        <w:rPr>
          <w:rFonts w:hint="eastAsia"/>
        </w:rPr>
        <w:t>秒（除去网络延迟因素）。</w:t>
      </w:r>
    </w:p>
    <w:p w14:paraId="11F3469C" w14:textId="77777777" w:rsidR="00000000" w:rsidRDefault="00000000">
      <w:pPr>
        <w:pStyle w:val="a9"/>
        <w:numPr>
          <w:ilvl w:val="0"/>
          <w:numId w:val="104"/>
        </w:numPr>
        <w:ind w:start="0pt" w:firstLineChars="200" w:firstLine="24pt"/>
        <w:rPr>
          <w:rFonts w:hint="eastAsia"/>
        </w:rPr>
      </w:pPr>
      <w:r>
        <w:rPr>
          <w:rFonts w:hint="eastAsia"/>
        </w:rPr>
        <w:t>峰值时段（机组检修期）响应时间应不大于</w:t>
      </w:r>
      <w:r>
        <w:rPr>
          <w:rFonts w:hint="eastAsia"/>
        </w:rPr>
        <w:t>5</w:t>
      </w:r>
      <w:r>
        <w:rPr>
          <w:rFonts w:hint="eastAsia"/>
        </w:rPr>
        <w:t>秒（除去网络延迟因素）、复杂查询</w:t>
      </w:r>
      <w:r>
        <w:rPr>
          <w:rFonts w:hint="eastAsia"/>
        </w:rPr>
        <w:t>/</w:t>
      </w:r>
      <w:r>
        <w:rPr>
          <w:rFonts w:hint="eastAsia"/>
        </w:rPr>
        <w:t>报表应不大于</w:t>
      </w:r>
      <w:r>
        <w:rPr>
          <w:rFonts w:hint="eastAsia"/>
        </w:rPr>
        <w:t>5</w:t>
      </w:r>
      <w:r>
        <w:rPr>
          <w:rFonts w:hint="eastAsia"/>
        </w:rPr>
        <w:t>秒（除去网络延迟因素），考虑到高负载场景下的数据处理压力，阈值设置宽松适度，避免技术实现成本过高。</w:t>
      </w:r>
    </w:p>
    <w:p w14:paraId="3CE88F30" w14:textId="77777777" w:rsidR="00000000" w:rsidRDefault="00000000">
      <w:pPr>
        <w:pStyle w:val="a9"/>
        <w:numPr>
          <w:ilvl w:val="0"/>
          <w:numId w:val="104"/>
        </w:numPr>
        <w:ind w:start="0pt" w:firstLineChars="200" w:firstLine="24pt"/>
        <w:rPr>
          <w:rFonts w:hint="eastAsia"/>
        </w:rPr>
      </w:pPr>
      <w:r>
        <w:rPr>
          <w:rFonts w:hint="eastAsia"/>
        </w:rPr>
        <w:t>月度经营分析报告（含</w:t>
      </w:r>
      <w:r>
        <w:rPr>
          <w:rFonts w:hint="eastAsia"/>
        </w:rPr>
        <w:t>10</w:t>
      </w:r>
      <w:r>
        <w:rPr>
          <w:rFonts w:hint="eastAsia"/>
        </w:rPr>
        <w:t>万</w:t>
      </w:r>
      <w:r>
        <w:rPr>
          <w:rFonts w:hint="eastAsia"/>
        </w:rPr>
        <w:t>+</w:t>
      </w:r>
      <w:r>
        <w:rPr>
          <w:rFonts w:hint="eastAsia"/>
        </w:rPr>
        <w:t>数据点）自动生成时间应不大于</w:t>
      </w:r>
      <w:r>
        <w:rPr>
          <w:rFonts w:hint="eastAsia"/>
        </w:rPr>
        <w:t>3</w:t>
      </w:r>
      <w:r>
        <w:rPr>
          <w:rFonts w:hint="eastAsia"/>
        </w:rPr>
        <w:t>分钟、</w:t>
      </w:r>
      <w:r>
        <w:rPr>
          <w:rFonts w:hint="eastAsia"/>
        </w:rPr>
        <w:t>1M</w:t>
      </w:r>
      <w:r>
        <w:rPr>
          <w:rFonts w:hint="eastAsia"/>
        </w:rPr>
        <w:t>文件传输应不大于</w:t>
      </w:r>
      <w:r>
        <w:rPr>
          <w:rFonts w:hint="eastAsia"/>
        </w:rPr>
        <w:t>2</w:t>
      </w:r>
      <w:r>
        <w:rPr>
          <w:rFonts w:hint="eastAsia"/>
        </w:rPr>
        <w:t>秒（除去网络延迟因素），匹配数据处理量和文件体积的实际需求，技术上可通过优化算法、缓存策略实现。</w:t>
      </w:r>
    </w:p>
    <w:p w14:paraId="40C9E6F9" w14:textId="77777777" w:rsidR="00000000" w:rsidRDefault="00000000">
      <w:pPr>
        <w:pStyle w:val="3"/>
        <w:numPr>
          <w:ilvl w:val="2"/>
          <w:numId w:val="24"/>
        </w:numPr>
        <w:rPr>
          <w:rFonts w:hint="eastAsia"/>
          <w:kern w:val="44"/>
          <w:szCs w:val="24"/>
        </w:rPr>
      </w:pPr>
      <w:r>
        <w:rPr>
          <w:rFonts w:hint="eastAsia"/>
          <w:kern w:val="44"/>
          <w:szCs w:val="24"/>
        </w:rPr>
        <w:t>可靠性指标</w:t>
      </w:r>
    </w:p>
    <w:p w14:paraId="1CAEC3B0" w14:textId="77777777" w:rsidR="00000000" w:rsidRDefault="00000000">
      <w:pPr>
        <w:pStyle w:val="a9"/>
        <w:numPr>
          <w:ilvl w:val="0"/>
          <w:numId w:val="105"/>
        </w:numPr>
        <w:ind w:start="0pt" w:firstLineChars="200" w:firstLine="24pt"/>
        <w:rPr>
          <w:rFonts w:hint="eastAsia"/>
        </w:rPr>
      </w:pPr>
      <w:r>
        <w:rPr>
          <w:rFonts w:hint="eastAsia"/>
        </w:rPr>
        <w:t>全年系统可用率应不低于</w:t>
      </w:r>
      <w:r>
        <w:rPr>
          <w:rFonts w:hint="eastAsia"/>
        </w:rPr>
        <w:t>99.9%</w:t>
      </w:r>
      <w:r>
        <w:rPr>
          <w:rFonts w:hint="eastAsia"/>
        </w:rPr>
        <w:t>（对应年停机时间应不大于</w:t>
      </w:r>
      <w:r>
        <w:rPr>
          <w:rFonts w:hint="eastAsia"/>
        </w:rPr>
        <w:t>8.76</w:t>
      </w:r>
      <w:r>
        <w:rPr>
          <w:rFonts w:hint="eastAsia"/>
        </w:rPr>
        <w:t>小时），主备虚拟化服务器切换时间应不大于</w:t>
      </w:r>
      <w:r>
        <w:rPr>
          <w:rFonts w:hint="eastAsia"/>
        </w:rPr>
        <w:t>60</w:t>
      </w:r>
      <w:r>
        <w:rPr>
          <w:rFonts w:hint="eastAsia"/>
        </w:rPr>
        <w:t>秒。</w:t>
      </w:r>
    </w:p>
    <w:p w14:paraId="7795F99F" w14:textId="77777777" w:rsidR="00000000" w:rsidRDefault="00000000">
      <w:pPr>
        <w:pStyle w:val="a9"/>
        <w:numPr>
          <w:ilvl w:val="0"/>
          <w:numId w:val="105"/>
        </w:numPr>
        <w:ind w:start="0pt" w:firstLineChars="200" w:firstLine="24pt"/>
        <w:rPr>
          <w:rFonts w:hint="eastAsia"/>
        </w:rPr>
      </w:pPr>
      <w:r>
        <w:rPr>
          <w:rFonts w:hint="eastAsia"/>
        </w:rPr>
        <w:t>非业务高峰时段允许的维护时间（需提前通知）应不大于</w:t>
      </w:r>
      <w:r>
        <w:rPr>
          <w:rFonts w:hint="eastAsia"/>
        </w:rPr>
        <w:t>2</w:t>
      </w:r>
      <w:r>
        <w:rPr>
          <w:rFonts w:hint="eastAsia"/>
        </w:rPr>
        <w:t>小时</w:t>
      </w:r>
      <w:r>
        <w:rPr>
          <w:rFonts w:hint="eastAsia"/>
        </w:rPr>
        <w:t>/</w:t>
      </w:r>
      <w:r>
        <w:rPr>
          <w:rFonts w:hint="eastAsia"/>
        </w:rPr>
        <w:t>月。</w:t>
      </w:r>
    </w:p>
    <w:p w14:paraId="4F963BED" w14:textId="77777777" w:rsidR="00000000" w:rsidRDefault="00000000">
      <w:pPr>
        <w:pStyle w:val="a9"/>
        <w:numPr>
          <w:ilvl w:val="0"/>
          <w:numId w:val="105"/>
        </w:numPr>
        <w:ind w:start="0pt" w:firstLineChars="200" w:firstLine="24pt"/>
        <w:rPr>
          <w:rFonts w:hint="eastAsia"/>
        </w:rPr>
      </w:pPr>
      <w:r>
        <w:rPr>
          <w:rFonts w:hint="eastAsia"/>
        </w:rPr>
        <w:t>从故障发生到系统完全恢复的平均时间应不大于</w:t>
      </w:r>
      <w:r>
        <w:rPr>
          <w:rFonts w:hint="eastAsia"/>
        </w:rPr>
        <w:t>30</w:t>
      </w:r>
      <w:r>
        <w:rPr>
          <w:rFonts w:hint="eastAsia"/>
        </w:rPr>
        <w:t>分钟。</w:t>
      </w:r>
    </w:p>
    <w:p w14:paraId="5185D3FB" w14:textId="77777777" w:rsidR="00000000" w:rsidRDefault="00000000">
      <w:pPr>
        <w:pStyle w:val="a9"/>
        <w:numPr>
          <w:ilvl w:val="0"/>
          <w:numId w:val="105"/>
        </w:numPr>
        <w:ind w:start="0pt" w:firstLineChars="200" w:firstLine="24pt"/>
        <w:rPr>
          <w:rFonts w:hint="eastAsia"/>
        </w:rPr>
      </w:pPr>
      <w:r>
        <w:rPr>
          <w:rFonts w:hint="eastAsia"/>
        </w:rPr>
        <w:t>灾难发生后业务恢复到可接受水平的最长时间应不大于</w:t>
      </w:r>
      <w:r>
        <w:rPr>
          <w:rFonts w:hint="eastAsia"/>
        </w:rPr>
        <w:t>2</w:t>
      </w:r>
      <w:r>
        <w:rPr>
          <w:rFonts w:hint="eastAsia"/>
        </w:rPr>
        <w:t>小时（核心业务）。</w:t>
      </w:r>
    </w:p>
    <w:p w14:paraId="162218B5" w14:textId="77777777" w:rsidR="00000000" w:rsidRDefault="00000000">
      <w:pPr>
        <w:pStyle w:val="a9"/>
        <w:numPr>
          <w:ilvl w:val="0"/>
          <w:numId w:val="105"/>
        </w:numPr>
        <w:ind w:start="0pt" w:firstLineChars="200" w:firstLine="24pt"/>
        <w:rPr>
          <w:rFonts w:hint="eastAsia"/>
        </w:rPr>
      </w:pPr>
      <w:r>
        <w:rPr>
          <w:rFonts w:hint="eastAsia"/>
        </w:rPr>
        <w:t>备份数据与生产数据的一致性校验，校验成功率应不低于</w:t>
      </w:r>
      <w:r>
        <w:rPr>
          <w:rFonts w:hint="eastAsia"/>
        </w:rPr>
        <w:t>99.9%</w:t>
      </w:r>
      <w:r>
        <w:rPr>
          <w:rFonts w:hint="eastAsia"/>
        </w:rPr>
        <w:t>。</w:t>
      </w:r>
    </w:p>
    <w:p w14:paraId="351A8709" w14:textId="77777777" w:rsidR="00000000" w:rsidRDefault="00000000">
      <w:pPr>
        <w:pStyle w:val="3"/>
        <w:numPr>
          <w:ilvl w:val="2"/>
          <w:numId w:val="24"/>
        </w:numPr>
        <w:rPr>
          <w:rFonts w:hint="eastAsia"/>
          <w:kern w:val="44"/>
          <w:szCs w:val="24"/>
        </w:rPr>
      </w:pPr>
      <w:r>
        <w:rPr>
          <w:rFonts w:hint="eastAsia"/>
          <w:kern w:val="44"/>
          <w:szCs w:val="24"/>
        </w:rPr>
        <w:t>海上风电生产管理系统性能指标</w:t>
      </w:r>
    </w:p>
    <w:p w14:paraId="55BB2F59" w14:textId="77777777" w:rsidR="00000000" w:rsidRDefault="00000000">
      <w:pPr>
        <w:pStyle w:val="a9"/>
        <w:numPr>
          <w:ilvl w:val="0"/>
          <w:numId w:val="106"/>
        </w:numPr>
        <w:ind w:start="0pt" w:firstLineChars="200" w:firstLine="24pt"/>
        <w:rPr>
          <w:rFonts w:hint="eastAsia"/>
        </w:rPr>
      </w:pPr>
      <w:r>
        <w:rPr>
          <w:rFonts w:hint="eastAsia"/>
        </w:rPr>
        <w:t>系统兼容性：应支持接入安全可</w:t>
      </w:r>
      <w:r>
        <w:rPr>
          <w:rFonts w:hint="eastAsia"/>
          <w:u w:val="dotted"/>
        </w:rPr>
        <w:t>控</w:t>
      </w:r>
      <w:r>
        <w:rPr>
          <w:rFonts w:hint="eastAsia"/>
        </w:rPr>
        <w:t>数据库（例如海量、人大金仓、达梦、南大通用、瀚高等），以及</w:t>
      </w:r>
      <w:r>
        <w:rPr>
          <w:rFonts w:hint="eastAsia"/>
        </w:rPr>
        <w:t>MongoDB</w:t>
      </w:r>
      <w:r>
        <w:rPr>
          <w:rFonts w:hint="eastAsia"/>
        </w:rPr>
        <w:t>等</w:t>
      </w:r>
      <w:r>
        <w:rPr>
          <w:rFonts w:hint="eastAsia"/>
        </w:rPr>
        <w:t>NoSQL</w:t>
      </w:r>
      <w:r>
        <w:rPr>
          <w:rFonts w:hint="eastAsia"/>
        </w:rPr>
        <w:t>数据库；与</w:t>
      </w:r>
      <w:r>
        <w:rPr>
          <w:rFonts w:hint="eastAsia"/>
        </w:rPr>
        <w:t>SCADA</w:t>
      </w:r>
      <w:r>
        <w:rPr>
          <w:rFonts w:hint="eastAsia"/>
        </w:rPr>
        <w:t>系统、风机能量管理系统无缝对接，数据接口响应延迟应不超过</w:t>
      </w:r>
      <w:r>
        <w:rPr>
          <w:rFonts w:hint="eastAsia"/>
        </w:rPr>
        <w:t>200ms</w:t>
      </w:r>
      <w:r>
        <w:rPr>
          <w:rFonts w:hint="eastAsia"/>
        </w:rPr>
        <w:t>。</w:t>
      </w:r>
    </w:p>
    <w:p w14:paraId="09144353" w14:textId="77777777" w:rsidR="00000000" w:rsidRDefault="00000000">
      <w:pPr>
        <w:pStyle w:val="a9"/>
        <w:numPr>
          <w:ilvl w:val="0"/>
          <w:numId w:val="106"/>
        </w:numPr>
        <w:ind w:start="0pt" w:firstLineChars="200" w:firstLine="24pt"/>
        <w:rPr>
          <w:rFonts w:hint="eastAsia"/>
        </w:rPr>
      </w:pPr>
      <w:r>
        <w:rPr>
          <w:rFonts w:hint="eastAsia"/>
        </w:rPr>
        <w:t>实时监测：应支持对风电机组、海上升压站、海上无功补偿站、陆上集控中心、海上风电场、海底电缆等参数实时采集，采样频率应不低于</w:t>
      </w:r>
      <w:r>
        <w:rPr>
          <w:rFonts w:hint="eastAsia"/>
        </w:rPr>
        <w:t>1Hz</w:t>
      </w:r>
      <w:r>
        <w:rPr>
          <w:rFonts w:hint="eastAsia"/>
        </w:rPr>
        <w:t>，数据准确率应不低于</w:t>
      </w:r>
      <w:r>
        <w:rPr>
          <w:rFonts w:hint="eastAsia"/>
        </w:rPr>
        <w:t>99.9%</w:t>
      </w:r>
      <w:r>
        <w:rPr>
          <w:rFonts w:hint="eastAsia"/>
        </w:rPr>
        <w:t>。</w:t>
      </w:r>
    </w:p>
    <w:p w14:paraId="69678065" w14:textId="77777777" w:rsidR="00000000" w:rsidRDefault="00000000">
      <w:pPr>
        <w:pStyle w:val="a9"/>
        <w:numPr>
          <w:ilvl w:val="0"/>
          <w:numId w:val="106"/>
        </w:numPr>
        <w:ind w:start="0pt" w:firstLineChars="200" w:firstLine="24pt"/>
        <w:rPr>
          <w:rFonts w:hint="eastAsia"/>
        </w:rPr>
      </w:pPr>
      <w:r>
        <w:rPr>
          <w:rFonts w:hint="eastAsia"/>
        </w:rPr>
        <w:t>存储能力：应支持不少于</w:t>
      </w:r>
      <w:r>
        <w:rPr>
          <w:rFonts w:hint="eastAsia"/>
        </w:rPr>
        <w:t>5</w:t>
      </w:r>
      <w:r>
        <w:rPr>
          <w:rFonts w:hint="eastAsia"/>
        </w:rPr>
        <w:t>年历史数据存储，数据压缩率应不低于</w:t>
      </w:r>
      <w:r>
        <w:rPr>
          <w:rFonts w:hint="eastAsia"/>
        </w:rPr>
        <w:t>80%</w:t>
      </w:r>
      <w:r>
        <w:rPr>
          <w:rFonts w:hint="eastAsia"/>
        </w:rPr>
        <w:t>；采用分布式存储架构，实现秒级数据查询响应。</w:t>
      </w:r>
    </w:p>
    <w:p w14:paraId="42B59A34" w14:textId="77777777" w:rsidR="00000000" w:rsidRDefault="00000000">
      <w:pPr>
        <w:pStyle w:val="a9"/>
        <w:numPr>
          <w:ilvl w:val="0"/>
          <w:numId w:val="106"/>
        </w:numPr>
        <w:ind w:start="0pt" w:firstLineChars="200" w:firstLine="24pt"/>
        <w:rPr>
          <w:rFonts w:hint="eastAsia"/>
        </w:rPr>
      </w:pPr>
      <w:r>
        <w:rPr>
          <w:rFonts w:hint="eastAsia"/>
        </w:rPr>
        <w:t>设备管理：应具备故障预警功能，预警准确率应不低于</w:t>
      </w:r>
      <w:r>
        <w:rPr>
          <w:rFonts w:hint="eastAsia"/>
        </w:rPr>
        <w:t>85%</w:t>
      </w:r>
      <w:r>
        <w:rPr>
          <w:rFonts w:hint="eastAsia"/>
        </w:rPr>
        <w:t>，预警提前时间应不大于</w:t>
      </w:r>
      <w:r>
        <w:rPr>
          <w:rFonts w:hint="eastAsia"/>
        </w:rPr>
        <w:t>24</w:t>
      </w:r>
      <w:r>
        <w:rPr>
          <w:rFonts w:hint="eastAsia"/>
        </w:rPr>
        <w:t>小时。</w:t>
      </w:r>
    </w:p>
    <w:p w14:paraId="4BE98BDD" w14:textId="77777777" w:rsidR="00000000" w:rsidRDefault="00000000">
      <w:pPr>
        <w:pStyle w:val="a9"/>
        <w:numPr>
          <w:ilvl w:val="0"/>
          <w:numId w:val="106"/>
        </w:numPr>
        <w:ind w:start="0pt" w:firstLineChars="200" w:firstLine="24pt"/>
        <w:rPr>
          <w:rFonts w:hint="eastAsia"/>
        </w:rPr>
      </w:pPr>
      <w:r>
        <w:rPr>
          <w:rFonts w:hint="eastAsia"/>
        </w:rPr>
        <w:t>能效分析：应支持实时计算发电效率、设备利用率，与历史及行业标准数据对比，生成实时能效报告，数据统计偏差率应不大于</w:t>
      </w:r>
      <w:r>
        <w:rPr>
          <w:rFonts w:hint="eastAsia"/>
        </w:rPr>
        <w:t>1%</w:t>
      </w:r>
      <w:r>
        <w:rPr>
          <w:rFonts w:hint="eastAsia"/>
        </w:rPr>
        <w:t>。</w:t>
      </w:r>
    </w:p>
    <w:p w14:paraId="59A7885B" w14:textId="77777777" w:rsidR="00000000" w:rsidRDefault="00000000">
      <w:pPr>
        <w:pStyle w:val="a9"/>
        <w:numPr>
          <w:ilvl w:val="0"/>
          <w:numId w:val="106"/>
        </w:numPr>
        <w:ind w:start="0pt" w:firstLineChars="200" w:firstLine="24pt"/>
        <w:rPr>
          <w:rFonts w:hint="eastAsia"/>
        </w:rPr>
      </w:pPr>
      <w:r>
        <w:rPr>
          <w:rFonts w:hint="eastAsia"/>
        </w:rPr>
        <w:t>应急响应：针对台风等灾害应支持智能分级响应机制，应急指令下达至</w:t>
      </w:r>
      <w:r>
        <w:rPr>
          <w:rFonts w:hint="eastAsia"/>
        </w:rPr>
        <w:lastRenderedPageBreak/>
        <w:t>现场终端时间应不超过</w:t>
      </w:r>
      <w:r>
        <w:rPr>
          <w:rFonts w:hint="eastAsia"/>
        </w:rPr>
        <w:t>30</w:t>
      </w:r>
      <w:r>
        <w:rPr>
          <w:rFonts w:hint="eastAsia"/>
        </w:rPr>
        <w:t>秒，视频监控画面应与告警信息联动显示。</w:t>
      </w:r>
    </w:p>
    <w:p w14:paraId="0B26FA8E" w14:textId="77777777" w:rsidR="00000000" w:rsidRDefault="00000000">
      <w:pPr>
        <w:pStyle w:val="a9"/>
        <w:numPr>
          <w:ilvl w:val="0"/>
          <w:numId w:val="106"/>
        </w:numPr>
        <w:ind w:start="0pt" w:firstLineChars="200" w:firstLine="24pt"/>
        <w:rPr>
          <w:rFonts w:hint="eastAsia"/>
        </w:rPr>
      </w:pPr>
      <w:r>
        <w:rPr>
          <w:rFonts w:hint="eastAsia"/>
        </w:rPr>
        <w:t>权限管理：应支持采用三级权限控制体系，支持自定义角色权限及动态角色授权；应支持操作日志全程追溯且实时可视化，日志保存时间不小于</w:t>
      </w:r>
      <w:r>
        <w:rPr>
          <w:rFonts w:hint="eastAsia"/>
        </w:rPr>
        <w:t>1</w:t>
      </w:r>
      <w:r>
        <w:rPr>
          <w:rFonts w:hint="eastAsia"/>
        </w:rPr>
        <w:t>年。</w:t>
      </w:r>
    </w:p>
    <w:p w14:paraId="7166D7D9" w14:textId="77777777" w:rsidR="00000000" w:rsidRDefault="00000000">
      <w:pPr>
        <w:pStyle w:val="3"/>
        <w:numPr>
          <w:ilvl w:val="2"/>
          <w:numId w:val="24"/>
        </w:numPr>
        <w:rPr>
          <w:rFonts w:hint="eastAsia"/>
          <w:kern w:val="44"/>
          <w:szCs w:val="24"/>
        </w:rPr>
      </w:pPr>
      <w:r>
        <w:rPr>
          <w:rFonts w:hint="eastAsia"/>
          <w:kern w:val="44"/>
          <w:szCs w:val="24"/>
        </w:rPr>
        <w:t>海上风电气象预测系统性能指标</w:t>
      </w:r>
    </w:p>
    <w:p w14:paraId="11739DDD" w14:textId="77777777" w:rsidR="00000000" w:rsidRDefault="00000000">
      <w:pPr>
        <w:pStyle w:val="a9"/>
        <w:numPr>
          <w:ilvl w:val="0"/>
          <w:numId w:val="107"/>
        </w:numPr>
        <w:ind w:firstLineChars="200" w:firstLine="24pt"/>
        <w:rPr>
          <w:rFonts w:hint="eastAsia"/>
        </w:rPr>
      </w:pPr>
      <w:r>
        <w:rPr>
          <w:rFonts w:hint="eastAsia"/>
        </w:rPr>
        <w:t>观测要素与监测：应支持对风速、风向、气温、气压、湿度等核心参数的实时采集，采样频率应不大于</w:t>
      </w:r>
      <w:r>
        <w:rPr>
          <w:rFonts w:hint="eastAsia"/>
        </w:rPr>
        <w:t>1</w:t>
      </w:r>
      <w:r>
        <w:rPr>
          <w:rFonts w:hint="eastAsia"/>
        </w:rPr>
        <w:t>分钟，测量误差应不大于</w:t>
      </w:r>
      <w:r>
        <w:rPr>
          <w:rFonts w:hint="eastAsia"/>
        </w:rPr>
        <w:t>0.5m/s</w:t>
      </w:r>
      <w:r>
        <w:rPr>
          <w:rFonts w:hint="eastAsia"/>
        </w:rPr>
        <w:t>。</w:t>
      </w:r>
    </w:p>
    <w:p w14:paraId="1B7BEED8" w14:textId="77777777" w:rsidR="00000000" w:rsidRDefault="00000000">
      <w:pPr>
        <w:pStyle w:val="a9"/>
        <w:numPr>
          <w:ilvl w:val="0"/>
          <w:numId w:val="107"/>
        </w:numPr>
        <w:ind w:firstLineChars="200" w:firstLine="24pt"/>
        <w:rPr>
          <w:rFonts w:hint="eastAsia"/>
        </w:rPr>
      </w:pPr>
      <w:r>
        <w:rPr>
          <w:rFonts w:hint="eastAsia"/>
        </w:rPr>
        <w:t>应具备</w:t>
      </w:r>
      <w:r>
        <w:rPr>
          <w:rFonts w:hint="eastAsia"/>
        </w:rPr>
        <w:t>NetCDF</w:t>
      </w:r>
      <w:r>
        <w:rPr>
          <w:rFonts w:hint="eastAsia"/>
        </w:rPr>
        <w:t>、</w:t>
      </w:r>
      <w:r>
        <w:rPr>
          <w:rFonts w:hint="eastAsia"/>
        </w:rPr>
        <w:t>GRIB</w:t>
      </w:r>
      <w:r>
        <w:rPr>
          <w:rFonts w:hint="eastAsia"/>
        </w:rPr>
        <w:t>等气象数据格式的读取与分析能力，确保气象数据的高效接入与处理；</w:t>
      </w:r>
    </w:p>
    <w:p w14:paraId="7C8699D9" w14:textId="77777777" w:rsidR="00000000" w:rsidRDefault="00000000">
      <w:pPr>
        <w:pStyle w:val="a9"/>
        <w:numPr>
          <w:ilvl w:val="0"/>
          <w:numId w:val="107"/>
        </w:numPr>
        <w:ind w:firstLineChars="200" w:firstLine="24pt"/>
        <w:rPr>
          <w:rFonts w:hint="eastAsia"/>
        </w:rPr>
      </w:pPr>
      <w:r>
        <w:rPr>
          <w:rFonts w:hint="eastAsia"/>
        </w:rPr>
        <w:t>应具备多源气象数据接入能力，应至少内置</w:t>
      </w:r>
      <w:r>
        <w:rPr>
          <w:rFonts w:hint="eastAsia"/>
        </w:rPr>
        <w:t>4</w:t>
      </w:r>
      <w:r>
        <w:rPr>
          <w:rFonts w:hint="eastAsia"/>
        </w:rPr>
        <w:t>个全球气象预测数据，包括但不限于</w:t>
      </w:r>
      <w:r>
        <w:rPr>
          <w:rFonts w:hint="eastAsia"/>
        </w:rPr>
        <w:t>GFS</w:t>
      </w:r>
      <w:r>
        <w:rPr>
          <w:rFonts w:hint="eastAsia"/>
        </w:rPr>
        <w:t>、</w:t>
      </w:r>
      <w:r>
        <w:rPr>
          <w:rFonts w:hint="eastAsia"/>
        </w:rPr>
        <w:t>ECMWF</w:t>
      </w:r>
      <w:r>
        <w:rPr>
          <w:rFonts w:hint="eastAsia"/>
        </w:rPr>
        <w:t>、</w:t>
      </w:r>
      <w:r>
        <w:rPr>
          <w:rFonts w:hint="eastAsia"/>
        </w:rPr>
        <w:t>WRF</w:t>
      </w:r>
      <w:r>
        <w:rPr>
          <w:rFonts w:hint="eastAsia"/>
        </w:rPr>
        <w:t>、</w:t>
      </w:r>
      <w:r>
        <w:rPr>
          <w:rFonts w:hint="eastAsia"/>
        </w:rPr>
        <w:t>NOAA</w:t>
      </w:r>
      <w:r>
        <w:rPr>
          <w:rFonts w:hint="eastAsia"/>
        </w:rPr>
        <w:t>等，其中包含至少</w:t>
      </w:r>
      <w:r>
        <w:rPr>
          <w:rFonts w:hint="eastAsia"/>
        </w:rPr>
        <w:t>1</w:t>
      </w:r>
      <w:r>
        <w:rPr>
          <w:rFonts w:hint="eastAsia"/>
        </w:rPr>
        <w:t>个长周期预测数据源。</w:t>
      </w:r>
    </w:p>
    <w:p w14:paraId="52C921AD" w14:textId="77777777" w:rsidR="00000000" w:rsidRDefault="00000000">
      <w:pPr>
        <w:pStyle w:val="a9"/>
        <w:numPr>
          <w:ilvl w:val="0"/>
          <w:numId w:val="107"/>
        </w:numPr>
        <w:ind w:firstLineChars="200" w:firstLine="24pt"/>
        <w:rPr>
          <w:rFonts w:hint="eastAsia"/>
        </w:rPr>
      </w:pPr>
      <w:r>
        <w:rPr>
          <w:rFonts w:hint="eastAsia"/>
        </w:rPr>
        <w:t>应具备多源气象数据接入能力，应支持与国产主流气象大模型数据（如盘古、伏羲、璞云、风乌和风清等）的标准化接口。</w:t>
      </w:r>
    </w:p>
    <w:p w14:paraId="091DCFD4" w14:textId="77777777" w:rsidR="00000000" w:rsidRDefault="00000000">
      <w:pPr>
        <w:pStyle w:val="a9"/>
        <w:numPr>
          <w:ilvl w:val="0"/>
          <w:numId w:val="107"/>
        </w:numPr>
        <w:ind w:firstLineChars="200" w:firstLine="24pt"/>
        <w:rPr>
          <w:rFonts w:hint="eastAsia"/>
        </w:rPr>
      </w:pPr>
      <w:r>
        <w:rPr>
          <w:rFonts w:hint="eastAsia"/>
        </w:rPr>
        <w:t>极端天气预警：台风、雷暴等预警应至少提前</w:t>
      </w:r>
      <w:r>
        <w:rPr>
          <w:rFonts w:hint="eastAsia"/>
        </w:rPr>
        <w:t>6</w:t>
      </w:r>
      <w:r>
        <w:rPr>
          <w:rFonts w:hint="eastAsia"/>
        </w:rPr>
        <w:t>小时，告警信息联动风率应不低于</w:t>
      </w:r>
      <w:r>
        <w:rPr>
          <w:rFonts w:hint="eastAsia"/>
        </w:rPr>
        <w:t>70%</w:t>
      </w:r>
      <w:r>
        <w:rPr>
          <w:rFonts w:hint="eastAsia"/>
        </w:rPr>
        <w:t>，告警信息联动风机控制系统响应时间应不大于</w:t>
      </w:r>
      <w:r>
        <w:rPr>
          <w:rFonts w:hint="eastAsia"/>
        </w:rPr>
        <w:t>30</w:t>
      </w:r>
      <w:r>
        <w:rPr>
          <w:rFonts w:hint="eastAsia"/>
        </w:rPr>
        <w:t>秒。</w:t>
      </w:r>
    </w:p>
    <w:p w14:paraId="57BAB3A8" w14:textId="77777777" w:rsidR="00000000" w:rsidRDefault="00000000">
      <w:pPr>
        <w:pStyle w:val="3"/>
        <w:numPr>
          <w:ilvl w:val="2"/>
          <w:numId w:val="24"/>
        </w:numPr>
        <w:rPr>
          <w:rFonts w:hint="eastAsia"/>
          <w:kern w:val="44"/>
          <w:szCs w:val="24"/>
        </w:rPr>
      </w:pPr>
      <w:r>
        <w:rPr>
          <w:rFonts w:hint="eastAsia"/>
          <w:kern w:val="44"/>
          <w:szCs w:val="24"/>
        </w:rPr>
        <w:t>海上风电安全监管系统性能指标</w:t>
      </w:r>
    </w:p>
    <w:p w14:paraId="308B245A" w14:textId="77777777" w:rsidR="00000000" w:rsidRDefault="00000000">
      <w:pPr>
        <w:pStyle w:val="a9"/>
        <w:numPr>
          <w:ilvl w:val="0"/>
          <w:numId w:val="108"/>
        </w:numPr>
        <w:ind w:firstLineChars="200" w:firstLine="24pt"/>
        <w:rPr>
          <w:rFonts w:hint="eastAsia"/>
        </w:rPr>
      </w:pPr>
      <w:r>
        <w:rPr>
          <w:rFonts w:hint="eastAsia"/>
        </w:rPr>
        <w:t>电子围栏边界识别精度：电子围栏边界识别精度在核心区域应不大于</w:t>
      </w:r>
      <w:r>
        <w:rPr>
          <w:rFonts w:hint="eastAsia"/>
        </w:rPr>
        <w:t>5</w:t>
      </w:r>
      <w:r>
        <w:rPr>
          <w:rFonts w:hint="eastAsia"/>
        </w:rPr>
        <w:t>米（</w:t>
      </w:r>
      <w:r>
        <w:rPr>
          <w:rFonts w:hint="eastAsia"/>
        </w:rPr>
        <w:t>95%</w:t>
      </w:r>
      <w:r>
        <w:rPr>
          <w:rFonts w:hint="eastAsia"/>
        </w:rPr>
        <w:t>置信度），在普通监管区域应不大于</w:t>
      </w:r>
      <w:r>
        <w:rPr>
          <w:rFonts w:hint="eastAsia"/>
        </w:rPr>
        <w:t>15</w:t>
      </w:r>
      <w:r>
        <w:rPr>
          <w:rFonts w:hint="eastAsia"/>
        </w:rPr>
        <w:t>米。</w:t>
      </w:r>
    </w:p>
    <w:p w14:paraId="64FE4EE2" w14:textId="77777777" w:rsidR="00000000" w:rsidRDefault="00000000">
      <w:pPr>
        <w:pStyle w:val="a9"/>
        <w:numPr>
          <w:ilvl w:val="0"/>
          <w:numId w:val="108"/>
        </w:numPr>
        <w:ind w:firstLineChars="200" w:firstLine="24pt"/>
        <w:rPr>
          <w:rFonts w:hint="eastAsia"/>
        </w:rPr>
      </w:pPr>
      <w:r>
        <w:rPr>
          <w:rFonts w:hint="eastAsia"/>
        </w:rPr>
        <w:t>AIS</w:t>
      </w:r>
      <w:r>
        <w:rPr>
          <w:rFonts w:hint="eastAsia"/>
        </w:rPr>
        <w:t>与雷达联动目标跟踪误差：</w:t>
      </w:r>
      <w:r>
        <w:rPr>
          <w:rFonts w:hint="eastAsia"/>
        </w:rPr>
        <w:t>AIS</w:t>
      </w:r>
      <w:r>
        <w:rPr>
          <w:rFonts w:hint="eastAsia"/>
        </w:rPr>
        <w:t>与</w:t>
      </w:r>
      <w:r>
        <w:rPr>
          <w:rFonts w:hint="eastAsia"/>
        </w:rPr>
        <w:t>X</w:t>
      </w:r>
      <w:r>
        <w:rPr>
          <w:rFonts w:hint="eastAsia"/>
        </w:rPr>
        <w:t>波段雷达联动时，对静态目标跟踪误差应不大于</w:t>
      </w:r>
      <w:r>
        <w:rPr>
          <w:rFonts w:hint="eastAsia"/>
        </w:rPr>
        <w:t>0.05</w:t>
      </w:r>
      <w:r>
        <w:rPr>
          <w:rFonts w:hint="eastAsia"/>
        </w:rPr>
        <w:t>海里；对航速不超过</w:t>
      </w:r>
      <w:r>
        <w:rPr>
          <w:rFonts w:hint="eastAsia"/>
        </w:rPr>
        <w:t>20</w:t>
      </w:r>
      <w:r>
        <w:rPr>
          <w:rFonts w:hint="eastAsia"/>
        </w:rPr>
        <w:t>节的动态目标跟踪误差应不大于</w:t>
      </w:r>
      <w:r>
        <w:rPr>
          <w:rFonts w:hint="eastAsia"/>
        </w:rPr>
        <w:t>0.03</w:t>
      </w:r>
      <w:r>
        <w:rPr>
          <w:rFonts w:hint="eastAsia"/>
        </w:rPr>
        <w:t>海里。</w:t>
      </w:r>
    </w:p>
    <w:p w14:paraId="0B252B2B" w14:textId="77777777" w:rsidR="00000000" w:rsidRDefault="00000000">
      <w:pPr>
        <w:pStyle w:val="a9"/>
        <w:numPr>
          <w:ilvl w:val="0"/>
          <w:numId w:val="108"/>
        </w:numPr>
        <w:ind w:firstLineChars="200" w:firstLine="24pt"/>
        <w:rPr>
          <w:rFonts w:hint="eastAsia"/>
        </w:rPr>
      </w:pPr>
      <w:r>
        <w:rPr>
          <w:rFonts w:hint="eastAsia"/>
        </w:rPr>
        <w:t>人员安全监管：人员定位精度应不大于</w:t>
      </w:r>
      <w:r>
        <w:rPr>
          <w:rFonts w:hint="eastAsia"/>
        </w:rPr>
        <w:t>2</w:t>
      </w:r>
      <w:r>
        <w:rPr>
          <w:rFonts w:hint="eastAsia"/>
        </w:rPr>
        <w:t>米，落水示位标触发时间应不超过</w:t>
      </w:r>
      <w:r>
        <w:rPr>
          <w:rFonts w:hint="eastAsia"/>
        </w:rPr>
        <w:t>5</w:t>
      </w:r>
      <w:r>
        <w:rPr>
          <w:rFonts w:hint="eastAsia"/>
        </w:rPr>
        <w:t>秒。</w:t>
      </w:r>
    </w:p>
    <w:p w14:paraId="2BF5B5C9" w14:textId="77777777" w:rsidR="00000000" w:rsidRDefault="00000000">
      <w:pPr>
        <w:pStyle w:val="a9"/>
        <w:numPr>
          <w:ilvl w:val="0"/>
          <w:numId w:val="108"/>
        </w:numPr>
        <w:ind w:firstLineChars="200" w:firstLine="24pt"/>
        <w:rPr>
          <w:rFonts w:hint="eastAsia"/>
        </w:rPr>
      </w:pPr>
      <w:r>
        <w:rPr>
          <w:rFonts w:hint="eastAsia"/>
        </w:rPr>
        <w:t>船舶安全监管：船舶识别准确率应不低于</w:t>
      </w:r>
      <w:r>
        <w:rPr>
          <w:rFonts w:hint="eastAsia"/>
        </w:rPr>
        <w:t>98%</w:t>
      </w:r>
      <w:r>
        <w:rPr>
          <w:rFonts w:hint="eastAsia"/>
        </w:rPr>
        <w:t>；针对船舶航行、停泊与作业过程中的违规行为，系统检出率和准确率应不低于</w:t>
      </w:r>
      <w:r>
        <w:rPr>
          <w:rFonts w:hint="eastAsia"/>
        </w:rPr>
        <w:t>90%</w:t>
      </w:r>
      <w:r>
        <w:rPr>
          <w:rFonts w:hint="eastAsia"/>
        </w:rPr>
        <w:t>。</w:t>
      </w:r>
      <w:bookmarkEnd w:id="2"/>
      <w:bookmarkEnd w:id="3"/>
      <w:bookmarkEnd w:id="4"/>
    </w:p>
    <w:p w14:paraId="0C4BBD75" w14:textId="77777777" w:rsidR="00000000" w:rsidRDefault="00000000">
      <w:pPr>
        <w:pStyle w:val="1"/>
        <w:numPr>
          <w:ilvl w:val="0"/>
          <w:numId w:val="24"/>
        </w:numPr>
        <w:rPr>
          <w:rFonts w:hint="eastAsia"/>
        </w:rPr>
      </w:pPr>
      <w:r>
        <w:rPr>
          <w:rFonts w:hint="eastAsia"/>
        </w:rPr>
        <w:t>源网协同服务与智能巡视应用</w:t>
      </w:r>
    </w:p>
    <w:p w14:paraId="50AFF863" w14:textId="77777777" w:rsidR="00000000" w:rsidRDefault="00000000">
      <w:pPr>
        <w:pStyle w:val="20"/>
        <w:numPr>
          <w:ilvl w:val="1"/>
          <w:numId w:val="24"/>
        </w:numPr>
        <w:rPr>
          <w:rFonts w:hint="eastAsia"/>
        </w:rPr>
      </w:pPr>
      <w:r>
        <w:rPr>
          <w:rFonts w:hint="eastAsia"/>
        </w:rPr>
        <w:t>总体要求</w:t>
      </w:r>
    </w:p>
    <w:p w14:paraId="09D8C15D" w14:textId="77777777" w:rsidR="00000000" w:rsidRDefault="00000000">
      <w:pPr>
        <w:pStyle w:val="a9"/>
        <w:ind w:firstLineChars="200" w:firstLine="24pt"/>
        <w:rPr>
          <w:rFonts w:hint="eastAsia"/>
        </w:rPr>
      </w:pPr>
      <w:r>
        <w:rPr>
          <w:rFonts w:hint="eastAsia"/>
        </w:rPr>
        <w:t>本章源网协同服务及智能巡视系统应用是提高海上风电场管理能力的重要</w:t>
      </w:r>
      <w:r>
        <w:rPr>
          <w:rFonts w:hint="eastAsia"/>
        </w:rPr>
        <w:lastRenderedPageBreak/>
        <w:t>环节，源网协同服务包括调度对象聚合在线服务、涉网考核管理服务。源网协同服务部署在陆上集控中心电力安全生产Ⅲ区。调度对象聚合在线服务通过通信接口服务与南方电网的电网运行管理系统</w:t>
      </w:r>
      <w:r>
        <w:rPr>
          <w:rFonts w:hint="eastAsia"/>
        </w:rPr>
        <w:t>OMS2.0</w:t>
      </w:r>
      <w:r>
        <w:rPr>
          <w:rFonts w:hint="eastAsia"/>
        </w:rPr>
        <w:t>打通，提供调度对象聚合服务底座在线服务、调度对象聚合在线服务。</w:t>
      </w:r>
    </w:p>
    <w:p w14:paraId="5B7EC6A1" w14:textId="77777777" w:rsidR="00000000" w:rsidRDefault="00000000">
      <w:pPr>
        <w:pStyle w:val="a9"/>
        <w:ind w:firstLineChars="200" w:firstLine="24pt"/>
        <w:rPr>
          <w:rFonts w:hint="eastAsia"/>
        </w:rPr>
      </w:pPr>
      <w:r>
        <w:rPr>
          <w:rFonts w:hint="eastAsia"/>
        </w:rPr>
        <w:t>涉网考核管理服务，支撑海上风电场涉网运行管理效率提升，提升电力市场获益能力，应采用本地化部署，满足生产实时数据安全管理要求。</w:t>
      </w:r>
    </w:p>
    <w:p w14:paraId="2996F105" w14:textId="77777777" w:rsidR="00000000" w:rsidRDefault="00000000">
      <w:pPr>
        <w:pStyle w:val="a9"/>
        <w:ind w:firstLineChars="200" w:firstLine="24pt"/>
        <w:rPr>
          <w:rFonts w:hint="eastAsia"/>
        </w:rPr>
      </w:pPr>
      <w:r>
        <w:rPr>
          <w:rFonts w:hint="eastAsia"/>
        </w:rPr>
        <w:t>智能巡视系统由招标人集团的</w:t>
      </w:r>
      <w:r>
        <w:rPr>
          <w:rFonts w:hint="eastAsia"/>
        </w:rPr>
        <w:t>AI</w:t>
      </w:r>
      <w:r>
        <w:rPr>
          <w:rFonts w:hint="eastAsia"/>
        </w:rPr>
        <w:t>算力节点、</w:t>
      </w:r>
      <w:r>
        <w:rPr>
          <w:rFonts w:hint="eastAsia"/>
          <w:szCs w:val="24"/>
        </w:rPr>
        <w:t>站端超融合</w:t>
      </w:r>
      <w:r>
        <w:rPr>
          <w:rFonts w:hint="eastAsia"/>
          <w:szCs w:val="24"/>
          <w:lang w:val="zh-CN"/>
        </w:rPr>
        <w:t>服务器、</w:t>
      </w:r>
      <w:r>
        <w:rPr>
          <w:rFonts w:hint="eastAsia"/>
        </w:rPr>
        <w:t>无人机、机器人、风机内部及各场站智能巡视终端与视频存储设备等组成，对获取的数字化表计、动力环境等巡视数据进行智能分析，形成巡视结果和巡视报告。应具备实时监控功能，能够与二次系统实现智能联动，构建海上风电场智能巡视体系。</w:t>
      </w:r>
    </w:p>
    <w:p w14:paraId="1EA92130" w14:textId="77777777" w:rsidR="00000000" w:rsidRDefault="00000000">
      <w:pPr>
        <w:pStyle w:val="a9"/>
        <w:ind w:firstLineChars="200" w:firstLine="24pt"/>
        <w:rPr>
          <w:rFonts w:hint="eastAsia"/>
          <w:kern w:val="44"/>
          <w:szCs w:val="24"/>
        </w:rPr>
      </w:pPr>
      <w:r>
        <w:rPr>
          <w:rFonts w:hint="eastAsia"/>
          <w:kern w:val="44"/>
          <w:szCs w:val="24"/>
        </w:rPr>
        <w:t>★</w:t>
      </w:r>
      <w:r>
        <w:rPr>
          <w:rFonts w:hint="eastAsia"/>
        </w:rPr>
        <w:t>源网协同服务与智能巡视高级应用</w:t>
      </w:r>
      <w:r>
        <w:rPr>
          <w:rFonts w:hint="eastAsia"/>
          <w:kern w:val="44"/>
          <w:szCs w:val="24"/>
        </w:rPr>
        <w:t>应采用</w:t>
      </w:r>
      <w:r>
        <w:rPr>
          <w:rFonts w:hint="eastAsia"/>
          <w:kern w:val="44"/>
          <w:szCs w:val="24"/>
        </w:rPr>
        <w:t xml:space="preserve">RESTful API </w:t>
      </w:r>
      <w:r>
        <w:rPr>
          <w:rFonts w:hint="eastAsia"/>
          <w:kern w:val="44"/>
          <w:szCs w:val="24"/>
        </w:rPr>
        <w:t>或数据库接口访问方式，将采集、生成的相关数据同步到招标方提供的海风场站级数据服务系统。</w:t>
      </w:r>
      <w:r>
        <w:rPr>
          <w:rFonts w:hint="eastAsia"/>
        </w:rPr>
        <w:t>源网协同服务与智能巡视应用</w:t>
      </w:r>
      <w:r>
        <w:rPr>
          <w:rFonts w:hint="eastAsia"/>
          <w:kern w:val="44"/>
          <w:szCs w:val="24"/>
        </w:rPr>
        <w:t>能够提供智能体（招标方提供）调用需要的发送对话消息、上传文件、文件预览、停止响应、消息反馈、获取会话历史消息、获取会话列表、删除会话、会话重命名、获取对话变量、更新对话变量等功能。</w:t>
      </w:r>
    </w:p>
    <w:p w14:paraId="596AF625" w14:textId="77777777" w:rsidR="00000000" w:rsidRDefault="00000000">
      <w:pPr>
        <w:pStyle w:val="a9"/>
        <w:ind w:firstLineChars="200" w:firstLine="24pt"/>
        <w:rPr>
          <w:rFonts w:hint="eastAsia"/>
          <w:kern w:val="44"/>
          <w:szCs w:val="24"/>
        </w:rPr>
      </w:pPr>
      <w:r>
        <w:rPr>
          <w:rFonts w:hint="eastAsia"/>
        </w:rPr>
        <w:t>源网协同服务及智能巡视系统应用应对接招标方的数智中台，通过数智中台完成数据资产以及元数据构建，将训练以及测试用数据接入数智中台，利用数智中台的业务指标建模、数理建模、诊断建模以及仿真建模工具完成应用所需模型的训练、测试，以及运行部署下发至集控侧应用运行环境，通过数智中台完成业务模型的版本管控。数智中台相关架构规范详见附件三数智中台系统及智能应用架构说明。</w:t>
      </w:r>
    </w:p>
    <w:p w14:paraId="7771BCC2" w14:textId="77777777" w:rsidR="00000000" w:rsidRDefault="00000000">
      <w:pPr>
        <w:pStyle w:val="20"/>
        <w:numPr>
          <w:ilvl w:val="1"/>
          <w:numId w:val="24"/>
        </w:numPr>
        <w:rPr>
          <w:rFonts w:hint="eastAsia"/>
        </w:rPr>
      </w:pPr>
      <w:r>
        <w:rPr>
          <w:rFonts w:hint="eastAsia"/>
        </w:rPr>
        <w:t>功能要求</w:t>
      </w:r>
    </w:p>
    <w:p w14:paraId="61635E14" w14:textId="77777777" w:rsidR="00000000" w:rsidRDefault="00000000">
      <w:pPr>
        <w:pStyle w:val="3"/>
        <w:numPr>
          <w:ilvl w:val="2"/>
          <w:numId w:val="24"/>
        </w:numPr>
        <w:rPr>
          <w:rFonts w:hint="eastAsia"/>
          <w:kern w:val="44"/>
          <w:szCs w:val="24"/>
        </w:rPr>
      </w:pPr>
      <w:r>
        <w:rPr>
          <w:rFonts w:hint="eastAsia"/>
          <w:kern w:val="44"/>
          <w:szCs w:val="24"/>
        </w:rPr>
        <w:t>调度对象聚合服务</w:t>
      </w:r>
    </w:p>
    <w:p w14:paraId="3C1D0BF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调度对象聚合服务底座</w:t>
      </w:r>
    </w:p>
    <w:p w14:paraId="4161EA3D" w14:textId="77777777" w:rsidR="00000000" w:rsidRDefault="00000000">
      <w:pPr>
        <w:pStyle w:val="a9"/>
        <w:ind w:firstLineChars="200" w:firstLine="24pt"/>
        <w:rPr>
          <w:rFonts w:hint="eastAsia"/>
        </w:rPr>
      </w:pPr>
      <w:r>
        <w:rPr>
          <w:rFonts w:hint="eastAsia"/>
        </w:rPr>
        <w:t>调度对象聚合服务底座应支持</w:t>
      </w:r>
      <w:r>
        <w:rPr>
          <w:rFonts w:hint="eastAsia"/>
        </w:rPr>
        <w:t>PC</w:t>
      </w:r>
      <w:r>
        <w:rPr>
          <w:rFonts w:hint="eastAsia"/>
        </w:rPr>
        <w:t>端和移动端，应支持调度对象聚合应用工作台功能，应支持可视化的配置方式。系统服务应支持与南方电网运行管理系统</w:t>
      </w:r>
      <w:r>
        <w:rPr>
          <w:rFonts w:hint="eastAsia"/>
        </w:rPr>
        <w:t>OMS2.0</w:t>
      </w:r>
      <w:r>
        <w:rPr>
          <w:rFonts w:hint="eastAsia"/>
        </w:rPr>
        <w:t>对接。</w:t>
      </w:r>
    </w:p>
    <w:p w14:paraId="6463ED44" w14:textId="77777777" w:rsidR="00000000" w:rsidRDefault="00000000">
      <w:pPr>
        <w:pStyle w:val="a9"/>
        <w:ind w:firstLineChars="200" w:firstLine="24pt"/>
        <w:rPr>
          <w:rFonts w:hint="eastAsia"/>
        </w:rPr>
      </w:pPr>
      <w:r>
        <w:rPr>
          <w:rFonts w:hint="eastAsia"/>
        </w:rPr>
        <w:lastRenderedPageBreak/>
        <w:t>调度对象聚合服务底座应支持与调度机构文字聊天等即时通信服务，应支持语音、文字内容、语音自动转文字功能。</w:t>
      </w:r>
    </w:p>
    <w:p w14:paraId="68923200" w14:textId="77777777" w:rsidR="00000000" w:rsidRDefault="00000000">
      <w:pPr>
        <w:pStyle w:val="a9"/>
        <w:ind w:firstLineChars="200" w:firstLine="24pt"/>
        <w:rPr>
          <w:rFonts w:hint="eastAsia"/>
        </w:rPr>
      </w:pPr>
      <w:r>
        <w:rPr>
          <w:rFonts w:hint="eastAsia"/>
        </w:rPr>
        <w:t>调度对象聚合服务底座应支持调度对象聚合应用待办通知功能，统一待办通知，包括应用推送通知（如审批等）；</w:t>
      </w:r>
      <w:r>
        <w:rPr>
          <w:rFonts w:hint="eastAsia"/>
        </w:rPr>
        <w:t>PC</w:t>
      </w:r>
      <w:r>
        <w:rPr>
          <w:rFonts w:hint="eastAsia"/>
        </w:rPr>
        <w:t>端应支持点击待办通知中的消息，跳转对应的业务功能处理页面；应支持待办通知按照应用分类筛选，并且应支持待处理、已处理分类筛选查看。</w:t>
      </w:r>
    </w:p>
    <w:p w14:paraId="4B952435" w14:textId="77777777" w:rsidR="00000000" w:rsidRDefault="00000000">
      <w:pPr>
        <w:pStyle w:val="a9"/>
        <w:ind w:firstLineChars="200" w:firstLine="24pt"/>
        <w:rPr>
          <w:rFonts w:hint="eastAsia"/>
        </w:rPr>
      </w:pPr>
      <w:r>
        <w:rPr>
          <w:rFonts w:hint="eastAsia"/>
        </w:rPr>
        <w:t>调度对象聚合服务底座应支持调度机构相关快捷表单收资，应支持分角色权限动态呈现数据。</w:t>
      </w:r>
    </w:p>
    <w:p w14:paraId="339AE8E9" w14:textId="77777777" w:rsidR="00000000" w:rsidRDefault="00000000">
      <w:pPr>
        <w:pStyle w:val="a9"/>
        <w:ind w:firstLineChars="200" w:firstLine="24pt"/>
        <w:rPr>
          <w:rFonts w:hint="eastAsia"/>
        </w:rPr>
      </w:pPr>
      <w:r>
        <w:rPr>
          <w:rFonts w:hint="eastAsia"/>
        </w:rPr>
        <w:t>调度对象聚合服务底座应支持访问安全控制，应支持基于用户、内容、访问环境的权限控制。</w:t>
      </w:r>
    </w:p>
    <w:p w14:paraId="58E5FC73"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调度对象聚合在线服务</w:t>
      </w:r>
    </w:p>
    <w:p w14:paraId="0A129E66" w14:textId="77777777" w:rsidR="00000000" w:rsidRDefault="00000000">
      <w:pPr>
        <w:pStyle w:val="a9"/>
        <w:ind w:firstLineChars="200" w:firstLine="24pt"/>
        <w:rPr>
          <w:rFonts w:hint="eastAsia"/>
        </w:rPr>
      </w:pPr>
      <w:r>
        <w:rPr>
          <w:rFonts w:hint="eastAsia"/>
        </w:rPr>
        <w:t>调度对象聚合在线服务应至少包括新设备启动方案在线服务、机组试验调试计划在线服务、安自装置动作情况报送在线服务、基问风险在线服务、发电设备检修申请管理在线服务、发电设备检修计划在线服务、</w:t>
      </w:r>
      <w:r>
        <w:rPr>
          <w:rFonts w:hint="eastAsia"/>
        </w:rPr>
        <w:t>AGC</w:t>
      </w:r>
      <w:r>
        <w:rPr>
          <w:rFonts w:hint="eastAsia"/>
        </w:rPr>
        <w:t>定值单（厂站）在线服务、安自设备检修在线服务、发电单元进入辅助服务市场在线服务、新能源项目并网资料上报在线服务等内容，主要技术要求如下：</w:t>
      </w:r>
    </w:p>
    <w:p w14:paraId="075361A3" w14:textId="77777777" w:rsidR="00000000" w:rsidRDefault="00000000">
      <w:pPr>
        <w:pStyle w:val="a9"/>
        <w:numPr>
          <w:ilvl w:val="0"/>
          <w:numId w:val="109"/>
        </w:numPr>
        <w:ind w:firstLineChars="200" w:firstLine="24pt"/>
        <w:rPr>
          <w:rFonts w:hint="eastAsia"/>
        </w:rPr>
      </w:pPr>
      <w:r>
        <w:rPr>
          <w:rFonts w:hint="eastAsia"/>
        </w:rPr>
        <w:t>新设备启动方案在线服务</w:t>
      </w:r>
    </w:p>
    <w:p w14:paraId="24D54EA2" w14:textId="77777777" w:rsidR="00000000" w:rsidRDefault="00000000">
      <w:pPr>
        <w:pStyle w:val="a9"/>
        <w:ind w:firstLineChars="200" w:firstLine="24pt"/>
        <w:rPr>
          <w:rFonts w:hint="eastAsia"/>
        </w:rPr>
      </w:pPr>
      <w:r>
        <w:rPr>
          <w:rFonts w:hint="eastAsia"/>
        </w:rPr>
        <w:t>实现启动方案模板管理，通过选定内置模板表单，填写启动方案模板内容，并通过流程审批，实现启动方案模板管理，流程管控。</w:t>
      </w:r>
    </w:p>
    <w:p w14:paraId="26365AF8" w14:textId="77777777" w:rsidR="00000000" w:rsidRDefault="00000000">
      <w:pPr>
        <w:pStyle w:val="a9"/>
        <w:ind w:firstLineChars="200" w:firstLine="24pt"/>
        <w:rPr>
          <w:rFonts w:hint="eastAsia"/>
        </w:rPr>
      </w:pPr>
      <w:r>
        <w:rPr>
          <w:rFonts w:hint="eastAsia"/>
        </w:rPr>
        <w:t>流程发生变动后通过消息提醒相关人员。</w:t>
      </w:r>
    </w:p>
    <w:p w14:paraId="0E4CA5D4" w14:textId="77777777" w:rsidR="00000000" w:rsidRDefault="00000000">
      <w:pPr>
        <w:pStyle w:val="a9"/>
        <w:numPr>
          <w:ilvl w:val="0"/>
          <w:numId w:val="109"/>
        </w:numPr>
        <w:ind w:firstLineChars="200" w:firstLine="24pt"/>
        <w:rPr>
          <w:rFonts w:hint="eastAsia"/>
        </w:rPr>
      </w:pPr>
      <w:r>
        <w:rPr>
          <w:rFonts w:hint="eastAsia"/>
        </w:rPr>
        <w:t>机组试验调试计划在线服务</w:t>
      </w:r>
    </w:p>
    <w:p w14:paraId="2D825F4D" w14:textId="77777777" w:rsidR="00000000" w:rsidRDefault="00000000">
      <w:pPr>
        <w:pStyle w:val="a9"/>
        <w:ind w:firstLineChars="200" w:firstLine="24pt"/>
        <w:rPr>
          <w:rFonts w:hint="eastAsia"/>
        </w:rPr>
      </w:pPr>
      <w:r>
        <w:rPr>
          <w:rFonts w:hint="eastAsia"/>
        </w:rPr>
        <w:t>实现根据不同的上报类型，电厂上报机组试验计划或试验方案的功能。</w:t>
      </w:r>
    </w:p>
    <w:p w14:paraId="7D8EEA08" w14:textId="77777777" w:rsidR="00000000" w:rsidRDefault="00000000">
      <w:pPr>
        <w:pStyle w:val="a9"/>
        <w:ind w:firstLineChars="200" w:firstLine="24pt"/>
        <w:rPr>
          <w:rFonts w:hint="eastAsia"/>
        </w:rPr>
      </w:pPr>
      <w:r>
        <w:rPr>
          <w:rFonts w:hint="eastAsia"/>
        </w:rPr>
        <w:t>同步至调度机构审核，实现流程交互。</w:t>
      </w:r>
    </w:p>
    <w:p w14:paraId="6EB525AC" w14:textId="77777777" w:rsidR="00000000" w:rsidRDefault="00000000">
      <w:pPr>
        <w:pStyle w:val="a9"/>
        <w:ind w:firstLineChars="200" w:firstLine="24pt"/>
        <w:rPr>
          <w:rFonts w:hint="eastAsia"/>
        </w:rPr>
      </w:pPr>
      <w:r>
        <w:rPr>
          <w:rFonts w:hint="eastAsia"/>
        </w:rPr>
        <w:t>流程发生变动后通过消息提醒相关人员。</w:t>
      </w:r>
    </w:p>
    <w:p w14:paraId="36731F90" w14:textId="77777777" w:rsidR="00000000" w:rsidRDefault="00000000">
      <w:pPr>
        <w:pStyle w:val="a9"/>
        <w:numPr>
          <w:ilvl w:val="0"/>
          <w:numId w:val="109"/>
        </w:numPr>
        <w:ind w:firstLineChars="200" w:firstLine="24pt"/>
        <w:rPr>
          <w:rFonts w:hint="eastAsia"/>
        </w:rPr>
      </w:pPr>
      <w:r>
        <w:rPr>
          <w:rFonts w:hint="eastAsia"/>
        </w:rPr>
        <w:t>安装装置动作情况报送在线服务</w:t>
      </w:r>
    </w:p>
    <w:p w14:paraId="798E9653" w14:textId="77777777" w:rsidR="00000000" w:rsidRDefault="00000000">
      <w:pPr>
        <w:pStyle w:val="a9"/>
        <w:ind w:firstLineChars="200" w:firstLine="24pt"/>
        <w:rPr>
          <w:rFonts w:hint="eastAsia"/>
        </w:rPr>
      </w:pPr>
      <w:r>
        <w:rPr>
          <w:rFonts w:hint="eastAsia"/>
        </w:rPr>
        <w:t>实现电厂填报安自装置动作情况的功能。</w:t>
      </w:r>
    </w:p>
    <w:p w14:paraId="6E29E523" w14:textId="77777777" w:rsidR="00000000" w:rsidRDefault="00000000">
      <w:pPr>
        <w:pStyle w:val="a9"/>
        <w:ind w:firstLineChars="200" w:firstLine="24pt"/>
        <w:rPr>
          <w:rFonts w:hint="eastAsia"/>
        </w:rPr>
      </w:pPr>
      <w:r>
        <w:rPr>
          <w:rFonts w:hint="eastAsia"/>
        </w:rPr>
        <w:t>同步至调度机构审核，实现流程交互。</w:t>
      </w:r>
    </w:p>
    <w:p w14:paraId="58485AA3" w14:textId="77777777" w:rsidR="00000000" w:rsidRDefault="00000000">
      <w:pPr>
        <w:pStyle w:val="a9"/>
        <w:ind w:firstLineChars="200" w:firstLine="24pt"/>
        <w:rPr>
          <w:rFonts w:hint="eastAsia"/>
        </w:rPr>
      </w:pPr>
      <w:r>
        <w:rPr>
          <w:rFonts w:hint="eastAsia"/>
        </w:rPr>
        <w:t>流程发生变动后通过消息提醒相关人员。</w:t>
      </w:r>
    </w:p>
    <w:p w14:paraId="6ACA00D8" w14:textId="77777777" w:rsidR="00000000" w:rsidRDefault="00000000">
      <w:pPr>
        <w:pStyle w:val="a9"/>
        <w:numPr>
          <w:ilvl w:val="0"/>
          <w:numId w:val="109"/>
        </w:numPr>
        <w:ind w:firstLineChars="200" w:firstLine="24pt"/>
        <w:rPr>
          <w:rFonts w:hint="eastAsia"/>
        </w:rPr>
      </w:pPr>
      <w:r>
        <w:rPr>
          <w:rFonts w:hint="eastAsia"/>
        </w:rPr>
        <w:t>基问风险在线服务</w:t>
      </w:r>
    </w:p>
    <w:p w14:paraId="628F524E" w14:textId="77777777" w:rsidR="00000000" w:rsidRDefault="00000000">
      <w:pPr>
        <w:pStyle w:val="a9"/>
        <w:ind w:firstLineChars="200" w:firstLine="24pt"/>
        <w:rPr>
          <w:rFonts w:hint="eastAsia"/>
        </w:rPr>
      </w:pPr>
      <w:r>
        <w:rPr>
          <w:rFonts w:hint="eastAsia"/>
        </w:rPr>
        <w:lastRenderedPageBreak/>
        <w:t>接收基问风险预警通知单，并通知相关发电侧用户；在风险发生变动后下发通知提醒相关发电侧的人员。</w:t>
      </w:r>
    </w:p>
    <w:p w14:paraId="2F5573A5" w14:textId="77777777" w:rsidR="00000000" w:rsidRDefault="00000000">
      <w:pPr>
        <w:pStyle w:val="a9"/>
        <w:ind w:firstLineChars="200" w:firstLine="24pt"/>
        <w:rPr>
          <w:rFonts w:hint="eastAsia"/>
        </w:rPr>
      </w:pPr>
      <w:r>
        <w:rPr>
          <w:rFonts w:hint="eastAsia"/>
        </w:rPr>
        <w:t>应支持电厂填报风险措施反馈至电网侧的功能。</w:t>
      </w:r>
    </w:p>
    <w:p w14:paraId="7C425DB3" w14:textId="77777777" w:rsidR="00000000" w:rsidRDefault="00000000">
      <w:pPr>
        <w:pStyle w:val="a9"/>
        <w:ind w:firstLineChars="200" w:firstLine="24pt"/>
        <w:rPr>
          <w:rFonts w:hint="eastAsia"/>
        </w:rPr>
      </w:pPr>
      <w:r>
        <w:rPr>
          <w:rFonts w:hint="eastAsia"/>
        </w:rPr>
        <w:t>同步至调度机构审核，实现流程交互。</w:t>
      </w:r>
    </w:p>
    <w:p w14:paraId="19119749" w14:textId="77777777" w:rsidR="00000000" w:rsidRDefault="00000000">
      <w:pPr>
        <w:pStyle w:val="a9"/>
        <w:ind w:firstLineChars="200" w:firstLine="24pt"/>
        <w:rPr>
          <w:rFonts w:hint="eastAsia"/>
        </w:rPr>
      </w:pPr>
      <w:r>
        <w:rPr>
          <w:rFonts w:hint="eastAsia"/>
        </w:rPr>
        <w:t>流程发生变动后通过消息提醒相关人员。</w:t>
      </w:r>
    </w:p>
    <w:p w14:paraId="52E59DB7" w14:textId="77777777" w:rsidR="00000000" w:rsidRDefault="00000000">
      <w:pPr>
        <w:pStyle w:val="a9"/>
        <w:numPr>
          <w:ilvl w:val="0"/>
          <w:numId w:val="109"/>
        </w:numPr>
        <w:ind w:firstLineChars="200" w:firstLine="24pt"/>
        <w:rPr>
          <w:rFonts w:hint="eastAsia"/>
        </w:rPr>
      </w:pPr>
      <w:r>
        <w:rPr>
          <w:rFonts w:hint="eastAsia"/>
        </w:rPr>
        <w:t>发电设备检修申请管理在线服务</w:t>
      </w:r>
    </w:p>
    <w:p w14:paraId="4DE05949" w14:textId="77777777" w:rsidR="00000000" w:rsidRDefault="00000000">
      <w:pPr>
        <w:pStyle w:val="a9"/>
        <w:ind w:firstLineChars="200" w:firstLine="24pt"/>
        <w:rPr>
          <w:rFonts w:hint="eastAsia"/>
        </w:rPr>
      </w:pPr>
      <w:r>
        <w:rPr>
          <w:rFonts w:hint="eastAsia"/>
        </w:rPr>
        <w:t>实现电厂侧根据不同的检修类别填报发电设备检修申请单信息提交给电网侧审核的功能，应支持查看检修申请单在电网侧的审核信息。</w:t>
      </w:r>
    </w:p>
    <w:p w14:paraId="32CE1D43" w14:textId="77777777" w:rsidR="00000000" w:rsidRDefault="00000000">
      <w:pPr>
        <w:pStyle w:val="a9"/>
        <w:ind w:firstLineChars="200" w:firstLine="24pt"/>
        <w:rPr>
          <w:rFonts w:hint="eastAsia"/>
        </w:rPr>
      </w:pPr>
      <w:r>
        <w:rPr>
          <w:rFonts w:hint="eastAsia"/>
        </w:rPr>
        <w:t>同步至调度机构审核，实现流程交互。</w:t>
      </w:r>
    </w:p>
    <w:p w14:paraId="284561B7" w14:textId="77777777" w:rsidR="00000000" w:rsidRDefault="00000000">
      <w:pPr>
        <w:pStyle w:val="a9"/>
        <w:ind w:firstLineChars="200" w:firstLine="24pt"/>
        <w:rPr>
          <w:rFonts w:hint="eastAsia"/>
        </w:rPr>
      </w:pPr>
      <w:r>
        <w:rPr>
          <w:rFonts w:hint="eastAsia"/>
        </w:rPr>
        <w:t>流程发生变动后通过消息提醒相关人员。</w:t>
      </w:r>
    </w:p>
    <w:p w14:paraId="08C2832C" w14:textId="77777777" w:rsidR="00000000" w:rsidRDefault="00000000">
      <w:pPr>
        <w:pStyle w:val="a9"/>
        <w:numPr>
          <w:ilvl w:val="0"/>
          <w:numId w:val="109"/>
        </w:numPr>
        <w:ind w:firstLineChars="200" w:firstLine="24pt"/>
        <w:rPr>
          <w:rFonts w:hint="eastAsia"/>
        </w:rPr>
      </w:pPr>
      <w:r>
        <w:rPr>
          <w:rFonts w:hint="eastAsia"/>
        </w:rPr>
        <w:t>发电设备检修计划在线服务</w:t>
      </w:r>
    </w:p>
    <w:p w14:paraId="292EF2B9" w14:textId="77777777" w:rsidR="00000000" w:rsidRDefault="00000000">
      <w:pPr>
        <w:pStyle w:val="a9"/>
        <w:ind w:firstLineChars="200" w:firstLine="24pt"/>
        <w:rPr>
          <w:rFonts w:hint="eastAsia"/>
        </w:rPr>
      </w:pPr>
      <w:r>
        <w:rPr>
          <w:rFonts w:hint="eastAsia"/>
        </w:rPr>
        <w:t>实现与发电设备检修申请单功能交互，应支持电厂用户分别填报、审核年度、月度检修计划后，提交给电网侧审核，并将审批结果返回给申请人。</w:t>
      </w:r>
    </w:p>
    <w:p w14:paraId="09225E7B" w14:textId="77777777" w:rsidR="00000000" w:rsidRDefault="00000000">
      <w:pPr>
        <w:pStyle w:val="a9"/>
        <w:ind w:firstLineChars="200" w:firstLine="24pt"/>
        <w:rPr>
          <w:rFonts w:hint="eastAsia"/>
        </w:rPr>
      </w:pPr>
      <w:r>
        <w:rPr>
          <w:rFonts w:hint="eastAsia"/>
        </w:rPr>
        <w:t>实现月度检修计划表单校验，继承年度检修计划功能。</w:t>
      </w:r>
    </w:p>
    <w:p w14:paraId="068F3BCD" w14:textId="77777777" w:rsidR="00000000" w:rsidRDefault="00000000">
      <w:pPr>
        <w:pStyle w:val="a9"/>
        <w:ind w:firstLineChars="200" w:firstLine="24pt"/>
        <w:rPr>
          <w:rFonts w:hint="eastAsia"/>
        </w:rPr>
      </w:pPr>
      <w:r>
        <w:rPr>
          <w:rFonts w:hint="eastAsia"/>
        </w:rPr>
        <w:t>流程发生变动后通过消息提醒相关人员。</w:t>
      </w:r>
    </w:p>
    <w:p w14:paraId="3FF5D3E8" w14:textId="77777777" w:rsidR="00000000" w:rsidRDefault="00000000">
      <w:pPr>
        <w:pStyle w:val="a9"/>
        <w:numPr>
          <w:ilvl w:val="0"/>
          <w:numId w:val="109"/>
        </w:numPr>
        <w:ind w:firstLineChars="200" w:firstLine="24pt"/>
        <w:rPr>
          <w:rFonts w:hint="eastAsia"/>
        </w:rPr>
      </w:pPr>
      <w:r>
        <w:rPr>
          <w:rFonts w:hint="eastAsia"/>
        </w:rPr>
        <w:t>AGC</w:t>
      </w:r>
      <w:r>
        <w:rPr>
          <w:rFonts w:hint="eastAsia"/>
        </w:rPr>
        <w:t>定值单（厂站）在线服务</w:t>
      </w:r>
    </w:p>
    <w:p w14:paraId="54CF3A1B" w14:textId="77777777" w:rsidR="00000000" w:rsidRDefault="00000000">
      <w:pPr>
        <w:pStyle w:val="a9"/>
        <w:ind w:firstLineChars="200" w:firstLine="24pt"/>
        <w:rPr>
          <w:rFonts w:hint="eastAsia"/>
        </w:rPr>
      </w:pPr>
      <w:r>
        <w:rPr>
          <w:rFonts w:hint="eastAsia"/>
        </w:rPr>
        <w:t>应支持电厂上报</w:t>
      </w:r>
      <w:r>
        <w:rPr>
          <w:rFonts w:hint="eastAsia"/>
        </w:rPr>
        <w:t>AGC</w:t>
      </w:r>
      <w:r>
        <w:rPr>
          <w:rFonts w:hint="eastAsia"/>
        </w:rPr>
        <w:t>定值相关参数，执行</w:t>
      </w:r>
      <w:r>
        <w:rPr>
          <w:rFonts w:hint="eastAsia"/>
        </w:rPr>
        <w:t>AGC</w:t>
      </w:r>
      <w:r>
        <w:rPr>
          <w:rFonts w:hint="eastAsia"/>
        </w:rPr>
        <w:t>定值单并反馈执行结果的功能。</w:t>
      </w:r>
    </w:p>
    <w:p w14:paraId="2CF4FAF2" w14:textId="77777777" w:rsidR="00000000" w:rsidRDefault="00000000">
      <w:pPr>
        <w:pStyle w:val="a9"/>
        <w:ind w:firstLineChars="200" w:firstLine="24pt"/>
        <w:rPr>
          <w:rFonts w:hint="eastAsia"/>
        </w:rPr>
      </w:pPr>
      <w:r>
        <w:rPr>
          <w:rFonts w:hint="eastAsia"/>
        </w:rPr>
        <w:t>同步至调度机构审核，实现流程交互。</w:t>
      </w:r>
    </w:p>
    <w:p w14:paraId="4D4BE749" w14:textId="77777777" w:rsidR="00000000" w:rsidRDefault="00000000">
      <w:pPr>
        <w:pStyle w:val="a9"/>
        <w:ind w:firstLineChars="200" w:firstLine="24pt"/>
        <w:rPr>
          <w:rFonts w:hint="eastAsia"/>
        </w:rPr>
      </w:pPr>
      <w:r>
        <w:rPr>
          <w:rFonts w:hint="eastAsia"/>
        </w:rPr>
        <w:t>流程发生变动后通过消息提醒相关人员。</w:t>
      </w:r>
    </w:p>
    <w:p w14:paraId="73F4BF65" w14:textId="77777777" w:rsidR="00000000" w:rsidRDefault="00000000">
      <w:pPr>
        <w:pStyle w:val="a9"/>
        <w:numPr>
          <w:ilvl w:val="0"/>
          <w:numId w:val="109"/>
        </w:numPr>
        <w:ind w:firstLineChars="200" w:firstLine="24pt"/>
        <w:rPr>
          <w:rFonts w:hint="eastAsia"/>
        </w:rPr>
      </w:pPr>
      <w:r>
        <w:rPr>
          <w:rFonts w:hint="eastAsia"/>
        </w:rPr>
        <w:t>安自设备检修在线服务</w:t>
      </w:r>
    </w:p>
    <w:p w14:paraId="0F5F8AC4" w14:textId="77777777" w:rsidR="00000000" w:rsidRDefault="00000000">
      <w:pPr>
        <w:pStyle w:val="a9"/>
        <w:ind w:firstLineChars="200" w:firstLine="24pt"/>
        <w:rPr>
          <w:rFonts w:hint="eastAsia"/>
        </w:rPr>
      </w:pPr>
      <w:r>
        <w:rPr>
          <w:rFonts w:hint="eastAsia"/>
        </w:rPr>
        <w:t>应支持电厂填报安自设备检修申请并接收流程的审批结果。</w:t>
      </w:r>
    </w:p>
    <w:p w14:paraId="5F5B4B75" w14:textId="77777777" w:rsidR="00000000" w:rsidRDefault="00000000">
      <w:pPr>
        <w:pStyle w:val="a9"/>
        <w:ind w:firstLineChars="200" w:firstLine="24pt"/>
        <w:rPr>
          <w:rFonts w:hint="eastAsia"/>
        </w:rPr>
      </w:pPr>
      <w:r>
        <w:rPr>
          <w:rFonts w:hint="eastAsia"/>
        </w:rPr>
        <w:t>实现审批流程交互。</w:t>
      </w:r>
    </w:p>
    <w:p w14:paraId="4C6AA191" w14:textId="77777777" w:rsidR="00000000" w:rsidRDefault="00000000">
      <w:pPr>
        <w:pStyle w:val="a9"/>
        <w:ind w:firstLineChars="200" w:firstLine="24pt"/>
        <w:rPr>
          <w:rFonts w:hint="eastAsia"/>
        </w:rPr>
      </w:pPr>
      <w:r>
        <w:rPr>
          <w:rFonts w:hint="eastAsia"/>
        </w:rPr>
        <w:t>流程发生变动后通过消息提醒相关人员。</w:t>
      </w:r>
    </w:p>
    <w:p w14:paraId="31C51E41" w14:textId="77777777" w:rsidR="00000000" w:rsidRDefault="00000000">
      <w:pPr>
        <w:pStyle w:val="a9"/>
        <w:numPr>
          <w:ilvl w:val="0"/>
          <w:numId w:val="109"/>
        </w:numPr>
        <w:ind w:firstLineChars="200" w:firstLine="24pt"/>
        <w:rPr>
          <w:rFonts w:hint="eastAsia"/>
        </w:rPr>
      </w:pPr>
      <w:r>
        <w:rPr>
          <w:rFonts w:hint="eastAsia"/>
        </w:rPr>
        <w:t>发电单元进入辅助服务市场在线服务</w:t>
      </w:r>
    </w:p>
    <w:p w14:paraId="722670A3" w14:textId="77777777" w:rsidR="00000000" w:rsidRDefault="00000000">
      <w:pPr>
        <w:pStyle w:val="a9"/>
        <w:ind w:firstLineChars="200" w:firstLine="24pt"/>
        <w:rPr>
          <w:rFonts w:hint="eastAsia"/>
        </w:rPr>
      </w:pPr>
      <w:r>
        <w:rPr>
          <w:rFonts w:hint="eastAsia"/>
        </w:rPr>
        <w:t>应支持新并网电厂或未进入辅助服务市场的发电单元申请进入调频辅助服务市场建模，电厂填报进入市场品种、电厂类型、电厂名称、是否含有储能单元等表单信息，并上报给调度机构审核。</w:t>
      </w:r>
    </w:p>
    <w:p w14:paraId="47BC12ED" w14:textId="77777777" w:rsidR="00000000" w:rsidRDefault="00000000">
      <w:pPr>
        <w:pStyle w:val="a9"/>
        <w:ind w:firstLineChars="200" w:firstLine="24pt"/>
        <w:rPr>
          <w:rFonts w:hint="eastAsia"/>
        </w:rPr>
      </w:pPr>
      <w:r>
        <w:rPr>
          <w:rFonts w:hint="eastAsia"/>
        </w:rPr>
        <w:t>实现审批流程交互。</w:t>
      </w:r>
    </w:p>
    <w:p w14:paraId="152EF5BA" w14:textId="77777777" w:rsidR="00000000" w:rsidRDefault="00000000">
      <w:pPr>
        <w:pStyle w:val="a9"/>
        <w:ind w:firstLineChars="200" w:firstLine="24pt"/>
        <w:rPr>
          <w:rFonts w:hint="eastAsia"/>
        </w:rPr>
      </w:pPr>
      <w:r>
        <w:rPr>
          <w:rFonts w:hint="eastAsia"/>
        </w:rPr>
        <w:lastRenderedPageBreak/>
        <w:t>实现发电单元申请进入调频辅助服务市场表单填报逻辑校验功能。</w:t>
      </w:r>
    </w:p>
    <w:p w14:paraId="45959C10" w14:textId="77777777" w:rsidR="00000000" w:rsidRDefault="00000000">
      <w:pPr>
        <w:pStyle w:val="a9"/>
        <w:ind w:firstLineChars="200" w:firstLine="24pt"/>
        <w:rPr>
          <w:rFonts w:hint="eastAsia"/>
        </w:rPr>
      </w:pPr>
      <w:r>
        <w:rPr>
          <w:rFonts w:hint="eastAsia"/>
        </w:rPr>
        <w:t>流程发生变动后通过消息提醒相关人员。</w:t>
      </w:r>
    </w:p>
    <w:p w14:paraId="1790F432" w14:textId="77777777" w:rsidR="00000000" w:rsidRDefault="00000000">
      <w:pPr>
        <w:pStyle w:val="a9"/>
        <w:numPr>
          <w:ilvl w:val="0"/>
          <w:numId w:val="109"/>
        </w:numPr>
        <w:ind w:firstLineChars="200" w:firstLine="24pt"/>
        <w:rPr>
          <w:rFonts w:hint="eastAsia"/>
        </w:rPr>
      </w:pPr>
      <w:r>
        <w:rPr>
          <w:rFonts w:hint="eastAsia"/>
        </w:rPr>
        <w:t>新能源项目并网资料上报在线服务</w:t>
      </w:r>
    </w:p>
    <w:p w14:paraId="2EF4E899" w14:textId="77777777" w:rsidR="00000000" w:rsidRDefault="00000000">
      <w:pPr>
        <w:pStyle w:val="a9"/>
        <w:ind w:firstLineChars="200" w:firstLine="24pt"/>
        <w:rPr>
          <w:rFonts w:hint="eastAsia"/>
        </w:rPr>
      </w:pPr>
      <w:r>
        <w:rPr>
          <w:rFonts w:hint="eastAsia"/>
        </w:rPr>
        <w:t>实现新增新能源调度项目信息并提交审批功能，应支持一个调度项目关联多个场站。</w:t>
      </w:r>
    </w:p>
    <w:p w14:paraId="048C0589" w14:textId="77777777" w:rsidR="00000000" w:rsidRDefault="00000000">
      <w:pPr>
        <w:pStyle w:val="a9"/>
        <w:ind w:firstLineChars="200" w:firstLine="24pt"/>
        <w:rPr>
          <w:rFonts w:hint="eastAsia"/>
        </w:rPr>
      </w:pPr>
      <w:r>
        <w:rPr>
          <w:rFonts w:hint="eastAsia"/>
        </w:rPr>
        <w:t>实现新增新能源场站及机组信息并提交审批功能。</w:t>
      </w:r>
    </w:p>
    <w:p w14:paraId="0ABD04FB" w14:textId="77777777" w:rsidR="00000000" w:rsidRDefault="00000000">
      <w:pPr>
        <w:pStyle w:val="a9"/>
        <w:ind w:firstLineChars="200" w:firstLine="24pt"/>
        <w:rPr>
          <w:rFonts w:hint="eastAsia"/>
        </w:rPr>
      </w:pPr>
      <w:r>
        <w:rPr>
          <w:rFonts w:hint="eastAsia"/>
        </w:rPr>
        <w:t>实现上报新能源项目资料信息并提交审批功能，应支持项目资料分批次分专业上报；在流程发生变动后通过消息提醒相关人员。</w:t>
      </w:r>
    </w:p>
    <w:p w14:paraId="1074CB1B"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服务清单列表</w:t>
      </w:r>
    </w:p>
    <w:p w14:paraId="6BA08DF1" w14:textId="77777777" w:rsidR="00000000" w:rsidRDefault="00000000">
      <w:pPr>
        <w:pStyle w:val="a9"/>
        <w:ind w:firstLineChars="200" w:firstLine="24pt"/>
        <w:rPr>
          <w:rFonts w:hint="eastAsia"/>
        </w:rPr>
      </w:pPr>
      <w:r>
        <w:rPr>
          <w:rFonts w:hint="eastAsia"/>
        </w:rPr>
        <w:t>提供新设备启动方案、机组试验调试计划、安自装置动作情况报送、基问风险措施填报，发电设备检修申请、发电设备检修计划、</w:t>
      </w:r>
      <w:r>
        <w:rPr>
          <w:rFonts w:hint="eastAsia"/>
        </w:rPr>
        <w:t>AGC</w:t>
      </w:r>
      <w:r>
        <w:rPr>
          <w:rFonts w:hint="eastAsia"/>
        </w:rPr>
        <w:t>定值单（厂站）、安自设备检修、发电单元进入辅助服务市场、新能源项目并网资料上报的标准化接口服务。</w:t>
      </w:r>
    </w:p>
    <w:p w14:paraId="09724D2A" w14:textId="77777777" w:rsidR="00000000" w:rsidRDefault="00000000">
      <w:pPr>
        <w:pStyle w:val="ab"/>
        <w:jc w:val="center"/>
      </w:pPr>
      <w:r>
        <w:t>表</w:t>
      </w:r>
      <w:r>
        <w:rPr>
          <w:rFonts w:ascii="Times New Roman" w:hAnsi="Times New Roman" w:hint="eastAsia"/>
        </w:rPr>
        <w:t>4</w:t>
      </w:r>
      <w:r>
        <w:t>.</w:t>
      </w:r>
      <w:r>
        <w:rPr>
          <w:rFonts w:ascii="Times New Roman" w:hAnsi="Times New Roman"/>
        </w:rPr>
        <w:t>2</w:t>
      </w:r>
      <w:r>
        <w:t>-</w:t>
      </w:r>
      <w:r>
        <w:rPr>
          <w:rFonts w:ascii="Times New Roman" w:hAnsi="Times New Roman"/>
        </w:rPr>
        <w:t>1</w:t>
      </w:r>
      <w:r>
        <w:rPr>
          <w:rFonts w:ascii="Times New Roman" w:hAnsi="Times New Roman" w:hint="eastAsia"/>
        </w:rPr>
        <w:t>调度对象聚合</w:t>
      </w:r>
      <w:r>
        <w:rPr>
          <w:rFonts w:hint="eastAsia"/>
        </w:rPr>
        <w:t>服务</w:t>
      </w:r>
      <w:r>
        <w:t>清单</w:t>
      </w:r>
    </w:p>
    <w:tbl>
      <w:tblPr>
        <w:tblW w:w="0pt" w:type="auto"/>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503"/>
        <w:gridCol w:w="1674"/>
        <w:gridCol w:w="1791"/>
        <w:gridCol w:w="789"/>
        <w:gridCol w:w="596"/>
        <w:gridCol w:w="2943"/>
      </w:tblGrid>
      <w:tr w:rsidR="00000000" w14:paraId="6336B26D" w14:textId="77777777">
        <w:trPr>
          <w:trHeight w:val="522"/>
          <w:tblHeader/>
        </w:trPr>
        <w:tc>
          <w:tcPr>
            <w:tcW w:w="25.30pt" w:type="dxa"/>
            <w:vAlign w:val="center"/>
          </w:tcPr>
          <w:p w14:paraId="01070C6B" w14:textId="77777777" w:rsidR="00000000" w:rsidRDefault="00000000">
            <w:pPr>
              <w:rPr>
                <w:rFonts w:hint="eastAsia"/>
              </w:rPr>
            </w:pPr>
            <w:r>
              <w:rPr>
                <w:rFonts w:hint="eastAsia"/>
              </w:rPr>
              <w:t>序号</w:t>
            </w:r>
          </w:p>
        </w:tc>
        <w:tc>
          <w:tcPr>
            <w:tcW w:w="86pt" w:type="dxa"/>
            <w:vAlign w:val="center"/>
          </w:tcPr>
          <w:p w14:paraId="06741547" w14:textId="77777777" w:rsidR="00000000" w:rsidRDefault="00000000">
            <w:pPr>
              <w:rPr>
                <w:rFonts w:hint="eastAsia"/>
              </w:rPr>
            </w:pPr>
            <w:r>
              <w:rPr>
                <w:rFonts w:hint="eastAsia"/>
              </w:rPr>
              <w:t>数据分类</w:t>
            </w:r>
          </w:p>
        </w:tc>
        <w:tc>
          <w:tcPr>
            <w:tcW w:w="92.10pt" w:type="dxa"/>
            <w:vAlign w:val="center"/>
          </w:tcPr>
          <w:p w14:paraId="2E61054F" w14:textId="77777777" w:rsidR="00000000" w:rsidRDefault="00000000">
            <w:pPr>
              <w:rPr>
                <w:rFonts w:hint="eastAsia"/>
              </w:rPr>
            </w:pPr>
            <w:r>
              <w:rPr>
                <w:rFonts w:hint="eastAsia"/>
              </w:rPr>
              <w:t>数据类型</w:t>
            </w:r>
          </w:p>
        </w:tc>
        <w:tc>
          <w:tcPr>
            <w:tcW w:w="40.30pt" w:type="dxa"/>
            <w:vAlign w:val="center"/>
          </w:tcPr>
          <w:p w14:paraId="5B1575BB" w14:textId="77777777" w:rsidR="00000000" w:rsidRDefault="00000000">
            <w:pPr>
              <w:rPr>
                <w:rFonts w:hint="eastAsia"/>
              </w:rPr>
            </w:pPr>
            <w:r>
              <w:rPr>
                <w:rFonts w:hint="eastAsia"/>
              </w:rPr>
              <w:t>数据颗粒度</w:t>
            </w:r>
          </w:p>
        </w:tc>
        <w:tc>
          <w:tcPr>
            <w:tcW w:w="30.25pt" w:type="dxa"/>
            <w:vAlign w:val="center"/>
          </w:tcPr>
          <w:p w14:paraId="6152732A" w14:textId="77777777" w:rsidR="00000000" w:rsidRDefault="00000000">
            <w:pPr>
              <w:rPr>
                <w:rFonts w:hint="eastAsia"/>
              </w:rPr>
            </w:pPr>
            <w:r>
              <w:rPr>
                <w:rFonts w:hint="eastAsia"/>
              </w:rPr>
              <w:t>数据频率</w:t>
            </w:r>
          </w:p>
        </w:tc>
        <w:tc>
          <w:tcPr>
            <w:tcW w:w="152.15pt" w:type="dxa"/>
            <w:vAlign w:val="center"/>
          </w:tcPr>
          <w:p w14:paraId="33190DE4" w14:textId="77777777" w:rsidR="00000000" w:rsidRDefault="00000000">
            <w:pPr>
              <w:rPr>
                <w:rFonts w:hint="eastAsia"/>
              </w:rPr>
            </w:pPr>
            <w:r>
              <w:rPr>
                <w:rFonts w:hint="eastAsia"/>
              </w:rPr>
              <w:t>集成数据内容（关键数据项）</w:t>
            </w:r>
          </w:p>
        </w:tc>
      </w:tr>
      <w:tr w:rsidR="00000000" w14:paraId="0D8C98DD" w14:textId="77777777">
        <w:trPr>
          <w:trHeight w:val="522"/>
        </w:trPr>
        <w:tc>
          <w:tcPr>
            <w:tcW w:w="25.30pt" w:type="dxa"/>
            <w:vAlign w:val="center"/>
          </w:tcPr>
          <w:p w14:paraId="4467EE31" w14:textId="77777777" w:rsidR="00000000" w:rsidRDefault="00000000">
            <w:pPr>
              <w:rPr>
                <w:rFonts w:hint="eastAsia"/>
              </w:rPr>
            </w:pPr>
            <w:r>
              <w:rPr>
                <w:rFonts w:hint="eastAsia"/>
              </w:rPr>
              <w:t>1</w:t>
            </w:r>
          </w:p>
        </w:tc>
        <w:tc>
          <w:tcPr>
            <w:tcW w:w="86pt" w:type="dxa"/>
            <w:vAlign w:val="center"/>
          </w:tcPr>
          <w:p w14:paraId="6229AB89" w14:textId="77777777" w:rsidR="00000000" w:rsidRDefault="00000000">
            <w:pPr>
              <w:rPr>
                <w:rFonts w:hint="eastAsia"/>
              </w:rPr>
            </w:pPr>
            <w:r>
              <w:rPr>
                <w:rFonts w:hint="eastAsia"/>
              </w:rPr>
              <w:t>新设备启动方案</w:t>
            </w:r>
          </w:p>
        </w:tc>
        <w:tc>
          <w:tcPr>
            <w:tcW w:w="92.10pt" w:type="dxa"/>
            <w:vAlign w:val="center"/>
          </w:tcPr>
          <w:p w14:paraId="73A68986" w14:textId="77777777" w:rsidR="00000000" w:rsidRDefault="00000000">
            <w:pPr>
              <w:rPr>
                <w:rFonts w:hint="eastAsia"/>
              </w:rPr>
            </w:pPr>
            <w:r>
              <w:rPr>
                <w:rFonts w:hint="eastAsia"/>
              </w:rPr>
              <w:t>新设备启动方案</w:t>
            </w:r>
          </w:p>
        </w:tc>
        <w:tc>
          <w:tcPr>
            <w:tcW w:w="40.30pt" w:type="dxa"/>
            <w:vAlign w:val="center"/>
          </w:tcPr>
          <w:p w14:paraId="56F6C2F4" w14:textId="77777777" w:rsidR="00000000" w:rsidRDefault="00000000">
            <w:pPr>
              <w:rPr>
                <w:rFonts w:hint="eastAsia"/>
              </w:rPr>
            </w:pPr>
            <w:r>
              <w:rPr>
                <w:rFonts w:hint="eastAsia"/>
              </w:rPr>
              <w:t>/</w:t>
            </w:r>
          </w:p>
        </w:tc>
        <w:tc>
          <w:tcPr>
            <w:tcW w:w="30.25pt" w:type="dxa"/>
            <w:vAlign w:val="center"/>
          </w:tcPr>
          <w:p w14:paraId="53A1EC6C" w14:textId="77777777" w:rsidR="00000000" w:rsidRDefault="00000000">
            <w:pPr>
              <w:rPr>
                <w:rFonts w:hint="eastAsia"/>
              </w:rPr>
            </w:pPr>
            <w:r>
              <w:rPr>
                <w:rFonts w:hint="eastAsia"/>
              </w:rPr>
              <w:t>实时</w:t>
            </w:r>
          </w:p>
        </w:tc>
        <w:tc>
          <w:tcPr>
            <w:tcW w:w="152.15pt" w:type="dxa"/>
            <w:vAlign w:val="center"/>
          </w:tcPr>
          <w:p w14:paraId="05F7C6A7" w14:textId="77777777" w:rsidR="00000000" w:rsidRDefault="00000000">
            <w:r>
              <w:rPr>
                <w:rFonts w:hint="eastAsia"/>
              </w:rPr>
              <w:t>电厂新设备启动方案，如新设备启动原则、启动顺序、启动方案等信息</w:t>
            </w:r>
          </w:p>
        </w:tc>
      </w:tr>
      <w:tr w:rsidR="00000000" w14:paraId="0D5F9722" w14:textId="77777777">
        <w:trPr>
          <w:trHeight w:val="522"/>
        </w:trPr>
        <w:tc>
          <w:tcPr>
            <w:tcW w:w="25.30pt" w:type="dxa"/>
            <w:vAlign w:val="center"/>
          </w:tcPr>
          <w:p w14:paraId="65D0FF7E" w14:textId="77777777" w:rsidR="00000000" w:rsidRDefault="00000000">
            <w:pPr>
              <w:rPr>
                <w:rFonts w:hint="eastAsia"/>
              </w:rPr>
            </w:pPr>
            <w:r>
              <w:rPr>
                <w:rFonts w:hint="eastAsia"/>
              </w:rPr>
              <w:t>2</w:t>
            </w:r>
          </w:p>
        </w:tc>
        <w:tc>
          <w:tcPr>
            <w:tcW w:w="86pt" w:type="dxa"/>
            <w:vAlign w:val="center"/>
          </w:tcPr>
          <w:p w14:paraId="1DE6813B" w14:textId="77777777" w:rsidR="00000000" w:rsidRDefault="00000000">
            <w:pPr>
              <w:rPr>
                <w:rFonts w:hint="eastAsia"/>
              </w:rPr>
            </w:pPr>
            <w:r>
              <w:rPr>
                <w:rFonts w:hint="eastAsia"/>
              </w:rPr>
              <w:t>机组试验调试计划</w:t>
            </w:r>
          </w:p>
        </w:tc>
        <w:tc>
          <w:tcPr>
            <w:tcW w:w="92.10pt" w:type="dxa"/>
            <w:vAlign w:val="center"/>
          </w:tcPr>
          <w:p w14:paraId="2EF882F6" w14:textId="77777777" w:rsidR="00000000" w:rsidRDefault="00000000">
            <w:pPr>
              <w:rPr>
                <w:rFonts w:hint="eastAsia"/>
              </w:rPr>
            </w:pPr>
            <w:r>
              <w:rPr>
                <w:rFonts w:hint="eastAsia"/>
              </w:rPr>
              <w:t>机组试验调试计划信息</w:t>
            </w:r>
          </w:p>
        </w:tc>
        <w:tc>
          <w:tcPr>
            <w:tcW w:w="40.30pt" w:type="dxa"/>
            <w:vAlign w:val="center"/>
          </w:tcPr>
          <w:p w14:paraId="0EC4D8A2" w14:textId="77777777" w:rsidR="00000000" w:rsidRDefault="00000000">
            <w:pPr>
              <w:rPr>
                <w:rFonts w:hint="eastAsia"/>
              </w:rPr>
            </w:pPr>
            <w:r>
              <w:rPr>
                <w:rFonts w:hint="eastAsia"/>
              </w:rPr>
              <w:t>/</w:t>
            </w:r>
          </w:p>
        </w:tc>
        <w:tc>
          <w:tcPr>
            <w:tcW w:w="30.25pt" w:type="dxa"/>
            <w:vAlign w:val="center"/>
          </w:tcPr>
          <w:p w14:paraId="30B77A59" w14:textId="77777777" w:rsidR="00000000" w:rsidRDefault="00000000">
            <w:pPr>
              <w:rPr>
                <w:rFonts w:hint="eastAsia"/>
              </w:rPr>
            </w:pPr>
            <w:r>
              <w:rPr>
                <w:rFonts w:hint="eastAsia"/>
              </w:rPr>
              <w:t>实时</w:t>
            </w:r>
          </w:p>
        </w:tc>
        <w:tc>
          <w:tcPr>
            <w:tcW w:w="152.15pt" w:type="dxa"/>
            <w:vAlign w:val="center"/>
          </w:tcPr>
          <w:p w14:paraId="09DD645A" w14:textId="77777777" w:rsidR="00000000" w:rsidRDefault="00000000">
            <w:r>
              <w:rPr>
                <w:rFonts w:hint="eastAsia"/>
              </w:rPr>
              <w:t>电厂机组试验调试计划信息，例如计划类型、计划开始时间等</w:t>
            </w:r>
          </w:p>
        </w:tc>
      </w:tr>
      <w:tr w:rsidR="00000000" w14:paraId="3D0D7EB6" w14:textId="77777777">
        <w:trPr>
          <w:trHeight w:val="522"/>
        </w:trPr>
        <w:tc>
          <w:tcPr>
            <w:tcW w:w="25.30pt" w:type="dxa"/>
            <w:vAlign w:val="center"/>
          </w:tcPr>
          <w:p w14:paraId="27359CF0" w14:textId="77777777" w:rsidR="00000000" w:rsidRDefault="00000000">
            <w:pPr>
              <w:rPr>
                <w:rFonts w:hint="eastAsia"/>
              </w:rPr>
            </w:pPr>
            <w:r>
              <w:rPr>
                <w:rFonts w:hint="eastAsia"/>
              </w:rPr>
              <w:t>3</w:t>
            </w:r>
          </w:p>
        </w:tc>
        <w:tc>
          <w:tcPr>
            <w:tcW w:w="86pt" w:type="dxa"/>
            <w:vAlign w:val="center"/>
          </w:tcPr>
          <w:p w14:paraId="4ED275C2" w14:textId="77777777" w:rsidR="00000000" w:rsidRDefault="00000000">
            <w:pPr>
              <w:rPr>
                <w:rFonts w:hint="eastAsia"/>
              </w:rPr>
            </w:pPr>
            <w:r>
              <w:rPr>
                <w:rFonts w:hint="eastAsia"/>
              </w:rPr>
              <w:t>安自装置动作情况报送</w:t>
            </w:r>
          </w:p>
        </w:tc>
        <w:tc>
          <w:tcPr>
            <w:tcW w:w="92.10pt" w:type="dxa"/>
            <w:vAlign w:val="center"/>
          </w:tcPr>
          <w:p w14:paraId="7AFC73C2" w14:textId="77777777" w:rsidR="00000000" w:rsidRDefault="00000000">
            <w:pPr>
              <w:rPr>
                <w:rFonts w:hint="eastAsia"/>
              </w:rPr>
            </w:pPr>
            <w:r>
              <w:rPr>
                <w:rFonts w:hint="eastAsia"/>
              </w:rPr>
              <w:t>安自装置动作情况信息</w:t>
            </w:r>
          </w:p>
        </w:tc>
        <w:tc>
          <w:tcPr>
            <w:tcW w:w="40.30pt" w:type="dxa"/>
            <w:vAlign w:val="center"/>
          </w:tcPr>
          <w:p w14:paraId="41F1C2FA" w14:textId="77777777" w:rsidR="00000000" w:rsidRDefault="00000000">
            <w:pPr>
              <w:rPr>
                <w:rFonts w:hint="eastAsia"/>
              </w:rPr>
            </w:pPr>
            <w:r>
              <w:rPr>
                <w:rFonts w:hint="eastAsia"/>
              </w:rPr>
              <w:t>/</w:t>
            </w:r>
          </w:p>
        </w:tc>
        <w:tc>
          <w:tcPr>
            <w:tcW w:w="30.25pt" w:type="dxa"/>
            <w:vAlign w:val="center"/>
          </w:tcPr>
          <w:p w14:paraId="72D1C111" w14:textId="77777777" w:rsidR="00000000" w:rsidRDefault="00000000">
            <w:pPr>
              <w:rPr>
                <w:rFonts w:hint="eastAsia"/>
              </w:rPr>
            </w:pPr>
            <w:r>
              <w:rPr>
                <w:rFonts w:hint="eastAsia"/>
              </w:rPr>
              <w:t>实时</w:t>
            </w:r>
          </w:p>
        </w:tc>
        <w:tc>
          <w:tcPr>
            <w:tcW w:w="152.15pt" w:type="dxa"/>
            <w:vAlign w:val="center"/>
          </w:tcPr>
          <w:p w14:paraId="73E8979E" w14:textId="77777777" w:rsidR="00000000" w:rsidRDefault="00000000">
            <w:r>
              <w:rPr>
                <w:rFonts w:hint="eastAsia"/>
              </w:rPr>
              <w:t>电厂安自装置动作时间、投运状态等</w:t>
            </w:r>
          </w:p>
        </w:tc>
      </w:tr>
      <w:tr w:rsidR="00000000" w14:paraId="47337E7E" w14:textId="77777777">
        <w:trPr>
          <w:trHeight w:val="522"/>
        </w:trPr>
        <w:tc>
          <w:tcPr>
            <w:tcW w:w="25.30pt" w:type="dxa"/>
            <w:vAlign w:val="center"/>
          </w:tcPr>
          <w:p w14:paraId="49C2DEC3" w14:textId="77777777" w:rsidR="00000000" w:rsidRDefault="00000000">
            <w:pPr>
              <w:rPr>
                <w:rFonts w:hint="eastAsia"/>
              </w:rPr>
            </w:pPr>
            <w:r>
              <w:rPr>
                <w:rFonts w:hint="eastAsia"/>
              </w:rPr>
              <w:t>4</w:t>
            </w:r>
          </w:p>
        </w:tc>
        <w:tc>
          <w:tcPr>
            <w:tcW w:w="86pt" w:type="dxa"/>
            <w:vAlign w:val="center"/>
          </w:tcPr>
          <w:p w14:paraId="53E8C617" w14:textId="77777777" w:rsidR="00000000" w:rsidRDefault="00000000">
            <w:pPr>
              <w:rPr>
                <w:rFonts w:hint="eastAsia"/>
              </w:rPr>
            </w:pPr>
            <w:r>
              <w:rPr>
                <w:rFonts w:hint="eastAsia"/>
              </w:rPr>
              <w:t>基本风险</w:t>
            </w:r>
          </w:p>
        </w:tc>
        <w:tc>
          <w:tcPr>
            <w:tcW w:w="92.10pt" w:type="dxa"/>
            <w:vAlign w:val="center"/>
          </w:tcPr>
          <w:p w14:paraId="240445BC" w14:textId="77777777" w:rsidR="00000000" w:rsidRDefault="00000000">
            <w:pPr>
              <w:rPr>
                <w:rFonts w:hint="eastAsia"/>
              </w:rPr>
            </w:pPr>
            <w:r>
              <w:rPr>
                <w:rFonts w:hint="eastAsia"/>
              </w:rPr>
              <w:t>电网基问风险信息</w:t>
            </w:r>
          </w:p>
        </w:tc>
        <w:tc>
          <w:tcPr>
            <w:tcW w:w="40.30pt" w:type="dxa"/>
            <w:vAlign w:val="center"/>
          </w:tcPr>
          <w:p w14:paraId="52F40DEB" w14:textId="77777777" w:rsidR="00000000" w:rsidRDefault="00000000">
            <w:pPr>
              <w:rPr>
                <w:rFonts w:hint="eastAsia"/>
              </w:rPr>
            </w:pPr>
            <w:r>
              <w:rPr>
                <w:rFonts w:hint="eastAsia"/>
              </w:rPr>
              <w:t>/</w:t>
            </w:r>
          </w:p>
        </w:tc>
        <w:tc>
          <w:tcPr>
            <w:tcW w:w="30.25pt" w:type="dxa"/>
            <w:vAlign w:val="center"/>
          </w:tcPr>
          <w:p w14:paraId="77C6DB4A" w14:textId="77777777" w:rsidR="00000000" w:rsidRDefault="00000000">
            <w:pPr>
              <w:rPr>
                <w:rFonts w:hint="eastAsia"/>
              </w:rPr>
            </w:pPr>
            <w:r>
              <w:rPr>
                <w:rFonts w:hint="eastAsia"/>
              </w:rPr>
              <w:t>实时</w:t>
            </w:r>
          </w:p>
        </w:tc>
        <w:tc>
          <w:tcPr>
            <w:tcW w:w="152.15pt" w:type="dxa"/>
            <w:vAlign w:val="center"/>
          </w:tcPr>
          <w:p w14:paraId="22D7ADCE" w14:textId="77777777" w:rsidR="00000000" w:rsidRDefault="00000000">
            <w:r>
              <w:rPr>
                <w:rFonts w:hint="eastAsia"/>
              </w:rPr>
              <w:t>电网基本风险信息，例如风险等级、风险开始时间等</w:t>
            </w:r>
          </w:p>
        </w:tc>
      </w:tr>
      <w:tr w:rsidR="00000000" w14:paraId="16F29749" w14:textId="77777777">
        <w:trPr>
          <w:trHeight w:val="522"/>
        </w:trPr>
        <w:tc>
          <w:tcPr>
            <w:tcW w:w="25.30pt" w:type="dxa"/>
            <w:vAlign w:val="center"/>
          </w:tcPr>
          <w:p w14:paraId="1D888CA1" w14:textId="77777777" w:rsidR="00000000" w:rsidRDefault="00000000">
            <w:pPr>
              <w:rPr>
                <w:rFonts w:hint="eastAsia"/>
              </w:rPr>
            </w:pPr>
            <w:r>
              <w:rPr>
                <w:rFonts w:hint="eastAsia"/>
              </w:rPr>
              <w:t>5</w:t>
            </w:r>
          </w:p>
        </w:tc>
        <w:tc>
          <w:tcPr>
            <w:tcW w:w="86pt" w:type="dxa"/>
            <w:vAlign w:val="center"/>
          </w:tcPr>
          <w:p w14:paraId="1A87C2B3" w14:textId="77777777" w:rsidR="00000000" w:rsidRDefault="00000000">
            <w:pPr>
              <w:rPr>
                <w:rFonts w:hint="eastAsia"/>
              </w:rPr>
            </w:pPr>
            <w:r>
              <w:rPr>
                <w:rFonts w:hint="eastAsia"/>
              </w:rPr>
              <w:t>发电设备检修申请管理</w:t>
            </w:r>
          </w:p>
        </w:tc>
        <w:tc>
          <w:tcPr>
            <w:tcW w:w="92.10pt" w:type="dxa"/>
            <w:vAlign w:val="center"/>
          </w:tcPr>
          <w:p w14:paraId="65450812" w14:textId="77777777" w:rsidR="00000000" w:rsidRDefault="00000000">
            <w:pPr>
              <w:rPr>
                <w:rFonts w:hint="eastAsia"/>
              </w:rPr>
            </w:pPr>
            <w:r>
              <w:rPr>
                <w:rFonts w:hint="eastAsia"/>
              </w:rPr>
              <w:t>发电设备检修申请单</w:t>
            </w:r>
          </w:p>
        </w:tc>
        <w:tc>
          <w:tcPr>
            <w:tcW w:w="40.30pt" w:type="dxa"/>
            <w:vAlign w:val="center"/>
          </w:tcPr>
          <w:p w14:paraId="2453797A" w14:textId="77777777" w:rsidR="00000000" w:rsidRDefault="00000000">
            <w:pPr>
              <w:rPr>
                <w:rFonts w:hint="eastAsia"/>
              </w:rPr>
            </w:pPr>
            <w:r>
              <w:rPr>
                <w:rFonts w:hint="eastAsia"/>
              </w:rPr>
              <w:t>/</w:t>
            </w:r>
          </w:p>
        </w:tc>
        <w:tc>
          <w:tcPr>
            <w:tcW w:w="30.25pt" w:type="dxa"/>
            <w:vAlign w:val="center"/>
          </w:tcPr>
          <w:p w14:paraId="3167F61E" w14:textId="77777777" w:rsidR="00000000" w:rsidRDefault="00000000">
            <w:pPr>
              <w:rPr>
                <w:rFonts w:hint="eastAsia"/>
              </w:rPr>
            </w:pPr>
            <w:r>
              <w:rPr>
                <w:rFonts w:hint="eastAsia"/>
              </w:rPr>
              <w:t>实时</w:t>
            </w:r>
          </w:p>
        </w:tc>
        <w:tc>
          <w:tcPr>
            <w:tcW w:w="152.15pt" w:type="dxa"/>
            <w:vAlign w:val="center"/>
          </w:tcPr>
          <w:p w14:paraId="7C59AA99" w14:textId="77777777" w:rsidR="00000000" w:rsidRDefault="00000000">
            <w:r>
              <w:rPr>
                <w:rFonts w:hint="eastAsia"/>
              </w:rPr>
              <w:t>电厂发电设备检修申请单信息，例如许可方式、申请工作开始时间等</w:t>
            </w:r>
          </w:p>
        </w:tc>
      </w:tr>
      <w:tr w:rsidR="00000000" w14:paraId="3E60408F" w14:textId="77777777">
        <w:trPr>
          <w:trHeight w:val="522"/>
        </w:trPr>
        <w:tc>
          <w:tcPr>
            <w:tcW w:w="25.30pt" w:type="dxa"/>
            <w:vAlign w:val="center"/>
          </w:tcPr>
          <w:p w14:paraId="73A28DFA" w14:textId="77777777" w:rsidR="00000000" w:rsidRDefault="00000000">
            <w:pPr>
              <w:rPr>
                <w:rFonts w:hint="eastAsia"/>
              </w:rPr>
            </w:pPr>
            <w:r>
              <w:rPr>
                <w:rFonts w:hint="eastAsia"/>
              </w:rPr>
              <w:t>6</w:t>
            </w:r>
          </w:p>
        </w:tc>
        <w:tc>
          <w:tcPr>
            <w:tcW w:w="86pt" w:type="dxa"/>
            <w:vAlign w:val="center"/>
          </w:tcPr>
          <w:p w14:paraId="3E2DB472" w14:textId="77777777" w:rsidR="00000000" w:rsidRDefault="00000000">
            <w:pPr>
              <w:rPr>
                <w:rFonts w:hint="eastAsia"/>
              </w:rPr>
            </w:pPr>
            <w:r>
              <w:rPr>
                <w:rFonts w:hint="eastAsia"/>
              </w:rPr>
              <w:t>发电设备月度检修计划</w:t>
            </w:r>
          </w:p>
        </w:tc>
        <w:tc>
          <w:tcPr>
            <w:tcW w:w="92.10pt" w:type="dxa"/>
            <w:vAlign w:val="center"/>
          </w:tcPr>
          <w:p w14:paraId="7A70405E" w14:textId="77777777" w:rsidR="00000000" w:rsidRDefault="00000000">
            <w:pPr>
              <w:rPr>
                <w:rFonts w:hint="eastAsia"/>
              </w:rPr>
            </w:pPr>
            <w:r>
              <w:rPr>
                <w:rFonts w:hint="eastAsia"/>
              </w:rPr>
              <w:t>发电设备月度检修计划信息</w:t>
            </w:r>
          </w:p>
        </w:tc>
        <w:tc>
          <w:tcPr>
            <w:tcW w:w="40.30pt" w:type="dxa"/>
            <w:vAlign w:val="center"/>
          </w:tcPr>
          <w:p w14:paraId="3F6256E0" w14:textId="77777777" w:rsidR="00000000" w:rsidRDefault="00000000">
            <w:pPr>
              <w:rPr>
                <w:rFonts w:hint="eastAsia"/>
              </w:rPr>
            </w:pPr>
            <w:r>
              <w:rPr>
                <w:rFonts w:hint="eastAsia"/>
              </w:rPr>
              <w:t>月</w:t>
            </w:r>
          </w:p>
        </w:tc>
        <w:tc>
          <w:tcPr>
            <w:tcW w:w="30.25pt" w:type="dxa"/>
            <w:vAlign w:val="center"/>
          </w:tcPr>
          <w:p w14:paraId="3AABAB9D" w14:textId="77777777" w:rsidR="00000000" w:rsidRDefault="00000000">
            <w:pPr>
              <w:rPr>
                <w:rFonts w:hint="eastAsia"/>
              </w:rPr>
            </w:pPr>
            <w:r>
              <w:rPr>
                <w:rFonts w:hint="eastAsia"/>
              </w:rPr>
              <w:t>实时</w:t>
            </w:r>
          </w:p>
        </w:tc>
        <w:tc>
          <w:tcPr>
            <w:tcW w:w="152.15pt" w:type="dxa"/>
            <w:vAlign w:val="center"/>
          </w:tcPr>
          <w:p w14:paraId="66E37083" w14:textId="77777777" w:rsidR="00000000" w:rsidRDefault="00000000">
            <w:r>
              <w:rPr>
                <w:rFonts w:hint="eastAsia"/>
              </w:rPr>
              <w:t>电厂发电设备月度检修计划信息，例如计划时间等</w:t>
            </w:r>
          </w:p>
        </w:tc>
      </w:tr>
      <w:tr w:rsidR="00000000" w14:paraId="297F3A35" w14:textId="77777777">
        <w:trPr>
          <w:trHeight w:val="522"/>
        </w:trPr>
        <w:tc>
          <w:tcPr>
            <w:tcW w:w="25.30pt" w:type="dxa"/>
            <w:vAlign w:val="center"/>
          </w:tcPr>
          <w:p w14:paraId="0D99882B" w14:textId="77777777" w:rsidR="00000000" w:rsidRDefault="00000000">
            <w:pPr>
              <w:rPr>
                <w:rFonts w:hint="eastAsia"/>
              </w:rPr>
            </w:pPr>
            <w:r>
              <w:rPr>
                <w:rFonts w:hint="eastAsia"/>
              </w:rPr>
              <w:t>7</w:t>
            </w:r>
          </w:p>
        </w:tc>
        <w:tc>
          <w:tcPr>
            <w:tcW w:w="86pt" w:type="dxa"/>
            <w:vAlign w:val="center"/>
          </w:tcPr>
          <w:p w14:paraId="56098168" w14:textId="77777777" w:rsidR="00000000" w:rsidRDefault="00000000">
            <w:pPr>
              <w:rPr>
                <w:rFonts w:hint="eastAsia"/>
              </w:rPr>
            </w:pPr>
            <w:r>
              <w:rPr>
                <w:rFonts w:hint="eastAsia"/>
              </w:rPr>
              <w:t>发电设备模型信息</w:t>
            </w:r>
          </w:p>
        </w:tc>
        <w:tc>
          <w:tcPr>
            <w:tcW w:w="92.10pt" w:type="dxa"/>
            <w:vAlign w:val="center"/>
          </w:tcPr>
          <w:p w14:paraId="45B65DEE" w14:textId="77777777" w:rsidR="00000000" w:rsidRDefault="00000000">
            <w:pPr>
              <w:rPr>
                <w:rFonts w:hint="eastAsia"/>
              </w:rPr>
            </w:pPr>
            <w:r>
              <w:rPr>
                <w:rFonts w:hint="eastAsia"/>
              </w:rPr>
              <w:t>发电设备模型信息</w:t>
            </w:r>
          </w:p>
        </w:tc>
        <w:tc>
          <w:tcPr>
            <w:tcW w:w="40.30pt" w:type="dxa"/>
            <w:vAlign w:val="center"/>
          </w:tcPr>
          <w:p w14:paraId="003E4390" w14:textId="77777777" w:rsidR="00000000" w:rsidRDefault="00000000">
            <w:pPr>
              <w:rPr>
                <w:rFonts w:hint="eastAsia"/>
              </w:rPr>
            </w:pPr>
            <w:r>
              <w:rPr>
                <w:rFonts w:hint="eastAsia"/>
              </w:rPr>
              <w:t>/</w:t>
            </w:r>
          </w:p>
        </w:tc>
        <w:tc>
          <w:tcPr>
            <w:tcW w:w="30.25pt" w:type="dxa"/>
            <w:vAlign w:val="center"/>
          </w:tcPr>
          <w:p w14:paraId="6FB2A574" w14:textId="77777777" w:rsidR="00000000" w:rsidRDefault="00000000">
            <w:pPr>
              <w:rPr>
                <w:rFonts w:hint="eastAsia"/>
              </w:rPr>
            </w:pPr>
            <w:r>
              <w:rPr>
                <w:rFonts w:hint="eastAsia"/>
              </w:rPr>
              <w:t>实时</w:t>
            </w:r>
          </w:p>
        </w:tc>
        <w:tc>
          <w:tcPr>
            <w:tcW w:w="152.15pt" w:type="dxa"/>
            <w:vAlign w:val="center"/>
          </w:tcPr>
          <w:p w14:paraId="3382518C" w14:textId="77777777" w:rsidR="00000000" w:rsidRDefault="00000000">
            <w:r>
              <w:rPr>
                <w:rFonts w:hint="eastAsia"/>
              </w:rPr>
              <w:t>发电设备模型信息，例如设备模型名称、设备模型所属电厂等</w:t>
            </w:r>
          </w:p>
        </w:tc>
      </w:tr>
      <w:tr w:rsidR="00000000" w14:paraId="390D0185" w14:textId="77777777">
        <w:trPr>
          <w:trHeight w:val="522"/>
        </w:trPr>
        <w:tc>
          <w:tcPr>
            <w:tcW w:w="25.30pt" w:type="dxa"/>
            <w:vAlign w:val="center"/>
          </w:tcPr>
          <w:p w14:paraId="10E8CEA3" w14:textId="77777777" w:rsidR="00000000" w:rsidRDefault="00000000">
            <w:pPr>
              <w:rPr>
                <w:rFonts w:hint="eastAsia"/>
              </w:rPr>
            </w:pPr>
            <w:r>
              <w:rPr>
                <w:rFonts w:hint="eastAsia"/>
              </w:rPr>
              <w:t>8</w:t>
            </w:r>
          </w:p>
        </w:tc>
        <w:tc>
          <w:tcPr>
            <w:tcW w:w="86pt" w:type="dxa"/>
            <w:vAlign w:val="center"/>
          </w:tcPr>
          <w:p w14:paraId="4E4BEC5A" w14:textId="77777777" w:rsidR="00000000" w:rsidRDefault="00000000">
            <w:pPr>
              <w:rPr>
                <w:rFonts w:hint="eastAsia"/>
              </w:rPr>
            </w:pPr>
            <w:r>
              <w:rPr>
                <w:rFonts w:hint="eastAsia"/>
              </w:rPr>
              <w:t>发电设备年度检修计划</w:t>
            </w:r>
          </w:p>
        </w:tc>
        <w:tc>
          <w:tcPr>
            <w:tcW w:w="92.10pt" w:type="dxa"/>
            <w:vAlign w:val="center"/>
          </w:tcPr>
          <w:p w14:paraId="51B707D2" w14:textId="77777777" w:rsidR="00000000" w:rsidRDefault="00000000">
            <w:pPr>
              <w:rPr>
                <w:rFonts w:hint="eastAsia"/>
              </w:rPr>
            </w:pPr>
            <w:r>
              <w:rPr>
                <w:rFonts w:hint="eastAsia"/>
              </w:rPr>
              <w:t>发电设备年度检修计划信息</w:t>
            </w:r>
          </w:p>
        </w:tc>
        <w:tc>
          <w:tcPr>
            <w:tcW w:w="40.30pt" w:type="dxa"/>
            <w:vAlign w:val="center"/>
          </w:tcPr>
          <w:p w14:paraId="75B3D5EF" w14:textId="77777777" w:rsidR="00000000" w:rsidRDefault="00000000">
            <w:pPr>
              <w:rPr>
                <w:rFonts w:hint="eastAsia"/>
              </w:rPr>
            </w:pPr>
            <w:r>
              <w:rPr>
                <w:rFonts w:hint="eastAsia"/>
              </w:rPr>
              <w:t>年</w:t>
            </w:r>
          </w:p>
        </w:tc>
        <w:tc>
          <w:tcPr>
            <w:tcW w:w="30.25pt" w:type="dxa"/>
            <w:vAlign w:val="center"/>
          </w:tcPr>
          <w:p w14:paraId="0F231914" w14:textId="77777777" w:rsidR="00000000" w:rsidRDefault="00000000">
            <w:pPr>
              <w:rPr>
                <w:rFonts w:hint="eastAsia"/>
              </w:rPr>
            </w:pPr>
            <w:r>
              <w:rPr>
                <w:rFonts w:hint="eastAsia"/>
              </w:rPr>
              <w:t>实时</w:t>
            </w:r>
          </w:p>
        </w:tc>
        <w:tc>
          <w:tcPr>
            <w:tcW w:w="152.15pt" w:type="dxa"/>
            <w:vAlign w:val="center"/>
          </w:tcPr>
          <w:p w14:paraId="5085D36E" w14:textId="77777777" w:rsidR="00000000" w:rsidRDefault="00000000">
            <w:r>
              <w:rPr>
                <w:rFonts w:hint="eastAsia"/>
              </w:rPr>
              <w:t>电厂发电设备年度检修计划信息，例如计划时间等</w:t>
            </w:r>
          </w:p>
        </w:tc>
      </w:tr>
      <w:tr w:rsidR="00000000" w14:paraId="41AC0B95" w14:textId="77777777">
        <w:trPr>
          <w:trHeight w:val="522"/>
        </w:trPr>
        <w:tc>
          <w:tcPr>
            <w:tcW w:w="25.30pt" w:type="dxa"/>
            <w:vAlign w:val="center"/>
          </w:tcPr>
          <w:p w14:paraId="43002DFF" w14:textId="77777777" w:rsidR="00000000" w:rsidRDefault="00000000">
            <w:pPr>
              <w:rPr>
                <w:rFonts w:hint="eastAsia"/>
              </w:rPr>
            </w:pPr>
            <w:r>
              <w:rPr>
                <w:rFonts w:hint="eastAsia"/>
              </w:rPr>
              <w:t>9</w:t>
            </w:r>
          </w:p>
        </w:tc>
        <w:tc>
          <w:tcPr>
            <w:tcW w:w="86pt" w:type="dxa"/>
            <w:vAlign w:val="center"/>
          </w:tcPr>
          <w:p w14:paraId="78F171F1" w14:textId="77777777" w:rsidR="00000000" w:rsidRDefault="00000000">
            <w:pPr>
              <w:rPr>
                <w:rFonts w:hint="eastAsia"/>
              </w:rPr>
            </w:pPr>
            <w:r>
              <w:rPr>
                <w:rFonts w:hint="eastAsia"/>
              </w:rPr>
              <w:t>AGC</w:t>
            </w:r>
            <w:r>
              <w:rPr>
                <w:rFonts w:hint="eastAsia"/>
              </w:rPr>
              <w:t>定值单（厂站）</w:t>
            </w:r>
          </w:p>
        </w:tc>
        <w:tc>
          <w:tcPr>
            <w:tcW w:w="92.10pt" w:type="dxa"/>
            <w:vAlign w:val="center"/>
          </w:tcPr>
          <w:p w14:paraId="61AD1060" w14:textId="77777777" w:rsidR="00000000" w:rsidRDefault="00000000">
            <w:pPr>
              <w:rPr>
                <w:rFonts w:hint="eastAsia"/>
              </w:rPr>
            </w:pPr>
            <w:r>
              <w:rPr>
                <w:rFonts w:hint="eastAsia"/>
              </w:rPr>
              <w:t>AGC</w:t>
            </w:r>
            <w:r>
              <w:rPr>
                <w:rFonts w:hint="eastAsia"/>
              </w:rPr>
              <w:t>定值单（厂站）信息</w:t>
            </w:r>
          </w:p>
        </w:tc>
        <w:tc>
          <w:tcPr>
            <w:tcW w:w="40.30pt" w:type="dxa"/>
            <w:vAlign w:val="center"/>
          </w:tcPr>
          <w:p w14:paraId="475A2D62" w14:textId="77777777" w:rsidR="00000000" w:rsidRDefault="00000000">
            <w:pPr>
              <w:rPr>
                <w:rFonts w:hint="eastAsia"/>
              </w:rPr>
            </w:pPr>
            <w:r>
              <w:rPr>
                <w:rFonts w:hint="eastAsia"/>
              </w:rPr>
              <w:t>/</w:t>
            </w:r>
          </w:p>
        </w:tc>
        <w:tc>
          <w:tcPr>
            <w:tcW w:w="30.25pt" w:type="dxa"/>
            <w:vAlign w:val="center"/>
          </w:tcPr>
          <w:p w14:paraId="698BE1C4" w14:textId="77777777" w:rsidR="00000000" w:rsidRDefault="00000000">
            <w:pPr>
              <w:rPr>
                <w:rFonts w:hint="eastAsia"/>
              </w:rPr>
            </w:pPr>
            <w:r>
              <w:rPr>
                <w:rFonts w:hint="eastAsia"/>
              </w:rPr>
              <w:t>实时</w:t>
            </w:r>
          </w:p>
        </w:tc>
        <w:tc>
          <w:tcPr>
            <w:tcW w:w="152.15pt" w:type="dxa"/>
            <w:vAlign w:val="center"/>
          </w:tcPr>
          <w:p w14:paraId="3660FBE3" w14:textId="77777777" w:rsidR="00000000" w:rsidRDefault="00000000">
            <w:r>
              <w:rPr>
                <w:rFonts w:hint="eastAsia"/>
              </w:rPr>
              <w:t>电厂</w:t>
            </w:r>
            <w:r>
              <w:rPr>
                <w:rFonts w:hint="eastAsia"/>
              </w:rPr>
              <w:t>AGC</w:t>
            </w:r>
            <w:r>
              <w:rPr>
                <w:rFonts w:hint="eastAsia"/>
              </w:rPr>
              <w:t>定值单（厂站）信息，例如</w:t>
            </w:r>
            <w:r>
              <w:rPr>
                <w:rFonts w:hint="eastAsia"/>
              </w:rPr>
              <w:t>AGC</w:t>
            </w:r>
            <w:r>
              <w:rPr>
                <w:rFonts w:hint="eastAsia"/>
              </w:rPr>
              <w:t>定值单附件等</w:t>
            </w:r>
          </w:p>
        </w:tc>
      </w:tr>
      <w:tr w:rsidR="00000000" w14:paraId="384844B5" w14:textId="77777777">
        <w:trPr>
          <w:trHeight w:val="522"/>
        </w:trPr>
        <w:tc>
          <w:tcPr>
            <w:tcW w:w="25.30pt" w:type="dxa"/>
            <w:vAlign w:val="center"/>
          </w:tcPr>
          <w:p w14:paraId="00451DFD" w14:textId="77777777" w:rsidR="00000000" w:rsidRDefault="00000000">
            <w:pPr>
              <w:rPr>
                <w:rFonts w:hint="eastAsia"/>
              </w:rPr>
            </w:pPr>
            <w:r>
              <w:rPr>
                <w:rFonts w:hint="eastAsia"/>
              </w:rPr>
              <w:t>10</w:t>
            </w:r>
          </w:p>
        </w:tc>
        <w:tc>
          <w:tcPr>
            <w:tcW w:w="86pt" w:type="dxa"/>
            <w:vAlign w:val="center"/>
          </w:tcPr>
          <w:p w14:paraId="769C11A1" w14:textId="77777777" w:rsidR="00000000" w:rsidRDefault="00000000">
            <w:pPr>
              <w:rPr>
                <w:rFonts w:hint="eastAsia"/>
              </w:rPr>
            </w:pPr>
            <w:r>
              <w:rPr>
                <w:rFonts w:hint="eastAsia"/>
              </w:rPr>
              <w:t>安自装置检修</w:t>
            </w:r>
          </w:p>
        </w:tc>
        <w:tc>
          <w:tcPr>
            <w:tcW w:w="92.10pt" w:type="dxa"/>
            <w:vAlign w:val="center"/>
          </w:tcPr>
          <w:p w14:paraId="5C5D3976" w14:textId="77777777" w:rsidR="00000000" w:rsidRDefault="00000000">
            <w:pPr>
              <w:rPr>
                <w:rFonts w:hint="eastAsia"/>
              </w:rPr>
            </w:pPr>
            <w:r>
              <w:rPr>
                <w:rFonts w:hint="eastAsia"/>
              </w:rPr>
              <w:t>安自装置检修申请单</w:t>
            </w:r>
          </w:p>
        </w:tc>
        <w:tc>
          <w:tcPr>
            <w:tcW w:w="40.30pt" w:type="dxa"/>
            <w:vAlign w:val="center"/>
          </w:tcPr>
          <w:p w14:paraId="7F724259" w14:textId="77777777" w:rsidR="00000000" w:rsidRDefault="00000000">
            <w:pPr>
              <w:rPr>
                <w:rFonts w:hint="eastAsia"/>
              </w:rPr>
            </w:pPr>
            <w:r>
              <w:rPr>
                <w:rFonts w:hint="eastAsia"/>
              </w:rPr>
              <w:t>/</w:t>
            </w:r>
          </w:p>
        </w:tc>
        <w:tc>
          <w:tcPr>
            <w:tcW w:w="30.25pt" w:type="dxa"/>
            <w:vAlign w:val="center"/>
          </w:tcPr>
          <w:p w14:paraId="5D685268" w14:textId="77777777" w:rsidR="00000000" w:rsidRDefault="00000000">
            <w:pPr>
              <w:rPr>
                <w:rFonts w:hint="eastAsia"/>
              </w:rPr>
            </w:pPr>
            <w:r>
              <w:rPr>
                <w:rFonts w:hint="eastAsia"/>
              </w:rPr>
              <w:t>实时</w:t>
            </w:r>
          </w:p>
        </w:tc>
        <w:tc>
          <w:tcPr>
            <w:tcW w:w="152.15pt" w:type="dxa"/>
            <w:vAlign w:val="center"/>
          </w:tcPr>
          <w:p w14:paraId="062E4636" w14:textId="77777777" w:rsidR="00000000" w:rsidRDefault="00000000">
            <w:r>
              <w:rPr>
                <w:rFonts w:hint="eastAsia"/>
              </w:rPr>
              <w:t>电厂安自装置检修申请单信息，例如检修设备名称、电压等级、工作</w:t>
            </w:r>
            <w:r>
              <w:rPr>
                <w:rFonts w:hint="eastAsia"/>
              </w:rPr>
              <w:lastRenderedPageBreak/>
              <w:t>内容等信息</w:t>
            </w:r>
          </w:p>
        </w:tc>
      </w:tr>
      <w:tr w:rsidR="00000000" w14:paraId="17F8F775" w14:textId="77777777">
        <w:trPr>
          <w:trHeight w:val="522"/>
        </w:trPr>
        <w:tc>
          <w:tcPr>
            <w:tcW w:w="25.30pt" w:type="dxa"/>
            <w:vAlign w:val="center"/>
          </w:tcPr>
          <w:p w14:paraId="4780AB58" w14:textId="77777777" w:rsidR="00000000" w:rsidRDefault="00000000">
            <w:pPr>
              <w:rPr>
                <w:rFonts w:hint="eastAsia"/>
              </w:rPr>
            </w:pPr>
            <w:r>
              <w:rPr>
                <w:rFonts w:hint="eastAsia"/>
              </w:rPr>
              <w:lastRenderedPageBreak/>
              <w:t>11</w:t>
            </w:r>
          </w:p>
        </w:tc>
        <w:tc>
          <w:tcPr>
            <w:tcW w:w="86pt" w:type="dxa"/>
            <w:vAlign w:val="center"/>
          </w:tcPr>
          <w:p w14:paraId="2E3A35C6" w14:textId="77777777" w:rsidR="00000000" w:rsidRDefault="00000000">
            <w:pPr>
              <w:rPr>
                <w:rFonts w:hint="eastAsia"/>
              </w:rPr>
            </w:pPr>
            <w:r>
              <w:rPr>
                <w:rFonts w:hint="eastAsia"/>
              </w:rPr>
              <w:t>发电单元进入辅助服务市场</w:t>
            </w:r>
          </w:p>
        </w:tc>
        <w:tc>
          <w:tcPr>
            <w:tcW w:w="92.10pt" w:type="dxa"/>
            <w:vAlign w:val="center"/>
          </w:tcPr>
          <w:p w14:paraId="0A2DA880" w14:textId="77777777" w:rsidR="00000000" w:rsidRDefault="00000000">
            <w:pPr>
              <w:rPr>
                <w:rFonts w:hint="eastAsia"/>
              </w:rPr>
            </w:pPr>
            <w:r>
              <w:rPr>
                <w:rFonts w:hint="eastAsia"/>
              </w:rPr>
              <w:t>发电单元进入辅助服务市场申请单</w:t>
            </w:r>
          </w:p>
        </w:tc>
        <w:tc>
          <w:tcPr>
            <w:tcW w:w="40.30pt" w:type="dxa"/>
            <w:vAlign w:val="center"/>
          </w:tcPr>
          <w:p w14:paraId="14A5F97D" w14:textId="77777777" w:rsidR="00000000" w:rsidRDefault="00000000">
            <w:pPr>
              <w:rPr>
                <w:rFonts w:hint="eastAsia"/>
              </w:rPr>
            </w:pPr>
            <w:r>
              <w:rPr>
                <w:rFonts w:hint="eastAsia"/>
              </w:rPr>
              <w:t>/</w:t>
            </w:r>
          </w:p>
        </w:tc>
        <w:tc>
          <w:tcPr>
            <w:tcW w:w="30.25pt" w:type="dxa"/>
            <w:vAlign w:val="center"/>
          </w:tcPr>
          <w:p w14:paraId="3E60F2B9" w14:textId="77777777" w:rsidR="00000000" w:rsidRDefault="00000000">
            <w:pPr>
              <w:rPr>
                <w:rFonts w:hint="eastAsia"/>
              </w:rPr>
            </w:pPr>
            <w:r>
              <w:rPr>
                <w:rFonts w:hint="eastAsia"/>
              </w:rPr>
              <w:t>实时</w:t>
            </w:r>
          </w:p>
        </w:tc>
        <w:tc>
          <w:tcPr>
            <w:tcW w:w="152.15pt" w:type="dxa"/>
            <w:vAlign w:val="center"/>
          </w:tcPr>
          <w:p w14:paraId="284C7388" w14:textId="77777777" w:rsidR="00000000" w:rsidRDefault="00000000">
            <w:r>
              <w:rPr>
                <w:rFonts w:hint="eastAsia"/>
              </w:rPr>
              <w:t>电厂发电单元进入辅助服务市场申请单，例如进入市场品种、</w:t>
            </w:r>
            <w:r>
              <w:rPr>
                <w:rFonts w:hint="eastAsia"/>
              </w:rPr>
              <w:t>PLC</w:t>
            </w:r>
            <w:r>
              <w:rPr>
                <w:rFonts w:hint="eastAsia"/>
              </w:rPr>
              <w:t>名称、实时计划值文件名称</w:t>
            </w:r>
          </w:p>
        </w:tc>
      </w:tr>
      <w:tr w:rsidR="00000000" w14:paraId="26C34864" w14:textId="77777777">
        <w:trPr>
          <w:trHeight w:val="522"/>
        </w:trPr>
        <w:tc>
          <w:tcPr>
            <w:tcW w:w="25.30pt" w:type="dxa"/>
            <w:vAlign w:val="center"/>
          </w:tcPr>
          <w:p w14:paraId="453A0F2E" w14:textId="77777777" w:rsidR="00000000" w:rsidRDefault="00000000">
            <w:pPr>
              <w:rPr>
                <w:rFonts w:hint="eastAsia"/>
              </w:rPr>
            </w:pPr>
            <w:r>
              <w:rPr>
                <w:rFonts w:hint="eastAsia"/>
              </w:rPr>
              <w:t>12</w:t>
            </w:r>
          </w:p>
        </w:tc>
        <w:tc>
          <w:tcPr>
            <w:tcW w:w="86pt" w:type="dxa"/>
            <w:vAlign w:val="center"/>
          </w:tcPr>
          <w:p w14:paraId="5F654315" w14:textId="77777777" w:rsidR="00000000" w:rsidRDefault="00000000">
            <w:pPr>
              <w:rPr>
                <w:rFonts w:hint="eastAsia"/>
              </w:rPr>
            </w:pPr>
            <w:r>
              <w:rPr>
                <w:rFonts w:hint="eastAsia"/>
              </w:rPr>
              <w:t>新能源并网</w:t>
            </w:r>
          </w:p>
        </w:tc>
        <w:tc>
          <w:tcPr>
            <w:tcW w:w="92.10pt" w:type="dxa"/>
            <w:vAlign w:val="center"/>
          </w:tcPr>
          <w:p w14:paraId="4ACB61A2" w14:textId="77777777" w:rsidR="00000000" w:rsidRDefault="00000000">
            <w:pPr>
              <w:rPr>
                <w:rFonts w:hint="eastAsia"/>
              </w:rPr>
            </w:pPr>
            <w:r>
              <w:rPr>
                <w:rFonts w:hint="eastAsia"/>
              </w:rPr>
              <w:t>规划项目表</w:t>
            </w:r>
          </w:p>
        </w:tc>
        <w:tc>
          <w:tcPr>
            <w:tcW w:w="40.30pt" w:type="dxa"/>
            <w:vAlign w:val="center"/>
          </w:tcPr>
          <w:p w14:paraId="776D57FE" w14:textId="77777777" w:rsidR="00000000" w:rsidRDefault="00000000">
            <w:pPr>
              <w:rPr>
                <w:rFonts w:hint="eastAsia"/>
              </w:rPr>
            </w:pPr>
            <w:r>
              <w:rPr>
                <w:rFonts w:hint="eastAsia"/>
              </w:rPr>
              <w:t>/</w:t>
            </w:r>
          </w:p>
        </w:tc>
        <w:tc>
          <w:tcPr>
            <w:tcW w:w="30.25pt" w:type="dxa"/>
            <w:vAlign w:val="center"/>
          </w:tcPr>
          <w:p w14:paraId="38D5AACD" w14:textId="77777777" w:rsidR="00000000" w:rsidRDefault="00000000">
            <w:pPr>
              <w:rPr>
                <w:rFonts w:hint="eastAsia"/>
              </w:rPr>
            </w:pPr>
            <w:r>
              <w:rPr>
                <w:rFonts w:hint="eastAsia"/>
              </w:rPr>
              <w:t>实时</w:t>
            </w:r>
          </w:p>
        </w:tc>
        <w:tc>
          <w:tcPr>
            <w:tcW w:w="152.15pt" w:type="dxa"/>
            <w:vAlign w:val="center"/>
          </w:tcPr>
          <w:p w14:paraId="78065A4E" w14:textId="77777777" w:rsidR="00000000" w:rsidRDefault="00000000">
            <w:r>
              <w:rPr>
                <w:rFonts w:hint="eastAsia"/>
              </w:rPr>
              <w:t>规划项目清单及规划项目详情</w:t>
            </w:r>
          </w:p>
        </w:tc>
      </w:tr>
      <w:tr w:rsidR="00000000" w14:paraId="542A9ADF" w14:textId="77777777">
        <w:trPr>
          <w:trHeight w:val="522"/>
        </w:trPr>
        <w:tc>
          <w:tcPr>
            <w:tcW w:w="25.30pt" w:type="dxa"/>
            <w:vAlign w:val="center"/>
          </w:tcPr>
          <w:p w14:paraId="2CBCE717" w14:textId="77777777" w:rsidR="00000000" w:rsidRDefault="00000000">
            <w:pPr>
              <w:rPr>
                <w:rFonts w:hint="eastAsia"/>
              </w:rPr>
            </w:pPr>
            <w:r>
              <w:rPr>
                <w:rFonts w:hint="eastAsia"/>
              </w:rPr>
              <w:t>13</w:t>
            </w:r>
          </w:p>
        </w:tc>
        <w:tc>
          <w:tcPr>
            <w:tcW w:w="86pt" w:type="dxa"/>
            <w:vAlign w:val="center"/>
          </w:tcPr>
          <w:p w14:paraId="65FA3120" w14:textId="77777777" w:rsidR="00000000" w:rsidRDefault="00000000">
            <w:pPr>
              <w:rPr>
                <w:rFonts w:hint="eastAsia"/>
              </w:rPr>
            </w:pPr>
            <w:r>
              <w:rPr>
                <w:rFonts w:hint="eastAsia"/>
              </w:rPr>
              <w:t>新能源并网</w:t>
            </w:r>
          </w:p>
        </w:tc>
        <w:tc>
          <w:tcPr>
            <w:tcW w:w="92.10pt" w:type="dxa"/>
            <w:vAlign w:val="center"/>
          </w:tcPr>
          <w:p w14:paraId="4A3B7550" w14:textId="77777777" w:rsidR="00000000" w:rsidRDefault="00000000">
            <w:pPr>
              <w:rPr>
                <w:rFonts w:hint="eastAsia"/>
              </w:rPr>
            </w:pPr>
            <w:r>
              <w:rPr>
                <w:rFonts w:hint="eastAsia"/>
              </w:rPr>
              <w:t>新能源场站表</w:t>
            </w:r>
          </w:p>
        </w:tc>
        <w:tc>
          <w:tcPr>
            <w:tcW w:w="40.30pt" w:type="dxa"/>
            <w:vAlign w:val="center"/>
          </w:tcPr>
          <w:p w14:paraId="66104BFC" w14:textId="77777777" w:rsidR="00000000" w:rsidRDefault="00000000">
            <w:pPr>
              <w:rPr>
                <w:rFonts w:hint="eastAsia"/>
              </w:rPr>
            </w:pPr>
            <w:r>
              <w:rPr>
                <w:rFonts w:hint="eastAsia"/>
              </w:rPr>
              <w:t>/</w:t>
            </w:r>
          </w:p>
        </w:tc>
        <w:tc>
          <w:tcPr>
            <w:tcW w:w="30.25pt" w:type="dxa"/>
            <w:vAlign w:val="center"/>
          </w:tcPr>
          <w:p w14:paraId="1A3FFF28" w14:textId="77777777" w:rsidR="00000000" w:rsidRDefault="00000000">
            <w:pPr>
              <w:rPr>
                <w:rFonts w:hint="eastAsia"/>
              </w:rPr>
            </w:pPr>
            <w:r>
              <w:rPr>
                <w:rFonts w:hint="eastAsia"/>
              </w:rPr>
              <w:t>实时</w:t>
            </w:r>
          </w:p>
        </w:tc>
        <w:tc>
          <w:tcPr>
            <w:tcW w:w="152.15pt" w:type="dxa"/>
            <w:vAlign w:val="center"/>
          </w:tcPr>
          <w:p w14:paraId="242C57A2" w14:textId="77777777" w:rsidR="00000000" w:rsidRDefault="00000000">
            <w:r>
              <w:rPr>
                <w:rFonts w:hint="eastAsia"/>
              </w:rPr>
              <w:t>本电厂的新能源场站清单及场站详情信息</w:t>
            </w:r>
          </w:p>
        </w:tc>
      </w:tr>
      <w:tr w:rsidR="00000000" w14:paraId="2EA744A1" w14:textId="77777777">
        <w:trPr>
          <w:trHeight w:val="522"/>
        </w:trPr>
        <w:tc>
          <w:tcPr>
            <w:tcW w:w="25.30pt" w:type="dxa"/>
            <w:vAlign w:val="center"/>
          </w:tcPr>
          <w:p w14:paraId="01843F9F" w14:textId="77777777" w:rsidR="00000000" w:rsidRDefault="00000000">
            <w:pPr>
              <w:rPr>
                <w:rFonts w:hint="eastAsia"/>
              </w:rPr>
            </w:pPr>
            <w:r>
              <w:rPr>
                <w:rFonts w:hint="eastAsia"/>
              </w:rPr>
              <w:t>14</w:t>
            </w:r>
          </w:p>
        </w:tc>
        <w:tc>
          <w:tcPr>
            <w:tcW w:w="86pt" w:type="dxa"/>
            <w:vAlign w:val="center"/>
          </w:tcPr>
          <w:p w14:paraId="49896BBC" w14:textId="77777777" w:rsidR="00000000" w:rsidRDefault="00000000">
            <w:pPr>
              <w:rPr>
                <w:rFonts w:hint="eastAsia"/>
              </w:rPr>
            </w:pPr>
            <w:r>
              <w:rPr>
                <w:rFonts w:hint="eastAsia"/>
              </w:rPr>
              <w:t>新能源并网</w:t>
            </w:r>
          </w:p>
        </w:tc>
        <w:tc>
          <w:tcPr>
            <w:tcW w:w="92.10pt" w:type="dxa"/>
            <w:vAlign w:val="center"/>
          </w:tcPr>
          <w:p w14:paraId="37F6F53F" w14:textId="77777777" w:rsidR="00000000" w:rsidRDefault="00000000">
            <w:pPr>
              <w:rPr>
                <w:rFonts w:hint="eastAsia"/>
              </w:rPr>
            </w:pPr>
            <w:r>
              <w:rPr>
                <w:rFonts w:hint="eastAsia"/>
              </w:rPr>
              <w:t>调度项目信息</w:t>
            </w:r>
          </w:p>
        </w:tc>
        <w:tc>
          <w:tcPr>
            <w:tcW w:w="40.30pt" w:type="dxa"/>
            <w:vAlign w:val="center"/>
          </w:tcPr>
          <w:p w14:paraId="182B510C" w14:textId="77777777" w:rsidR="00000000" w:rsidRDefault="00000000">
            <w:pPr>
              <w:rPr>
                <w:rFonts w:hint="eastAsia"/>
              </w:rPr>
            </w:pPr>
            <w:r>
              <w:rPr>
                <w:rFonts w:hint="eastAsia"/>
              </w:rPr>
              <w:t>/</w:t>
            </w:r>
          </w:p>
        </w:tc>
        <w:tc>
          <w:tcPr>
            <w:tcW w:w="30.25pt" w:type="dxa"/>
            <w:vAlign w:val="center"/>
          </w:tcPr>
          <w:p w14:paraId="50D1070F" w14:textId="77777777" w:rsidR="00000000" w:rsidRDefault="00000000">
            <w:pPr>
              <w:rPr>
                <w:rFonts w:hint="eastAsia"/>
              </w:rPr>
            </w:pPr>
            <w:r>
              <w:rPr>
                <w:rFonts w:hint="eastAsia"/>
              </w:rPr>
              <w:t>实时</w:t>
            </w:r>
          </w:p>
        </w:tc>
        <w:tc>
          <w:tcPr>
            <w:tcW w:w="152.15pt" w:type="dxa"/>
            <w:vAlign w:val="center"/>
          </w:tcPr>
          <w:p w14:paraId="7E08B226" w14:textId="77777777" w:rsidR="00000000" w:rsidRDefault="00000000">
            <w:r>
              <w:rPr>
                <w:rFonts w:hint="eastAsia"/>
              </w:rPr>
              <w:t>新能源电厂项目基本信息、进度信息、投产容量计划、机组信息</w:t>
            </w:r>
          </w:p>
        </w:tc>
      </w:tr>
      <w:tr w:rsidR="00000000" w14:paraId="260957B8" w14:textId="77777777">
        <w:trPr>
          <w:trHeight w:val="522"/>
        </w:trPr>
        <w:tc>
          <w:tcPr>
            <w:tcW w:w="25.30pt" w:type="dxa"/>
            <w:vAlign w:val="center"/>
          </w:tcPr>
          <w:p w14:paraId="6200B2D2" w14:textId="77777777" w:rsidR="00000000" w:rsidRDefault="00000000">
            <w:pPr>
              <w:rPr>
                <w:rFonts w:hint="eastAsia"/>
              </w:rPr>
            </w:pPr>
            <w:r>
              <w:rPr>
                <w:rFonts w:hint="eastAsia"/>
              </w:rPr>
              <w:t>15</w:t>
            </w:r>
          </w:p>
        </w:tc>
        <w:tc>
          <w:tcPr>
            <w:tcW w:w="86pt" w:type="dxa"/>
            <w:vAlign w:val="center"/>
          </w:tcPr>
          <w:p w14:paraId="4FD9166D" w14:textId="77777777" w:rsidR="00000000" w:rsidRDefault="00000000">
            <w:pPr>
              <w:rPr>
                <w:rFonts w:hint="eastAsia"/>
              </w:rPr>
            </w:pPr>
            <w:r>
              <w:rPr>
                <w:rFonts w:hint="eastAsia"/>
              </w:rPr>
              <w:t>新能源并网</w:t>
            </w:r>
          </w:p>
        </w:tc>
        <w:tc>
          <w:tcPr>
            <w:tcW w:w="92.10pt" w:type="dxa"/>
            <w:vAlign w:val="center"/>
          </w:tcPr>
          <w:p w14:paraId="563E4244" w14:textId="77777777" w:rsidR="00000000" w:rsidRDefault="00000000">
            <w:pPr>
              <w:rPr>
                <w:rFonts w:hint="eastAsia"/>
              </w:rPr>
            </w:pPr>
            <w:r>
              <w:rPr>
                <w:rFonts w:hint="eastAsia"/>
              </w:rPr>
              <w:t>并网资料</w:t>
            </w:r>
          </w:p>
        </w:tc>
        <w:tc>
          <w:tcPr>
            <w:tcW w:w="40.30pt" w:type="dxa"/>
            <w:vAlign w:val="center"/>
          </w:tcPr>
          <w:p w14:paraId="2D810F68" w14:textId="77777777" w:rsidR="00000000" w:rsidRDefault="00000000">
            <w:pPr>
              <w:rPr>
                <w:rFonts w:hint="eastAsia"/>
              </w:rPr>
            </w:pPr>
            <w:r>
              <w:rPr>
                <w:rFonts w:hint="eastAsia"/>
              </w:rPr>
              <w:t>/</w:t>
            </w:r>
          </w:p>
        </w:tc>
        <w:tc>
          <w:tcPr>
            <w:tcW w:w="30.25pt" w:type="dxa"/>
            <w:vAlign w:val="center"/>
          </w:tcPr>
          <w:p w14:paraId="4B38E76A" w14:textId="77777777" w:rsidR="00000000" w:rsidRDefault="00000000">
            <w:pPr>
              <w:rPr>
                <w:rFonts w:hint="eastAsia"/>
              </w:rPr>
            </w:pPr>
            <w:r>
              <w:rPr>
                <w:rFonts w:hint="eastAsia"/>
              </w:rPr>
              <w:t>实时</w:t>
            </w:r>
          </w:p>
        </w:tc>
        <w:tc>
          <w:tcPr>
            <w:tcW w:w="152.15pt" w:type="dxa"/>
            <w:vAlign w:val="center"/>
          </w:tcPr>
          <w:p w14:paraId="6112B728" w14:textId="77777777" w:rsidR="00000000" w:rsidRDefault="00000000">
            <w:r>
              <w:rPr>
                <w:rFonts w:hint="eastAsia"/>
              </w:rPr>
              <w:t>新能源电厂并网相关资料，例如</w:t>
            </w:r>
            <w:r>
              <w:rPr>
                <w:rFonts w:hint="eastAsia"/>
              </w:rPr>
              <w:t>AGC</w:t>
            </w:r>
            <w:r>
              <w:rPr>
                <w:rFonts w:hint="eastAsia"/>
              </w:rPr>
              <w:t>试验报告等</w:t>
            </w:r>
          </w:p>
        </w:tc>
      </w:tr>
      <w:tr w:rsidR="00000000" w14:paraId="417B82BD" w14:textId="77777777">
        <w:trPr>
          <w:trHeight w:val="522"/>
        </w:trPr>
        <w:tc>
          <w:tcPr>
            <w:tcW w:w="25.30pt" w:type="dxa"/>
            <w:vAlign w:val="center"/>
          </w:tcPr>
          <w:p w14:paraId="4F76EDAF" w14:textId="77777777" w:rsidR="00000000" w:rsidRDefault="00000000">
            <w:pPr>
              <w:rPr>
                <w:rFonts w:hint="eastAsia"/>
              </w:rPr>
            </w:pPr>
            <w:r>
              <w:rPr>
                <w:rFonts w:hint="eastAsia"/>
              </w:rPr>
              <w:t>16</w:t>
            </w:r>
          </w:p>
        </w:tc>
        <w:tc>
          <w:tcPr>
            <w:tcW w:w="86pt" w:type="dxa"/>
            <w:vAlign w:val="center"/>
          </w:tcPr>
          <w:p w14:paraId="20892320" w14:textId="77777777" w:rsidR="00000000" w:rsidRDefault="00000000">
            <w:pPr>
              <w:rPr>
                <w:rFonts w:hint="eastAsia"/>
              </w:rPr>
            </w:pPr>
            <w:r>
              <w:rPr>
                <w:rFonts w:hint="eastAsia"/>
              </w:rPr>
              <w:t>组织用户</w:t>
            </w:r>
          </w:p>
        </w:tc>
        <w:tc>
          <w:tcPr>
            <w:tcW w:w="92.10pt" w:type="dxa"/>
            <w:vAlign w:val="center"/>
          </w:tcPr>
          <w:p w14:paraId="48154037" w14:textId="77777777" w:rsidR="00000000" w:rsidRDefault="00000000">
            <w:pPr>
              <w:rPr>
                <w:rFonts w:hint="eastAsia"/>
              </w:rPr>
            </w:pPr>
            <w:r>
              <w:rPr>
                <w:rFonts w:hint="eastAsia"/>
              </w:rPr>
              <w:t>组织用户信息</w:t>
            </w:r>
          </w:p>
        </w:tc>
        <w:tc>
          <w:tcPr>
            <w:tcW w:w="40.30pt" w:type="dxa"/>
            <w:vAlign w:val="center"/>
          </w:tcPr>
          <w:p w14:paraId="724D63A8" w14:textId="77777777" w:rsidR="00000000" w:rsidRDefault="00000000">
            <w:pPr>
              <w:rPr>
                <w:rFonts w:hint="eastAsia"/>
              </w:rPr>
            </w:pPr>
            <w:r>
              <w:rPr>
                <w:rFonts w:hint="eastAsia"/>
              </w:rPr>
              <w:t>/</w:t>
            </w:r>
          </w:p>
        </w:tc>
        <w:tc>
          <w:tcPr>
            <w:tcW w:w="30.25pt" w:type="dxa"/>
            <w:vAlign w:val="center"/>
          </w:tcPr>
          <w:p w14:paraId="1DF51088" w14:textId="77777777" w:rsidR="00000000" w:rsidRDefault="00000000">
            <w:pPr>
              <w:rPr>
                <w:rFonts w:hint="eastAsia"/>
              </w:rPr>
            </w:pPr>
            <w:r>
              <w:rPr>
                <w:rFonts w:hint="eastAsia"/>
              </w:rPr>
              <w:t>实时</w:t>
            </w:r>
          </w:p>
        </w:tc>
        <w:tc>
          <w:tcPr>
            <w:tcW w:w="152.15pt" w:type="dxa"/>
            <w:vAlign w:val="center"/>
          </w:tcPr>
          <w:p w14:paraId="5D87E57B" w14:textId="77777777" w:rsidR="00000000" w:rsidRDefault="00000000">
            <w:pPr>
              <w:rPr>
                <w:rFonts w:hint="eastAsia"/>
              </w:rPr>
            </w:pPr>
            <w:r>
              <w:rPr>
                <w:rFonts w:hint="eastAsia"/>
              </w:rPr>
              <w:t>/</w:t>
            </w:r>
          </w:p>
        </w:tc>
      </w:tr>
    </w:tbl>
    <w:p w14:paraId="3A536B72" w14:textId="77777777" w:rsidR="00000000" w:rsidRDefault="00000000">
      <w:pPr>
        <w:pStyle w:val="3"/>
        <w:numPr>
          <w:ilvl w:val="2"/>
          <w:numId w:val="24"/>
        </w:numPr>
        <w:rPr>
          <w:rFonts w:hint="eastAsia"/>
          <w:kern w:val="44"/>
          <w:szCs w:val="24"/>
        </w:rPr>
      </w:pPr>
      <w:r>
        <w:rPr>
          <w:rFonts w:hint="eastAsia"/>
          <w:kern w:val="44"/>
          <w:szCs w:val="24"/>
        </w:rPr>
        <w:t>涉网考核管理服务</w:t>
      </w:r>
    </w:p>
    <w:p w14:paraId="2D4DC5A3" w14:textId="77777777" w:rsidR="00000000" w:rsidRDefault="00000000">
      <w:pPr>
        <w:pStyle w:val="a9"/>
        <w:ind w:firstLineChars="200" w:firstLine="24pt"/>
        <w:rPr>
          <w:rFonts w:hint="eastAsia"/>
        </w:rPr>
      </w:pPr>
      <w:bookmarkStart w:id="87" w:name="OLE_LINK15"/>
      <w:r>
        <w:rPr>
          <w:rFonts w:hint="eastAsia"/>
        </w:rPr>
        <w:t>涉网考核管理服务应至少包括考核总览、考核汇总、并网管理考核分析、辅助服务补偿分析、免考分析、效果评估、考核结果比对等功能模块</w:t>
      </w:r>
      <w:bookmarkEnd w:id="87"/>
      <w:r>
        <w:rPr>
          <w:rFonts w:hint="eastAsia"/>
        </w:rPr>
        <w:t>，应至少满足《南方区域电力并网运行管理实施细则》和《南方区域电力辅助服务管理实施细则》（以下简称“两个细则”）的要求，应至少包括以下技术要求：</w:t>
      </w:r>
    </w:p>
    <w:p w14:paraId="1BA3D429" w14:textId="77777777" w:rsidR="00000000" w:rsidRDefault="00000000">
      <w:pPr>
        <w:pStyle w:val="a9"/>
        <w:numPr>
          <w:ilvl w:val="0"/>
          <w:numId w:val="110"/>
        </w:numPr>
        <w:ind w:firstLineChars="200" w:firstLine="24pt"/>
        <w:rPr>
          <w:rFonts w:hint="eastAsia"/>
        </w:rPr>
      </w:pPr>
      <w:bookmarkStart w:id="88" w:name="_Toc7220"/>
      <w:r>
        <w:rPr>
          <w:rFonts w:hint="eastAsia"/>
        </w:rPr>
        <w:t>考核总览</w:t>
      </w:r>
      <w:bookmarkEnd w:id="88"/>
    </w:p>
    <w:p w14:paraId="770EE97B" w14:textId="77777777" w:rsidR="00000000" w:rsidRDefault="00000000">
      <w:pPr>
        <w:pStyle w:val="a9"/>
        <w:ind w:firstLineChars="200" w:firstLine="24pt"/>
        <w:rPr>
          <w:rFonts w:hint="eastAsia"/>
        </w:rPr>
      </w:pPr>
      <w:r>
        <w:rPr>
          <w:rFonts w:hint="eastAsia"/>
        </w:rPr>
        <w:t>基于整体管控的视角，对“两个细则”考核指标的数据统计及系统运行状态的展示分析，全局展示系统数据状态，直观了解当前“两个细则”考核指标相关情况，为更好地优化各项指标提供数据支撑。</w:t>
      </w:r>
    </w:p>
    <w:p w14:paraId="1220038E" w14:textId="77777777" w:rsidR="00000000" w:rsidRDefault="00000000">
      <w:pPr>
        <w:pStyle w:val="a9"/>
        <w:numPr>
          <w:ilvl w:val="0"/>
          <w:numId w:val="110"/>
        </w:numPr>
        <w:ind w:firstLineChars="200" w:firstLine="24pt"/>
        <w:rPr>
          <w:rFonts w:hint="eastAsia"/>
        </w:rPr>
      </w:pPr>
      <w:bookmarkStart w:id="89" w:name="_Toc5843"/>
      <w:r>
        <w:rPr>
          <w:rFonts w:hint="eastAsia"/>
        </w:rPr>
        <w:t>考核汇总</w:t>
      </w:r>
      <w:bookmarkEnd w:id="89"/>
    </w:p>
    <w:p w14:paraId="71351967" w14:textId="77777777" w:rsidR="00000000" w:rsidRDefault="00000000">
      <w:pPr>
        <w:pStyle w:val="a9"/>
        <w:ind w:firstLineChars="200" w:firstLine="24pt"/>
        <w:rPr>
          <w:rFonts w:hint="eastAsia"/>
        </w:rPr>
      </w:pPr>
      <w:r>
        <w:rPr>
          <w:rFonts w:hint="eastAsia"/>
        </w:rPr>
        <w:t>系统应支持对场站的数据进行统计分析，展示场站考核情况，应支持按柱状图和列表显示场站考核每日和月度数值。</w:t>
      </w:r>
    </w:p>
    <w:p w14:paraId="1D1C74D0" w14:textId="77777777" w:rsidR="00000000" w:rsidRDefault="00000000">
      <w:pPr>
        <w:pStyle w:val="a9"/>
        <w:ind w:firstLineChars="200" w:firstLine="24pt"/>
        <w:rPr>
          <w:rFonts w:hint="eastAsia"/>
        </w:rPr>
      </w:pPr>
      <w:r>
        <w:rPr>
          <w:rFonts w:hint="eastAsia"/>
        </w:rPr>
        <w:t>考核品种包括功率预测考核、有功功率变化率考核、数据合格率考核、</w:t>
      </w:r>
      <w:r>
        <w:rPr>
          <w:rFonts w:hint="eastAsia"/>
        </w:rPr>
        <w:t>AGC</w:t>
      </w:r>
      <w:r>
        <w:rPr>
          <w:rFonts w:hint="eastAsia"/>
        </w:rPr>
        <w:t>考核、</w:t>
      </w:r>
      <w:r>
        <w:rPr>
          <w:rFonts w:hint="eastAsia"/>
        </w:rPr>
        <w:t>AVC</w:t>
      </w:r>
      <w:r>
        <w:rPr>
          <w:rFonts w:hint="eastAsia"/>
        </w:rPr>
        <w:t>考核、一次调频考核。</w:t>
      </w:r>
    </w:p>
    <w:p w14:paraId="67BA14B8" w14:textId="77777777" w:rsidR="00000000" w:rsidRDefault="00000000">
      <w:pPr>
        <w:pStyle w:val="a9"/>
        <w:ind w:firstLineChars="200" w:firstLine="24pt"/>
        <w:rPr>
          <w:rFonts w:hint="eastAsia"/>
        </w:rPr>
      </w:pPr>
      <w:r>
        <w:rPr>
          <w:rFonts w:hint="eastAsia"/>
        </w:rPr>
        <w:t>应支持按照日、月、年不同时间维度进行统计。</w:t>
      </w:r>
    </w:p>
    <w:p w14:paraId="68B9C9C8" w14:textId="77777777" w:rsidR="00000000" w:rsidRDefault="00000000">
      <w:pPr>
        <w:pStyle w:val="a9"/>
        <w:numPr>
          <w:ilvl w:val="0"/>
          <w:numId w:val="110"/>
        </w:numPr>
        <w:ind w:firstLineChars="200" w:firstLine="24pt"/>
        <w:rPr>
          <w:rFonts w:hint="eastAsia"/>
        </w:rPr>
      </w:pPr>
      <w:bookmarkStart w:id="90" w:name="_Toc11106"/>
      <w:r>
        <w:rPr>
          <w:rFonts w:hint="eastAsia"/>
        </w:rPr>
        <w:t>并网管理考核分析</w:t>
      </w:r>
      <w:bookmarkEnd w:id="90"/>
    </w:p>
    <w:p w14:paraId="3A7EEFEC" w14:textId="77777777" w:rsidR="00000000" w:rsidRDefault="00000000">
      <w:pPr>
        <w:pStyle w:val="a9"/>
        <w:ind w:firstLineChars="200" w:firstLine="24pt"/>
        <w:rPr>
          <w:rFonts w:hint="eastAsia"/>
        </w:rPr>
      </w:pPr>
      <w:r>
        <w:rPr>
          <w:rFonts w:hint="eastAsia"/>
        </w:rPr>
        <w:t>针对“两个细则”的重要考核指标，应支持自定义计算频率（默认</w:t>
      </w:r>
      <w:r>
        <w:rPr>
          <w:rFonts w:hint="eastAsia"/>
        </w:rPr>
        <w:t>15</w:t>
      </w:r>
      <w:r>
        <w:rPr>
          <w:rFonts w:hint="eastAsia"/>
        </w:rPr>
        <w:t>分钟），应支持被考核自动告警提示的功能，并通知相关人员进行调整。</w:t>
      </w:r>
    </w:p>
    <w:p w14:paraId="32C70AA6" w14:textId="77777777" w:rsidR="00000000" w:rsidRDefault="00000000">
      <w:pPr>
        <w:pStyle w:val="a9"/>
        <w:ind w:firstLineChars="200" w:firstLine="24pt"/>
        <w:rPr>
          <w:rFonts w:hint="eastAsia"/>
        </w:rPr>
      </w:pPr>
      <w:r>
        <w:rPr>
          <w:rFonts w:hint="eastAsia"/>
        </w:rPr>
        <w:t>考核指标信息：</w:t>
      </w:r>
    </w:p>
    <w:p w14:paraId="18F05AF3" w14:textId="77777777" w:rsidR="00000000" w:rsidRDefault="00000000">
      <w:pPr>
        <w:pStyle w:val="a9"/>
        <w:numPr>
          <w:ilvl w:val="0"/>
          <w:numId w:val="111"/>
        </w:numPr>
        <w:ind w:start="0pt" w:firstLineChars="200" w:firstLine="24pt"/>
        <w:rPr>
          <w:rFonts w:hint="eastAsia"/>
        </w:rPr>
      </w:pPr>
      <w:r>
        <w:rPr>
          <w:rFonts w:hint="eastAsia"/>
        </w:rPr>
        <w:lastRenderedPageBreak/>
        <w:t>功率预测考核：电力调度机构对上送的功率日预测结果（含超短期预测结果、短期预测结果及中期预测结果）及其预测上报率、准确率进行考核。</w:t>
      </w:r>
    </w:p>
    <w:p w14:paraId="57DDCB2E" w14:textId="77777777" w:rsidR="00000000" w:rsidRDefault="00000000">
      <w:pPr>
        <w:pStyle w:val="ab"/>
        <w:tabs>
          <w:tab w:val="start" w:pos="157.70pt"/>
          <w:tab w:val="center" w:pos="210.60pt"/>
        </w:tabs>
        <w:rPr>
          <w:rFonts w:eastAsia="宋体"/>
        </w:rPr>
      </w:pPr>
      <w:r>
        <w:rPr>
          <w:rFonts w:hint="eastAsia"/>
        </w:rPr>
        <w:tab/>
      </w:r>
      <w:r>
        <w:rPr>
          <w:rFonts w:ascii="Times New Roman" w:hAnsi="Times New Roman"/>
        </w:rPr>
        <w:t>表</w:t>
      </w:r>
      <w:r>
        <w:rPr>
          <w:rFonts w:ascii="Times New Roman" w:hAnsi="Times New Roman"/>
        </w:rPr>
        <w:tab/>
        <w:t>4.2-2</w:t>
      </w:r>
      <w:r>
        <w:rPr>
          <w:rFonts w:ascii="Times New Roman" w:hAnsi="Times New Roman"/>
        </w:rPr>
        <w:t>功率预测说明表</w:t>
      </w:r>
    </w:p>
    <w:tbl>
      <w:tblPr>
        <w:tblpPr w:leftFromText="180" w:rightFromText="180" w:vertAnchor="text" w:horzAnchor="page" w:tblpX="1560" w:tblpY="192"/>
        <w:tblOverlap w:val="never"/>
        <w:tblW w:w="0pt" w:type="auto"/>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1918"/>
        <w:gridCol w:w="2796"/>
        <w:gridCol w:w="3582"/>
      </w:tblGrid>
      <w:tr w:rsidR="00000000" w14:paraId="774E40C1" w14:textId="77777777">
        <w:trPr>
          <w:trHeight w:val="522"/>
        </w:trPr>
        <w:tc>
          <w:tcPr>
            <w:tcW w:w="109.40pt" w:type="dxa"/>
            <w:shd w:val="clear" w:color="auto" w:fill="FFFFFF"/>
            <w:vAlign w:val="center"/>
          </w:tcPr>
          <w:p w14:paraId="72C898AC" w14:textId="77777777" w:rsidR="00000000" w:rsidRDefault="00000000">
            <w:pPr>
              <w:rPr>
                <w:rFonts w:hint="eastAsia"/>
              </w:rPr>
            </w:pPr>
            <w:r>
              <w:rPr>
                <w:rFonts w:hint="eastAsia"/>
              </w:rPr>
              <w:t>功率预测结果</w:t>
            </w:r>
          </w:p>
        </w:tc>
        <w:tc>
          <w:tcPr>
            <w:tcW w:w="160.35pt" w:type="dxa"/>
            <w:shd w:val="clear" w:color="auto" w:fill="FFFFFF"/>
            <w:vAlign w:val="center"/>
          </w:tcPr>
          <w:p w14:paraId="1495ED15" w14:textId="77777777" w:rsidR="00000000" w:rsidRDefault="00000000">
            <w:pPr>
              <w:rPr>
                <w:rFonts w:hint="eastAsia"/>
              </w:rPr>
            </w:pPr>
            <w:r>
              <w:rPr>
                <w:rFonts w:hint="eastAsia"/>
              </w:rPr>
              <w:t>时间维度</w:t>
            </w:r>
          </w:p>
        </w:tc>
        <w:tc>
          <w:tcPr>
            <w:tcW w:w="205.85pt" w:type="dxa"/>
            <w:shd w:val="clear" w:color="auto" w:fill="FFFFFF"/>
            <w:vAlign w:val="center"/>
          </w:tcPr>
          <w:p w14:paraId="56B4F600" w14:textId="77777777" w:rsidR="00000000" w:rsidRDefault="00000000">
            <w:pPr>
              <w:rPr>
                <w:rFonts w:hint="eastAsia"/>
              </w:rPr>
            </w:pPr>
            <w:r>
              <w:rPr>
                <w:rFonts w:hint="eastAsia"/>
              </w:rPr>
              <w:t>说明</w:t>
            </w:r>
          </w:p>
        </w:tc>
      </w:tr>
      <w:tr w:rsidR="00000000" w14:paraId="1111ED08" w14:textId="77777777">
        <w:trPr>
          <w:trHeight w:val="522"/>
        </w:trPr>
        <w:tc>
          <w:tcPr>
            <w:tcW w:w="109.40pt" w:type="dxa"/>
            <w:shd w:val="clear" w:color="auto" w:fill="FFFFFF"/>
            <w:vAlign w:val="center"/>
          </w:tcPr>
          <w:p w14:paraId="10171564" w14:textId="77777777" w:rsidR="00000000" w:rsidRDefault="00000000">
            <w:pPr>
              <w:rPr>
                <w:rFonts w:hint="eastAsia"/>
              </w:rPr>
            </w:pPr>
            <w:r>
              <w:rPr>
                <w:rFonts w:hint="eastAsia"/>
              </w:rPr>
              <w:t>超短期预测结果</w:t>
            </w:r>
          </w:p>
        </w:tc>
        <w:tc>
          <w:tcPr>
            <w:tcW w:w="160.35pt" w:type="dxa"/>
            <w:shd w:val="clear" w:color="auto" w:fill="FFFFFF"/>
            <w:vAlign w:val="center"/>
          </w:tcPr>
          <w:p w14:paraId="609C58BF" w14:textId="77777777" w:rsidR="00000000" w:rsidRDefault="00000000">
            <w:pPr>
              <w:rPr>
                <w:rFonts w:hint="eastAsia"/>
              </w:rPr>
            </w:pPr>
            <w:r>
              <w:rPr>
                <w:rFonts w:hint="eastAsia"/>
              </w:rPr>
              <w:t>15</w:t>
            </w:r>
            <w:r>
              <w:rPr>
                <w:rFonts w:hint="eastAsia"/>
              </w:rPr>
              <w:t>分钟至</w:t>
            </w:r>
            <w:r>
              <w:rPr>
                <w:rFonts w:hint="eastAsia"/>
              </w:rPr>
              <w:t>4</w:t>
            </w:r>
            <w:r>
              <w:rPr>
                <w:rFonts w:hint="eastAsia"/>
              </w:rPr>
              <w:t>小时</w:t>
            </w:r>
          </w:p>
        </w:tc>
        <w:tc>
          <w:tcPr>
            <w:tcW w:w="205.85pt" w:type="dxa"/>
            <w:shd w:val="clear" w:color="auto" w:fill="FFFFFF"/>
            <w:vAlign w:val="center"/>
          </w:tcPr>
          <w:p w14:paraId="690572CC" w14:textId="77777777" w:rsidR="00000000" w:rsidRDefault="00000000">
            <w:pPr>
              <w:rPr>
                <w:rFonts w:hint="eastAsia"/>
              </w:rPr>
            </w:pPr>
            <w:r>
              <w:rPr>
                <w:rFonts w:hint="eastAsia"/>
              </w:rPr>
              <w:t>当前时刻往后若干时段的预测结果</w:t>
            </w:r>
          </w:p>
        </w:tc>
      </w:tr>
      <w:tr w:rsidR="00000000" w14:paraId="365EBCAF" w14:textId="77777777">
        <w:trPr>
          <w:trHeight w:val="522"/>
        </w:trPr>
        <w:tc>
          <w:tcPr>
            <w:tcW w:w="109.40pt" w:type="dxa"/>
            <w:shd w:val="clear" w:color="auto" w:fill="FFFFFF"/>
            <w:vAlign w:val="center"/>
          </w:tcPr>
          <w:p w14:paraId="77BEF51D" w14:textId="77777777" w:rsidR="00000000" w:rsidRDefault="00000000">
            <w:pPr>
              <w:rPr>
                <w:rFonts w:hint="eastAsia"/>
              </w:rPr>
            </w:pPr>
            <w:r>
              <w:rPr>
                <w:rFonts w:hint="eastAsia"/>
              </w:rPr>
              <w:t>短期预测结果</w:t>
            </w:r>
          </w:p>
        </w:tc>
        <w:tc>
          <w:tcPr>
            <w:tcW w:w="160.35pt" w:type="dxa"/>
            <w:shd w:val="clear" w:color="auto" w:fill="FFFFFF"/>
            <w:vAlign w:val="center"/>
          </w:tcPr>
          <w:p w14:paraId="73CE55FD" w14:textId="77777777" w:rsidR="00000000" w:rsidRDefault="00000000">
            <w:pPr>
              <w:rPr>
                <w:rFonts w:hint="eastAsia"/>
              </w:rPr>
            </w:pPr>
            <w:r>
              <w:rPr>
                <w:rFonts w:hint="eastAsia"/>
              </w:rPr>
              <w:t>每日</w:t>
            </w:r>
          </w:p>
        </w:tc>
        <w:tc>
          <w:tcPr>
            <w:tcW w:w="205.85pt" w:type="dxa"/>
            <w:shd w:val="clear" w:color="auto" w:fill="FFFFFF"/>
            <w:vAlign w:val="center"/>
          </w:tcPr>
          <w:p w14:paraId="4DC5BFDF" w14:textId="77777777" w:rsidR="00000000" w:rsidRDefault="00000000">
            <w:pPr>
              <w:rPr>
                <w:rFonts w:hint="eastAsia"/>
              </w:rPr>
            </w:pPr>
            <w:r>
              <w:rPr>
                <w:rFonts w:hint="eastAsia"/>
              </w:rPr>
              <w:t>按日进行统计，按月进行考核</w:t>
            </w:r>
          </w:p>
        </w:tc>
      </w:tr>
      <w:tr w:rsidR="00000000" w14:paraId="2410CE21" w14:textId="77777777">
        <w:trPr>
          <w:trHeight w:val="522"/>
        </w:trPr>
        <w:tc>
          <w:tcPr>
            <w:tcW w:w="109.40pt" w:type="dxa"/>
            <w:shd w:val="clear" w:color="auto" w:fill="FFFFFF"/>
            <w:vAlign w:val="center"/>
          </w:tcPr>
          <w:p w14:paraId="6B7943EA" w14:textId="77777777" w:rsidR="00000000" w:rsidRDefault="00000000">
            <w:pPr>
              <w:rPr>
                <w:rFonts w:hint="eastAsia"/>
              </w:rPr>
            </w:pPr>
            <w:r>
              <w:rPr>
                <w:rFonts w:hint="eastAsia"/>
              </w:rPr>
              <w:t>中期预测结果</w:t>
            </w:r>
          </w:p>
        </w:tc>
        <w:tc>
          <w:tcPr>
            <w:tcW w:w="160.35pt" w:type="dxa"/>
            <w:shd w:val="clear" w:color="auto" w:fill="FFFFFF"/>
            <w:vAlign w:val="center"/>
          </w:tcPr>
          <w:p w14:paraId="262F46A5" w14:textId="77777777" w:rsidR="00000000" w:rsidRDefault="00000000">
            <w:pPr>
              <w:rPr>
                <w:rFonts w:hint="eastAsia"/>
              </w:rPr>
            </w:pPr>
            <w:r>
              <w:rPr>
                <w:rFonts w:hint="eastAsia"/>
              </w:rPr>
              <w:t>未来</w:t>
            </w:r>
            <w:r>
              <w:rPr>
                <w:rFonts w:hint="eastAsia"/>
              </w:rPr>
              <w:t>240</w:t>
            </w:r>
            <w:r>
              <w:rPr>
                <w:rFonts w:hint="eastAsia"/>
              </w:rPr>
              <w:t>小时</w:t>
            </w:r>
          </w:p>
        </w:tc>
        <w:tc>
          <w:tcPr>
            <w:tcW w:w="205.85pt" w:type="dxa"/>
            <w:shd w:val="clear" w:color="auto" w:fill="FFFFFF"/>
            <w:vAlign w:val="center"/>
          </w:tcPr>
          <w:p w14:paraId="7EB5EB4C" w14:textId="77777777" w:rsidR="00000000" w:rsidRDefault="00000000">
            <w:pPr>
              <w:rPr>
                <w:rFonts w:hint="eastAsia"/>
              </w:rPr>
            </w:pPr>
            <w:r>
              <w:rPr>
                <w:rFonts w:hint="eastAsia"/>
              </w:rPr>
              <w:t>月度统计数据</w:t>
            </w:r>
          </w:p>
        </w:tc>
      </w:tr>
    </w:tbl>
    <w:p w14:paraId="33C083DB" w14:textId="77777777" w:rsidR="00000000" w:rsidRDefault="00000000">
      <w:pPr>
        <w:pStyle w:val="a9"/>
        <w:ind w:firstLineChars="200" w:firstLine="24pt"/>
        <w:rPr>
          <w:rFonts w:hint="eastAsia"/>
        </w:rPr>
      </w:pPr>
      <w:r>
        <w:rPr>
          <w:rFonts w:hint="eastAsia"/>
        </w:rPr>
        <w:t>超短期功率第</w:t>
      </w:r>
      <w:r>
        <w:rPr>
          <w:rFonts w:hint="eastAsia"/>
        </w:rPr>
        <w:t xml:space="preserve"> 4 </w:t>
      </w:r>
      <w:r>
        <w:rPr>
          <w:rFonts w:hint="eastAsia"/>
        </w:rPr>
        <w:t>小时预测结果算法为：</w:t>
      </w:r>
    </w:p>
    <w:p w14:paraId="7B8F476A" w14:textId="77777777" w:rsidR="00000000" w:rsidRDefault="00000000">
      <w:pPr>
        <w:pStyle w:val="a9"/>
        <w:ind w:firstLineChars="200" w:firstLine="24pt"/>
        <w:rPr>
          <w:rFonts w:hint="eastAsia"/>
        </w:rPr>
      </w:pPr>
      <w:r>
        <w:rPr>
          <w:rFonts w:hint="eastAsia"/>
        </w:rPr>
        <mc:AlternateContent>
          <mc:Choice Requires="v">
            <w:pict w14:anchorId="04A704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 o:spid="_x0000_i1026" type="#_x0000_t75" style="width:321.75pt;height:62.2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ACC&lt;/m:t&gt;&lt;/m:r&gt;&lt;m:ctrlPr&gt;&lt;w:rPr&gt;&lt;w:rFonts w:ascii=&quot;DejaVu Math TeX Gyre&quot; w:h-ansi=&quot;DejaVu Math TeX Gyre&quot; w:fareoMathPas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w:fareoMathP&gt;&lt;/w:rPr&gt;&lt;m:t&gt;4鈩?/m:t&gt;&lt;/m:r&gt;&lt;m:ctrlPr&gt;&lt;w:rPr&gt;&lt;w:rFonts w:ascii=&quot;DejaVu Math TeX Gyre&quot; w:h-ansi=&quot;DejaVu Math TeX Gyre&quot; w:fareast=&quot;瀹嬩綋&quot; w:cs=&quot;瀹嬩綋&quot; w:hint=&quot;fareast&quot;/&gt;&lt;w:i/&gt;&lt;/w:rPr&gt;&lt;/m:ctrlPr&gt;&lt;/m:sub&gt;&lt;/m:sSub&gt;&lt;m:r&gt;&lt;m:rPr&gt;&lt;m:scr m:val=&quot;roman&quot;/&gt;&lt;/m:rPr&gt;reoMathP&lt;w:rPr&gt;&lt;w:rFonts w:ascii=&quot;DejaVu Math TeX Gyre&quot; w:h-ansi=&quot;DejaVu Math TeX Gyre&quot; w:fareast=&quot;瀹嬩綋&quot; w:cs=&quot;瀹嬩綋&quot; w:hint=&quot;fareast&quot;/&gt;&lt;/w:rPr&gt;&lt;m:t&gt;=&lt;/m:t&gt;&lt;/m:r&gt;&lt;m:d&gt;&lt;m:dPr&gt;&lt;m:begChr m:val=&quot;{&quot;/&gt;&lt;m:endChr m:val=&quot;&quot;/&gt;&lt;m:ctrlPr&gt;&lt;w:rPr&gt;&lt;w:rFonts w:ascii=&quot;DejaVu MaoMathPth TeX Gyre&quot; w:h-ansi=&quot;DejaVu Math TeX Gyre&quot; w:fareast=&quot;瀹嬩綋&quot; w:cs=&quot;瀹嬩綋&quot; w:hint=&quot;fareast&quot;/&gt;&lt;w:i/&gt;&lt;/w:rPr&gt;&lt;/m:ctrlPr&gt;&lt;/m:dPr&gt;&lt;m:e&gt;&lt;m:eqArr&gt;&lt;m:eqArrPr&gt;&lt;m:ctrlPr&gt;&lt;w:rPr&gt;&lt;w:rFonts w:ascii=&quot;DejaVu Math TeX Gyre&quot; w:h-ansi=&quot;DejaVu Math TeX Gyre&quot; w:fareast=&quot;oMathP瀹嬩綋&quot; w:cs=&quot;瀹嬩綋&quot; w:hint=&quot;fareast&quot;/&gt;&lt;w:i/&gt;&lt;/w:rPr&gt;&lt;/m:ctrlPr&gt;&lt;/m:eqArrPr&gt;&lt;m:e&gt;&lt;m:r&gt;&lt;m:rPr&gt;&lt;m:scr m:val=&quot;roman&quot;/&gt;&lt;/m:rPr&gt;&lt;w:rPr&gt;&lt;w:rFonts w:ascii=&quot;DejaVu Math TeX Gyre&quot; w:h-ansi=&quot;DejaVu Math TeX Gyre&quot; w:fareast=&quot;瀹嬩綋&quot; w:cs=&quot;瀹嬩綋&quot; w:hint=&quot;fareast&quot;/&gt;east=&quot;oMathP&lt;/w:rPr&gt;&lt;m:t&gt;(1鈭?/m:t&gt;&lt;/m:r&gt;&lt;m:rad&gt;&lt;m:radPr&gt;&lt;m:degHide m:val=&quot;1&quot;/&gt;&lt;m:ctrlPr&gt;&lt;w:rPr&gt;&lt;w:rFonts w:ascii=&quot;DejaVu Math TeX Gyre&quot; w:h-ansi=&quot;DejaVu Math TeX Gyre&quot; w:fareast=&quot;瀹嬩綋&quot; w:cs=&quot;瀹嬩綋&quot; w:hint=&quot;fareast&quot;/&gt;&lt;w:i/&gt;&lt;/w:rPr&gt;&lt;/m:ctrlPr&gt;&lt;/m:radPr&gt;&lt;m:deg&gt;&lt;m:c=&quot;oMathPtrlPr&gt;&lt;w:rPr&gt;&lt;w:rFonts w:ascii=&quot;DejaVu Math TeX Gyre&quot; w:h-ansi=&quot;DejaVu Math TeX Gyre&quot; w:fareast=&quot;瀹嬩綋&quot; w:cs=&quot;瀹嬩綋&quot; w:hint=&quot;fareast&quot;/&gt;&lt;w:i/&gt;&lt;/w:rPr&gt;&lt;/m:ctrlPr&gt;&lt;/m:deg&gt;&lt;m:e&gt;&lt;m:f&gt;&lt;m:fPr&gt;&lt;m:ctrlPr&gt;&lt;w:rPr&gt;&lt;w:rFonts w:ascii=&quot;DejaVu Math TeX Gyre&quot; w:h-ansi=&quot;oMathPDejaVu Math TeX Gyre&quot; w:fareast=&quot;瀹嬩綋&quot; w:cs=&quot;瀹嬩綋&quot; w:hint=&quot;fareast&quot;/&gt;&lt;w:i/&gt;&lt;/w:rPr&gt;&lt;/m:ctrlPr&gt;&lt;/m:fPr&gt;&lt;m:num&gt;&lt;m:r&gt;&lt;m:rPr&gt;&lt;m:scr m:val=&quot;roman&quot;/&gt;&lt;/m:rPr&gt;&lt;w:rPr&gt;&lt;w:rFonts w:ascii=&quot;DejaVu Math TeX Gyre&quot; w:h-ansi=&quot;DejaVu Math TeX Gyre&quot; w:fareast=&quot;瀹嬩綋&quot; wi=&quot;oMathP:cs=&quot;瀹嬩綋&quot; w:hint=&quot;fareast&quot;/&gt;&lt;/w:rPr&gt;&lt;m:t&gt;1&lt;/m:t&gt;&lt;/m:r&gt;&lt;m:ctrlPr&gt;&lt;w:rPr&gt;&lt;w:rFonts w:ascii=&quot;DejaVu Math TeX Gyre&quot; w:h-ansi=&quot;DejaVu Math TeX Gyre&quot; w:fareast=&quot;瀹嬩綋&quot; w:cs=&quot;瀹嬩綋&quot; w:hint=&quot;fareast&quot;/&gt;&lt;w:i/&gt;&lt;/w:rPr&gt;&lt;/m:ctrlPr&gt;&lt;/m:num&gt;&lt;m:den&gt;&lt;m:r&gt;&lt;m:rPr&gt;&lt;m:sci=&quot;oMathPr m:val=&quot;roman&quot;/&gt;&lt;/m:rPr&gt;&lt;w:rPr&gt;&lt;w:rFonts w:ascii=&quot;DejaVu Math TeX Gyre&quot; w:h-ansi=&quot;DejaVu Math TeX Gyre&quot; w:fareast=&quot;瀹嬩綋&quot; w:cs=&quot;瀹嬩綋&quot; w:hint=&quot;fareast&quot;/&gt;&lt;/w:rPr&gt;&lt;m:t&gt;96&lt;/m:t&gt;&lt;/m:r&gt;&lt;m:ctrlPr&gt;&lt;w:rPr&gt;&lt;w:rFonts w:ascii=&quot;DejaVu Math TeX Gyre&quot; w:h-ansi=&quot;DejaoMathPVu Math TeX Gyre&quot; w:fareast=&quot;瀹嬩綋&quot; w:cs=&quot;瀹嬩綋&quot; w:hint=&quot;fareast&quot;/&gt;&lt;w:i/&gt;&lt;/w:rPr&gt;&lt;/m:ctrlPr&gt;&lt;/m:den&gt;&lt;/m:f&gt;&lt;m:nary&gt;&lt;m:naryPr&gt;&lt;m:chr m:val=&quot;鈭?/&gt;&lt;m:limLoc m:val=&quot;undOvr&quot;/&gt;&lt;m:ctrlPr&gt;&lt;w:rPr&gt;&lt;w:rFonts w:ascii=&quot;DejaVu Math TeX Gyre&quot; w:h-ansi=&quot;DejaVu Math TeXjaoMathP Gyre&quot; w:fareast=&quot;瀹嬩綋&quot; w:cs=&quot;瀹嬩綋&quot; w:hint=&quot;fareast&quot;/&gt;&lt;w:i/&gt;&lt;/w:rPr&gt;&lt;/m:ctrlPr&gt;&lt;/m:naryPr&gt;&lt;m:sub&gt;&lt;m:r&gt;&lt;m:rPr&gt;&lt;m:scr m:val=&quot;roman&quot;/&gt;&lt;/m:rPr&gt;&lt;w:rPr&gt;&lt;w:rFonts w:ascii=&quot;DejaVu Math TeX Gyre&quot; w:h-ansi=&quot;DejaVu Math TeX Gyre&quot; w:fareast=&quot;瀹嬩綋&quot; w:cs=&quot;瀹嬩綋&quot; TeXjaoMathP w:hint=&quot;fareast&quot;/&gt;&lt;/w:rPr&gt;&lt;m:t&gt;i=1&lt;/m:t&gt;&lt;/m:r&gt;&lt;m:ctrlPr&gt;&lt;w:rPr&gt;&lt;w:rFonts w:ascii=&quot;DejaVu Math TeX Gyre&quot; w:h-ansi=&quot;DejaVu Math TeX Gyre&quot; w:fareast=&quot;瀹嬩綋&quot; w:cs=&quot;瀹嬩綋&quot; w:hint=&quot;fareast&quot;/&gt;&lt;w:i/&gt;&lt;/w:rPr&gt;&lt;/m:ctrlPr&gt;&lt;/m:sub&gt;&lt;m:sup&gt;&lt;m:r&gt;&lt;m:rPr&gt;&lt;m:scr m:val=&quot;roMathPoman&quot;/&gt;&lt;/m:rPr&gt;&lt;w:rPr&gt;&lt;w:rFonts w:ascii=&quot;DejaVu Math TeX Gyre&quot; w:h-ansi=&quot;DejaVu Math TeX Gyre&quot; w:fareast=&quot;瀹嬩綋&quot; w:cs=&quot;瀹嬩綋&quot; w:hint=&quot;fareast&quot;/&gt;&lt;/w:rPr&gt;&lt;m:t&gt;96&lt;/m:t&gt;&lt;/m:r&gt;&lt;m:ctrlPr&gt;&lt;w:rPr&gt;&lt;w:rFonts w:ascii=&quot;DejaVu Math TeX Gyre&quot; w:h-ansi=&quot;DejaVu Math TeoMathPX Gyre&quot; w:fareast=&quot;瀹嬩綋&quot; w:cs=&quot;瀹嬩綋&quot; w:hint=&quot;fareast&quot;/&gt;&lt;w:i/&gt;&lt;/w:rPr&gt;&lt;/m:ctrlPr&gt;&lt;/m:sup&gt;&lt;m:e&gt;&lt;m:sSup&gt;&lt;m:sSupPr&gt;&lt;m:ctrlPr&gt;&lt;w:rPr&gt;&lt;w:rFonts w:ascii=&quot;DejaVu Math TeX Gyre&quot; w:h-ansi=&quot;DejaVu Math TeX Gyre&quot; w:fareast=&quot;瀹嬩綋&quot; w:cs=&quot;瀹嬩綋&quot; w:hint=&quot;fareast&quot;/ath TeoMathP&gt;&lt;w:i/&gt;&lt;/w:rPr&gt;&lt;/m:ctrlPr&gt;&lt;/m:sSupPr&gt;&lt;m:e&gt;&lt;m:r&gt;&lt;m:rPr&gt;&lt;m:scr m:val=&quot;roman&quot;/&gt;&lt;/m:rPr&gt;&lt;w:rPr&gt;&lt;w:rFonts w:ascii=&quot;DejaVu Math TeX Gyre&quot; w:h-ansi=&quot;DejaVu Math TeX Gyre&quot; w:fareast=&quot;瀹嬩綋&quot; w:cs=&quot;瀹嬩綋&quot; w:hint=&quot;fareast&quot;/&gt;&lt;/w:rPr&gt;&lt;m:t&gt;(&lt;/m:t&gt;&lt;/m:r&gt;&lt;m:f&gt;&lt;m:fPr&gt;&lt;moMathP:ctrlPr&gt;&lt;w:rPr&gt;&lt;w:rFonts w:ascii=&quot;DejaVu Math TeX Gyre&quot; w:h-ansi=&quot;DejaVu Math TeX Gyre&quot; w:fareast=&quot;瀹嬩綋&quot; w:cs=&quot;瀹嬩綋&quot; w:hint=&quot;fareast&quot;/&gt;&lt;w:i/&gt;&lt;/w:rPr&gt;&lt;/m:ctrlPr&gt;&lt;/m:fPr&gt;&lt;m:num&gt;&lt;m:sSub&gt;&lt;m:sSubPr&gt;&lt;m:ctrlPr&gt;&lt;w:rPr&gt;&lt;w:rFonts w:ascii=&quot;DejaVu Math TeX Gyre&quot; oMathPw:h-ansi=&quot;DejaVu Math TeX Gyre&quot; w:fareast=&quot;瀹嬩綋&quot; w:cs=&quot;瀹嬩綋&quot; w:hint=&quot;fareast&quot;/&gt;&lt;w:i/&gt;&lt;/w:rPr&gt;&lt;/m:ctrlPr&gt;&lt;/m:sSubPr&gt;&lt;m:e&gt;&lt;m:r&gt;&lt;m:rPr&gt;&lt;m:scr m:val=&quot;roman&quot;/&gt;&lt;/m:rPr&gt;&lt;w:rPr&gt;&lt;w:rFonts w:ascii=&quot;DejaVu Math TeX Gyre&quot; w:h-ansi=&quot;DejaVu Math TeX Gyre&quot; w:fareastoMathP=&quot;瀹嬩綋&quot; w:cs=&quot;瀹嬩綋&quot; w:hint=&quot;fareast&quot;/&gt;&lt;/w:rPr&gt;&lt;m:t&gt;P&lt;/m:t&gt;&lt;/m:r&gt;&lt;m:ctrlPr&gt;&lt;w:rPr&gt;&lt;w:rFonts w:ascii=&quot;DejaVu Math TeX Gyre&quot; w:h-ansi=&quot;DejaVu Math TeX Gyre&quot; w:fareast=&quot;瀹嬩綋&quot; w:cs=&quot;瀹嬩綋&quot; w:hint=&quot;fareast&quot;/&gt;&lt;w:i/&gt;&lt;/w:rPr&gt;&lt;/m:ctrlPr&gt;&lt;/m:e&gt;&lt;m:sub&gt;&lt;m:r&gt;&lt;m:areastoMathPrPr&gt;&lt;m:scr m:val=&quot;roman&quot;/&gt;&lt;/m:rPr&gt;&lt;w:rPr&gt;&lt;w:rFonts w:ascii=&quot;DejaVu Math TeX Gyre&quot; w:h-ansi=&quot;DejaVu Math TeX Gyre&quot; w:fareast=&quot;瀹嬩綋&quot; w:cs=&quot;瀹嬩綋&quot; w:hint=&quot;fareast&quot;/&gt;&lt;/w:rPr&gt;&lt;m:t&gt;Mi&lt;/m:t&gt;&lt;/m:r&gt;&lt;m:ctrlPr&gt;&lt;w:rPr&gt;&lt;w:rFonts w:ascii=&quot;DejaVu Math TeX Gyre&quot; w:h-aoMathPnsi=&quot;DejaVu Math TeX Gyre&quot; w:fareast=&quot;瀹嬩綋&quot; w:cs=&quot;瀹嬩綋&quot; w:hint=&quot;fareast&quot;/&gt;&lt;w:i/&gt;&lt;/w:rPr&gt;&lt;/m:ctrlPr&gt;&lt;/m:sub&gt;&lt;/m:sSub&gt;&lt;m:r&gt;&lt;m:rPr&gt;&lt;m:scr m:val=&quot;roman&quot;/&gt;&lt;/m:rPr&gt;&lt;w:rPr&gt;&lt;w:rFonts w:ascii=&quot;DejaVu Math TeX Gyre&quot; w:h-ansi=&quot;DejaVu Math TeX Gyre&quot; w:fareast=&quot;瀹aoMathP嬩綋&quot; w:cs=&quot;瀹嬩綋&quot; w:hint=&quot;fareast&quot;/&gt;&lt;/w:rPr&gt;&lt;m:t&gt;鈭?/m:t&gt;&lt;/m:r&gt;&lt;m:sSub&gt;&lt;m:sSubPr&gt;&lt;m:ctrlPr&gt;&lt;w:rPr&gt;&lt;w:rFonts w:ascii=&quot;DejaVu Math TeX Gyre&quot; w:h-ansi=&quot;DejaVu Math TeX Gyre&quot; w:fareast=&quot;瀹嬩綋&quot; w:cs=&quot;瀹嬩綋&quot; w:hint=&quot;fareast&quot;/&gt;&lt;w:i/&gt;&lt;/w:rPr&gt;&lt;/m:ctrlPr&gt;&lt;/m:sast=&quot;瀹aoMathPSubPr&gt;&lt;m:e&gt;&lt;m:r&gt;&lt;m:rPr&gt;&lt;m:scr m:val=&quot;roman&quot;/&gt;&lt;/m:rPr&gt;&lt;w:rPr&gt;&lt;w:rFonts w:ascii=&quot;DejaVu Math TeX Gyre&quot; w:h-ansi=&quot;DejaVu Math TeX Gyre&quot; w:fareast=&quot;瀹嬩綋&quot; w:cs=&quot;瀹嬩綋&quot; w:hint=&quot;fareast&quot;/&gt;&lt;/w:rPr&gt;&lt;m:t&gt;P&lt;/m:t&gt;&lt;/m:r&gt;&lt;m:ctrlPr&gt;&lt;w:rPr&gt;&lt;w:rFonts w:ascii=&quot;DejaVu MaoMathPth TeX Gyre&quot; w:h-ansi=&quot;DejaVu Math TeX Gyre&quot; w:fareast=&quot;瀹嬩綋&quot; w:cs=&quot;瀹嬩綋&quot; w:hint=&quot;fareast&quot;/&gt;&lt;w:i/&gt;&lt;/w:rPr&gt;&lt;/m:ctrlPr&gt;&lt;/m:e&gt;&lt;m:sub&gt;&lt;m:r&gt;&lt;m:rPr&gt;&lt;m:scr m:val=&quot;roman&quot;/&gt;&lt;/m:rPr&gt;&lt;w:rPr&gt;&lt;w:rFonts w:ascii=&quot;DejaVu Math TeX Gyre&quot; w:h-ansi=&quot;DejaVu Math TeX Gyre&quot;oMathP w:fareast=&quot;瀹嬩綋&quot; w:cs=&quot;瀹嬩綋&quot; w:hint=&quot;fareast&quot;/&gt;&lt;/w:rPr&gt;&lt;m:t&gt;Pi&lt;/m:t&gt;&lt;/m:r&gt;&lt;m:ctrlPr&gt;&lt;w:rPr&gt;&lt;w:rFonts w:ascii=&quot;DejaVu Math TeX Gyre&quot; w:h-ansi=&quot;DejaVu Math TeX Gyre&quot; w:fareast=&quot;瀹嬩綋&quot; w:cs=&quot;瀹嬩綋&quot; w:hint=&quot;fareast&quot;/&gt;&lt;w:i/&gt;&lt;/w:rPr&gt;&lt;/m:ctrlPr&gt;&lt;/m:sub&gt;&lt;/ Gyre&quot;oMathPm:sSub&gt;&lt;m:ctrlPr&gt;&lt;w:rPr&gt;&lt;w:rFonts w:ascii=&quot;DejaVu Math TeX Gyre&quot; w:h-ansi=&quot;DejaVu Math TeX Gyre&quot; w:fareast=&quot;瀹嬩綋&quot; w:cs=&quot;瀹嬩綋&quot; w:hint=&quot;fareast&quot;/&gt;&lt;w:i/&gt;&lt;/w:rPr&gt;&lt;/m:ctrlPr&gt;&lt;/m:num&gt;&lt;m:den&gt;&lt;m:sSub&gt;&lt;m:sSubPr&gt;&lt;m:ctrlPr&gt;&lt;w:rPr&gt;&lt;w:rFonts w:ascii=&quot;DejaVu Math ToMathPeX Gyre&quot; w:h-ansi=&quot;DejaVu Math TeX Gyre&quot; w:fareast=&quot;瀹嬩綋&quot; w:cs=&quot;瀹嬩綋&quot; w:hint=&quot;fareast&quot;/&gt;&lt;w:i/&gt;&lt;/w:rPr&gt;&lt;/m:ctrlPr&gt;&lt;/m:sSubPr&gt;&lt;m:e&gt;&lt;m:r&gt;&lt;m:rPr&gt;&lt;m:scr m:val=&quot;roman&quot;/&gt;&lt;/m:rPr&gt;&lt;w:rPr&gt;&lt;w:rFonts w:ascii=&quot;DejaVu Math TeX Gyre&quot; w:h-ansi=&quot;DejaVu Math TeX Gyre&quot; oMathPw:fareast=&quot;瀹嬩綋&quot; w:cs=&quot;瀹嬩綋&quot; w:hint=&quot;fareast&quot;/&gt;&lt;/w:rPr&gt;&lt;m:t&gt;P&lt;/m:t&gt;&lt;/m:r&gt;&lt;m:ctrlPr&gt;&lt;w:rPr&gt;&lt;w:rFonts w:ascii=&quot;DejaVu Math TeX Gyre&quot; w:h-ansi=&quot;DejaVu Math TeX Gyre&quot; w:fareast=&quot;瀹嬩綋&quot; w:cs=&quot;瀹嬩綋&quot; w:hint=&quot;fareast&quot;/&gt;&lt;w:i/&gt;&lt;/w:rPr&gt;&lt;/m:ctrlPr&gt;&lt;/m:e&gt;&lt;m:subGyre&quot; oMathP&gt;&lt;m:r&gt;&lt;m:rPr&gt;&lt;m:scr m:val=&quot;roman&quot;/&gt;&lt;/m:rPr&gt;&lt;w:rPr&gt;&lt;w:rFonts w:ascii=&quot;DejaVu Math TeX Gyre&quot; w:h-ansi=&quot;DejaVu Math TeX Gyre&quot; w:fareast=&quot;瀹嬩綋&quot; w:cs=&quot;瀹嬩綋&quot; w:hint=&quot;fareast&quot;/&gt;&lt;/w:rPr&gt;&lt;m:t&gt;Mi&lt;/m:t&gt;&lt;/m:r&gt;&lt;m:ctrlPr&gt;&lt;w:rPr&gt;&lt;w:rFonts w:ascii=&quot;DejaVu Math TeX GyoMathPre&quot; w:h-ansi=&quot;DejaVu Math TeX Gyre&quot; w:fareast=&quot;瀹嬩綋&quot; w:cs=&quot;瀹嬩綋&quot; w:hint=&quot;fareast&quot;/&gt;&lt;w:i/&gt;&lt;/w:rPr&gt;&lt;/m:ctrlPr&gt;&lt;/m:sub&gt;&lt;/m:sSub&gt;&lt;m:ctrlPr&gt;&lt;w:rPr&gt;&lt;w:rFonts w:ascii=&quot;DejaVu Math TeX Gyre&quot; w:h-ansi=&quot;DejaVu Math TeX Gyre&quot; w:fareast=&quot;瀹嬩綋&quot; w:cs=&quot;瀹嬩綋&quot; w:hTeX GyoMathPint=&quot;fareast&quot;/&gt;&lt;w:i/&gt;&lt;/w:rPr&gt;&lt;/m:ctrlPr&gt;&lt;/m:den&gt;&lt;/m:f&gt;&lt;m:r&gt;&lt;m:rPr&gt;&lt;m:scr m:val=&quot;roman&quot;/&gt;&lt;/m:rPr&gt;&lt;w:rPr&gt;&lt;w:rFonts w:ascii=&quot;DejaVu Math TeX Gyre&quot; w:h-ansi=&quot;DejaVu Math TeX Gyre&quot; w:fareast=&quot;瀹嬩綋&quot; w:cs=&quot;瀹嬩綋&quot; w:hint=&quot;fareast&quot;/&gt;&lt;/w:rPr&gt;&lt;m:t&gt;)&lt;/m:t&gt;&lt;/m:r&gt;&lt;moMathP:ctrlPr&gt;&lt;w:rPr&gt;&lt;w:rFonts w:ascii=&quot;DejaVu Math TeX Gyre&quot; w:h-ansi=&quot;DejaVu Math TeX Gyre&quot; w:fareast=&quot;瀹嬩綋&quot; w:cs=&quot;瀹嬩綋&quot; w:hint=&quot;fareast&quot;/&gt;&lt;w:i/&gt;&lt;/w:rPr&gt;&lt;/m:ctrlPr&gt;&lt;/m:e&gt;&lt;m:sup&gt;&lt;m:r&gt;&lt;m:rPr&gt;&lt;m:scr m:val=&quot;roman&quot;/&gt;&lt;/m:rPr&gt;&lt;w:rPr&gt;&lt;w:rFonts w:ascii=&quot;DejaVu MatoMathPh TeX Gyre&quot; w:h-ansi=&quot;DejaVu Math TeX Gyre&quot; w:fareast=&quot;瀹嬩綋&quot; w:cs=&quot;瀹嬩綋&quot; w:hint=&quot;fareast&quot;/&gt;&lt;/w:rPr&gt;&lt;m:t&gt;2&lt;/m:t&gt;&lt;/m:r&gt;&lt;m:ctrlPr&gt;&lt;w:rPr&gt;&lt;w:rFonts w:ascii=&quot;DejaVu Math TeX Gyre&quot; w:h-ansi=&quot;DejaVu Math TeX Gyre&quot; w:fareast=&quot;瀹嬩綋&quot; w:cs=&quot;瀹嬩綋&quot; w:hint=&quot;farVu MatoMathPeast&quot;/&gt;&lt;w:i/&gt;&lt;/w:rPr&gt;&lt;/m:ctrlPr&gt;&lt;/m:sup&gt;&lt;/m:sSup&gt;&lt;m:ctrlPr&gt;&lt;w:rPr&gt;&lt;w:rFonts w:ascii=&quot;DejaVu Math TeX Gyre&quot; w:h-ansi=&quot;DejaVu Math TeX Gyre&quot; w:fareast=&quot;瀹嬩綋&quot; w:cs=&quot;瀹嬩綋&quot; w:hint=&quot;fareast&quot;/&gt;&lt;w:i/&gt;&lt;/w:rPr&gt;&lt;/m:ctrlPr&gt;&lt;/m:e&gt;&lt;/m:nary&gt;&lt;m:ctrlPr&gt;&lt;w:rPr&gt;&lt;w:rFontoMathPs w:ascii=&quot;DejaVu Math TeX Gyre&quot; w:h-ansi=&quot;DejaVu Math TeX Gyre&quot; w:fareast=&quot;瀹嬩綋&quot; w:cs=&quot;瀹嬩綋&quot; w:hint=&quot;fareast&quot;/&gt;&lt;w:i/&gt;&lt;/w:rPr&gt;&lt;/m:ctrlPr&gt;&lt;/m:e&gt;&lt;/m:rad&gt;&lt;m:r&gt;&lt;m:rPr&gt;&lt;m:scr m:val=&quot;roman&quot;/&gt;&lt;/m:rPr&gt;&lt;w:rPr&gt;&lt;w:rFonts w:ascii=&quot;DejaVu Math TeX Gyre&quot; w:h-ansi=&quot;oMathPDejaVu Math TeX Gyre&quot; w:fareast=&quot;瀹嬩綋&quot; w:cs=&quot;瀹嬩綋&quot; w:hint=&quot;fareast&quot;/&gt;&lt;/w:rPr&gt;&lt;m:t&gt;))脳100%,   &lt;/m:t&gt;&lt;/m:r&gt;&lt;m:sSub&gt;&lt;m:sSubPr&gt;&lt;m:ctrlPr&gt;&lt;w:rPr&gt;&lt;w:rFonts w:ascii=&quot;DejaVu Math TeX Gyre&quot; w:h-ansi=&quot;DejaVu Math TeX Gyre&quot; w:fareast=&quot;瀹嬩綋&quot; w:cs=&quot;瀹嬩綋&quot; w:hi-ansi=&quot;oMathPnt=&quot;fareast&quot;/&gt;&lt;w:i/&gt;&lt;/w:rPr&gt;&lt;/m:ctrlPr&gt;&lt;/m:sSubPr&gt;&lt;m:e&gt;&lt;m:r&gt;&lt;m:rPr&gt;&lt;m:scr m:val=&quot;roman&quot;/&gt;&lt;/m:rPr&gt;&lt;w:rPr&gt;&lt;w:rFonts w:ascii=&quot;DejaVu Math TeX Gyre&quot; w:h-ansi=&quot;DejaVu Math TeX Gyre&quot; w:fareast=&quot;瀹嬩綋&quot; w:cs=&quot;瀹嬩綋&quot; w:hint=&quot;fareast&quot;/&gt;&lt;/w:rPr&gt;&lt;m:t&gt;P&lt;/m:t&gt;&lt;/m:r&gt;&lt;oMathPm:ctrlPr&gt;&lt;w:rPr&gt;&lt;w:rFonts w:ascii=&quot;DejaVu Math TeX Gyre&quot; w:h-ansi=&quot;DejaVu Math TeX Gyre&quot; w:fareast=&quot;瀹嬩綋&quot; w:cs=&quot;瀹嬩綋&quot; w:hint=&quot;fareast&quot;/&gt;&lt;w:i/&gt;&lt;/w:rPr&gt;&lt;/m:ctrlPr&gt;&lt;/m:e&gt;&lt;m:sub&gt;&lt;m:r&gt;&lt;m:rPr&gt;&lt;m:scr m:val=&quot;roman&quot;/&gt;&lt;/m:rPr&gt;&lt;w:rPr&gt;&lt;w:rFonts w:ascii=&quot;DejaVu MaoMathPth TeX Gyre&quot; w:h-ansi=&quot;DejaVu Math TeX Gyre&quot; w:fareast=&quot;瀹嬩綋&quot; w:cs=&quot;瀹嬩綋&quot; w:hint=&quot;fareast&quot;/&gt;&lt;/w:rPr&gt;&lt;m:t&gt;Mi&lt;/m:t&gt;&lt;/m:r&gt;&lt;m:ctrlPr&gt;&lt;w:rPr&gt;&lt;w:rFonts w:ascii=&quot;DejaVu Math TeX Gyre&quot; w:h-ansi=&quot;DejaVu Math TeX Gyre&quot; w:fareast=&quot;瀹嬩綋&quot; w:cs=&quot;瀹嬩綋&quot; w:hint=&quot;faVu MaoMathPareast&quot;/&gt;&lt;w:i/&gt;&lt;/w:rPr&gt;&lt;/m:ctrlPr&gt;&lt;/m:sub&gt;&lt;/m:sSub&gt;&lt;m:r&gt;&lt;m:rPr&gt;&lt;m:scr m:val=&quot;roman&quot;/&gt;&lt;/m:rPr&gt;&lt;w:rPr&gt;&lt;w:rFonts w:ascii=&quot;DejaVu Math TeX Gyre&quot; w:h-ansi=&quot;DejaVu Math TeX Gyre&quot; w:fareast=&quot;瀹嬩綋&quot; w:cs=&quot;瀹嬩綋&quot; w:hint=&quot;fareast&quot;/&gt;&lt;/w:rPr&gt;&lt;m:t&gt;鈮?.2Cap&lt;/m:t&gt;&lt;/mMaoMathP:r&gt;&lt;m:ctrlPr&gt;&lt;w:rPr&gt;&lt;w:rFonts w:ascii=&quot;DejaVu Math TeX Gyre&quot; w:h-ansi=&quot;DejaVu Math TeX Gyre&quot; w:fareast=&quot;瀹嬩綋&quot; w:cs=&quot;瀹嬩綋&quot; w:hint=&quot;fareast&quot;/&gt;&lt;w:i/&gt;&lt;/w:rPr&gt;&lt;/m:ctrlPr&gt;&lt;/m:e&gt;&lt;m:e&gt;&lt;m:r&gt;&lt;m:rPr&gt;&lt;m:scr m:val=&quot;roman&quot;/&gt;&lt;/m:rPr&gt;&lt;w:rPr&gt;&lt;w:rFonts w:ascii=&quot;DejaVu oMathPMath TeX Gyre&quot; w:h-ansi=&quot;DejaVu Math TeX Gyre&quot; w:fareast=&quot;瀹嬩綋&quot; w:cs=&quot;瀹嬩綋&quot; w:hint=&quot;fareast&quot;/&gt;&lt;/w:rPr&gt;&lt;m:t&gt;(1鈭?/m:t&gt;&lt;/m:r&gt;&lt;m:rad&gt;&lt;m:radPr&gt;&lt;m:degHide m:val=&quot;1&quot;/&gt;&lt;m:ctrlPr&gt;&lt;w:rPr&gt;&lt;w:rFonts w:ascii=&quot;DejaVu Math TeX Gyre&quot; w:h-ansi=&quot;DejaVu Math TeX Gyre&quot;u oMathP w:fareast=&quot;瀹嬩綋&quot; w:cs=&quot;瀹嬩綋&quot; w:hint=&quot;fareast&quot;/&gt;&lt;w:i/&gt;&lt;/w:rPr&gt;&lt;/m:ctrlPr&gt;&lt;/m:radPr&gt;&lt;m:deg&gt;&lt;m:ctrlPr&gt;&lt;w:rPr&gt;&lt;w:rFonts w:ascii=&quot;DejaVu Math TeX Gyre&quot; w:h-ansi=&quot;DejaVu Math TeX Gyre&quot; w:fareast=&quot;瀹嬩綋&quot; w:cs=&quot;瀹嬩綋&quot; w:hint=&quot;fareast&quot;/&gt;&lt;w:i/&gt;&lt;/w:rPr&gt;&lt;/m:ctyre&quot;u oMathPrlPr&gt;&lt;/m:deg&gt;&lt;m:e&gt;&lt;m:f&gt;&lt;m:fPr&gt;&lt;m:ctrlPr&gt;&lt;w:rPr&gt;&lt;w:rFonts w:ascii=&quot;DejaVu Math TeX Gyre&quot; w:h-ansi=&quot;DejaVu Math TeX Gyre&quot; w:fareast=&quot;瀹嬩綋&quot; w:cs=&quot;瀹嬩綋&quot; w:hint=&quot;fareast&quot;/&gt;&lt;w:i/&gt;&lt;/w:rPr&gt;&lt;/m:ctrlPr&gt;&lt;/m:fPr&gt;&lt;m:num&gt;&lt;m:r&gt;&lt;m:rPr&gt;&lt;m:scr m:val=&quot;roman&quot;/&gt;&lt;/m:rPr&gt;&lt;woMathP:rPr&gt;&lt;w:rFonts w:ascii=&quot;DejaVu Math TeX Gyre&quot; w:h-ansi=&quot;DejaVu Math TeX Gyre&quot; w:fareast=&quot;瀹嬩綋&quot; w:cs=&quot;瀹嬩綋&quot; w:hint=&quot;fareast&quot;/&gt;&lt;/w:rPr&gt;&lt;m:t&gt;1&lt;/m:t&gt;&lt;/m:r&gt;&lt;m:ctrlPr&gt;&lt;w:rPr&gt;&lt;w:rFonts w:ascii=&quot;DejaVu Math TeX Gyre&quot; w:h-ansi=&quot;DejaVu Math TeX Gyre&quot; w:fareast=oMathP&quot;瀹嬩綋&quot; w:cs=&quot;瀹嬩綋&quot; w:hint=&quot;fareast&quot;/&gt;&lt;w:i/&gt;&lt;/w:rPr&gt;&lt;/m:ctrlPr&gt;&lt;/m:num&gt;&lt;m:den&gt;&lt;m:r&gt;&lt;m:rPr&gt;&lt;m:scr m:val=&quot;roman&quot;/&gt;&lt;/m:rPr&gt;&lt;w:rPr&gt;&lt;w:rFonts w:ascii=&quot;DejaVu Math TeX Gyre&quot; w:h-ansi=&quot;DejaVu Math TeX Gyre&quot; w:fareast=&quot;瀹嬩綋&quot; w:cs=&quot;瀹嬩綋&quot; w:hint=&quot;fareast&quot;/&gt;&lt;reast=oMathP/w:rPr&gt;&lt;m:t&gt;96&lt;/m:t&gt;&lt;/m:r&gt;&lt;m:ctrlPr&gt;&lt;w:rPr&gt;&lt;w:rFonts w:ascii=&quot;DejaVu Math TeX Gyre&quot; w:h-ansi=&quot;DejaVu Math TeX Gyre&quot; w:fareast=&quot;瀹嬩綋&quot; w:cs=&quot;瀹嬩綋&quot; w:hint=&quot;fareast&quot;/&gt;&lt;w:i/&gt;&lt;/w:rPr&gt;&lt;/m:ctrlPr&gt;&lt;/m:den&gt;&lt;/m:f&gt;&lt;m:nary&gt;&lt;m:naryPr&gt;&lt;m:chr m:val=&quot;鈭?/&gt;&lt;m:limLoc mt=oMathP:val=&quot;undOvr&quot;/&gt;&lt;m:ctrlPr&gt;&lt;w:rPr&gt;&lt;w:rFonts w:ascii=&quot;DejaVu Math TeX Gyre&quot; w:h-ansi=&quot;DejaVu Math TeX Gyre&quot; w:fareast=&quot;瀹嬩綋&quot; w:cs=&quot;瀹嬩綋&quot; w:hint=&quot;fareast&quot;/&gt;&lt;w:i/&gt;&lt;/w:rPr&gt;&lt;/m:ctrlPr&gt;&lt;/m:naryPr&gt;&lt;m:sub&gt;&lt;m:r&gt;&lt;m:rPr&gt;&lt;m:scr m:val=&quot;roman&quot;/&gt;&lt;/m:rPr&gt;&lt;w:rPr&gt;&lt;w:rFonoMathPts w:ascii=&quot;DejaVu Math TeX Gyre&quot; w:h-ansi=&quot;DejaVu Math TeX Gyre&quot; w:fareast=&quot;瀹嬩綋&quot; w:cs=&quot;瀹嬩綋&quot; w:hint=&quot;fareast&quot;/&gt;&lt;/w:rPr&gt;&lt;m:t&gt;i=1&lt;/m:t&gt;&lt;/m:r&gt;&lt;m:ctrlPr&gt;&lt;w:rPr&gt;&lt;w:rFonts w:ascii=&quot;DejaVu Math TeX Gyre&quot; w:h-ansi=&quot;DejaVu Math TeX Gyre&quot; w:fareast=&quot;瀹嬩綋&quot; wFonoMathP:cs=&quot;瀹嬩綋&quot; w:hint=&quot;fareast&quot;/&gt;&lt;w:i/&gt;&lt;/w:rPr&gt;&lt;/m:ctrlPr&gt;&lt;/m:sub&gt;&lt;m:sup&gt;&lt;m:r&gt;&lt;m:rPr&gt;&lt;m:scr m:val=&quot;roman&quot;/&gt;&lt;/m:rPr&gt;&lt;w:rPr&gt;&lt;w:rFonts w:ascii=&quot;DejaVu Math TeX Gyre&quot; w:h-ansi=&quot;DejaVu Math TeX Gyre&quot; w:fareast=&quot;瀹嬩綋&quot; w:cs=&quot;瀹嬩綋&quot; w:hint=&quot;fareast&quot;/&gt;&lt;/w:rPr&gt;&lt;m:FonoMathPt&gt;96&lt;/m:t&gt;&lt;/m:r&gt;&lt;m:ctrlPr&gt;&lt;w:rPr&gt;&lt;w:rFonts w:ascii=&quot;DejaVu Math TeX Gyre&quot; w:h-ansi=&quot;DejaVu Math TeX Gyre&quot; w:fareast=&quot;瀹嬩綋&quot; w:cs=&quot;瀹嬩綋&quot; w:hint=&quot;fareast&quot;/&gt;&lt;w:i/&gt;&lt;/w:rPr&gt;&lt;/m:ctrlPr&gt;&lt;/m:sup&gt;&lt;m:e&gt;&lt;m:sSup&gt;&lt;m:sSupPr&gt;&lt;m:ctrlPr&gt;&lt;w:rPr&gt;&lt;w:rFonts w:ascii=&quot;DejaVuoMathP Math TeX Gyre&quot; w:h-ansi=&quot;DejaVu Math TeX Gyre&quot; w:fareast=&quot;瀹嬩綋&quot; w:cs=&quot;瀹嬩綋&quot; w:hint=&quot;fareast&quot;/&gt;&lt;w:i/&gt;&lt;/w:rPr&gt;&lt;/m:ctrlPr&gt;&lt;/m:sSupPr&gt;&lt;m:e&gt;&lt;m:r&gt;&lt;m:rPr&gt;&lt;m:scr m:val=&quot;roman&quot;/&gt;&lt;/m:rPr&gt;&lt;w:rPr&gt;&lt;w:rFonts w:ascii=&quot;DejaVu Math TeX Gyre&quot; w:h-ansi=&quot;DejaVu Math TeXoMathP Gyre&quot; w:fareast=&quot;瀹嬩綋&quot; w:cs=&quot;瀹嬩綋&quot; w:hint=&quot;fareast&quot;/&gt;&lt;/w:rPr&gt;&lt;m:t&gt;(&lt;/m:t&gt;&lt;/m:r&gt;&lt;m:f&gt;&lt;m:fPr&gt;&lt;m:ctrlPr&gt;&lt;w:rPr&gt;&lt;w:rFonts w:ascii=&quot;DejaVu Math TeX Gyre&quot; w:h-ansi=&quot;DejaVu Math TeX Gyre&quot; w:fareast=&quot;瀹嬩綋&quot; w:cs=&quot;瀹嬩綋&quot; w:hint=&quot;fareast&quot;/&gt;&lt;w:i/&gt;&lt;/w:rPr&gt;&lt;/m:th TeXoMathPctrlPr&gt;&lt;/m:fPr&gt;&lt;m:num&gt;&lt;m:sSub&gt;&lt;m:sSubPr&gt;&lt;m:ctrlPr&gt;&lt;w:rPr&gt;&lt;w:rFonts w:ascii=&quot;DejaVu Math TeX Gyre&quot; w:h-ansi=&quot;DejaVu Math TeX Gyre&quot; w:fareast=&quot;瀹嬩綋&quot; w:cs=&quot;瀹嬩綋&quot; w:hint=&quot;fareast&quot;/&gt;&lt;w:i/&gt;&lt;/w:rPr&gt;&lt;/m:ctrlPr&gt;&lt;/m:sSubPr&gt;&lt;m:e&gt;&lt;m:r&gt;&lt;m:rPr&gt;&lt;m:scr m:val=&quot;roman&quot;/oMathP&gt;&lt;/m:rPr&gt;&lt;w:rPr&gt;&lt;w:rFonts w:ascii=&quot;DejaVu Math TeX Gyre&quot; w:h-ansi=&quot;DejaVu Math TeX Gyre&quot; w:fareast=&quot;瀹嬩綋&quot; w:cs=&quot;瀹嬩綋&quot; w:hint=&quot;fareast&quot;/&gt;&lt;/w:rPr&gt;&lt;m:t&gt;P&lt;/m:t&gt;&lt;/m:r&gt;&lt;m:ctrlPr&gt;&lt;w:rPr&gt;&lt;w:rFonts w:ascii=&quot;DejaVu Math TeX Gyre&quot; w:h-ansi=&quot;DejaVu Math TeX Gyre&quot;oMathP w:fareas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 Gyre&quot;oMathPreast&quot;/&gt;&lt;/w:rPr&gt;&lt;m:t&gt;Mi&lt;/m:t&gt;&lt;/m:r&gt;&lt;m:ctrlPr&gt;&lt;w:rPr&gt;&lt;w:rFonts w:ascii=&quot;DejaVu Math TeX Gyre&quot; w:h-ansi=&quot;DejaVu Math TeX Gyre&quot; w:fareast=&quot;瀹嬩綋&quot; w:cs=&quot;瀹嬩綋&quot; w:hint=&quot;fareast&quot;/&gt;&lt;w:i/&gt;&lt;/w:rPr&gt;&lt;/m:ctrlPr&gt;&lt;/m:sub&gt;&lt;/m:sSub&gt;&lt;m:r&gt;&lt;m:rPr&gt;&lt;m:scr m:val=&quot;roman&quot;/&gt;&lt;/moMathP:rPr&gt;&lt;w:rPr&gt;&lt;w:rFonts w:ascii=&quot;DejaVu Math TeX Gyre&quot; w:h-ansi=&quot;DejaVu Math TeX Gyre&quot; w:fareast=&quot;瀹嬩綋&quot; w:cs=&quot;瀹嬩綋&quot; w:hint=&quot;fareast&quot;/&gt;&lt;/w:rPr&gt;&lt;m:t&gt;鈭?/m:t&gt;&lt;/m:r&gt;&lt;m:sSub&gt;&lt;m:sSubPr&gt;&lt;m:ctrlPr&gt;&lt;w:rPr&gt;&lt;w:rFonts w:ascii=&quot;DejaVu Math TeX Gyre&quot; w:h-ansi=&quot;DejaV/moMathPu Math TeX Gyre&quot; w:fareast=&quot;瀹嬩綋&quot; w:cs=&quot;瀹嬩綋&quot; w:hint=&quot;fareast&quot;/&gt;&lt;w:i/&gt;&lt;/w:rPr&gt;&lt;/m:ctrlPr&gt;&lt;/m:sSubPr&gt;&lt;m:e&gt;&lt;m:r&gt;&lt;m:rPr&gt;&lt;m:scr m:val=&quot;roman&quot;/&gt;&lt;/m:rPr&gt;&lt;w:rPr&gt;&lt;w:rFonts w:ascii=&quot;DejaVu Math TeX Gyre&quot; w:h-ansi=&quot;DejaVu Math TeX Gyre&quot; w:fareast=&quot;瀹嬩綋&quot; w:cs=V/moMathP&quot;瀹嬩綋&quot; w:hint=&quot;fareast&quot;/&gt;&lt;/w:rPr&gt;&lt;m:t&gt;P&lt;/m:t&gt;&lt;/m:r&gt;&lt;m:ctrlPr&gt;&lt;w:rPr&gt;&lt;w:rFonts w:ascii=&quot;DejaVu Math TeX Gyre&quot; w:h-ansi=&quot;DejaVu Math TeX Gyre&quot; w:fareast=&quot;瀹嬩綋&quot; w:cs=&quot;瀹嬩綋&quot; w:hint=&quot;fareast&quot;/&gt;&lt;w:i/&gt;&lt;/w:rPr&gt;&lt;/m:ctrlPr&gt;&lt;/m:e&gt;&lt;m:sub&gt;&lt;m:r&gt;&lt;m:rPr&gt;&lt;m:scr m:vaV/moMathPl=&quot;roman&quot;/&gt;&lt;/m:rPr&gt;&lt;w:rPr&gt;&lt;w:rFonts w:ascii=&quot;DejaVu Math TeX Gyre&quot; w:h-ansi=&quot;DejaVu Math TeX Gyre&quot; w:fareast=&quot;瀹嬩綋&quot; w:cs=&quot;瀹嬩綋&quot; w:hint=&quot;fareast&quot;/&gt;&lt;/w:rPr&gt;&lt;m:t&gt;Pi&lt;/m:t&gt;&lt;/m:r&gt;&lt;m:ctrlPr&gt;&lt;w:rPr&gt;&lt;w:rFonts w:ascii=&quot;DejaVu Math TeX Gyre&quot; w:h-ansi=&quot;DejaVu MatoMathPh TeX Gyre&quot; w:fareast=&quot;瀹嬩綋&quot; w:cs=&quot;瀹嬩綋&quot; w:hint=&quot;fareast&quot;/&gt;&lt;w:i/&gt;&lt;/w:rPr&gt;&lt;/m:ctrlPr&gt;&lt;/m:sub&gt;&lt;/m:sSub&gt;&lt;m:ctrlPr&gt;&lt;w:rPr&gt;&lt;w:rFonts w:ascii=&quot;DejaVu Math TeX Gyre&quot; w:h-ansi=&quot;DejaVu Math TeX Gyre&quot; w:fareast=&quot;瀹嬩綋&quot; w:cs=&quot;瀹嬩綋&quot; w:hint=&quot;fareast&quot;/&gt;&lt;w:i/&gt;&lt;/wVu MatoMathP:rPr&gt;&lt;/m:ctrlPr&gt;&lt;/m:num&gt;&lt;m:den&gt;&lt;m:r&gt;&lt;m:rPr&gt;&lt;m:scr m:val=&quot;roman&quot;/&gt;&lt;/m:rPr&gt;&lt;w:rPr&gt;&lt;w:rFonts w:ascii=&quot;DejaVu Math TeX Gyre&quot; w:h-ansi=&quot;DejaVu Math TeX Gyre&quot; w:fareast=&quot;瀹嬩綋&quot; w:cs=&quot;瀹嬩綋&quot; w:hint=&quot;fareast&quot;/&gt;&lt;/w:rPr&gt;&lt;m:t&gt;Cap脳0.2&lt;/m:t&gt;&lt;/m:r&gt;&lt;m:ctrlPr&gt;&lt;w:rPr&gt;&lt;toMathPw:rFonts w:ascii=&quot;DejaVu Math TeX Gyre&quot; w:h-ansi=&quot;DejaVu Math TeX Gyre&quot; w:fareast=&quot;瀹嬩綋&quot; w:cs=&quot;瀹嬩綋&quot; w:hint=&quot;fareast&quot;/&gt;&lt;w:i/&gt;&lt;/w:rPr&gt;&lt;/m:ctrlPr&gt;&lt;/m:den&gt;&lt;/m:f&gt;&lt;m:r&gt;&lt;m:rPr&gt;&lt;m:scr m:val=&quot;roman&quot;/&gt;&lt;/m:rPr&gt;&lt;w:rPr&gt;&lt;w:rFonts w:ascii=&quot;DejaVu Math TeX Gyre&quot; w:hoMathP-ansi=&quot;DejaVu Math TeX Gyre&quot; w:fareast=&quot;瀹嬩綋&quot; w:cs=&quot;瀹嬩綋&quot; w:hint=&quot;fareast&quot;/&gt;&lt;/w:rPr&gt;&lt;m:t&gt;)&lt;/m:t&gt;&lt;/m:r&gt;&lt;m:ctrlPr&gt;&lt;w:rPr&gt;&lt;w:rFonts w:ascii=&quot;DejaVu Math TeX Gyre&quot; w:h-ansi=&quot;DejaVu Math TeX Gyre&quot; w:fareast=&quot;瀹嬩綋&quot; w:cs=&quot;瀹嬩綋&quot; w:hint=&quot;fareast&quot;/&gt;&lt;w:i/&gt;&lt;/e&quot; w:hoMathPw:rPr&gt;&lt;/m:ctrlPr&gt;&lt;/m:e&gt;&lt;m:sup&gt;&lt;m:r&gt;&lt;m:rPr&gt;&lt;m:scr m:val=&quot;roman&quot;/&gt;&lt;/m:rPr&gt;&lt;w:rPr&gt;&lt;w:rFonts w:ascii=&quot;DejaVu Math TeX Gyre&quot; w:h-ansi=&quot;DejaVu Math TeX Gyre&quot; w:fareast=&quot;瀹嬩綋&quot; w:cs=&quot;瀹嬩綋&quot; w:hint=&quot;fareast&quot;/&gt;&lt;/w:rPr&gt;&lt;m:t&gt;2&lt;/m:t&gt;&lt;/m:r&gt;&lt;m:ctrlPr&gt;&lt;w:rPr&gt;&lt;w:rFontsoMathP w:ascii=&quot;DejaVu Math TeX Gyre&quot; w:h-ansi=&quot;DejaVu Math TeX Gyre&quot; w:fareast=&quot;瀹嬩綋&quot; w:cs=&quot;瀹嬩綋&quot; w:hint=&quot;fareast&quot;/&gt;&lt;w:i/&gt;&lt;/w:rPr&gt;&lt;/m:ctrlPr&gt;&lt;/m:sup&gt;&lt;/m:sSup&gt;&lt;m:ctrlPr&gt;&lt;w:rPr&gt;&lt;w:rFonts w:ascii=&quot;DejaVu Math TeX Gyre&quot; w:h-ansi=&quot;DejaVu Math TeX Gyre&quot; w:fareasoMathPt=&quot;瀹嬩綋&quot; w:cs=&quot;瀹嬩綋&quot; w:hint=&quot;fareast&quot;/&gt;&lt;w:i/&gt;&lt;/w:rPr&gt;&lt;/m:ctrlPr&gt;&lt;/m:e&gt;&lt;/m:nary&gt;&lt;m:ctrlPr&gt;&lt;w:rPr&gt;&lt;w:rFonts w:ascii=&quot;DejaVu Math TeX Gyre&quot; w:h-ansi=&quot;DejaVu Math TeX Gyre&quot; w:fareast=&quot;瀹嬩綋&quot; w:cs=&quot;瀹嬩綋&quot; w:hint=&quot;fareast&quot;/&gt;&lt;w:i/&gt;&lt;/w:rPr&gt;&lt;/m:ctrlPr&gt;&lt;/m:e&gt;fareasoMathP&lt;/m:rad&gt;&lt;m:r&gt;&lt;m:rPr&gt;&lt;m:scr m:val=&quot;roman&quot;/&gt;&lt;/m:rPr&gt;&lt;w:rPr&gt;&lt;w:rFonts w:ascii=&quot;DejaVu Math TeX Gyre&quot; w:h-ansi=&quot;DejaVu Math TeX Gyre&quot; w:fareast=&quot;瀹嬩綋&quot; w:cs=&quot;瀹嬩綋&quot; w:hint=&quot;fareast&quot;/&gt;&lt;/w:rPr&gt;&lt;m:t&gt;)脳100%,  &lt;/m:t&gt;&lt;/m:r&gt;&lt;m:sSub&gt;&lt;m:sSubPr&gt;&lt;m:ctrlPr&gt;&lt;w:rPr&gt;&lt;w:rsoMathPFonts w:ascii=&quot;DejaVu Math TeX Gyre&quot; w:h-ansi=&quot;DejaVu Math TeX Gyre&quot; w:fareast=&quot;瀹嬩綋&quot; w:cs=&quot;瀹嬩綋&quot; w:hint=&quot;fareast&quot;/&gt;&lt;w:i/&gt;&lt;/w:rPr&gt;&lt;/m:ctrlPr&gt;&lt;/m:sSubPr&gt;&lt;m:e&gt;&lt;m:r&gt;&lt;m:rPr&gt;&lt;m:scr m:val=&quot;roman&quot;/&gt;&lt;/m:rPr&gt;&lt;w:rPr&gt;&lt;w:rFonts w:ascii=&quot;DejaVu Math TeX Gyre&quot; w:h-oMathPansi=&quot;DejaVu Math TeX Gyre&quot; w:fareast=&quot;瀹嬩綋&quot; w:cs=&quot;瀹嬩綋&quot; w:hint=&quot;fareast&quot;/&gt;&lt;/w:rPr&gt;&lt;m:t&gt;P&lt;/m:t&gt;&lt;/m:r&gt;&lt;m:ctrlPr&gt;&lt;w:rPr&gt;&lt;w:rFonts w:ascii=&quot;DejaVu Math TeX Gyre&quot; w:h-ansi=&quot;DejaVu Math TeX Gyre&quot; w:fareast=&quot;瀹嬩綋&quot; w:cs=&quot;瀹嬩綋&quot; w:hint=&quot;fareast&quot;/&gt;&lt;w:i/&gt;&lt;/w&quot; w:h-oMathP:rPr&gt;&lt;/m:ctrlPr&gt;&lt;/m:e&gt;&lt;m:sub&gt;&lt;m:r&gt;&lt;m:rPr&gt;&lt;m:scr m:val=&quot;roman&quot;/&gt;&lt;/m:rPr&gt;&lt;w:rPr&gt;&lt;w:rFonts w:ascii=&quot;DejaVu Math TeX Gyre&quot; w:h-ansi=&quot;DejaVu Math TeX Gyre&quot; w:fareast=&quot;瀹嬩綋&quot; w:cs=&quot;瀹嬩綋&quot; w:hint=&quot;fareast&quot;/&gt;&lt;/w:rPr&gt;&lt;m:t&gt;Mi&lt;/m:t&gt;&lt;/m:r&gt;&lt;m:ctrlPr&gt;&lt;w:rPr&gt;&lt;w:rFontsoMathP w:ascii=&quot;DejaVu Math TeX Gyre&quot; w:h-ansi=&quot;DejaVu Math TeX Gyre&quot; w:fareast=&quot;瀹嬩綋&quot; w:cs=&quot;瀹嬩綋&quot; w:hint=&quot;fareast&quot;/&gt;&lt;w:i/&gt;&lt;/w:rPr&gt;&lt;/m:ctrlPr&gt;&lt;/m:sub&gt;&lt;/m:sSub&gt;&lt;m:r&gt;&lt;m:rPr&gt;&lt;m:scr m:val=&quot;roman&quot;/&gt;&lt;/m:rPr&gt;&lt;w:rPr&gt;&lt;w:rFonts w:ascii=&quot;DejaVu Math TeX Gyre&quot; w:h-ansioMathP=&quot;DejaVu Math TeX Gyre&quot; w:fareast=&quot;瀹嬩綋&quot; w:cs=&quot;瀹嬩綋&quot; w:hint=&quot;fareast&quot;/&gt;&lt;/w:rPr&gt;&lt;m:t&gt;鈮?.2Cap&lt;/m:t&gt;&lt;/m:r&gt;&lt;m:ctrlPr&gt;&lt;w:rPr&gt;&lt;w:rFonts w:ascii=&quot;DejaVu Math TeX Gyre&quot; w:h-ansi=&quot;DejaVu Math TeX Gyre&quot; w:fareast=&quot;瀹嬩綋&quot; w:cs=&quot;瀹嬩綋&quot; w:hint=&quot;fareast&quot;/&gt;&lt;w:i/w:h-ansioMathP&gt;&lt;/w:rPr&gt;&lt;/m:ctrlPr&gt;&lt;/m:e&gt;&lt;/m:eqArr&gt;&lt;m:ctrlPr&gt;&lt;w:rPr&gt;&lt;w:rFonts w:ascii=&quot;DejaVu Math TeX Gyre&quot; w:h-ansi=&quot;DejaVu Math TeX Gyre&quot; w:fareast=&quot;瀹嬩綋&quot; w:cs=&quot;瀹嬩綋&quot; w:hint=&quot;fareast&quot;/&gt;&lt;w:i/&gt;&lt;/w:rPr&gt;&lt;/m:ctrlPr&gt;&lt;/m:e&gt;&lt;/m:d&gt;&lt;/m:oMath&gt;&lt;/m:oMathPara&gt;&lt;/w:p&gt;&lt;/wx:sect&gt;&lt;oMathP/w:body&gt;&lt;/w:wordDocument">
                <v:fill o:detectmouseclick="t"/>
                <v:imagedata r:id="rId12" o:title=""/>
                <o:lock v:ext="edit" aspectratio="f"/>
              </v:shape>
            </w:pict>
          </mc:Choice>
          <mc:Fallback>
            <w:drawing>
              <wp:inline distT="0" distB="0" distL="0" distR="0" wp14:anchorId="586CE2F7" wp14:editId="58731818">
                <wp:extent cx="4086225" cy="790575"/>
                <wp:effectExtent l="0" t="0" r="9525" b="0"/>
                <wp:docPr id="2" name="图片 29"/>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29"/>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6225" cy="790575"/>
                        </a:xfrm>
                        <a:prstGeom prst="rect">
                          <a:avLst/>
                        </a:prstGeom>
                        <a:noFill/>
                        <a:ln>
                          <a:noFill/>
                        </a:ln>
                      </pic:spPr>
                    </pic:pic>
                  </a:graphicData>
                </a:graphic>
              </wp:inline>
            </w:drawing>
          </mc:Fallback>
        </mc:AlternateContent>
      </w:r>
      <w:r>
        <w:rPr>
          <w:rFonts w:hint="eastAsia"/>
        </w:rPr>
        <w:t xml:space="preserve"> </w:t>
      </w:r>
    </w:p>
    <w:p w14:paraId="42B3AC10" w14:textId="77777777" w:rsidR="00000000" w:rsidRDefault="00000000">
      <w:pPr>
        <w:pStyle w:val="a9"/>
        <w:numPr>
          <w:ilvl w:val="0"/>
          <w:numId w:val="111"/>
        </w:numPr>
        <w:ind w:start="0pt" w:firstLineChars="200" w:firstLine="24pt"/>
        <w:rPr>
          <w:rFonts w:hint="eastAsia"/>
        </w:rPr>
      </w:pPr>
      <w:r>
        <w:rPr>
          <w:rFonts w:hint="eastAsia"/>
        </w:rPr>
        <w:t>有功功率变化率考核：场站应按照有关要求控制有功功率变化值。场站有功功率变化速率应不超过每分钟</w:t>
      </w:r>
      <w:r>
        <w:rPr>
          <w:rFonts w:hint="eastAsia"/>
        </w:rPr>
        <w:t>10%</w:t>
      </w:r>
      <w:r>
        <w:rPr>
          <w:rFonts w:hint="eastAsia"/>
        </w:rPr>
        <w:t>额定容量。取</w:t>
      </w:r>
      <w:r>
        <w:rPr>
          <w:rFonts w:hint="eastAsia"/>
        </w:rPr>
        <w:t>5</w:t>
      </w:r>
      <w:r>
        <w:rPr>
          <w:rFonts w:hint="eastAsia"/>
        </w:rPr>
        <w:t>分钟内每分钟功率变化差的平均值计算考核量，滚动计算，此项按日进行考核。</w:t>
      </w:r>
    </w:p>
    <w:p w14:paraId="01DCB3B7" w14:textId="77777777" w:rsidR="00000000" w:rsidRDefault="00000000">
      <w:pPr>
        <w:pStyle w:val="a9"/>
        <w:ind w:firstLineChars="200" w:firstLine="24pt"/>
        <w:rPr>
          <w:rFonts w:hint="eastAsia"/>
        </w:rPr>
      </w:pPr>
      <w:r>
        <w:rPr>
          <w:rFonts w:hint="eastAsia"/>
        </w:rPr>
        <mc:AlternateContent>
          <mc:Choice Requires="v">
            <w:pict w14:anchorId="1673B044">
              <v:shape id="图片 30" o:spid="_x0000_i1027" type="#_x0000_t75" style="width:311.25pt;height:4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ParaPr&gt;&lt;m:jc m:val=&quot;center&quot;/&gt;&lt;/m:oMathParaPr&gt;&lt;m:oMath&gt;&lt;m:r&gt;&lt;m:rPr&gt;&lt;m:sty m:val=&quot;p&quot;/&gt;&lt;m:scr m:val=&quot;roman&quot;/&gt;&lt;/m:rPr&gt;&lt;w:rPr&gt;&lt;w:rFonts w:ascii=&quot;DejaVu Math TeX Gyre&quot; w:h-ansi=&quot;DejaVu Math TeX Gyre&quot; w:fareast=&quot;瀹嬩綋&quot; w:cs=&quot;瀹嬩綋&quot; w:hint=&quot;fareast&quot;oMathP/&gt;&lt;/w:rPr&gt;&lt;m:t&gt;鑰冩牳鐢甸噺=&lt;/m:t&gt;&lt;/m:r&gt;&lt;m:sSub&gt;&lt;m:sSubPr&gt;&lt;m:ctrlPr&gt;&lt;w:rPr&gt;&lt;w:rFonts w:ascii=&quot;DejaVu Math TeX Gyre&quot; w:h-ansi=&quot;DejaVu Math TeX Gyre&quot; w:fareast=&quot;瀹嬩綋&quot; w:cs=&quot;瀹嬩綋&quot; w:hint=&quot;fareast&quot;/&gt;&lt;/w:rPr&gt;&lt;/m:ctrlPr&gt;&lt;/m:sSubPr&gt;&lt;m:e&gt;&lt;m:r&gt;&lt;m:rPr&gt;&lt;m:sty m:reast&quot;oMathPval=&quot;p&quot;/&gt;&lt;m:scr m:val=&quot;roman&quot;/&gt;&lt;/m:rPr&gt;&lt;w:rPr&gt;&lt;w:rFonts w:ascii=&quot;DejaVu Math TeX Gyre&quot; w:h-ansi=&quot;DejaVu Math TeX Gyre&quot; w:fareast=&quot;瀹嬩綋&quot; w:cs=&quot;瀹嬩綋&quot; w:hint=&quot;fareast&quot;/&gt;&lt;/w:rPr&gt;&lt;m:t&gt;A&lt;/m:t&gt;&lt;/m:r&gt;&lt;m:ctrlPr&gt;&lt;w:rPr&gt;&lt;w:rFonts w:ascii=&quot;DejaVu Math TeX Gyre&quot; woMathP:h-ansi=&quot;DejaVu Math TeX Gyre&quot; w:fareast=&quot;瀹嬩綋&quot; w:cs=&quot;瀹嬩綋&quot; w:hint=&quot;fareast&quot;/&gt;&lt;/w:rPr&gt;&lt;/m:ctrlPr&gt;&lt;/m:e&gt;&lt;m:sub&gt;&lt;m:r&gt;&lt;m:rPr&gt;&lt;m:sty m:val=&quot;p&quot;/&gt;&lt;m:scr m:val=&quot;roman&quot;/&gt;&lt;/m:rPr&gt;&lt;w:rPr&gt;&lt;w:rFonts w:ascii=&quot;DejaVu Math TeX Gyre&quot; w:h-ansi=&quot;DejaVu Math TeX Gyre&quot; woMathP:fareast=&quot;瀹嬩綋&quot; w:cs=&quot;瀹嬩綋&quot; w:hint=&quot;fareast&quot;/&gt;&lt;/w:rPr&gt;&lt;m:t&gt;1&lt;/m:t&gt;&lt;/m:r&gt;&lt;m:ctrlPr&gt;&lt;w:rPr&gt;&lt;w:rFonts w:ascii=&quot;DejaVu Math TeX Gyre&quot; w:h-ansi=&quot;DejaVu Math TeX Gyre&quot; w:fareast=&quot;瀹嬩綋&quot; w:cs=&quot;瀹嬩綋&quot; w:hint=&quot;fareast&quot;/&gt;&lt;/w:rPr&gt;&lt;/m:ctrlPr&gt;&lt;/m:sub&gt;&lt;/m:sSub&gt;&lt;myre&quot; woMathP:r&gt;&lt;m:rPr&gt;&lt;m:sty m:val=&quot;p&quot;/&gt;&lt;m:scr m:val=&quot;roman&quot;/&gt;&lt;/m:rPr&gt;&lt;w:rPr&gt;&lt;w:rFonts w:ascii=&quot;DejaVu Math TeX Gyre&quot; w:h-ansi=&quot;DejaVu Math TeX Gyre&quot; w:fareast=&quot;瀹嬩綋&quot; w:cs=&quot;瀹嬩綋&quot; w:hint=&quot;fareast&quot;/&gt;&lt;/w:rPr&gt;&lt;m:t&gt;脳&lt;/m:t&gt;&lt;/m:r&gt;&lt;m:nary&gt;&lt;m:naryPr&gt;&lt;m:chr m:val=&quot;鈭?/&gt;&lt;&quot; woMathPm:limLoc m:val=&quot;undOvr&quot;/&gt;&lt;m:ctrlPr&gt;&lt;w:rPr&gt;&lt;w:rFonts w:ascii=&quot;DejaVu Math TeX Gyre&quot; w:h-ansi=&quot;DejaVu Math TeX Gyre&quot; w:fareast=&quot;瀹嬩綋&quot; w:cs=&quot;瀹嬩綋&quot; w:hint=&quot;fareast&quot;/&gt;&lt;/w:rPr&gt;&lt;/m:ctrlPr&gt;&lt;/m:naryPr&gt;&lt;m:sub&gt;&lt;m:r&gt;&lt;m:rPr&gt;&lt;m:sty m:val=&quot;p&quot;/&gt;&lt;m:scr m:val=&quot;roman&quot;/&gt;oMathP&lt;/m:rPr&gt;&lt;w:rPr&gt;&lt;w:rFonts w:ascii=&quot;DejaVu Math TeX Gyre&quot; w:h-ansi=&quot;DejaVu Math TeX Gyre&quot; w:fareast=&quot;瀹嬩綋&quot; w:cs=&quot;瀹嬩綋&quot; w:hint=&quot;fareast&quot;/&gt;&lt;/w:rPr&gt;&lt;m:t&gt;i=1&lt;/m:t&gt;&lt;/m:r&gt;&lt;m:ctrlPr&gt;&lt;w:rPr&gt;&lt;w:rFonts w:ascii=&quot;DejaVu Math TeX Gyre&quot; w:h-ansi=&quot;DejaVu Math TeX GyreoMathP&quot; w:fareast=&quot;瀹嬩綋&quot; w:cs=&quot;瀹嬩綋&quot; w:hint=&quot;fareast&quot;/&gt;&lt;/w:rPr&gt;&lt;/m:ctrlPr&gt;&lt;/m:sub&gt;&lt;m:sup&gt;&lt;m:r&gt;&lt;m:rPr&gt;&lt;m:sty m:val=&quot;p&quot;/&gt;&lt;m:scr m:val=&quot;roman&quot;/&gt;&lt;/m:rPr&gt;&lt;w:rPr&gt;&lt;w:rFonts w:ascii=&quot;DejaVu Math TeX Gyre&quot; w:h-ansi=&quot;DejaVu Math TeX Gyre&quot; w:fareast=&quot;瀹嬩綋&quot; w:cs=&quot;瀹?GyreoMathP浣? w:hint=&quot;fareast&quot;/&gt;&lt;/w:rPr&gt;&lt;m:t&gt;1440&lt;/m:t&gt;&lt;/m:r&gt;&lt;m:ctrlPr&gt;&lt;w:rPr&gt;&lt;w:rFonts w:ascii=&quot;DejaVu Math TeX Gyre&quot; w:h-ansi=&quot;DejaVu Math TeX Gyre&quot; w:fareast=&quot;瀹嬩綋&quot; w:cs=&quot;瀹嬩綋&quot; w:hint=&quot;fareast&quot;/&gt;&lt;/w:rPr&gt;&lt;/m:ctrlPr&gt;&lt;/m:sup&gt;&lt;m:e&gt;&lt;m:r&gt;&lt;m:rPr&gt;&lt;m:sty m:val=&quot;p&quot;/&gt;reoMathP&lt;m:scr m:val=&quot;roman&quot;/&gt;&lt;/m:rPr&gt;&lt;w:rPr&gt;&lt;w:rFonts w:ascii=&quot;DejaVu Math TeX Gyre&quot; w:h-ansi=&quot;DejaVu Math TeX Gyre&quot; w:fareast=&quot;瀹嬩綋&quot; w:cs=&quot;瀹嬩綋&quot; w:hint=&quot;fareast&quot;/&gt;&lt;/w:rPr&gt;&lt;m:t&gt;max(&lt;/m:t&gt;&lt;/m:r&gt;&lt;m:sSub&gt;&lt;m:sSubPr&gt;&lt;m:ctrlPr&gt;&lt;w:rPr&gt;&lt;w:rFonts w:ascii=&quot;DejaVu MathoMathP TeX Gyre&quot; w:h-ansi=&quot;DejaVu Math TeX Gyre&quot; w:fareast=&quot;瀹嬩綋&quot; w:cs=&quot;瀹嬩綋&quot; w:hint=&quot;fareast&quot;/&gt;&lt;/w:rPr&gt;&lt;/m:ctrlPr&gt;&lt;/m:sSubPr&gt;&lt;m:e&gt;&lt;m:r&gt;&lt;m:rPr&gt;&lt;m:sty m:val=&quot;p&quot;/&gt;&lt;m:scr m:val=&quot;roman&quot;/&gt;&lt;/m:rPr&gt;&lt;w:rPr&gt;&lt;w:rFonts w:ascii=&quot;DejaVu Math TeX Gyre&quot; w:h-ansi=&quot;DejaVu MoMathPath TeX Gyre&quot; w:fareast=&quot;瀹嬩綋&quot; w:cs=&quot;瀹嬩綋&quot; w:hint=&quot;fareast&quot;/&gt;&lt;/w:rPr&gt;&lt;m:t&gt;P&lt;/m:t&gt;&lt;/m:r&gt;&lt;m:ctrlPr&gt;&lt;w:rPr&gt;&lt;w:rFonts w:ascii=&quot;DejaVu Math TeX Gyre&quot; w:h-ansi=&quot;DejaVu Math TeX Gyre&quot; w:fareast=&quot;瀹嬩綋&quot; w:cs=&quot;瀹嬩綋&quot; w:hint=&quot;fareast&quot;/&gt;&lt;/w:rPr&gt;&lt;/m:ctrlPr&gt;&lt;/m:jaVu MoMathPe&gt;&lt;m:sub&gt;&lt;m:r&gt;&lt;m:rPr&gt;&lt;m:sty m:val=&quot;p&quot;/&gt;&lt;m:scr m:val=&quot;roman&quot;/&gt;&lt;/m:rPr&gt;&lt;w:rPr&gt;&lt;w:rFonts w:ascii=&quot;DejaVu Math TeX Gyre&quot; w:h-ansi=&quot;DejaVu Math TeX Gyre&quot; w:fareast=&quot;瀹嬩綋&quot; w:cs=&quot;瀹嬩綋&quot; w:hint=&quot;fareast&quot;/&gt;&lt;/w:rPr&gt;&lt;m:t&gt;i&lt;/m:t&gt;&lt;/m:r&gt;&lt;m:ctrlPr&gt;&lt;w:rPr&gt;&lt;w:rFonts w:oMathPascii=&quot;DejaVu Math TeX Gyre&quot; w:h-ansi=&quot;DejaVu Math TeX Gyre&quot; w:fareast=&quot;瀹嬩綋&quot; w:cs=&quot;瀹嬩綋&quot; w:hint=&quot;fareast&quot;/&gt;&lt;/w:rPr&gt;&lt;/m:ctrlPr&gt;&lt;/m:sub&gt;&lt;/m:sSub&gt;&lt;m:r&gt;&lt;m:rPr&gt;&lt;m:sty m:val=&quot;p&quot;/&gt;&lt;m:scr m:val=&quot;roman&quot;/&gt;&lt;/m:rPr&gt;&lt;w:rPr&gt;&lt;w:rFonts w:ascii=&quot;DejaVu Math TeX Gyre&quot;oMathP w:h-ansi=&quot;DejaVu Math TeX Gyre&quot; w:fareast=&quot;瀹嬩綋&quot; w:cs=&quot;瀹嬩綋&quot; w:hint=&quot;fareast&quot;/&gt;&lt;/w:rPr&gt;&lt;m:t&gt;鈭?/m:t&gt;&lt;/m:r&gt;&lt;m:sSub&gt;&lt;m:sSubPr&gt;&lt;m:ctrlPr&gt;&lt;w:rPr&gt;&lt;w:rFonts w:ascii=&quot;DejaVu Math TeX Gyre&quot; w:h-ansi=&quot;DejaVu Math TeX Gyre&quot; w:fareast=&quot;瀹嬩綋&quot; w:cs=&quot;瀹嬩綋&quot; w:eX Gyre&quot;oMathPhint=&quot;fareast&quot;/&gt;&lt;/w:rPr&gt;&lt;/m:ctrlPr&gt;&lt;/m:sSubPr&gt;&lt;m:e&gt;&lt;m:r&gt;&lt;m:rPr&gt;&lt;m:sty m:val=&quot;p&quot;/&gt;&lt;m:scr m:val=&quot;roman&quot;/&gt;&lt;/m:rPr&gt;&lt;w:rPr&gt;&lt;w:rFonts w:ascii=&quot;DejaVu Math TeX Gyre&quot; w:h-ansi=&quot;DejaVu Math TeX Gyre&quot; w:fareast=&quot;瀹嬩綋&quot; w:cs=&quot;瀹嬩綋&quot; w:hint=&quot;fareast&quot;/&gt;&lt;/w:rPr&gt;&lt;m:t&gt;oMathPP&lt;/m:t&gt;&lt;/m:r&gt;&lt;m:ctrlPr&gt;&lt;w:rPr&gt;&lt;w:rFonts w:ascii=&quot;DejaVu Math TeX Gyre&quot; w:h-ansi=&quot;DejaVu Math TeX Gyre&quot; w:fareast=&quot;瀹嬩綋&quot; w:cs=&quot;瀹嬩綋&quot; w:hint=&quot;fareast&quot;/&gt;&lt;/w:rPr&gt;&lt;/m:ctrlPr&gt;&lt;/m:e&gt;&lt;m:sub&gt;&lt;m:r&gt;&lt;m:rPr&gt;&lt;m:sty m:val=&quot;p&quot;/&gt;&lt;m:scr m:val=&quot;roman&quot;/&gt;&lt;/m:rPr&gt;&lt;w:rPr&gt;&lt;woMathP:rFonts w:ascii=&quot;DejaVu Math TeX Gyre&quot; w:h-ansi=&quot;DejaVu Math TeX Gyre&quot; w:fareast=&quot;瀹嬩綋&quot; w:cs=&quot;瀹嬩綋&quot; w:hint=&quot;fareast&quot;/&gt;&lt;/w:rPr&gt;&lt;m:t&gt;lim&lt;/m:t&gt;&lt;/m:r&gt;&lt;m:ctrlPr&gt;&lt;w:rPr&gt;&lt;w:rFonts w:ascii=&quot;DejaVu Math TeX Gyre&quot; w:h-ansi=&quot;DejaVu Math TeX Gyre&quot; w:fareast=&quot;瀹嬩&lt;woMathP綋&quot; w:cs=&quot;瀹嬩綋&quot; w:hint=&quot;fareast&quot;/&gt;&lt;/w:rPr&gt;&lt;/m:ctrlPr&gt;&lt;/m:sub&gt;&lt;/m:sSub&gt;&lt;m:r&gt;&lt;m:rPr&gt;&lt;m:sty m:val=&quot;p&quot;/&gt;&lt;m:scr m:val=&quot;roman&quot;/&gt;&lt;/m:rPr&gt;&lt;w:rPr&gt;&lt;w:rFonts w:ascii=&quot;DejaVu Math TeX Gyre&quot; w:h-ansi=&quot;DejaVu Math TeX Gyre&quot; w:fareast=&quot;瀹嬩綋&quot; w:cs=&quot;瀹嬩綋&quot; w:hint=&quot;fa瀹嬩&lt;woMathPreast&quot;/&gt;&lt;/w:rPr&gt;&lt;m:t&gt;,0)脳10脳1鍒嗛挓/60&lt;/m:t&gt;&lt;/m:r&gt;&lt;m:ctrlPr&gt;&lt;w:rPr&gt;&lt;w:rFonts w:ascii=&quot;DejaVu Math TeX Gyre&quot; w:h-ansi=&quot;DejaVu Math TeX Gyre&quot; w:fareast=&quot;瀹嬩綋&quot; w:cs=&quot;瀹嬩綋&quot; w:hint=&quot;fareast&quot;/&gt;&lt;/w:rPr&gt;&lt;/m:ctrlPr&gt;&lt;/m:e&gt;&lt;/m:nary&gt;&lt;/m:oMath&gt;&lt;/m:oMathPara&gt;&lt;/w:a瀹嬩&lt;woMathPp&gt;&lt;/wx:sect&gt;&lt;/w:body&gt;&lt;/w:wordDocument">
                <v:fill o:detectmouseclick="t"/>
                <v:imagedata r:id="rId14" o:title=""/>
                <o:lock v:ext="edit" aspectratio="f"/>
              </v:shape>
            </w:pict>
          </mc:Choice>
          <mc:Fallback>
            <w:drawing>
              <wp:inline distT="0" distB="0" distL="0" distR="0" wp14:anchorId="11A7ECF7" wp14:editId="2801A8AF">
                <wp:extent cx="3952875" cy="571500"/>
                <wp:effectExtent l="0" t="0" r="9525" b="0"/>
                <wp:docPr id="3" name="图片 30"/>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0"/>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2875" cy="571500"/>
                        </a:xfrm>
                        <a:prstGeom prst="rect">
                          <a:avLst/>
                        </a:prstGeom>
                        <a:noFill/>
                        <a:ln>
                          <a:noFill/>
                        </a:ln>
                      </pic:spPr>
                    </pic:pic>
                  </a:graphicData>
                </a:graphic>
              </wp:inline>
            </w:drawing>
          </mc:Fallback>
        </mc:AlternateContent>
      </w:r>
    </w:p>
    <w:p w14:paraId="0AE7150D" w14:textId="77777777" w:rsidR="00000000" w:rsidRDefault="00000000">
      <w:pPr>
        <w:pStyle w:val="a9"/>
        <w:ind w:firstLineChars="200" w:firstLine="24pt"/>
        <w:rPr>
          <w:rFonts w:hint="eastAsia"/>
        </w:rPr>
      </w:pPr>
      <w:r>
        <w:rPr>
          <w:rFonts w:hint="eastAsia"/>
        </w:rPr>
        <w:t xml:space="preserve">    </w:t>
      </w:r>
      <w:r>
        <w:rPr>
          <w:rFonts w:hint="eastAsia"/>
        </w:rPr>
        <w:t>其中</w:t>
      </w:r>
      <w:r>
        <w:rPr>
          <w:rFonts w:hint="eastAsia"/>
        </w:rPr>
        <mc:AlternateContent>
          <mc:Choice Requires="v">
            <w:pict w14:anchorId="6F3DE9D5">
              <v:shape id="图片 31" o:spid="_x0000_i1028" type="#_x0000_t75" style="width:12pt;height:23.2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P&lt;/m:t&gt;&lt;/m:r&gt;&lt;m:ctrlPr&gt;&lt;w:rPr&gt;&lt;w:rFonts w:ascii=&quot;DejaVu Math TeX Gyre&quot; w:h-ansi=&quot;DejaVu Math TeX Gyre&quot; w:fareasoMathP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gt;&lt;fareasoMathP/w:rPr&gt;&lt;m:t&gt;i&lt;/m:t&gt;&lt;/m:r&gt;&lt;m:ctrlPr&gt;&lt;w:rPr&gt;&lt;w:rFonts w:ascii=&quot;DejaVu Math TeX Gyre&quot; w:h-ansi=&quot;DejaVu Math TeX Gyre&quot; w:fareast=&quot;瀹嬩綋&quot; w:cs=&quot;瀹嬩綋&quot; w:hint=&quot;fareast&quot;/&gt;&lt;w:i/&gt;&lt;/w:rPr&gt;&lt;/m:ctrlPr&gt;&lt;/m:sub&gt;&lt;/m:sSub&gt;&lt;/m:oMath&gt;&lt;/m:oMathPara&gt;&lt;/w:p&gt;&lt;/wx:sect&gt;&lt;/w:bodoMathPy&gt;&lt;/w:wordDocument">
                <v:fill o:detectmouseclick="t"/>
                <v:imagedata r:id="rId16" o:title=""/>
                <o:lock v:ext="edit" aspectratio="f"/>
              </v:shape>
            </w:pict>
          </mc:Choice>
          <mc:Fallback>
            <w:drawing>
              <wp:inline distT="0" distB="0" distL="0" distR="0" wp14:anchorId="1CB7B4F8" wp14:editId="2A25DEB3">
                <wp:extent cx="152400" cy="295275"/>
                <wp:effectExtent l="0" t="0" r="0" b="0"/>
                <wp:docPr id="4" name="图片 3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1"/>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295275"/>
                        </a:xfrm>
                        <a:prstGeom prst="rect">
                          <a:avLst/>
                        </a:prstGeom>
                        <a:noFill/>
                        <a:ln>
                          <a:noFill/>
                        </a:ln>
                      </pic:spPr>
                    </pic:pic>
                  </a:graphicData>
                </a:graphic>
              </wp:inline>
            </w:drawing>
          </mc:Fallback>
        </mc:AlternateContent>
      </w:r>
      <w:r>
        <w:rPr>
          <w:rFonts w:hint="eastAsia"/>
        </w:rPr>
        <w:t>为第</w:t>
      </w:r>
      <w:r>
        <w:rPr>
          <w:rFonts w:hint="eastAsia"/>
        </w:rPr>
        <mc:AlternateContent>
          <mc:Choice Requires="v">
            <w:pict w14:anchorId="35407502">
              <v:shape id="图片 32" o:spid="_x0000_i1029" type="#_x0000_t75" style="width:6.75pt;height:23.2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i&lt;/m:t&gt;&lt;/m:r&gt;&lt;m:ctrlPr&gt;&lt;w:rPr&gt;&lt;w:rFonts w:ascii=&quot;DejaVu Math TeX Gyre&quot; w:h-ansi=&quot;DejaVu Math TeX Gyre&quot; w:fareasoMathP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gt;&lt;fareasoMathP/w:rPr&gt;&lt;m:t&gt; &lt;/m:t&gt;&lt;/m:r&gt;&lt;m:ctrlPr&gt;&lt;w:rPr&gt;&lt;w:rFonts w:ascii=&quot;DejaVu Math TeX Gyre&quot; w:h-ansi=&quot;DejaVu Math TeX Gyre&quot; w:fareast=&quot;瀹嬩綋&quot; w:cs=&quot;瀹嬩綋&quot; w:hint=&quot;fareast&quot;/&gt;&lt;w:i/&gt;&lt;/w:rPr&gt;&lt;/m:ctrlPr&gt;&lt;/m:sub&gt;&lt;/m:sSub&gt;&lt;/m:oMath&gt;&lt;/m:oMathPara&gt;&lt;/w:p&gt;&lt;/wx:sect&gt;&lt;/w:bodoMathPy&gt;&lt;/w:wordDocument">
                <v:fill o:detectmouseclick="t"/>
                <v:imagedata r:id="rId18" o:title=""/>
                <o:lock v:ext="edit" aspectratio="f"/>
              </v:shape>
            </w:pict>
          </mc:Choice>
          <mc:Fallback>
            <w:drawing>
              <wp:inline distT="0" distB="0" distL="0" distR="0" wp14:anchorId="3BC757A6" wp14:editId="725C00FC">
                <wp:extent cx="85725" cy="295275"/>
                <wp:effectExtent l="0" t="0" r="9525" b="0"/>
                <wp:docPr id="5" name="图片 32"/>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2"/>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5725" cy="295275"/>
                        </a:xfrm>
                        <a:prstGeom prst="rect">
                          <a:avLst/>
                        </a:prstGeom>
                        <a:noFill/>
                        <a:ln>
                          <a:noFill/>
                        </a:ln>
                      </pic:spPr>
                    </pic:pic>
                  </a:graphicData>
                </a:graphic>
              </wp:inline>
            </w:drawing>
          </mc:Fallback>
        </mc:AlternateContent>
      </w:r>
      <w:r>
        <w:rPr>
          <w:rFonts w:hint="eastAsia"/>
        </w:rPr>
        <w:t>分钟的功率变化值，</w:t>
      </w:r>
      <w:r>
        <w:rPr>
          <w:rFonts w:hint="eastAsia"/>
        </w:rPr>
        <mc:AlternateContent>
          <mc:Choice Requires="v">
            <w:pict w14:anchorId="04D5A579">
              <v:shape id="图片 33" o:spid="_x0000_i1030" type="#_x0000_t75" style="width:22.5pt;height:23.2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P&lt;/m:t&gt;&lt;/m:r&gt;&lt;m:ctrlPr&gt;&lt;w:rPr&gt;&lt;w:rFonts w:ascii=&quot;DejaVu Math TeX Gyre&quot; w:h-ansi=&quot;DejaVu Math TeX Gyre&quot; w:fareasoMathP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gt;&lt;fareasoMathP/w:rPr&gt;&lt;m:t&gt;lim&lt;/m:t&gt;&lt;/m:r&gt;&lt;m:ctrlPr&gt;&lt;w:rPr&gt;&lt;w:rFonts w:ascii=&quot;DejaVu Math TeX Gyre&quot; w:h-ansi=&quot;DejaVu Math TeX Gyre&quot; w:fareast=&quot;瀹嬩綋&quot; w:cs=&quot;瀹嬩綋&quot; w:hint=&quot;fareast&quot;/&gt;&lt;w:i/&gt;&lt;/w:rPr&gt;&lt;/m:ctrlPr&gt;&lt;/m:sub&gt;&lt;/m:sSub&gt;&lt;/m:oMath&gt;&lt;/m:oMathPara&gt;&lt;/w:p&gt;&lt;/wx:sect&gt;&lt;/w:boMathPody&gt;&lt;/w:wordDocument">
                <v:fill o:detectmouseclick="t"/>
                <v:imagedata r:id="rId20" o:title=""/>
                <o:lock v:ext="edit" aspectratio="f"/>
              </v:shape>
            </w:pict>
          </mc:Choice>
          <mc:Fallback>
            <w:drawing>
              <wp:inline distT="0" distB="0" distL="0" distR="0" wp14:anchorId="1EE9A2A8" wp14:editId="6A5A2F52">
                <wp:extent cx="285750" cy="295275"/>
                <wp:effectExtent l="0" t="0" r="0" b="0"/>
                <wp:docPr id="6" name="图片 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3"/>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 cy="295275"/>
                        </a:xfrm>
                        <a:prstGeom prst="rect">
                          <a:avLst/>
                        </a:prstGeom>
                        <a:noFill/>
                        <a:ln>
                          <a:noFill/>
                        </a:ln>
                      </pic:spPr>
                    </pic:pic>
                  </a:graphicData>
                </a:graphic>
              </wp:inline>
            </w:drawing>
          </mc:Fallback>
        </mc:AlternateContent>
      </w:r>
      <w:r>
        <w:rPr>
          <w:rFonts w:hint="eastAsia"/>
        </w:rPr>
        <w:t>为功率变化极限值；</w:t>
      </w:r>
      <w:r>
        <w:rPr>
          <w:rFonts w:hint="eastAsia"/>
        </w:rPr>
        <mc:AlternateContent>
          <mc:Choice Requires="v">
            <w:pict w14:anchorId="1339BAF9">
              <v:shape id="图片 34" o:spid="_x0000_i1031" type="#_x0000_t75" style="width:35.25pt;height:23.2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A&lt;/m:t&gt;&lt;/m:r&gt;&lt;m:ctrlPr&gt;&lt;w:rPr&gt;&lt;w:rFonts w:ascii=&quot;DejaVu Math TeX Gyre&quot; w:h-ansi=&quot;DejaVu Math TeX Gyre&quot; w:fareasoMathP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gt;&lt;fareasoMathP/w:rPr&gt;&lt;m:t&gt;1&lt;/m:t&gt;&lt;/m:r&gt;&lt;m:ctrlPr&gt;&lt;w:rPr&gt;&lt;w:rFonts w:ascii=&quot;DejaVu Math TeX Gyre&quot; w:h-ansi=&quot;DejaVu Math TeX Gyre&quot; w:fareast=&quot;瀹嬩綋&quot; w:cs=&quot;瀹嬩綋&quot; w:hint=&quot;fareast&quot;/&gt;&lt;w:i/&gt;&lt;/w:rPr&gt;&lt;/m:ctrlPr&gt;&lt;/m:sub&gt;&lt;/m:sSub&gt;&lt;m:r&gt;&lt;m:rPr&gt;&lt;m:scr m:val=&quot;roman&quot;/&gt;&lt;/m:rPr&gt;&lt;w:rPoMathPr&gt;&lt;w:rFonts w:ascii=&quot;DejaVu Math TeX Gyre&quot; w:h-ansi=&quot;DejaVu Math TeX Gyre&quot; w:fareast=&quot;瀹嬩綋&quot; w:cs=&quot;瀹嬩綋&quot; w:hint=&quot;fareast&quot;/&gt;&lt;/w:rPr&gt;&lt;m:t&gt;鈮?&lt;/m:t&gt;&lt;/m:r&gt;&lt;/m:oMath&gt;&lt;/m:oMathPara&gt;&lt;/w:p&gt;&lt;/wx:sect&gt;&lt;/w:body&gt;&lt;/w:wordDocumentr&gt;&lt;m:scr">
                <v:fill o:detectmouseclick="t"/>
                <v:imagedata r:id="rId22" o:title=""/>
                <o:lock v:ext="edit" aspectratio="f"/>
              </v:shape>
            </w:pict>
          </mc:Choice>
          <mc:Fallback>
            <w:drawing>
              <wp:inline distT="0" distB="0" distL="0" distR="0" wp14:anchorId="36836284" wp14:editId="33EF3E08">
                <wp:extent cx="447675" cy="295275"/>
                <wp:effectExtent l="0" t="0" r="9525" b="0"/>
                <wp:docPr id="7" name="图片 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4"/>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7675" cy="295275"/>
                        </a:xfrm>
                        <a:prstGeom prst="rect">
                          <a:avLst/>
                        </a:prstGeom>
                        <a:noFill/>
                        <a:ln>
                          <a:noFill/>
                        </a:ln>
                      </pic:spPr>
                    </pic:pic>
                  </a:graphicData>
                </a:graphic>
              </wp:inline>
            </w:drawing>
          </mc:Fallback>
        </mc:AlternateContent>
      </w:r>
      <w:r>
        <w:rPr>
          <w:rFonts w:hint="eastAsia"/>
        </w:rPr>
        <w:t>，为风电有功功率变化考核参数，默认为</w:t>
      </w:r>
      <w:r>
        <w:rPr>
          <w:rFonts w:hint="eastAsia"/>
        </w:rPr>
        <w:t>1</w:t>
      </w:r>
      <w:r>
        <w:rPr>
          <w:rFonts w:hint="eastAsia"/>
        </w:rPr>
        <w:t>。</w:t>
      </w:r>
    </w:p>
    <w:p w14:paraId="5E1F5596" w14:textId="77777777" w:rsidR="00000000" w:rsidRDefault="00000000">
      <w:pPr>
        <w:pStyle w:val="a9"/>
        <w:numPr>
          <w:ilvl w:val="0"/>
          <w:numId w:val="111"/>
        </w:numPr>
        <w:ind w:start="0pt" w:firstLineChars="200" w:firstLine="24pt"/>
        <w:rPr>
          <w:rFonts w:hint="eastAsia"/>
        </w:rPr>
      </w:pPr>
      <w:r>
        <w:rPr>
          <w:rFonts w:hint="eastAsia"/>
        </w:rPr>
        <w:t>数据合格率考核：场站应每</w:t>
      </w:r>
      <w:r>
        <w:rPr>
          <w:rFonts w:hint="eastAsia"/>
        </w:rPr>
        <w:t>15</w:t>
      </w:r>
      <w:r>
        <w:rPr>
          <w:rFonts w:hint="eastAsia"/>
        </w:rPr>
        <w:t>分钟向调度机构上报单机文件、气象信息、装机容量、可用容量、理论功率、可用功率等运行数据，各类数据完整性、及时性、准确性应满足有关标准要求，不满足的将被考核。</w:t>
      </w:r>
    </w:p>
    <w:p w14:paraId="73233F5C" w14:textId="77777777" w:rsidR="00000000" w:rsidRDefault="00000000">
      <w:pPr>
        <w:pStyle w:val="a9"/>
        <w:numPr>
          <w:ilvl w:val="0"/>
          <w:numId w:val="111"/>
        </w:numPr>
        <w:ind w:start="0pt" w:firstLineChars="200" w:firstLine="24pt"/>
        <w:rPr>
          <w:rFonts w:hint="eastAsia"/>
        </w:rPr>
      </w:pPr>
      <w:r>
        <w:rPr>
          <w:rFonts w:hint="eastAsia"/>
        </w:rPr>
        <w:t>AGC</w:t>
      </w:r>
      <w:r>
        <w:rPr>
          <w:rFonts w:hint="eastAsia"/>
        </w:rPr>
        <w:t>考核：风电场按规定需配置自动功率调节控制的能力。当风电场有功功率在当月装机容量</w:t>
      </w:r>
      <w:r>
        <w:rPr>
          <w:rFonts w:hint="eastAsia"/>
        </w:rPr>
        <w:t>20%</w:t>
      </w:r>
      <w:r>
        <w:rPr>
          <w:rFonts w:hint="eastAsia"/>
        </w:rPr>
        <w:t>以上时，应能接收并自动执行电力调度机构的有功功率控制指令。电力调度控制中心对风电场有功功率控制系统投运率和风电场有功功率控制系统调节合格率进行考核。</w:t>
      </w:r>
    </w:p>
    <w:p w14:paraId="2A42A236" w14:textId="77777777" w:rsidR="00000000" w:rsidRDefault="00000000">
      <w:pPr>
        <w:pStyle w:val="a9"/>
        <w:numPr>
          <w:ilvl w:val="0"/>
          <w:numId w:val="112"/>
        </w:numPr>
        <w:ind w:firstLineChars="200" w:firstLine="24pt"/>
        <w:rPr>
          <w:rFonts w:hint="eastAsia"/>
          <w:szCs w:val="24"/>
          <w:lang w:val="zh-CN"/>
        </w:rPr>
      </w:pPr>
      <w:r>
        <w:rPr>
          <w:rFonts w:hint="eastAsia"/>
          <w:szCs w:val="24"/>
          <w:lang w:val="zh-CN"/>
        </w:rPr>
        <w:t>风电场</w:t>
      </w:r>
      <w:r>
        <w:rPr>
          <w:rFonts w:hint="eastAsia"/>
          <w:szCs w:val="24"/>
          <w:lang w:val="zh-CN"/>
        </w:rPr>
        <w:t>AGC</w:t>
      </w:r>
      <w:r>
        <w:rPr>
          <w:rFonts w:hint="eastAsia"/>
          <w:szCs w:val="24"/>
          <w:lang w:val="zh-CN"/>
        </w:rPr>
        <w:t>投运率考核：</w:t>
      </w:r>
    </w:p>
    <w:p w14:paraId="5955B9C6" w14:textId="77777777" w:rsidR="00000000" w:rsidRDefault="00000000">
      <w:pPr>
        <w:pStyle w:val="a9"/>
        <w:ind w:firstLineChars="200" w:firstLine="24pt"/>
        <w:rPr>
          <w:rFonts w:hint="eastAsia"/>
        </w:rPr>
      </w:pPr>
      <w:r>
        <w:rPr>
          <w:rFonts w:hint="eastAsia"/>
        </w:rPr>
        <w:t>投运率＝子站投入闭环运行时间</w:t>
      </w:r>
      <w:r>
        <w:rPr>
          <w:rFonts w:hint="eastAsia"/>
        </w:rPr>
        <w:t>/</w:t>
      </w:r>
      <w:r>
        <w:rPr>
          <w:rFonts w:hint="eastAsia"/>
        </w:rPr>
        <w:t>风电场运行时间×</w:t>
      </w:r>
      <w:r>
        <w:rPr>
          <w:rFonts w:hint="eastAsia"/>
        </w:rPr>
        <w:t xml:space="preserve">100%     </w:t>
      </w:r>
      <w:r>
        <w:rPr>
          <w:rFonts w:hint="eastAsia"/>
        </w:rPr>
        <w:t>（</w:t>
      </w:r>
      <w:r>
        <w:rPr>
          <w:rFonts w:hint="eastAsia"/>
        </w:rPr>
        <w:t>a</w:t>
      </w:r>
      <w:r>
        <w:rPr>
          <w:rFonts w:hint="eastAsia"/>
        </w:rPr>
        <w:t>）</w:t>
      </w:r>
    </w:p>
    <w:p w14:paraId="48C4B7B2" w14:textId="77777777" w:rsidR="00000000" w:rsidRDefault="00000000">
      <w:pPr>
        <w:pStyle w:val="a9"/>
        <w:ind w:firstLineChars="200" w:firstLine="24pt"/>
        <w:rPr>
          <w:rFonts w:hint="eastAsia"/>
        </w:rPr>
      </w:pPr>
      <w:r>
        <w:rPr>
          <w:rFonts w:hint="eastAsia"/>
        </w:rPr>
        <w:t>考核电量</w:t>
      </w:r>
      <w:r>
        <w:rPr>
          <w:rFonts w:hint="eastAsia"/>
        </w:rPr>
        <w:t>=</w:t>
      </w:r>
      <w:r>
        <w:rPr>
          <w:rFonts w:hint="eastAsia"/>
        </w:rPr>
        <w:t>（</w:t>
      </w:r>
      <w:r>
        <w:rPr>
          <w:rFonts w:hint="eastAsia"/>
        </w:rPr>
        <w:t>99.9%-</w:t>
      </w:r>
      <w:r>
        <w:rPr>
          <w:rFonts w:hint="eastAsia"/>
        </w:rPr>
        <w:t>λ投运）×当月装机容量×</w:t>
      </w:r>
      <w:r>
        <w:rPr>
          <w:rFonts w:hint="eastAsia"/>
        </w:rPr>
        <w:t>1</w:t>
      </w:r>
      <w:r>
        <w:rPr>
          <w:rFonts w:hint="eastAsia"/>
        </w:rPr>
        <w:t>小时</w:t>
      </w:r>
      <w:r>
        <w:rPr>
          <w:rFonts w:hint="eastAsia"/>
        </w:rPr>
        <w:t xml:space="preserve">       </w:t>
      </w:r>
      <w:r>
        <w:rPr>
          <w:rFonts w:hint="eastAsia"/>
        </w:rPr>
        <w:t>（</w:t>
      </w:r>
      <w:r>
        <w:rPr>
          <w:rFonts w:hint="eastAsia"/>
        </w:rPr>
        <w:t>b</w:t>
      </w:r>
      <w:r>
        <w:rPr>
          <w:rFonts w:hint="eastAsia"/>
        </w:rPr>
        <w:t>）</w:t>
      </w:r>
    </w:p>
    <w:p w14:paraId="3DC80E8B" w14:textId="77777777" w:rsidR="00000000" w:rsidRDefault="00000000">
      <w:pPr>
        <w:pStyle w:val="a9"/>
        <w:ind w:firstLineChars="200" w:firstLine="24pt"/>
        <w:rPr>
          <w:rFonts w:hint="eastAsia"/>
        </w:rPr>
      </w:pPr>
      <w:r>
        <w:rPr>
          <w:rFonts w:hint="eastAsia"/>
        </w:rPr>
        <w:t>式中，λ投运为风电场有功功率控制系统投运率。</w:t>
      </w:r>
    </w:p>
    <w:p w14:paraId="3EE2AD08" w14:textId="77777777" w:rsidR="00000000" w:rsidRDefault="00000000">
      <w:pPr>
        <w:pStyle w:val="a9"/>
        <w:numPr>
          <w:ilvl w:val="0"/>
          <w:numId w:val="112"/>
        </w:numPr>
        <w:ind w:firstLineChars="200" w:firstLine="24pt"/>
        <w:rPr>
          <w:rFonts w:hint="eastAsia"/>
          <w:szCs w:val="24"/>
          <w:lang w:val="zh-CN"/>
        </w:rPr>
      </w:pPr>
      <w:r>
        <w:rPr>
          <w:rFonts w:hint="eastAsia"/>
          <w:szCs w:val="24"/>
          <w:lang w:val="zh-CN"/>
        </w:rPr>
        <w:lastRenderedPageBreak/>
        <w:t>风电场</w:t>
      </w:r>
      <w:r>
        <w:rPr>
          <w:rFonts w:hint="eastAsia"/>
          <w:szCs w:val="24"/>
          <w:lang w:val="zh-CN"/>
        </w:rPr>
        <w:t>AGC</w:t>
      </w:r>
      <w:r>
        <w:rPr>
          <w:rFonts w:hint="eastAsia"/>
          <w:szCs w:val="24"/>
          <w:lang w:val="zh-CN"/>
        </w:rPr>
        <w:t>调节合格率考核：子站实时跟踪调度主站下发的有功功率指令，其调节性能应达到以下三个标准，三个标准都满足时该点为合格点：</w:t>
      </w:r>
    </w:p>
    <w:p w14:paraId="1914F123" w14:textId="77777777" w:rsidR="00000000" w:rsidRDefault="00000000">
      <w:pPr>
        <w:pStyle w:val="a9"/>
        <w:ind w:firstLineChars="200" w:firstLine="24pt"/>
        <w:rPr>
          <w:rFonts w:hint="eastAsia"/>
        </w:rPr>
      </w:pPr>
      <w:r>
        <w:rPr>
          <w:rFonts w:hint="eastAsia"/>
        </w:rPr>
        <w:t>风电场</w:t>
      </w:r>
      <w:r>
        <w:rPr>
          <w:rFonts w:hint="eastAsia"/>
        </w:rPr>
        <w:t>AGC</w:t>
      </w:r>
      <w:r>
        <w:rPr>
          <w:rFonts w:hint="eastAsia"/>
        </w:rPr>
        <w:t>响应时间应小于</w:t>
      </w:r>
      <w:r>
        <w:rPr>
          <w:rFonts w:hint="eastAsia"/>
        </w:rPr>
        <w:t>2</w:t>
      </w:r>
      <w:r>
        <w:rPr>
          <w:rFonts w:hint="eastAsia"/>
        </w:rPr>
        <w:t>分钟；</w:t>
      </w:r>
    </w:p>
    <w:p w14:paraId="53738E66" w14:textId="77777777" w:rsidR="00000000" w:rsidRDefault="00000000">
      <w:pPr>
        <w:pStyle w:val="a9"/>
        <w:ind w:firstLineChars="200" w:firstLine="24pt"/>
        <w:rPr>
          <w:rFonts w:hint="eastAsia"/>
        </w:rPr>
      </w:pPr>
      <w:r>
        <w:rPr>
          <w:rFonts w:hint="eastAsia"/>
        </w:rPr>
        <w:t>风电场标准调节速率为额定容量的</w:t>
      </w:r>
      <w:r>
        <w:rPr>
          <w:rFonts w:hint="eastAsia"/>
        </w:rPr>
        <w:t>35%/</w:t>
      </w:r>
      <w:r>
        <w:rPr>
          <w:rFonts w:hint="eastAsia"/>
        </w:rPr>
        <w:t>分钟；</w:t>
      </w:r>
    </w:p>
    <w:p w14:paraId="132AD239" w14:textId="77777777" w:rsidR="00000000" w:rsidRDefault="00000000">
      <w:pPr>
        <w:pStyle w:val="a9"/>
        <w:ind w:firstLineChars="200" w:firstLine="24pt"/>
        <w:rPr>
          <w:rFonts w:hint="eastAsia"/>
        </w:rPr>
      </w:pPr>
      <w:r>
        <w:rPr>
          <w:rFonts w:hint="eastAsia"/>
        </w:rPr>
        <w:t>风电场</w:t>
      </w:r>
      <w:r>
        <w:rPr>
          <w:rFonts w:hint="eastAsia"/>
        </w:rPr>
        <w:t>AGC</w:t>
      </w:r>
      <w:r>
        <w:rPr>
          <w:rFonts w:hint="eastAsia"/>
        </w:rPr>
        <w:t>调节精度不超过当月装机容量的</w:t>
      </w:r>
      <w:r>
        <w:rPr>
          <w:rFonts w:hint="eastAsia"/>
        </w:rPr>
        <w:t>3%</w:t>
      </w:r>
      <w:r>
        <w:rPr>
          <w:rFonts w:hint="eastAsia"/>
        </w:rPr>
        <w:t>。</w:t>
      </w:r>
    </w:p>
    <w:p w14:paraId="6CCF8F26" w14:textId="77777777" w:rsidR="00000000" w:rsidRDefault="00000000">
      <w:pPr>
        <w:pStyle w:val="a9"/>
        <w:ind w:firstLineChars="200" w:firstLine="24pt"/>
        <w:rPr>
          <w:rFonts w:hint="eastAsia"/>
        </w:rPr>
      </w:pPr>
      <w:r>
        <w:rPr>
          <w:rFonts w:hint="eastAsia"/>
        </w:rPr>
        <w:t>子站有功调节合格率计算公式如下：</w:t>
      </w:r>
    </w:p>
    <w:p w14:paraId="71B398B7" w14:textId="77777777" w:rsidR="00000000" w:rsidRDefault="00000000">
      <w:pPr>
        <w:pStyle w:val="a9"/>
        <w:ind w:firstLineChars="200" w:firstLine="24pt"/>
        <w:rPr>
          <w:rFonts w:hint="eastAsia"/>
        </w:rPr>
      </w:pPr>
      <w:r>
        <w:rPr>
          <w:rFonts w:hint="eastAsia"/>
        </w:rPr>
        <w:t>子站调节合格率＝子站执行合格点数</w:t>
      </w:r>
      <w:r>
        <w:rPr>
          <w:rFonts w:hint="eastAsia"/>
        </w:rPr>
        <w:t>/</w:t>
      </w:r>
      <w:r>
        <w:rPr>
          <w:rFonts w:hint="eastAsia"/>
        </w:rPr>
        <w:t>主站下发调节指令次数×</w:t>
      </w:r>
      <w:r>
        <w:rPr>
          <w:rFonts w:hint="eastAsia"/>
        </w:rPr>
        <w:t xml:space="preserve">100% </w:t>
      </w:r>
      <w:r>
        <w:rPr>
          <w:rFonts w:hint="eastAsia"/>
        </w:rPr>
        <w:t>（</w:t>
      </w:r>
      <w:r>
        <w:rPr>
          <w:rFonts w:hint="eastAsia"/>
        </w:rPr>
        <w:t>c</w:t>
      </w:r>
      <w:r>
        <w:rPr>
          <w:rFonts w:hint="eastAsia"/>
        </w:rPr>
        <w:t>）</w:t>
      </w:r>
    </w:p>
    <w:p w14:paraId="11F6A4B0" w14:textId="77777777" w:rsidR="00000000" w:rsidRDefault="00000000">
      <w:pPr>
        <w:pStyle w:val="a9"/>
        <w:ind w:firstLineChars="200" w:firstLine="24pt"/>
        <w:rPr>
          <w:rFonts w:hint="eastAsia"/>
        </w:rPr>
      </w:pPr>
      <w:r>
        <w:rPr>
          <w:rFonts w:hint="eastAsia"/>
        </w:rPr>
        <w:t>全月子站调节合格率低于</w:t>
      </w:r>
      <w:r>
        <w:rPr>
          <w:rFonts w:hint="eastAsia"/>
        </w:rPr>
        <w:t>99%</w:t>
      </w:r>
      <w:r>
        <w:rPr>
          <w:rFonts w:hint="eastAsia"/>
        </w:rPr>
        <w:t>的，按如下标准对风电场进行考核：</w:t>
      </w:r>
    </w:p>
    <w:p w14:paraId="3E189F52" w14:textId="77777777" w:rsidR="00000000" w:rsidRDefault="00000000">
      <w:pPr>
        <w:pStyle w:val="a9"/>
        <w:ind w:firstLineChars="200" w:firstLine="24pt"/>
        <w:rPr>
          <w:rFonts w:hint="eastAsia"/>
        </w:rPr>
      </w:pPr>
      <w:r>
        <w:rPr>
          <w:rFonts w:hint="eastAsia"/>
        </w:rPr>
        <w:t>考核电量</w:t>
      </w:r>
      <w:r>
        <w:rPr>
          <w:rFonts w:hint="eastAsia"/>
        </w:rPr>
        <w:t>=</w:t>
      </w:r>
      <w:r>
        <w:rPr>
          <w:rFonts w:hint="eastAsia"/>
        </w:rPr>
        <w:t>（</w:t>
      </w:r>
      <w:r>
        <w:rPr>
          <w:rFonts w:hint="eastAsia"/>
        </w:rPr>
        <w:t>99%-</w:t>
      </w:r>
      <w:r>
        <w:rPr>
          <w:rFonts w:hint="eastAsia"/>
        </w:rPr>
        <w:t>λ有功）×当月装机容量×</w:t>
      </w:r>
      <w:r>
        <w:rPr>
          <w:rFonts w:hint="eastAsia"/>
        </w:rPr>
        <w:t>1</w:t>
      </w:r>
      <w:r>
        <w:rPr>
          <w:rFonts w:hint="eastAsia"/>
        </w:rPr>
        <w:t>小时</w:t>
      </w:r>
      <w:r>
        <w:rPr>
          <w:rFonts w:hint="eastAsia"/>
        </w:rPr>
        <w:t xml:space="preserve">    </w:t>
      </w:r>
      <w:r>
        <w:rPr>
          <w:rFonts w:hint="eastAsia"/>
        </w:rPr>
        <w:t>（</w:t>
      </w:r>
      <w:r>
        <w:rPr>
          <w:rFonts w:hint="eastAsia"/>
        </w:rPr>
        <w:t>d</w:t>
      </w:r>
      <w:r>
        <w:rPr>
          <w:rFonts w:hint="eastAsia"/>
        </w:rPr>
        <w:t>）</w:t>
      </w:r>
    </w:p>
    <w:p w14:paraId="51A4ED25" w14:textId="77777777" w:rsidR="00000000" w:rsidRDefault="00000000">
      <w:pPr>
        <w:pStyle w:val="a9"/>
        <w:ind w:firstLineChars="200" w:firstLine="24pt"/>
        <w:rPr>
          <w:rFonts w:hint="eastAsia"/>
        </w:rPr>
      </w:pPr>
      <w:r>
        <w:rPr>
          <w:rFonts w:hint="eastAsia"/>
        </w:rPr>
        <w:t>式中，λ有功为子站调节合格率。</w:t>
      </w:r>
    </w:p>
    <w:p w14:paraId="3F2A94E9" w14:textId="77777777" w:rsidR="00000000" w:rsidRDefault="00000000">
      <w:pPr>
        <w:pStyle w:val="a9"/>
        <w:numPr>
          <w:ilvl w:val="0"/>
          <w:numId w:val="111"/>
        </w:numPr>
        <w:ind w:start="0pt" w:firstLineChars="200" w:firstLine="24pt"/>
        <w:rPr>
          <w:rFonts w:hint="eastAsia"/>
        </w:rPr>
      </w:pPr>
      <w:r>
        <w:rPr>
          <w:rFonts w:hint="eastAsia"/>
        </w:rPr>
        <w:t>AVC</w:t>
      </w:r>
      <w:r>
        <w:rPr>
          <w:rFonts w:hint="eastAsia"/>
        </w:rPr>
        <w:t>考核：对已安装</w:t>
      </w:r>
      <w:r>
        <w:rPr>
          <w:rFonts w:hint="eastAsia"/>
        </w:rPr>
        <w:t>AVC</w:t>
      </w:r>
      <w:r>
        <w:rPr>
          <w:rFonts w:hint="eastAsia"/>
        </w:rPr>
        <w:t>子站风电场的投运率和调节合格率进行考核，未按电力调度机构要求的期限内完成</w:t>
      </w:r>
      <w:r>
        <w:rPr>
          <w:rFonts w:hint="eastAsia"/>
        </w:rPr>
        <w:t>AVC</w:t>
      </w:r>
      <w:r>
        <w:rPr>
          <w:rFonts w:hint="eastAsia"/>
        </w:rPr>
        <w:t>子站装设和投运的，每月按当月装机容量×</w:t>
      </w:r>
      <w:r>
        <w:rPr>
          <w:rFonts w:hint="eastAsia"/>
        </w:rPr>
        <w:t xml:space="preserve">1 </w:t>
      </w:r>
      <w:r>
        <w:rPr>
          <w:rFonts w:hint="eastAsia"/>
        </w:rPr>
        <w:t>小时的标准进行考核。</w:t>
      </w:r>
    </w:p>
    <w:p w14:paraId="5F9F7AC5" w14:textId="77777777" w:rsidR="00000000" w:rsidRDefault="00000000">
      <w:pPr>
        <w:pStyle w:val="a9"/>
        <w:numPr>
          <w:ilvl w:val="0"/>
          <w:numId w:val="113"/>
        </w:numPr>
        <w:ind w:firstLineChars="200" w:firstLine="24pt"/>
        <w:rPr>
          <w:rFonts w:hint="eastAsia"/>
          <w:szCs w:val="24"/>
          <w:lang w:val="zh-CN"/>
        </w:rPr>
      </w:pPr>
      <w:r>
        <w:rPr>
          <w:rFonts w:hint="eastAsia"/>
          <w:szCs w:val="24"/>
          <w:lang w:val="zh-CN"/>
        </w:rPr>
        <w:t>AVC</w:t>
      </w:r>
      <w:r>
        <w:rPr>
          <w:rFonts w:hint="eastAsia"/>
          <w:szCs w:val="24"/>
          <w:lang w:val="zh-CN"/>
        </w:rPr>
        <w:t>投运率考核：按月统计风电场投运率。</w:t>
      </w:r>
      <w:r>
        <w:rPr>
          <w:rFonts w:hint="eastAsia"/>
          <w:szCs w:val="24"/>
          <w:lang w:val="zh-CN"/>
        </w:rPr>
        <w:t>AVC</w:t>
      </w:r>
      <w:r>
        <w:rPr>
          <w:rFonts w:hint="eastAsia"/>
          <w:szCs w:val="24"/>
          <w:lang w:val="zh-CN"/>
        </w:rPr>
        <w:t>投运率计算公式如下：</w:t>
      </w:r>
    </w:p>
    <w:p w14:paraId="0435C664" w14:textId="77777777" w:rsidR="00000000" w:rsidRDefault="00000000">
      <w:pPr>
        <w:pStyle w:val="a9"/>
        <w:ind w:firstLineChars="200" w:firstLine="24pt"/>
        <w:rPr>
          <w:rFonts w:hint="eastAsia"/>
        </w:rPr>
      </w:pPr>
      <w:r>
        <w:rPr>
          <w:rFonts w:hint="eastAsia"/>
        </w:rPr>
        <w:t>AVC</w:t>
      </w:r>
      <w:r>
        <w:rPr>
          <w:rFonts w:hint="eastAsia"/>
        </w:rPr>
        <w:t>投运率＝</w:t>
      </w:r>
      <w:r>
        <w:rPr>
          <w:rFonts w:hint="eastAsia"/>
        </w:rPr>
        <w:t>AVC</w:t>
      </w:r>
      <w:r>
        <w:rPr>
          <w:rFonts w:hint="eastAsia"/>
        </w:rPr>
        <w:t>子站投运时间</w:t>
      </w:r>
      <w:r>
        <w:rPr>
          <w:rFonts w:hint="eastAsia"/>
        </w:rPr>
        <w:t>/</w:t>
      </w:r>
      <w:r>
        <w:rPr>
          <w:rFonts w:hint="eastAsia"/>
        </w:rPr>
        <w:t>风电场运行时间×</w:t>
      </w:r>
      <w:r>
        <w:rPr>
          <w:rFonts w:hint="eastAsia"/>
        </w:rPr>
        <w:t xml:space="preserve">100%   </w:t>
      </w:r>
      <w:r>
        <w:rPr>
          <w:rFonts w:hint="eastAsia"/>
        </w:rPr>
        <w:t>（</w:t>
      </w:r>
      <w:r>
        <w:rPr>
          <w:rFonts w:hint="eastAsia"/>
        </w:rPr>
        <w:t>e</w:t>
      </w:r>
      <w:r>
        <w:rPr>
          <w:rFonts w:hint="eastAsia"/>
        </w:rPr>
        <w:t>）</w:t>
      </w:r>
    </w:p>
    <w:p w14:paraId="1E08903F" w14:textId="77777777" w:rsidR="00000000" w:rsidRDefault="00000000">
      <w:pPr>
        <w:pStyle w:val="a9"/>
        <w:ind w:firstLineChars="200" w:firstLine="24pt"/>
        <w:rPr>
          <w:rFonts w:hint="eastAsia"/>
        </w:rPr>
      </w:pPr>
      <w:r>
        <w:rPr>
          <w:rFonts w:hint="eastAsia"/>
        </w:rPr>
        <w:t>全月</w:t>
      </w:r>
      <w:r>
        <w:rPr>
          <w:rFonts w:hint="eastAsia"/>
        </w:rPr>
        <w:t>AVC</w:t>
      </w:r>
      <w:r>
        <w:rPr>
          <w:rFonts w:hint="eastAsia"/>
        </w:rPr>
        <w:t>投运率低于</w:t>
      </w:r>
      <w:r>
        <w:rPr>
          <w:rFonts w:hint="eastAsia"/>
        </w:rPr>
        <w:t>98%</w:t>
      </w:r>
      <w:r>
        <w:rPr>
          <w:rFonts w:hint="eastAsia"/>
        </w:rPr>
        <w:t>的，按如下标准对风电场进行考核：</w:t>
      </w:r>
    </w:p>
    <w:p w14:paraId="499270EA" w14:textId="77777777" w:rsidR="00000000" w:rsidRDefault="00000000">
      <w:pPr>
        <w:pStyle w:val="a9"/>
        <w:ind w:firstLineChars="200" w:firstLine="24pt"/>
        <w:rPr>
          <w:rFonts w:hint="eastAsia"/>
        </w:rPr>
      </w:pPr>
      <w:r>
        <w:rPr>
          <w:rFonts w:hint="eastAsia"/>
        </w:rPr>
        <w:t>考核电量</w:t>
      </w:r>
      <w:r>
        <w:rPr>
          <w:rFonts w:hint="eastAsia"/>
        </w:rPr>
        <w:t>=</w:t>
      </w:r>
      <w:r>
        <w:rPr>
          <w:rFonts w:hint="eastAsia"/>
        </w:rPr>
        <w:t>（</w:t>
      </w:r>
      <w:r>
        <w:rPr>
          <w:rFonts w:hint="eastAsia"/>
        </w:rPr>
        <w:t>98%-</w:t>
      </w:r>
      <w:r>
        <w:rPr>
          <w:rFonts w:hint="eastAsia"/>
        </w:rPr>
        <w:t>λ投运）×当月装机容量×</w:t>
      </w:r>
      <w:r>
        <w:rPr>
          <w:rFonts w:hint="eastAsia"/>
        </w:rPr>
        <w:t>0.2</w:t>
      </w:r>
      <w:r>
        <w:rPr>
          <w:rFonts w:hint="eastAsia"/>
        </w:rPr>
        <w:t>小时</w:t>
      </w:r>
      <w:r>
        <w:rPr>
          <w:rFonts w:hint="eastAsia"/>
        </w:rPr>
        <w:t xml:space="preserve">         </w:t>
      </w:r>
      <w:r>
        <w:rPr>
          <w:rFonts w:hint="eastAsia"/>
        </w:rPr>
        <w:t>（</w:t>
      </w:r>
      <w:r>
        <w:rPr>
          <w:rFonts w:hint="eastAsia"/>
        </w:rPr>
        <w:t>f</w:t>
      </w:r>
      <w:r>
        <w:rPr>
          <w:rFonts w:hint="eastAsia"/>
        </w:rPr>
        <w:t>）</w:t>
      </w:r>
    </w:p>
    <w:p w14:paraId="1202AB69" w14:textId="77777777" w:rsidR="00000000" w:rsidRDefault="00000000">
      <w:pPr>
        <w:pStyle w:val="a9"/>
        <w:ind w:firstLineChars="400" w:firstLine="48pt"/>
        <w:rPr>
          <w:rFonts w:hint="eastAsia"/>
        </w:rPr>
      </w:pPr>
      <w:r>
        <w:rPr>
          <w:rFonts w:hint="eastAsia"/>
        </w:rPr>
        <w:t>式中，λ投运为风电场</w:t>
      </w:r>
      <w:r>
        <w:rPr>
          <w:rFonts w:hint="eastAsia"/>
        </w:rPr>
        <w:t>AVC</w:t>
      </w:r>
      <w:r>
        <w:rPr>
          <w:rFonts w:hint="eastAsia"/>
        </w:rPr>
        <w:t>投运率。</w:t>
      </w:r>
    </w:p>
    <w:p w14:paraId="0B768BED" w14:textId="77777777" w:rsidR="00000000" w:rsidRDefault="00000000">
      <w:pPr>
        <w:pStyle w:val="a9"/>
        <w:numPr>
          <w:ilvl w:val="0"/>
          <w:numId w:val="113"/>
        </w:numPr>
        <w:ind w:firstLineChars="200" w:firstLine="24pt"/>
        <w:rPr>
          <w:rFonts w:hint="eastAsia"/>
          <w:szCs w:val="24"/>
          <w:lang w:val="zh-CN"/>
        </w:rPr>
      </w:pPr>
      <w:r>
        <w:rPr>
          <w:rFonts w:hint="eastAsia"/>
          <w:szCs w:val="24"/>
          <w:lang w:val="zh-CN"/>
        </w:rPr>
        <w:t>AVC</w:t>
      </w:r>
      <w:r>
        <w:rPr>
          <w:rFonts w:hint="eastAsia"/>
          <w:szCs w:val="24"/>
          <w:lang w:val="zh-CN"/>
        </w:rPr>
        <w:t>调节合格率考核：按月统计考核风电场</w:t>
      </w:r>
      <w:r>
        <w:rPr>
          <w:rFonts w:hint="eastAsia"/>
          <w:szCs w:val="24"/>
          <w:lang w:val="zh-CN"/>
        </w:rPr>
        <w:t>AVC</w:t>
      </w:r>
      <w:r>
        <w:rPr>
          <w:rFonts w:hint="eastAsia"/>
          <w:szCs w:val="24"/>
          <w:lang w:val="zh-CN"/>
        </w:rPr>
        <w:t>装置调节合格率，电力调度机构</w:t>
      </w:r>
      <w:r>
        <w:rPr>
          <w:rFonts w:hint="eastAsia"/>
          <w:szCs w:val="24"/>
          <w:lang w:val="zh-CN"/>
        </w:rPr>
        <w:t>AVC</w:t>
      </w:r>
      <w:r>
        <w:rPr>
          <w:rFonts w:hint="eastAsia"/>
          <w:szCs w:val="24"/>
          <w:lang w:val="zh-CN"/>
        </w:rPr>
        <w:t>主站电压指令下达后，场站机组</w:t>
      </w:r>
      <w:r>
        <w:rPr>
          <w:rFonts w:hint="eastAsia"/>
          <w:szCs w:val="24"/>
          <w:lang w:val="zh-CN"/>
        </w:rPr>
        <w:t>AVC</w:t>
      </w:r>
      <w:r>
        <w:rPr>
          <w:rFonts w:hint="eastAsia"/>
          <w:szCs w:val="24"/>
          <w:lang w:val="zh-CN"/>
        </w:rPr>
        <w:t>装置在</w:t>
      </w:r>
      <w:r>
        <w:rPr>
          <w:rFonts w:hint="eastAsia"/>
          <w:szCs w:val="24"/>
          <w:lang w:val="zh-CN"/>
        </w:rPr>
        <w:t>2</w:t>
      </w:r>
      <w:r>
        <w:rPr>
          <w:rFonts w:hint="eastAsia"/>
          <w:szCs w:val="24"/>
          <w:lang w:val="zh-CN"/>
        </w:rPr>
        <w:t>分钟内调整到位为合格。</w:t>
      </w:r>
      <w:r>
        <w:rPr>
          <w:rFonts w:hint="eastAsia"/>
          <w:szCs w:val="24"/>
          <w:lang w:val="zh-CN"/>
        </w:rPr>
        <w:t>AVC</w:t>
      </w:r>
      <w:r>
        <w:rPr>
          <w:rFonts w:hint="eastAsia"/>
          <w:szCs w:val="24"/>
          <w:lang w:val="zh-CN"/>
        </w:rPr>
        <w:t>调节合格率计算公式为：</w:t>
      </w:r>
    </w:p>
    <w:p w14:paraId="5DE2C016" w14:textId="77777777" w:rsidR="00000000" w:rsidRDefault="00000000">
      <w:pPr>
        <w:pStyle w:val="a9"/>
        <w:ind w:firstLineChars="200" w:firstLine="24pt"/>
        <w:rPr>
          <w:rFonts w:hint="eastAsia"/>
        </w:rPr>
      </w:pPr>
      <w:r>
        <w:rPr>
          <w:rFonts w:hint="eastAsia"/>
        </w:rPr>
        <w:t>AVC</w:t>
      </w:r>
      <w:r>
        <w:rPr>
          <w:rFonts w:hint="eastAsia"/>
        </w:rPr>
        <w:t>子站调节合格率</w:t>
      </w:r>
      <w:r>
        <w:rPr>
          <w:rFonts w:hint="eastAsia"/>
        </w:rPr>
        <w:t>=</w:t>
      </w:r>
      <w:r>
        <w:rPr>
          <w:rFonts w:hint="eastAsia"/>
        </w:rPr>
        <w:t>（子站执行合格点数</w:t>
      </w:r>
      <w:r>
        <w:rPr>
          <w:rFonts w:hint="eastAsia"/>
        </w:rPr>
        <w:t>/</w:t>
      </w:r>
      <w:r>
        <w:rPr>
          <w:rFonts w:hint="eastAsia"/>
        </w:rPr>
        <w:t>主站下发调节指令次数）×</w:t>
      </w:r>
      <w:r>
        <w:rPr>
          <w:rFonts w:hint="eastAsia"/>
        </w:rPr>
        <w:t xml:space="preserve">100%  </w:t>
      </w:r>
      <w:r>
        <w:rPr>
          <w:rFonts w:hint="eastAsia"/>
        </w:rPr>
        <w:t>（</w:t>
      </w:r>
      <w:r>
        <w:rPr>
          <w:rFonts w:hint="eastAsia"/>
        </w:rPr>
        <w:t>g</w:t>
      </w:r>
      <w:r>
        <w:rPr>
          <w:rFonts w:hint="eastAsia"/>
        </w:rPr>
        <w:t>）</w:t>
      </w:r>
    </w:p>
    <w:p w14:paraId="5EF006A6" w14:textId="77777777" w:rsidR="00000000" w:rsidRDefault="00000000">
      <w:pPr>
        <w:pStyle w:val="a9"/>
        <w:ind w:firstLineChars="200" w:firstLine="24pt"/>
        <w:rPr>
          <w:rFonts w:hint="eastAsia"/>
        </w:rPr>
      </w:pPr>
      <w:r>
        <w:rPr>
          <w:rFonts w:hint="eastAsia"/>
        </w:rPr>
        <w:t>或</w:t>
      </w:r>
      <w:r>
        <w:rPr>
          <w:rFonts w:hint="eastAsia"/>
        </w:rPr>
        <w:t>AVC</w:t>
      </w:r>
      <w:r>
        <w:rPr>
          <w:rFonts w:hint="eastAsia"/>
        </w:rPr>
        <w:t>子站调节合格率（电压曲线控制模式下）</w:t>
      </w:r>
      <w:r>
        <w:rPr>
          <w:rFonts w:hint="eastAsia"/>
        </w:rPr>
        <w:t>= 1-</w:t>
      </w:r>
      <w:r>
        <w:rPr>
          <w:rFonts w:hint="eastAsia"/>
        </w:rPr>
        <w:t>（母线电压偏离给定的上、限值范围时间</w:t>
      </w:r>
      <w:r>
        <w:rPr>
          <w:rFonts w:hint="eastAsia"/>
        </w:rPr>
        <w:t>/</w:t>
      </w:r>
      <w:r>
        <w:rPr>
          <w:rFonts w:hint="eastAsia"/>
        </w:rPr>
        <w:t>投入电压曲线控制模式总时间）×</w:t>
      </w:r>
      <w:r>
        <w:rPr>
          <w:rFonts w:hint="eastAsia"/>
        </w:rPr>
        <w:t xml:space="preserve">100%                     </w:t>
      </w:r>
      <w:r>
        <w:rPr>
          <w:rFonts w:hint="eastAsia"/>
        </w:rPr>
        <w:t>（</w:t>
      </w:r>
      <w:r>
        <w:rPr>
          <w:rFonts w:hint="eastAsia"/>
        </w:rPr>
        <w:t>h</w:t>
      </w:r>
      <w:r>
        <w:rPr>
          <w:rFonts w:hint="eastAsia"/>
        </w:rPr>
        <w:t>）</w:t>
      </w:r>
    </w:p>
    <w:p w14:paraId="393BF568" w14:textId="77777777" w:rsidR="00000000" w:rsidRDefault="00000000">
      <w:pPr>
        <w:pStyle w:val="a9"/>
        <w:ind w:firstLineChars="200" w:firstLine="24pt"/>
        <w:rPr>
          <w:rFonts w:hint="eastAsia"/>
        </w:rPr>
      </w:pPr>
      <w:r>
        <w:rPr>
          <w:rFonts w:hint="eastAsia"/>
        </w:rPr>
        <w:t>全月</w:t>
      </w:r>
      <w:r>
        <w:rPr>
          <w:rFonts w:hint="eastAsia"/>
        </w:rPr>
        <w:t>AVC</w:t>
      </w:r>
      <w:r>
        <w:rPr>
          <w:rFonts w:hint="eastAsia"/>
        </w:rPr>
        <w:t>子站调节合格率低于</w:t>
      </w:r>
      <w:r>
        <w:rPr>
          <w:rFonts w:hint="eastAsia"/>
        </w:rPr>
        <w:t>96%</w:t>
      </w:r>
      <w:r>
        <w:rPr>
          <w:rFonts w:hint="eastAsia"/>
        </w:rPr>
        <w:t>的，按如下标准对风电场进行考核：</w:t>
      </w:r>
    </w:p>
    <w:p w14:paraId="4C426E39" w14:textId="77777777" w:rsidR="00000000" w:rsidRDefault="00000000">
      <w:pPr>
        <w:pStyle w:val="a9"/>
        <w:ind w:firstLineChars="200" w:firstLine="24pt"/>
        <w:rPr>
          <w:rFonts w:hint="eastAsia"/>
        </w:rPr>
      </w:pPr>
      <w:r>
        <w:rPr>
          <w:rFonts w:hint="eastAsia"/>
        </w:rPr>
        <w:t>考核电量</w:t>
      </w:r>
      <w:r>
        <w:rPr>
          <w:rFonts w:hint="eastAsia"/>
        </w:rPr>
        <w:t>=</w:t>
      </w:r>
      <w:r>
        <w:rPr>
          <w:rFonts w:hint="eastAsia"/>
        </w:rPr>
        <w:t>（</w:t>
      </w:r>
      <w:r>
        <w:rPr>
          <w:rFonts w:hint="eastAsia"/>
        </w:rPr>
        <w:t>96%-</w:t>
      </w:r>
      <w:r>
        <w:rPr>
          <w:rFonts w:hint="eastAsia"/>
        </w:rPr>
        <w:t>λ调节）×当月装机容量×</w:t>
      </w:r>
      <w:r>
        <w:rPr>
          <w:rFonts w:hint="eastAsia"/>
        </w:rPr>
        <w:t>0.2</w:t>
      </w:r>
      <w:r>
        <w:rPr>
          <w:rFonts w:hint="eastAsia"/>
        </w:rPr>
        <w:t>小时</w:t>
      </w:r>
      <w:r>
        <w:rPr>
          <w:rFonts w:hint="eastAsia"/>
        </w:rPr>
        <w:t xml:space="preserve">       </w:t>
      </w:r>
      <w:r>
        <w:rPr>
          <w:rFonts w:hint="eastAsia"/>
        </w:rPr>
        <w:t>（</w:t>
      </w:r>
      <w:r>
        <w:rPr>
          <w:rFonts w:hint="eastAsia"/>
        </w:rPr>
        <w:t>i</w:t>
      </w:r>
      <w:r>
        <w:rPr>
          <w:rFonts w:hint="eastAsia"/>
        </w:rPr>
        <w:t>）</w:t>
      </w:r>
    </w:p>
    <w:p w14:paraId="2B8B5993" w14:textId="77777777" w:rsidR="00000000" w:rsidRDefault="00000000">
      <w:pPr>
        <w:pStyle w:val="a9"/>
        <w:ind w:firstLineChars="200" w:firstLine="24pt"/>
        <w:rPr>
          <w:rFonts w:hint="eastAsia"/>
        </w:rPr>
      </w:pPr>
      <w:r>
        <w:rPr>
          <w:rFonts w:hint="eastAsia"/>
        </w:rPr>
        <w:lastRenderedPageBreak/>
        <w:t xml:space="preserve">    </w:t>
      </w:r>
      <w:r>
        <w:rPr>
          <w:rFonts w:hint="eastAsia"/>
        </w:rPr>
        <w:t>式中，λ调节为风电场</w:t>
      </w:r>
      <w:r>
        <w:rPr>
          <w:rFonts w:hint="eastAsia"/>
        </w:rPr>
        <w:t xml:space="preserve"> AVC </w:t>
      </w:r>
      <w:r>
        <w:rPr>
          <w:rFonts w:hint="eastAsia"/>
        </w:rPr>
        <w:t>子站调节合格率。</w:t>
      </w:r>
    </w:p>
    <w:p w14:paraId="1BF82037" w14:textId="77777777" w:rsidR="00000000" w:rsidRDefault="00000000">
      <w:pPr>
        <w:pStyle w:val="a9"/>
        <w:numPr>
          <w:ilvl w:val="0"/>
          <w:numId w:val="111"/>
        </w:numPr>
        <w:ind w:start="0pt" w:firstLineChars="200" w:firstLine="24pt"/>
        <w:rPr>
          <w:rFonts w:hint="eastAsia"/>
        </w:rPr>
      </w:pPr>
      <w:r>
        <w:rPr>
          <w:rFonts w:hint="eastAsia"/>
        </w:rPr>
        <w:t>一次调频考核：按照南方区域两个细则规范，目前只针对风电场投入率进行考核。一次调频投入率计算公式如下：</w:t>
      </w:r>
    </w:p>
    <w:p w14:paraId="18F8A038" w14:textId="77777777" w:rsidR="00000000" w:rsidRDefault="00000000">
      <w:pPr>
        <w:pStyle w:val="a9"/>
        <w:ind w:firstLineChars="200" w:firstLine="24pt"/>
        <w:rPr>
          <w:rFonts w:hint="eastAsia"/>
        </w:rPr>
      </w:pPr>
      <w:r>
        <w:rPr>
          <w:rFonts w:hint="eastAsia"/>
        </w:rPr>
        <w:t>一次调频投入率</w:t>
      </w:r>
      <w:r>
        <w:rPr>
          <w:rFonts w:hint="eastAsia"/>
        </w:rPr>
        <w:t>=</w:t>
      </w:r>
      <w:r>
        <w:rPr>
          <w:rFonts w:hint="eastAsia"/>
        </w:rPr>
        <w:t>每月按当月装机容量×</w:t>
      </w:r>
      <w:r>
        <w:rPr>
          <w:rFonts w:hint="eastAsia"/>
        </w:rPr>
        <w:t xml:space="preserve">0.5 </w:t>
      </w:r>
      <w:r>
        <w:rPr>
          <w:rFonts w:hint="eastAsia"/>
        </w:rPr>
        <w:t>小时的标准进行考核</w:t>
      </w:r>
      <w:r>
        <w:rPr>
          <w:rFonts w:hint="eastAsia"/>
        </w:rPr>
        <w:t xml:space="preserve">  </w:t>
      </w:r>
      <w:r>
        <w:rPr>
          <w:rFonts w:hint="eastAsia"/>
        </w:rPr>
        <w:t>（</w:t>
      </w:r>
      <w:r>
        <w:rPr>
          <w:rFonts w:hint="eastAsia"/>
        </w:rPr>
        <w:t>j</w:t>
      </w:r>
      <w:r>
        <w:rPr>
          <w:rFonts w:hint="eastAsia"/>
        </w:rPr>
        <w:t>）</w:t>
      </w:r>
    </w:p>
    <w:p w14:paraId="15274DB4" w14:textId="77777777" w:rsidR="00000000" w:rsidRDefault="00000000">
      <w:pPr>
        <w:pStyle w:val="a9"/>
        <w:numPr>
          <w:ilvl w:val="0"/>
          <w:numId w:val="110"/>
        </w:numPr>
        <w:ind w:firstLineChars="200" w:firstLine="24pt"/>
        <w:rPr>
          <w:rFonts w:hint="eastAsia"/>
        </w:rPr>
      </w:pPr>
      <w:bookmarkStart w:id="91" w:name="_Toc32290"/>
      <w:r>
        <w:rPr>
          <w:rFonts w:hint="eastAsia"/>
        </w:rPr>
        <w:t>辅助服务补偿分析</w:t>
      </w:r>
    </w:p>
    <w:p w14:paraId="1FDC9F33" w14:textId="77777777" w:rsidR="00000000" w:rsidRDefault="00000000">
      <w:pPr>
        <w:pStyle w:val="a9"/>
        <w:numPr>
          <w:ilvl w:val="0"/>
          <w:numId w:val="114"/>
        </w:numPr>
        <w:ind w:start="0pt" w:firstLineChars="200" w:firstLine="24pt"/>
        <w:rPr>
          <w:rFonts w:hint="eastAsia"/>
        </w:rPr>
      </w:pPr>
      <w:r>
        <w:rPr>
          <w:rFonts w:hint="eastAsia"/>
        </w:rPr>
        <w:t>AGC</w:t>
      </w:r>
      <w:r>
        <w:rPr>
          <w:rFonts w:hint="eastAsia"/>
        </w:rPr>
        <w:t>补偿</w:t>
      </w:r>
    </w:p>
    <w:p w14:paraId="6DD432D4" w14:textId="77777777" w:rsidR="00000000" w:rsidRDefault="00000000">
      <w:pPr>
        <w:pStyle w:val="a9"/>
        <w:ind w:firstLineChars="200" w:firstLine="24pt"/>
        <w:rPr>
          <w:rFonts w:hint="eastAsia"/>
        </w:rPr>
      </w:pPr>
      <w:r>
        <w:rPr>
          <w:rFonts w:hint="eastAsia"/>
        </w:rPr>
        <w:t>根据调节容量、调节电量，对并网风电场提供的</w:t>
      </w:r>
      <w:r>
        <w:rPr>
          <w:rFonts w:hint="eastAsia"/>
        </w:rPr>
        <w:t>AGC</w:t>
      </w:r>
      <w:r>
        <w:rPr>
          <w:rFonts w:hint="eastAsia"/>
        </w:rPr>
        <w:t>服务实施补偿。</w:t>
      </w:r>
    </w:p>
    <w:p w14:paraId="00AEDDEA" w14:textId="77777777" w:rsidR="00000000" w:rsidRDefault="00000000">
      <w:pPr>
        <w:pStyle w:val="a9"/>
        <w:ind w:firstLineChars="200" w:firstLine="24pt"/>
        <w:rPr>
          <w:rFonts w:hint="eastAsia"/>
        </w:rPr>
      </w:pPr>
      <w:r>
        <w:rPr>
          <w:rFonts w:hint="eastAsia"/>
        </w:rPr>
        <w:t>调节容量补偿费用</w:t>
      </w:r>
      <w:r>
        <w:rPr>
          <w:rFonts w:hint="eastAsia"/>
        </w:rPr>
        <w:t>=</w:t>
      </w:r>
      <w:r>
        <w:rPr>
          <w:rFonts w:hint="eastAsia"/>
        </w:rPr>
        <w:t>调节容量服务供应量×</w:t>
      </w:r>
      <w:r>
        <w:rPr>
          <w:rFonts w:hint="eastAsia"/>
        </w:rPr>
        <w:t>R2</w:t>
      </w:r>
      <w:r>
        <w:rPr>
          <w:rFonts w:hint="eastAsia"/>
        </w:rPr>
        <w:t>（元</w:t>
      </w:r>
      <w:r>
        <w:rPr>
          <w:rFonts w:hint="eastAsia"/>
        </w:rPr>
        <w:t>/</w:t>
      </w:r>
      <w:r>
        <w:rPr>
          <w:rFonts w:hint="eastAsia"/>
        </w:rPr>
        <w:t>兆瓦时），各种</w:t>
      </w:r>
      <w:r>
        <w:rPr>
          <w:rFonts w:hint="eastAsia"/>
        </w:rPr>
        <w:t>AGC</w:t>
      </w:r>
      <w:r>
        <w:rPr>
          <w:rFonts w:hint="eastAsia"/>
        </w:rPr>
        <w:t>控制模式均可获得容量补偿费用。其中，调节容量服务供应量为每日</w:t>
      </w:r>
      <w:r>
        <w:rPr>
          <w:rFonts w:hint="eastAsia"/>
        </w:rPr>
        <w:t>AGC</w:t>
      </w:r>
      <w:r>
        <w:rPr>
          <w:rFonts w:hint="eastAsia"/>
        </w:rPr>
        <w:t>容量服务供应量的月度累计之和，每日</w:t>
      </w:r>
      <w:r>
        <w:rPr>
          <w:rFonts w:hint="eastAsia"/>
        </w:rPr>
        <w:t>AGC</w:t>
      </w:r>
      <w:r>
        <w:rPr>
          <w:rFonts w:hint="eastAsia"/>
        </w:rPr>
        <w:t>容量服务供应量为当日每个调度时段的容量服务供应量之和，未投入</w:t>
      </w:r>
      <w:r>
        <w:rPr>
          <w:rFonts w:hint="eastAsia"/>
        </w:rPr>
        <w:t>AGC</w:t>
      </w:r>
      <w:r>
        <w:rPr>
          <w:rFonts w:hint="eastAsia"/>
        </w:rPr>
        <w:t>的调度时段，其容量服务供应量为</w:t>
      </w:r>
      <w:r>
        <w:rPr>
          <w:rFonts w:hint="eastAsia"/>
        </w:rPr>
        <w:t>0</w:t>
      </w:r>
      <w:r>
        <w:rPr>
          <w:rFonts w:hint="eastAsia"/>
        </w:rPr>
        <w:t>。</w:t>
      </w:r>
    </w:p>
    <w:p w14:paraId="4F8406E4" w14:textId="77777777" w:rsidR="00000000" w:rsidRDefault="00000000">
      <w:pPr>
        <w:pStyle w:val="a9"/>
        <w:ind w:firstLineChars="200" w:firstLine="24pt"/>
        <w:rPr>
          <w:rFonts w:hint="eastAsia"/>
        </w:rPr>
      </w:pPr>
      <w:r>
        <w:rPr>
          <w:rFonts w:hint="eastAsia"/>
        </w:rPr>
        <w:t>调度时段的容量服务供应量</w:t>
      </w:r>
      <w:r>
        <w:rPr>
          <w:rFonts w:hint="eastAsia"/>
        </w:rPr>
        <w:t>=</w:t>
      </w:r>
      <w:r>
        <w:rPr>
          <w:rFonts w:hint="eastAsia"/>
        </w:rPr>
        <w:t>调度时段征用的机组</w:t>
      </w:r>
      <w:r>
        <w:rPr>
          <w:rFonts w:hint="eastAsia"/>
        </w:rPr>
        <w:t>AGC</w:t>
      </w:r>
      <w:r>
        <w:rPr>
          <w:rFonts w:hint="eastAsia"/>
        </w:rPr>
        <w:t>调节容量（兆瓦）×调度时段的长度（小时）：其中</w:t>
      </w:r>
      <w:r>
        <w:rPr>
          <w:rFonts w:hint="eastAsia"/>
        </w:rPr>
        <w:t>AGC</w:t>
      </w:r>
      <w:r>
        <w:rPr>
          <w:rFonts w:hint="eastAsia"/>
        </w:rPr>
        <w:t>调节容量为风电场当前出力点在</w:t>
      </w:r>
      <w:r>
        <w:rPr>
          <w:rFonts w:hint="eastAsia"/>
        </w:rPr>
        <w:t>5</w:t>
      </w:r>
      <w:r>
        <w:rPr>
          <w:rFonts w:hint="eastAsia"/>
        </w:rPr>
        <w:t>分钟内向上可调容量与向下可调容量之和。在</w:t>
      </w:r>
      <w:r>
        <w:rPr>
          <w:rFonts w:hint="eastAsia"/>
        </w:rPr>
        <w:t>96</w:t>
      </w:r>
      <w:r>
        <w:rPr>
          <w:rFonts w:hint="eastAsia"/>
        </w:rPr>
        <w:t>点系统中，一个调度时段长度为</w:t>
      </w:r>
      <w:r>
        <w:rPr>
          <w:rFonts w:hint="eastAsia"/>
        </w:rPr>
        <w:t>0.25</w:t>
      </w:r>
      <w:r>
        <w:rPr>
          <w:rFonts w:hint="eastAsia"/>
        </w:rPr>
        <w:t>小时（</w:t>
      </w:r>
      <w:r>
        <w:rPr>
          <w:rFonts w:hint="eastAsia"/>
        </w:rPr>
        <w:t>15</w:t>
      </w:r>
      <w:r>
        <w:rPr>
          <w:rFonts w:hint="eastAsia"/>
        </w:rPr>
        <w:t>分钟）。</w:t>
      </w:r>
    </w:p>
    <w:p w14:paraId="17092B1A" w14:textId="77777777" w:rsidR="00000000" w:rsidRDefault="00000000">
      <w:pPr>
        <w:pStyle w:val="a9"/>
        <w:ind w:firstLineChars="200" w:firstLine="24pt"/>
        <w:rPr>
          <w:rFonts w:hint="eastAsia"/>
        </w:rPr>
      </w:pPr>
      <w:r>
        <w:rPr>
          <w:rFonts w:hint="eastAsia"/>
        </w:rPr>
        <w:t>AGC</w:t>
      </w:r>
      <w:r>
        <w:rPr>
          <w:rFonts w:hint="eastAsia"/>
        </w:rPr>
        <w:t>投调频控制模式，调节电量补偿费用</w:t>
      </w:r>
      <w:r>
        <w:rPr>
          <w:rFonts w:hint="eastAsia"/>
        </w:rPr>
        <w:t>=AGC</w:t>
      </w:r>
      <w:r>
        <w:rPr>
          <w:rFonts w:hint="eastAsia"/>
        </w:rPr>
        <w:t>实际调节电量（兆瓦时）×</w:t>
      </w:r>
      <w:r>
        <w:rPr>
          <w:rFonts w:hint="eastAsia"/>
        </w:rPr>
        <w:t>R3</w:t>
      </w:r>
      <w:r>
        <w:rPr>
          <w:rFonts w:hint="eastAsia"/>
        </w:rPr>
        <w:t>（元</w:t>
      </w:r>
      <w:r>
        <w:rPr>
          <w:rFonts w:hint="eastAsia"/>
        </w:rPr>
        <w:t>/</w:t>
      </w:r>
      <w:r>
        <w:rPr>
          <w:rFonts w:hint="eastAsia"/>
        </w:rPr>
        <w:t>兆瓦时）：</w:t>
      </w:r>
      <w:r>
        <w:rPr>
          <w:rFonts w:hint="eastAsia"/>
        </w:rPr>
        <w:t xml:space="preserve"> </w:t>
      </w:r>
      <w:r>
        <w:rPr>
          <w:rFonts w:hint="eastAsia"/>
        </w:rPr>
        <w:t>其中，</w:t>
      </w:r>
      <w:r>
        <w:rPr>
          <w:rFonts w:hint="eastAsia"/>
        </w:rPr>
        <w:t>AGC</w:t>
      </w:r>
      <w:r>
        <w:rPr>
          <w:rFonts w:hint="eastAsia"/>
        </w:rPr>
        <w:t>实际调节电量为风电场根据</w:t>
      </w:r>
      <w:r>
        <w:rPr>
          <w:rFonts w:hint="eastAsia"/>
        </w:rPr>
        <w:t>AGC</w:t>
      </w:r>
      <w:r>
        <w:rPr>
          <w:rFonts w:hint="eastAsia"/>
        </w:rPr>
        <w:t>调度指令要求比可发电量增发、减发电量绝对值之和。</w:t>
      </w:r>
      <w:r>
        <w:rPr>
          <w:rFonts w:hint="eastAsia"/>
        </w:rPr>
        <w:t>AGC</w:t>
      </w:r>
      <w:r>
        <w:rPr>
          <w:rFonts w:hint="eastAsia"/>
        </w:rPr>
        <w:t>投其他控制模式，不对调节电量进行补偿。</w:t>
      </w:r>
    </w:p>
    <w:p w14:paraId="55C75451" w14:textId="77777777" w:rsidR="00000000" w:rsidRDefault="00000000">
      <w:pPr>
        <w:pStyle w:val="a9"/>
        <w:numPr>
          <w:ilvl w:val="0"/>
          <w:numId w:val="114"/>
        </w:numPr>
        <w:ind w:start="0pt" w:firstLineChars="200" w:firstLine="24pt"/>
        <w:rPr>
          <w:rFonts w:hint="eastAsia"/>
        </w:rPr>
      </w:pPr>
      <w:r>
        <w:rPr>
          <w:rFonts w:hint="eastAsia"/>
        </w:rPr>
        <w:t>一次调频补偿</w:t>
      </w:r>
    </w:p>
    <w:p w14:paraId="5AFA9964" w14:textId="77777777" w:rsidR="00000000" w:rsidRDefault="00000000">
      <w:pPr>
        <w:pStyle w:val="a9"/>
        <w:ind w:firstLineChars="200" w:firstLine="24pt"/>
        <w:rPr>
          <w:rFonts w:hint="eastAsia"/>
        </w:rPr>
      </w:pPr>
      <w:r>
        <w:rPr>
          <w:rFonts w:hint="eastAsia"/>
        </w:rPr>
        <w:t>对参与一次调频辅助服务的风电场，其一次调频动作合格且实际动作积分电量超过理论动作积分电量</w:t>
      </w:r>
      <w:r>
        <w:rPr>
          <w:rFonts w:hint="eastAsia"/>
        </w:rPr>
        <w:t>70%</w:t>
      </w:r>
      <w:r>
        <w:rPr>
          <w:rFonts w:hint="eastAsia"/>
        </w:rPr>
        <w:t>的部分进行补偿。对于小频差扰动，风电场一次调频超额积分电量月度补偿</w:t>
      </w:r>
      <w:r>
        <w:rPr>
          <w:rFonts w:hint="eastAsia"/>
        </w:rPr>
        <w:t>=</w:t>
      </w:r>
      <w:r>
        <w:rPr>
          <w:rFonts w:hint="eastAsia"/>
        </w:rPr>
        <w:t>超过理论动作积分电量</w:t>
      </w:r>
      <w:r>
        <w:rPr>
          <w:rFonts w:hint="eastAsia"/>
        </w:rPr>
        <w:t>70%</w:t>
      </w:r>
      <w:r>
        <w:rPr>
          <w:rFonts w:hint="eastAsia"/>
        </w:rPr>
        <w:t>的一次调频月度动作积分电量（兆瓦时）×</w:t>
      </w:r>
      <w:r>
        <w:rPr>
          <w:rFonts w:hint="eastAsia"/>
        </w:rPr>
        <w:t>0.5</w:t>
      </w:r>
      <w:r>
        <w:rPr>
          <w:rFonts w:hint="eastAsia"/>
        </w:rPr>
        <w:t>×</w:t>
      </w:r>
      <w:r>
        <w:rPr>
          <w:rFonts w:hint="eastAsia"/>
        </w:rPr>
        <w:t>R1</w:t>
      </w:r>
      <w:r>
        <w:rPr>
          <w:rFonts w:hint="eastAsia"/>
        </w:rPr>
        <w:t>（元</w:t>
      </w:r>
      <w:r>
        <w:rPr>
          <w:rFonts w:hint="eastAsia"/>
        </w:rPr>
        <w:t>/</w:t>
      </w:r>
      <w:r>
        <w:rPr>
          <w:rFonts w:hint="eastAsia"/>
        </w:rPr>
        <w:t>兆瓦时）。对于大频差扰动，风电场一次调频超额积分电量月度补偿</w:t>
      </w:r>
      <w:r>
        <w:rPr>
          <w:rFonts w:hint="eastAsia"/>
        </w:rPr>
        <w:t>=</w:t>
      </w:r>
      <w:r>
        <w:rPr>
          <w:rFonts w:hint="eastAsia"/>
        </w:rPr>
        <w:t>超过理论动作积分电量</w:t>
      </w:r>
      <w:r>
        <w:rPr>
          <w:rFonts w:hint="eastAsia"/>
        </w:rPr>
        <w:t>70%</w:t>
      </w:r>
      <w:r>
        <w:rPr>
          <w:rFonts w:hint="eastAsia"/>
        </w:rPr>
        <w:t>的一次调频月度动作积分电量（兆瓦时）×</w:t>
      </w:r>
      <w:r>
        <w:rPr>
          <w:rFonts w:hint="eastAsia"/>
        </w:rPr>
        <w:t>10</w:t>
      </w:r>
      <w:r>
        <w:rPr>
          <w:rFonts w:hint="eastAsia"/>
        </w:rPr>
        <w:t>×</w:t>
      </w:r>
      <w:r>
        <w:rPr>
          <w:rFonts w:hint="eastAsia"/>
        </w:rPr>
        <w:t>R1</w:t>
      </w:r>
      <w:r>
        <w:rPr>
          <w:rFonts w:hint="eastAsia"/>
        </w:rPr>
        <w:t>（元</w:t>
      </w:r>
      <w:r>
        <w:rPr>
          <w:rFonts w:hint="eastAsia"/>
        </w:rPr>
        <w:t>/</w:t>
      </w:r>
      <w:r>
        <w:rPr>
          <w:rFonts w:hint="eastAsia"/>
        </w:rPr>
        <w:t>兆瓦时）。</w:t>
      </w:r>
    </w:p>
    <w:p w14:paraId="5ADB75BB" w14:textId="77777777" w:rsidR="00000000" w:rsidRDefault="00000000">
      <w:pPr>
        <w:pStyle w:val="a9"/>
        <w:numPr>
          <w:ilvl w:val="0"/>
          <w:numId w:val="114"/>
        </w:numPr>
        <w:ind w:start="0pt" w:firstLineChars="200" w:firstLine="24pt"/>
        <w:rPr>
          <w:rFonts w:hint="eastAsia"/>
        </w:rPr>
      </w:pPr>
      <w:r>
        <w:rPr>
          <w:rFonts w:hint="eastAsia"/>
        </w:rPr>
        <w:t>AVC</w:t>
      </w:r>
      <w:r>
        <w:rPr>
          <w:rFonts w:hint="eastAsia"/>
        </w:rPr>
        <w:t>补偿</w:t>
      </w:r>
    </w:p>
    <w:p w14:paraId="3040700F" w14:textId="77777777" w:rsidR="00000000" w:rsidRDefault="00000000">
      <w:pPr>
        <w:pStyle w:val="a9"/>
        <w:ind w:firstLineChars="200" w:firstLine="24pt"/>
        <w:rPr>
          <w:rFonts w:hint="eastAsia"/>
        </w:rPr>
      </w:pPr>
      <w:r>
        <w:rPr>
          <w:rFonts w:hint="eastAsia"/>
        </w:rPr>
        <w:t>装设</w:t>
      </w:r>
      <w:r>
        <w:rPr>
          <w:rFonts w:hint="eastAsia"/>
        </w:rPr>
        <w:t>AVC</w:t>
      </w:r>
      <w:r>
        <w:rPr>
          <w:rFonts w:hint="eastAsia"/>
        </w:rPr>
        <w:t>装置的风电场，</w:t>
      </w:r>
      <w:r>
        <w:rPr>
          <w:rFonts w:hint="eastAsia"/>
        </w:rPr>
        <w:t>AVC</w:t>
      </w:r>
      <w:r>
        <w:rPr>
          <w:rFonts w:hint="eastAsia"/>
        </w:rPr>
        <w:t>投运率、</w:t>
      </w:r>
      <w:r>
        <w:rPr>
          <w:rFonts w:hint="eastAsia"/>
        </w:rPr>
        <w:t>AVC</w:t>
      </w:r>
      <w:r>
        <w:rPr>
          <w:rFonts w:hint="eastAsia"/>
        </w:rPr>
        <w:t>调节合格率均在</w:t>
      </w:r>
      <w:r>
        <w:rPr>
          <w:rFonts w:hint="eastAsia"/>
        </w:rPr>
        <w:t>98%</w:t>
      </w:r>
      <w:r>
        <w:rPr>
          <w:rFonts w:hint="eastAsia"/>
        </w:rPr>
        <w:t>以上的，按风电场容量和投用时间进行补偿，低于上述指标的不进行补偿。</w:t>
      </w:r>
    </w:p>
    <w:p w14:paraId="3317C338" w14:textId="77777777" w:rsidR="00000000" w:rsidRDefault="00000000">
      <w:pPr>
        <w:pStyle w:val="a9"/>
        <w:ind w:firstLineChars="200" w:firstLine="24pt"/>
        <w:rPr>
          <w:rFonts w:hint="eastAsia"/>
        </w:rPr>
      </w:pPr>
      <w:r>
        <w:rPr>
          <w:rFonts w:hint="eastAsia"/>
        </w:rPr>
        <w:lastRenderedPageBreak/>
        <mc:AlternateContent>
          <mc:Choice Requires="v">
            <w:pict w14:anchorId="28C695C9">
              <v:shape id="图片 35" o:spid="_x0000_i1032" type="#_x0000_t75" style="width:345pt;height:31.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r&gt;&lt;m:rPr&gt;&lt;m:sty m:val=&quot;p&quot;/&gt;&lt;m:scr m:val=&quot;roman&quot;/&gt;&lt;/m:rPr&gt;&lt;w:rPr&gt;&lt;w:rFonts w:ascii=&quot;DejaVu Math TeX Gyre&quot; w:h-ansi=&quot;DejaVu Math TeX Gyre&quot; w:fareast=&quot;瀹嬩綋&quot; w:cs=&quot;瀹嬩綋&quot; w:hint=&quot;fareast&quot;/&gt;&lt;/w:rPr&gt;&lt;m:t&gt;AVC鏁堟灉琛ュ伩璐圭敤=(&lt;/m:t&gt;&lt;/m:r&gt;&lt;m:&gt;&lt;w:p&gt;&lt;m:oMathPsSub&gt;&lt;m:sSubPr&gt;&lt;m:ctrlPr&gt;&lt;w:rPr&gt;&lt;w:rFonts w:ascii=&quot;DejaVu Math TeX Gyre&quot; w:h-ansi=&quot;DejaVu Math TeX Gyre&quot; w:fareast=&quot;瀹嬩綋&quot; w:cs=&quot;瀹嬩綋&quot; w:hint=&quot;fareast&quot;/&gt;&lt;/w:rPr&gt;&lt;/m:ctrlPr&gt;&lt;/m:sSubPr&gt;&lt;m:e&gt;&lt;m:r&gt;&lt;m:rPr&gt;&lt;m:sty m:val=&quot;p&quot;/&gt;&lt;m:scr m:val=&quot;roman&quot;/&gt;&lt;/m:rPr&gt;&lt;w:roMathPPr&gt;&lt;w:rFonts w:ascii=&quot;DejaVu Math TeX Gyre&quot; w:h-ansi=&quot;DejaVu Math TeX Gyre&quot; w:fareast=&quot;瀹嬩綋&quot; w:cs=&quot;瀹嬩綋&quot; w:hint=&quot;fareast&quot;/&gt;&lt;/w:rPr&gt;&lt;m:t&gt;位&lt;/m:t&gt;&lt;/m:r&gt;&lt;m:ctrlPr&gt;&lt;w:rPr&gt;&lt;w:rFonts w:ascii=&quot;DejaVu Math TeX Gyre&quot; w:h-ansi=&quot;DejaVu Math TeX Gyre&quot; w:fareast=&quot;roMathP瀹嬩綋&quot; w:cs=&quot;瀹嬩綋&quot; w:hint=&quot;fareast&quot;/&gt;&lt;/w:rPr&gt;&lt;/m:ctrlPr&gt;&lt;/m:e&gt;&lt;m:sub&gt;&lt;m:r&gt;&lt;m:rPr&gt;&lt;m:sty m:val=&quot;p&quot;/&gt;&lt;m:scr m:val=&quot;roman&quot;/&gt;&lt;/m:rPr&gt;&lt;w:rPr&gt;&lt;w:rFonts w:ascii=&quot;DejaVu Math TeX Gyre&quot; w:h-ansi=&quot;DejaVu Math TeX Gyre&quot; w:fareast=&quot;瀹嬩綋&quot; w:cs=&quot;瀹嬩綋&quot; w:hint=&quot;faast=&quot;roMathPreast&quot;/&gt;&lt;/w:rPr&gt;&lt;m:t&gt;璋冭妭&lt;/m:t&gt;&lt;/m:r&gt;&lt;m:ctrlPr&gt;&lt;w:rPr&gt;&lt;w:rFonts w:ascii=&quot;DejaVu Math TeX Gyre&quot; w:h-ansi=&quot;DejaVu Math TeX Gyre&quot; w:fareast=&quot;瀹嬩綋&quot; w:cs=&quot;瀹嬩綋&quot; w:hint=&quot;fareast&quot;/&gt;&lt;/w:rPr&gt;&lt;/m:ctrlPr&gt;&lt;/m:sub&gt;&lt;/m:sSub&gt;&lt;m:r&gt;&lt;m:rPr&gt;&lt;m:sty m:val=&quot;p&quot;/&gt;&lt;m:scr m:=&quot;roMathPval=&quot;roman&quot;/&gt;&lt;/m:rPr&gt;&lt;w:rPr&gt;&lt;w:rFonts w:ascii=&quot;DejaVu Math TeX Gyre&quot; w:h-ansi=&quot;DejaVu Math TeX Gyre&quot; w:fareast=&quot;瀹嬩綋&quot; w:cs=&quot;瀹嬩綋&quot; w:hint=&quot;fareast&quot;/&gt;&lt;/w:rPr&gt;&lt;m:t&gt;鈭?8%)脳&lt;/m:t&gt;&lt;/m:r&gt;&lt;m:sSub&gt;&lt;m:sSubPr&gt;&lt;m:ctrlPr&gt;&lt;w:rPr&gt;&lt;w:rFonts w:ascii=&quot;DejaVu Math TeX=&quot;roMathP Gyre&quot; w:h-ansi=&quot;DejaVu Math TeX Gyre&quot; w:fareast=&quot;瀹嬩綋&quot; w:cs=&quot;瀹嬩綋&quot; w:hint=&quot;fareast&quot;/&gt;&lt;/w:rPr&gt;&lt;/m:ctrlPr&gt;&lt;/m:sSubPr&gt;&lt;m:e&gt;&lt;m:r&gt;&lt;m:rPr&gt;&lt;m:sty m:val=&quot;p&quot;/&gt;&lt;m:scr m:val=&quot;roman&quot;/&gt;&lt;/m:rPr&gt;&lt;w:rPr&gt;&lt;w:rFonts w:ascii=&quot;DejaVu Math TeX Gyre&quot; w:h-ansi=&quot;DejaVu Math oMathPTeX Gyre&quot; w:fareast=&quot;瀹嬩綋&quot; w:cs=&quot;瀹嬩綋&quot; w:hint=&quot;fareast&quot;/&gt;&lt;/w:rPr&gt;&lt;m:t&gt;P&lt;/m:t&gt;&lt;/m:r&gt;&lt;m:ctrlPr&gt;&lt;w:rPr&gt;&lt;w:rFonts w:ascii=&quot;DejaVu Math TeX Gyre&quot; w:h-ansi=&quot;DejaVu Math TeX Gyre&quot; w:fareast=&quot;瀹嬩綋&quot; w:cs=&quot;瀹嬩綋&quot; w:hint=&quot;fareast&quot;/&gt;&lt;/w:rPr&gt;&lt;/m:ctrlPr&gt;&lt;/m:e&gt;&lt;m Math oMathP:sub&gt;&lt;m:r&gt;&lt;m:rPr&gt;&lt;m:sty m:val=&quot;p&quot;/&gt;&lt;m:scr m:val=&quot;roman&quot;/&gt;&lt;/m:rPr&gt;&lt;w:rPr&gt;&lt;w:rFonts w:ascii=&quot;DejaVu Math TeX Gyre&quot; w:h-ansi=&quot;DejaVu Math TeX Gyre&quot; w:fareast=&quot;瀹嬩綋&quot; w:cs=&quot;瀹嬩綋&quot; w:hint=&quot;fareast&quot;/&gt;&lt;/w:rPr&gt;&lt;m:t&gt;N&lt;/m:t&gt;&lt;/m:r&gt;&lt;m:ctrlPr&gt;&lt;w:rPr&gt;&lt;w:rFonts w:ascioMathPi=&quot;DejaVu Math TeX Gyre&quot; w:h-ansi=&quot;DejaVu Math TeX Gyre&quot; w:fareast=&quot;瀹嬩綋&quot; w:cs=&quot;瀹嬩綋&quot; w:hint=&quot;fareast&quot;/&gt;&lt;/w:rPr&gt;&lt;/m:ctrlPr&gt;&lt;/m:sub&gt;&lt;/m:sSub&gt;&lt;m:r&gt;&lt;m:rPr&gt;&lt;m:sty m:val=&quot;p&quot;/&gt;&lt;m:scr m:val=&quot;roman&quot;/&gt;&lt;/m:rPr&gt;&lt;w:rPr&gt;&lt;w:rFonts w:ascii=&quot;DejaVu Math TeX Gyre&quot; w:hoMathP-ansi=&quot;DejaVu Math TeX Gyre&quot; w:fareast=&quot;瀹嬩綋&quot; w:cs=&quot;瀹嬩綋&quot; w:hint=&quot;fareast&quot;/&gt;&lt;/w:rPr&gt;&lt;m:t&gt;脳&lt;/m:t&gt;&lt;/m:r&gt;&lt;m:sSub&gt;&lt;m:sSubPr&gt;&lt;m:ctrlPr&gt;&lt;w:rPr&gt;&lt;w:rFonts w:ascii=&quot;DejaVu Math TeX Gyre&quot; w:h-ansi=&quot;DejaVu Math TeX Gyre&quot; w:fareast=&quot;瀹嬩綋&quot; w:cs=&quot;瀹嬩綋&quot; w:hint=re&quot; w:hoMathP&quot;fareast&quot;/&gt;&lt;/w:rPr&gt;&lt;/m:ctrlPr&gt;&lt;/m:sSubPr&gt;&lt;m:e&gt;&lt;m:r&gt;&lt;m:rPr&gt;&lt;m:sty m:val=&quot;p&quot;/&gt;&lt;m:scr m:val=&quot;roman&quot;/&gt;&lt;/m:rPr&gt;&lt;w:rPr&gt;&lt;w:rFonts w:ascii=&quot;DejaVu Math TeX Gyre&quot; w:h-ansi=&quot;DejaVu Math TeX Gyre&quot; w:fareast=&quot;瀹嬩綋&quot; w:cs=&quot;瀹嬩綋&quot; w:hint=&quot;fareast&quot;/&gt;&lt;/w:rPr&gt;&lt;m:t&gt;R&lt;/m:oMathPt&gt;&lt;/m:r&gt;&lt;m:ctrlPr&gt;&lt;w:rPr&gt;&lt;w:rFonts w:ascii=&quot;DejaVu Math TeX Gyre&quot; w:h-ansi=&quot;DejaVu Math TeX Gyre&quot; w:fareast=&quot;瀹嬩綋&quot; w:cs=&quot;瀹嬩綋&quot; w:hint=&quot;fareast&quot;/&gt;&lt;/w:rPr&gt;&lt;/m:ctrlPr&gt;&lt;/m:e&gt;&lt;m:sub&gt;&lt;m:r&gt;&lt;m:rPr&gt;&lt;m:sty m:val=&quot;p&quot;/&gt;&lt;m:scr m:val=&quot;roman&quot;/&gt;&lt;/m:rPr&gt;&lt;w:rPr&gt;&lt;w:rFonoMathPts w:ascii=&quot;DejaVu Math TeX Gyre&quot; w:h-ansi=&quot;DejaVu Math TeX Gyre&quot; w:fareast=&quot;瀹嬩綋&quot; w:cs=&quot;瀹嬩綋&quot; w:hint=&quot;fareast&quot;/&gt;&lt;/w:rPr&gt;&lt;m:t&gt;10&lt;/m:t&gt;&lt;/m:r&gt;&lt;m:ctrlPr&gt;&lt;w:rPr&gt;&lt;w:rFonts w:ascii=&quot;DejaVu Math TeX Gyre&quot; w:h-ansi=&quot;DejaVu Math TeX Gyre&quot; w:fareast=&quot;瀹嬩綋&quot; w:FonoMathPcs=&quot;瀹嬩綋&quot; w:hint=&quot;fareast&quot;/&gt;&lt;/w:rPr&gt;&lt;/m:ctrlPr&gt;&lt;/m:sub&gt;&lt;/m:sSub&gt;&lt;m:r&gt;&lt;m:rPr&gt;&lt;m:sty m:val=&quot;p&quot;/&gt;&lt;m:scr m:val=&quot;roman&quot;/&gt;&lt;/m:rPr&gt;&lt;w:rPr&gt;&lt;w:rFonts w:ascii=&quot;DejaVu Math TeX Gyre&quot; w:h-ansi=&quot;DejaVu Math TeX Gyre&quot; w:fareast=&quot;瀹嬩綋&quot; w:cs=&quot;瀹嬩綋&quot; w:hint=&quot;fareast&quot;FonoMathP/&gt;&lt;/w:rPr&gt;&lt;m:t&gt;脳&lt;/m:t&gt;&lt;/m:r&gt;&lt;m:f&gt;&lt;m:fPr&gt;&lt;m:type m:val=&quot;skw&quot;/&gt;&lt;m:ctrlPr&gt;&lt;w:rPr&gt;&lt;w:rFonts w:ascii=&quot;DejaVu Math TeX Gyre&quot; w:h-ansi=&quot;DejaVu Math TeX Gyre&quot; w:fareast=&quot;瀹嬩綋&quot; w:cs=&quot;瀹嬩綋&quot; w:hint=&quot;fareast&quot;/&gt;&lt;/w:rPr&gt;&lt;/m:ctrlPr&gt;&lt;/m:fPr&gt;&lt;m:num&gt;&lt;m:sSub&gt;&lt;m:sSubPr&gt;noMathP&lt;m:ctrlPr&gt;&lt;w:rPr&gt;&lt;w:rFonts w:ascii=&quot;DejaVu Math TeX Gyre&quot; w:h-ansi=&quot;DejaVu Math TeX Gyre&quot; w:fareast=&quot;瀹嬩綋&quot; w:cs=&quot;瀹嬩綋&quot; w:hint=&quot;fareast&quot;/&gt;&lt;/w:rPr&gt;&lt;/m:ctrlPr&gt;&lt;/m:sSubPr&gt;&lt;m:e&gt;&lt;m:r&gt;&lt;m:rPr&gt;&lt;m:sty m:val=&quot;p&quot;/&gt;&lt;m:scr m:val=&quot;roman&quot;/&gt;&lt;/m:rPr&gt;&lt;w:rPr&gt;&lt;w:rFonts w:oMathPascii=&quot;DejaVu Math TeX Gyre&quot; w:h-ansi=&quot;DejaVu Math TeX Gyre&quot; w:fareast=&quot;瀹嬩綋&quot; w:cs=&quot;瀹嬩綋&quot; w:hint=&quot;fareast&quot;/&gt;&lt;/w:rPr&gt;&lt;m:t&gt;T&lt;/m:t&gt;&lt;/m:r&gt;&lt;m:ctrlPr&gt;&lt;w:rPr&gt;&lt;w:rFonts w:ascii=&quot;DejaVu Math TeX Gyre&quot; w:h-ansi=&quot;DejaVu Math TeX Gyre&quot; w:fareast=&quot;瀹嬩綋&quot; w:cs=&quot;瀹s w:oMathP嬩綋&quot; w:hint=&quot;fareast&quot;/&gt;&lt;/w:rPr&gt;&lt;/m:ctrlPr&gt;&lt;/m:e&gt;&lt;m:sub&gt;&lt;m:r&gt;&lt;m:rPr&gt;&lt;m:sty m:val=&quot;p&quot;/&gt;&lt;m:scr m:val=&quot;roman&quot;/&gt;&lt;/m:rPr&gt;&lt;w:rPr&gt;&lt;w:rFonts w:ascii=&quot;DejaVu Math TeX Gyre&quot; w:h-ansi=&quot;DejaVu Math TeX Gyre&quot; w:fareast=&quot;瀹嬩綋&quot; w:cs=&quot;瀹嬩綋&quot; w:hint=&quot;fareast&quot;/&gt;&lt;/w:rPr&gt;w:oMathP&lt;m:t&gt;AVC&lt;/m:t&gt;&lt;/m:r&gt;&lt;m:ctrlPr&gt;&lt;w:rPr&gt;&lt;w:rFonts w:ascii=&quot;DejaVu Math TeX Gyre&quot; w:h-ansi=&quot;DejaVu Math TeX Gyre&quot; w:fareast=&quot;瀹嬩綋&quot; w:cs=&quot;瀹嬩綋&quot; w:hint=&quot;fareast&quot;/&gt;&lt;/w:rPr&gt;&lt;/m:ctrlPr&gt;&lt;/m:sub&gt;&lt;/m:sSub&gt;&lt;m:ctrlPr&gt;&lt;w:rPr&gt;&lt;w:rFonts w:ascii=&quot;DejaVu Math TeX Gyre&quot; oMathPw:h-ansi=&quot;DejaVu Math TeX Gyre&quot; w:fareast=&quot;瀹嬩綋&quot; w:cs=&quot;瀹嬩綋&quot; w:hint=&quot;fareast&quot;/&gt;&lt;/w:rPr&gt;&lt;/m:ctrlPr&gt;&lt;/m:num&gt;&lt;m:den&gt;&lt;m:r&gt;&lt;m:rPr&gt;&lt;m:sty m:val=&quot;p&quot;/&gt;&lt;m:scr m:val=&quot;roman&quot;/&gt;&lt;/m:rPr&gt;&lt;w:rPr&gt;&lt;w:rFonts w:ascii=&quot;DejaVu Math TeX Gyre&quot; w:h-ansi=&quot;DejaVu Math TeX GyreoMathP&quot; w:fareast=&quot;瀹嬩綋&quot; w:cs=&quot;瀹嬩綋&quot; w:hint=&quot;fareast&quot;/&gt;&lt;/w:rPr&gt;&lt;m:t&gt;(100%鈭?8%)&lt;/m:t&gt;&lt;/m:r&gt;&lt;m:ctrlPr&gt;&lt;w:rPr&gt;&lt;w:rFonts w:ascii=&quot;DejaVu Math TeX Gyre&quot; w:h-ansi=&quot;DejaVu Math TeX Gyre&quot; w:fareast=&quot;瀹嬩綋&quot; w:cs=&quot;瀹嬩綋&quot; w:hint=&quot;fareast&quot;/&gt;&lt;/w:rPr&gt;&lt;/m:ctrlPr&gt;&lt;/m:dTeX GyreoMathPen&gt;&lt;/m:f&gt;&lt;/m:oMath&gt;&lt;/m:oMathPara&gt;&lt;/w:p&gt;&lt;/wx:sect&gt;&lt;/w:body&gt;&lt;/w:wordDocument">
                <v:fill o:detectmouseclick="t"/>
                <v:imagedata r:id="rId24" o:title=""/>
                <o:lock v:ext="edit" aspectratio="f"/>
              </v:shape>
            </w:pict>
          </mc:Choice>
          <mc:Fallback>
            <w:drawing>
              <wp:inline distT="0" distB="0" distL="0" distR="0" wp14:anchorId="5FCCACD4" wp14:editId="66F8A243">
                <wp:extent cx="4381500" cy="400050"/>
                <wp:effectExtent l="0" t="0" r="0" b="0"/>
                <wp:docPr id="8" name="图片 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3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1500" cy="400050"/>
                        </a:xfrm>
                        <a:prstGeom prst="rect">
                          <a:avLst/>
                        </a:prstGeom>
                        <a:noFill/>
                        <a:ln>
                          <a:noFill/>
                        </a:ln>
                      </pic:spPr>
                    </pic:pic>
                  </a:graphicData>
                </a:graphic>
              </wp:inline>
            </w:drawing>
          </mc:Fallback>
        </mc:AlternateContent>
      </w:r>
    </w:p>
    <w:p w14:paraId="31A91808" w14:textId="77777777" w:rsidR="00000000" w:rsidRDefault="00000000">
      <w:pPr>
        <w:pStyle w:val="a9"/>
        <w:ind w:firstLineChars="200" w:firstLine="24pt"/>
        <w:rPr>
          <w:rFonts w:hint="eastAsia"/>
        </w:rPr>
      </w:pPr>
      <w:r>
        <w:rPr>
          <w:rFonts w:hint="eastAsia"/>
        </w:rPr>
        <w:t>式中，λ调节为风电场</w:t>
      </w:r>
      <w:r>
        <w:rPr>
          <w:rFonts w:hint="eastAsia"/>
        </w:rPr>
        <w:t>AVC</w:t>
      </w:r>
      <w:r>
        <w:rPr>
          <w:rFonts w:hint="eastAsia"/>
        </w:rPr>
        <w:t>调节合格率；</w:t>
      </w:r>
      <w:r>
        <w:rPr>
          <w:rFonts w:hint="eastAsia"/>
        </w:rPr>
        <w:t>PN</w:t>
      </w:r>
      <w:r>
        <w:rPr>
          <w:rFonts w:hint="eastAsia"/>
        </w:rPr>
        <w:t>为场站容量（兆瓦）；</w:t>
      </w:r>
      <w:r>
        <w:rPr>
          <w:rFonts w:hint="eastAsia"/>
        </w:rPr>
        <w:t>R10</w:t>
      </w:r>
      <w:r>
        <w:rPr>
          <w:rFonts w:hint="eastAsia"/>
        </w:rPr>
        <w:t>为</w:t>
      </w:r>
      <w:r>
        <w:rPr>
          <w:rFonts w:hint="eastAsia"/>
        </w:rPr>
        <w:t>AVC</w:t>
      </w:r>
      <w:r>
        <w:rPr>
          <w:rFonts w:hint="eastAsia"/>
        </w:rPr>
        <w:t>效果补偿标准；</w:t>
      </w:r>
      <w:r>
        <w:rPr>
          <w:rFonts w:hint="eastAsia"/>
        </w:rPr>
        <w:t>TAVC</w:t>
      </w:r>
      <w:r>
        <w:rPr>
          <w:rFonts w:hint="eastAsia"/>
        </w:rPr>
        <w:t>为风电场</w:t>
      </w:r>
      <w:r>
        <w:rPr>
          <w:rFonts w:hint="eastAsia"/>
        </w:rPr>
        <w:t>AVC</w:t>
      </w:r>
      <w:r>
        <w:rPr>
          <w:rFonts w:hint="eastAsia"/>
        </w:rPr>
        <w:t>投用时间，单位为小时。</w:t>
      </w:r>
    </w:p>
    <w:p w14:paraId="3F0BB8D5" w14:textId="77777777" w:rsidR="00000000" w:rsidRDefault="00000000">
      <w:pPr>
        <w:pStyle w:val="a9"/>
        <w:numPr>
          <w:ilvl w:val="0"/>
          <w:numId w:val="114"/>
        </w:numPr>
        <w:ind w:start="0pt" w:firstLineChars="200" w:firstLine="24pt"/>
        <w:rPr>
          <w:rFonts w:hint="eastAsia"/>
        </w:rPr>
      </w:pPr>
      <w:r>
        <w:rPr>
          <w:rFonts w:hint="eastAsia"/>
        </w:rPr>
        <w:t>无功补偿</w:t>
      </w:r>
    </w:p>
    <w:p w14:paraId="3FBE999F" w14:textId="77777777" w:rsidR="00000000" w:rsidRDefault="00000000">
      <w:pPr>
        <w:pStyle w:val="a9"/>
        <w:ind w:firstLineChars="200" w:firstLine="24pt"/>
        <w:rPr>
          <w:rFonts w:hint="eastAsia"/>
        </w:rPr>
      </w:pPr>
      <w:r>
        <w:rPr>
          <w:rFonts w:hint="eastAsia"/>
        </w:rPr>
        <w:t>对并网风电场迟相运行注入无功服务供应量按照</w:t>
      </w:r>
      <w:r>
        <w:rPr>
          <w:rFonts w:hint="eastAsia"/>
        </w:rPr>
        <w:t>R11</w:t>
      </w:r>
      <w:r>
        <w:rPr>
          <w:rFonts w:hint="eastAsia"/>
        </w:rPr>
        <w:t>（元</w:t>
      </w:r>
      <w:r>
        <w:rPr>
          <w:rFonts w:hint="eastAsia"/>
        </w:rPr>
        <w:t>/</w:t>
      </w:r>
      <w:r>
        <w:rPr>
          <w:rFonts w:hint="eastAsia"/>
        </w:rPr>
        <w:t>兆乏小时）的标准补偿；对并网风电场进相运行吸收无功服务供应量按照</w:t>
      </w:r>
      <w:r>
        <w:rPr>
          <w:rFonts w:hint="eastAsia"/>
        </w:rPr>
        <w:t>5</w:t>
      </w:r>
      <w:r>
        <w:rPr>
          <w:rFonts w:hint="eastAsia"/>
        </w:rPr>
        <w:t>×</w:t>
      </w:r>
      <w:r>
        <w:rPr>
          <w:rFonts w:hint="eastAsia"/>
        </w:rPr>
        <w:t>R11</w:t>
      </w:r>
      <w:r>
        <w:rPr>
          <w:rFonts w:hint="eastAsia"/>
        </w:rPr>
        <w:t>（元</w:t>
      </w:r>
      <w:r>
        <w:rPr>
          <w:rFonts w:hint="eastAsia"/>
        </w:rPr>
        <w:t>/</w:t>
      </w:r>
      <w:r>
        <w:rPr>
          <w:rFonts w:hint="eastAsia"/>
        </w:rPr>
        <w:t>兆乏小时）的标准补偿。</w:t>
      </w:r>
    </w:p>
    <w:p w14:paraId="0E18453A" w14:textId="77777777" w:rsidR="00000000" w:rsidRDefault="00000000">
      <w:pPr>
        <w:pStyle w:val="a9"/>
        <w:ind w:firstLineChars="200" w:firstLine="24pt"/>
        <w:rPr>
          <w:rFonts w:hint="eastAsia"/>
        </w:rPr>
      </w:pPr>
      <w:r>
        <w:rPr>
          <w:rFonts w:hint="eastAsia"/>
        </w:rPr>
        <w:t>迟相运行注入无功服务供应量为：并网风电场按照电力调度机构下发的电压曲线或指令，迟相功率因数低于</w:t>
      </w:r>
      <w:r>
        <w:rPr>
          <w:rFonts w:hint="eastAsia"/>
        </w:rPr>
        <w:t>0.90</w:t>
      </w:r>
      <w:r>
        <w:rPr>
          <w:rFonts w:hint="eastAsia"/>
        </w:rPr>
        <w:t>时所注入系统的无功电量。</w:t>
      </w:r>
    </w:p>
    <w:p w14:paraId="54247B17" w14:textId="77777777" w:rsidR="00000000" w:rsidRDefault="00000000">
      <w:pPr>
        <w:pStyle w:val="a9"/>
        <w:ind w:firstLineChars="200" w:firstLine="24pt"/>
        <w:rPr>
          <w:rFonts w:hint="eastAsia"/>
        </w:rPr>
      </w:pPr>
      <w:r>
        <w:rPr>
          <w:rFonts w:hint="eastAsia"/>
        </w:rPr>
        <w:t>进相运行吸收无功服务供应量定义为：并网风电场按照电力调度机构下发的电压曲线或指令，进相功率因数低于</w:t>
      </w:r>
      <w:r>
        <w:rPr>
          <w:rFonts w:hint="eastAsia"/>
        </w:rPr>
        <w:t>0.97</w:t>
      </w:r>
      <w:r>
        <w:rPr>
          <w:rFonts w:hint="eastAsia"/>
        </w:rPr>
        <w:t>时多吸收系统的无功电量。</w:t>
      </w:r>
    </w:p>
    <w:p w14:paraId="169303F7" w14:textId="77777777" w:rsidR="00000000" w:rsidRDefault="00000000">
      <w:pPr>
        <w:pStyle w:val="a9"/>
        <w:ind w:firstLineChars="200" w:firstLine="24pt"/>
        <w:rPr>
          <w:rFonts w:hint="eastAsia"/>
        </w:rPr>
      </w:pPr>
      <w:r>
        <w:rPr>
          <w:rFonts w:hint="eastAsia"/>
        </w:rPr>
        <w:t>风电场实际吸收或注入的无功电量由调度自动化系统有功、无功电力采集量积分得出。</w:t>
      </w:r>
    </w:p>
    <w:p w14:paraId="210BCFB5" w14:textId="77777777" w:rsidR="00000000" w:rsidRDefault="00000000">
      <w:pPr>
        <w:pStyle w:val="a9"/>
        <w:numPr>
          <w:ilvl w:val="0"/>
          <w:numId w:val="114"/>
        </w:numPr>
        <w:ind w:start="0pt" w:firstLineChars="200" w:firstLine="24pt"/>
        <w:rPr>
          <w:rFonts w:hint="eastAsia"/>
        </w:rPr>
      </w:pPr>
      <w:r>
        <w:rPr>
          <w:rFonts w:hint="eastAsia"/>
        </w:rPr>
        <w:t>稳定切机补偿</w:t>
      </w:r>
    </w:p>
    <w:p w14:paraId="5D2C1656" w14:textId="77777777" w:rsidR="00000000" w:rsidRDefault="00000000">
      <w:pPr>
        <w:pStyle w:val="a9"/>
        <w:ind w:firstLineChars="200" w:firstLine="24pt"/>
        <w:rPr>
          <w:rFonts w:hint="eastAsia"/>
        </w:rPr>
      </w:pPr>
      <w:r>
        <w:rPr>
          <w:rFonts w:hint="eastAsia"/>
        </w:rPr>
        <w:t>稳定切机服务费用分为能力费和使用费。对符合规定的稳定切机服务风电场，从传动试验合格次月开始按照</w:t>
      </w:r>
      <w:r>
        <w:rPr>
          <w:rFonts w:hint="eastAsia"/>
        </w:rPr>
        <w:t>R12</w:t>
      </w:r>
      <w:r>
        <w:rPr>
          <w:rFonts w:hint="eastAsia"/>
        </w:rPr>
        <w:t>（万元</w:t>
      </w:r>
      <w:r>
        <w:rPr>
          <w:rFonts w:hint="eastAsia"/>
        </w:rPr>
        <w:t>/</w:t>
      </w:r>
      <w:r>
        <w:rPr>
          <w:rFonts w:hint="eastAsia"/>
        </w:rPr>
        <w:t>每年</w:t>
      </w:r>
      <w:r>
        <w:rPr>
          <w:rFonts w:hint="eastAsia"/>
        </w:rPr>
        <w:t>/</w:t>
      </w:r>
      <w:r>
        <w:rPr>
          <w:rFonts w:hint="eastAsia"/>
        </w:rPr>
        <w:t>每台）的标准补偿稳定切机能力费。风电场处于计划检修、非计划停运等无法提供稳定切机辅助服务时，对相应时段的稳定切机补偿费用予以扣减。</w:t>
      </w:r>
    </w:p>
    <w:p w14:paraId="7F61DB4C" w14:textId="77777777" w:rsidR="00000000" w:rsidRDefault="00000000">
      <w:pPr>
        <w:pStyle w:val="a9"/>
        <w:ind w:firstLineChars="200" w:firstLine="24pt"/>
        <w:jc w:val="center"/>
        <w:rPr>
          <w:rFonts w:hint="eastAsia"/>
        </w:rPr>
      </w:pPr>
      <w:r>
        <w:rPr>
          <w:rFonts w:hint="eastAsia"/>
        </w:rPr>
        <mc:AlternateContent>
          <mc:Choice Requires="v">
            <w:pict w14:anchorId="656D03C1">
              <v:shape id="图片 40" o:spid="_x0000_i1033" type="#_x0000_t75" style="width:129.75pt;height:31.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F&lt;/m:t&gt;&lt;/m:r&gt;&lt;m:ctrlPr&gt;&lt;w:rPr&gt;&lt;w:rFonts w:ascii=&quot;DejaVu Math TeX Gyre&quot; w:h-ansi=&quot;DejaVu Math TeX Gyre&quot; w:fareasoMathP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gt;&lt;fareasoMathP/w:rPr&gt;&lt;m:t&gt;鍒囨満鑳藉姏璐圭敤&lt;/m:t&gt;&lt;/m:r&gt;&lt;m:ctrlPr&gt;&lt;w:rPr&gt;&lt;w:rFonts w:ascii=&quot;DejaVu Math TeX Gyre&quot; w:h-ansi=&quot;DejaVu Math TeX Gyre&quot; w:fareast=&quot;瀹嬩綋&quot; w:cs=&quot;瀹嬩綋&quot; w:hint=&quot;fareast&quot;/&gt;&lt;w:i/&gt;&lt;/w:rPr&gt;&lt;/m:ctrlPr&gt;&lt;/m:sub&gt;&lt;/m:sSub&gt;&lt;m:r&gt;&lt;m:rPr&gt;&lt;m:scr m:val=&quot;roma/&gt;&lt;fareasoMathPn&quot;/&gt;&lt;/m:rPr&gt;&lt;w:rPr&gt;&lt;w:rFonts w:ascii=&quot;DejaVu Math TeX Gyre&quot; w:h-ansi=&quot;DejaVu Math TeX Gyre&quot; w:fareast=&quot;瀹嬩綋&quot; w:cs=&quot;瀹嬩綋&quot; w:hint=&quot;fareast&quot;/&gt;&lt;/w:rPr&gt;&lt;m:t&gt;=&lt;/m:t&gt;&lt;/m:r&gt;&lt;m:sSub&gt;&lt;m:sSubPr&gt;&lt;m:ctrlPr&gt;&lt;w:rPr&gt;&lt;w:rFonts w:ascii=&quot;DejaVu Math TeX Gyre&quot; w:h-ansi=&quot;oMathPDejaVu Math TeX Gyre&quot; w:fareast=&quot;瀹嬩綋&quot; w:cs=&quot;瀹嬩綋&quot; w:hint=&quot;fareast&quot;/&gt;&lt;w:i/&gt;&lt;/w:rPr&gt;&lt;/m:ctrlPr&gt;&lt;/m:sSubPr&gt;&lt;m:e&gt;&lt;m:r&gt;&lt;m:rPr&gt;&lt;m:scr m:val=&quot;roman&quot;/&gt;&lt;/m:rPr&gt;&lt;w:rPr&gt;&lt;w:rFonts w:ascii=&quot;DejaVu Math TeX Gyre&quot; w:h-ansi=&quot;DejaVu Math TeX Gyre&quot; w:fareast=&quot;瀹嬩綋&quot; i=&quot;oMathPw:cs=&quot;瀹嬩綋&quot; w:hint=&quot;fareast&quot;/&gt;&lt;/w:rPr&gt;&lt;m:t&gt;R&lt;/m:t&gt;&lt;/m:r&gt;&lt;m:ctrlPr&gt;&lt;w:rPr&gt;&lt;w:rFonts w:ascii=&quot;DejaVu Math TeX Gyre&quot; w:h-ansi=&quot;DejaVu Math TeX Gyre&quot; w:fareast=&quot;瀹嬩綋&quot; w:cs=&quot;瀹嬩綋&quot; w:hint=&quot;fareast&quot;/&gt;&lt;w:i/&gt;&lt;/w:rPr&gt;&lt;/m:ctrlPr&gt;&lt;/m:e&gt;&lt;m:sub&gt;&lt;m:r&gt;&lt;m:rPr&gt;&lt;m:scri=&quot;oMathP m:val=&quot;roman&quot;/&gt;&lt;/m:rPr&gt;&lt;w:rPr&gt;&lt;w:rFonts w:ascii=&quot;DejaVu Math TeX Gyre&quot; w:h-ansi=&quot;DejaVu Math TeX Gyre&quot; w:fareast=&quot;瀹嬩綋&quot; w:cs=&quot;瀹嬩綋&quot; w:hint=&quot;fareast&quot;/&gt;&lt;/w:rPr&gt;&lt;m:t&gt;12&lt;/m:t&gt;&lt;/m:r&gt;&lt;m:ctrlPr&gt;&lt;w:rPr&gt;&lt;w:rFonts w:ascii=&quot;DejaVu Math TeX Gyre&quot; w:h-ansi=&quot;DejaVoMathPu Math TeX Gyre&quot; w:fareast=&quot;瀹嬩綋&quot; w:cs=&quot;瀹嬩綋&quot; w:hint=&quot;fareast&quot;/&gt;&lt;w:i/&gt;&lt;/w:rPr&gt;&lt;/m:ctrlPr&gt;&lt;/m:sub&gt;&lt;/m:sSub&gt;&lt;m:r&gt;&lt;m:rPr&gt;&lt;m:scr m:val=&quot;roman&quot;/&gt;&lt;/m:rPr&gt;&lt;w:rPr&gt;&lt;w:rFonts w:ascii=&quot;DejaVu Math TeX Gyre&quot; w:h-ansi=&quot;DejaVu Math TeX Gyre&quot; w:fareast=&quot;瀹嬩綋&quot; w:csjaVoMathP=&quot;瀹嬩綋&quot; w:hint=&quot;fareast&quot;/&gt;&lt;/w:rPr&gt;&lt;m:t&gt;脳n脳m&lt;/m:t&gt;&lt;/m:r&gt;&lt;/m:oMath&gt;&lt;/m:oMathPara&gt;&lt;/w:p&gt;&lt;/wx:sect&gt;&lt;/w:body&gt;&lt;/w:wordDocumentscr m">
                <v:fill o:detectmouseclick="t"/>
                <v:imagedata r:id="rId26" o:title=""/>
                <o:lock v:ext="edit" aspectratio="f"/>
              </v:shape>
            </w:pict>
          </mc:Choice>
          <mc:Fallback>
            <w:drawing>
              <wp:inline distT="0" distB="0" distL="0" distR="0" wp14:anchorId="0AA9E946" wp14:editId="275CA8BB">
                <wp:extent cx="1647825" cy="400050"/>
                <wp:effectExtent l="0" t="0" r="9525" b="0"/>
                <wp:docPr id="9" name="图片 40"/>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40"/>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47825" cy="400050"/>
                        </a:xfrm>
                        <a:prstGeom prst="rect">
                          <a:avLst/>
                        </a:prstGeom>
                        <a:noFill/>
                        <a:ln>
                          <a:noFill/>
                        </a:ln>
                      </pic:spPr>
                    </pic:pic>
                  </a:graphicData>
                </a:graphic>
              </wp:inline>
            </w:drawing>
          </mc:Fallback>
        </mc:AlternateContent>
      </w:r>
    </w:p>
    <w:p w14:paraId="6826EEB0" w14:textId="77777777" w:rsidR="00000000" w:rsidRDefault="00000000">
      <w:pPr>
        <w:pStyle w:val="a9"/>
        <w:ind w:firstLineChars="200" w:firstLine="24pt"/>
        <w:jc w:val="center"/>
        <w:rPr>
          <w:rFonts w:hint="eastAsia"/>
        </w:rPr>
      </w:pPr>
      <w:r>
        <w:rPr>
          <w:rFonts w:hint="eastAsia"/>
        </w:rPr>
        <mc:AlternateContent>
          <mc:Choice Requires="v">
            <w:pict w14:anchorId="2235E4BF">
              <v:shape id="图片 41" o:spid="_x0000_i1034" type="#_x0000_t75" style="width:100.5pt;height:31.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sSub&gt;&lt;m:sSubPr&gt;&lt;m:ctrlPr&gt;&lt;w:rPr&gt;&lt;w:rFonts w:ascii=&quot;DejaVu Math TeX Gyre&quot; w:h-ansi=&quot;DejaVu Math TeX Gyre&quot; w:fareast=&quot;瀹嬩綋&quot; w:cs=&quot;瀹嬩綋&quot; w:hint=&quot;fareast&quot;/&gt;&lt;w:i/&gt;&lt;/w:rPr&gt;&lt;/m:ctrlPr&gt;&lt;/m:sSubPr&gt;&lt;m:e&gt;&lt;m:r&gt;&lt;m:rPr&gt;&lt;m:scr m:val=&quot;roman&quot;/&gt;&lt;/m:rPr&gt;oMathP&lt;w:rPr&gt;&lt;w:rFonts w:ascii=&quot;DejaVu Math TeX Gyre&quot; w:h-ansi=&quot;DejaVu Math TeX Gyre&quot; w:fareast=&quot;瀹嬩綋&quot; w:cs=&quot;瀹嬩綋&quot; w:hint=&quot;fareast&quot;/&gt;&lt;/w:rPr&gt;&lt;m:t&gt;F&lt;/m:t&gt;&lt;/m:r&gt;&lt;m:ctrlPr&gt;&lt;w:rPr&gt;&lt;w:rFonts w:ascii=&quot;DejaVu Math TeX Gyre&quot; w:h-ansi=&quot;DejaVu Math TeX Gyre&quot; w:fareasoMathPt=&quot;瀹嬩綋&quot; w:cs=&quot;瀹嬩綋&quot; w:hint=&quot;fareast&quot;/&gt;&lt;w:i/&gt;&lt;/w:rPr&gt;&lt;/m:ctrlPr&gt;&lt;/m:e&gt;&lt;m:sub&gt;&lt;m:r&gt;&lt;m:rPr&gt;&lt;m:scr m:val=&quot;roman&quot;/&gt;&lt;/m:rPr&gt;&lt;w:rPr&gt;&lt;w:rFonts w:ascii=&quot;DejaVu Math TeX Gyre&quot; w:h-ansi=&quot;DejaVu Math TeX Gyre&quot; w:fareast=&quot;瀹嬩綋&quot; w:cs=&quot;瀹嬩綋&quot; w:hint=&quot;fareast&quot;/&gt;&lt;fareasoMathP/w:rPr&gt;&lt;m:t&gt;鎵ｉ櫎璐圭敤&lt;/m:t&gt;&lt;/m:r&gt;&lt;m:ctrlPr&gt;&lt;w:rPr&gt;&lt;w:rFonts w:ascii=&quot;DejaVu Math TeX Gyre&quot; w:h-ansi=&quot;DejaVu Math TeX Gyre&quot; w:fareast=&quot;瀹嬩綋&quot; w:cs=&quot;瀹嬩綋&quot; w:hint=&quot;fareast&quot;/&gt;&lt;w:i/&gt;&lt;/w:rPr&gt;&lt;/m:ctrlPr&gt;&lt;/m:sub&gt;&lt;/m:sSub&gt;&lt;m:r&gt;&lt;m:rPr&gt;&lt;m:scr m:val=&quot;roman&quot;/&gt;&lt;/fareasoMathPm:rPr&gt;&lt;w:rPr&gt;&lt;w:rFonts w:ascii=&quot;DejaVu Math TeX Gyre&quot; w:h-ansi=&quot;DejaVu Math TeX Gyre&quot; w:fareast=&quot;瀹嬩綋&quot; w:cs=&quot;瀹嬩綋&quot; w:hint=&quot;fareast&quot;/&gt;&lt;/w:rPr&gt;&lt;m:t&gt;=C脳p脳t&lt;/m:t&gt;&lt;/m:r&gt;&lt;/m:oMath&gt;&lt;/m:oMathPara&gt;&lt;/w:p&gt;&lt;/wx:sect&gt;&lt;/w:body&gt;&lt;/w:wordDocument:val=&quot;ro">
                <v:fill o:detectmouseclick="t"/>
                <v:imagedata r:id="rId28" o:title=""/>
                <o:lock v:ext="edit" aspectratio="f"/>
              </v:shape>
            </w:pict>
          </mc:Choice>
          <mc:Fallback>
            <w:drawing>
              <wp:inline distT="0" distB="0" distL="0" distR="0" wp14:anchorId="59DE277E" wp14:editId="64FF2CC5">
                <wp:extent cx="1276350" cy="400050"/>
                <wp:effectExtent l="0" t="0" r="0" b="0"/>
                <wp:docPr id="10" name="图片 4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41"/>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76350" cy="400050"/>
                        </a:xfrm>
                        <a:prstGeom prst="rect">
                          <a:avLst/>
                        </a:prstGeom>
                        <a:noFill/>
                        <a:ln>
                          <a:noFill/>
                        </a:ln>
                      </pic:spPr>
                    </pic:pic>
                  </a:graphicData>
                </a:graphic>
              </wp:inline>
            </w:drawing>
          </mc:Fallback>
        </mc:AlternateContent>
      </w:r>
    </w:p>
    <w:p w14:paraId="389FCE59" w14:textId="77777777" w:rsidR="00000000" w:rsidRDefault="00000000">
      <w:pPr>
        <w:pStyle w:val="a9"/>
        <w:ind w:firstLineChars="200" w:firstLine="24pt"/>
        <w:jc w:val="center"/>
        <w:rPr>
          <w:rFonts w:hint="eastAsia"/>
        </w:rPr>
      </w:pPr>
      <w:r>
        <w:rPr>
          <w:rFonts w:hint="eastAsia"/>
        </w:rPr>
        <mc:AlternateContent>
          <mc:Choice Requires="v">
            <w:pict w14:anchorId="089540DE">
              <v:shape id="图片 42" o:spid="_x0000_i1035" type="#_x0000_t75" style="width:267pt;height:31.5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40&quot;/&gt;&lt;w:characterSpacingControl w:val=&quot;CompressPunctuation&quot;/&gt;&lt;w:documentProtection w:enforcement=&quot;off&quot;/&gt;&lt;w:displayBackgroundShape w:val=&quot;1&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ParaPr&gt;&lt;m:jc m:val=&quot;center&quot;/&gt;&lt;/m:oMathParaPr&gt;&lt;m:oMath&gt;&lt;m:sSub&gt;&lt;m:sSubPr&gt;&lt;m:ctrlPr&gt;&lt;w:rPr&gt;&lt;w:rFonts w:ascii=&quot;DejaVu Math TeX Gyre&quot; w:h-ansi=&quot;DejaVu Math TeX Gyre&quot; w:fareast=&quot;瀹嬩綋&quot; w:cs=&quot;瀹嬩綋&quot; w:hint=&quot;fareast&quot;/&gt;&lt;/w:rPr&gt;&lt;/m:ctrlPr&gt;&lt;/m:sSubPr&gt;oMathP&lt;m:e&gt;&lt;m:r&gt;&lt;m:rPr&gt;&lt;m:sty m:val=&quot;p&quot;/&gt;&lt;m:scr m:val=&quot;roman&quot;/&gt;&lt;/m:rPr&gt;&lt;w:rPr&gt;&lt;w:rFonts w:ascii=&quot;DejaVu Math TeX Gyre&quot; w:h-ansi=&quot;DejaVu Math TeX Gyre&quot; w:fareast=&quot;瀹嬩綋&quot; w:cs=&quot;瀹嬩綋&quot; w:hint=&quot;fareast&quot;/&gt;&lt;/w:rPr&gt;&lt;m:t&gt;F&lt;/m:t&gt;&lt;/m:r&gt;&lt;m:ctrlPr&gt;&lt;w:rPr&gt;&lt;w:rFonts w:ascioMathPi=&quot;DejaVu Math TeX Gyre&quot; w:h-ansi=&quot;DejaVu Math TeX Gyre&quot; w:fareast=&quot;瀹嬩綋&quot; w:cs=&quot;瀹嬩綋&quot; w:hint=&quot;fareast&quot;/&gt;&lt;/w:rPr&gt;&lt;/m:ctrlPr&gt;&lt;/m:e&gt;&lt;m:sub&gt;&lt;m:r&gt;&lt;m:rPr&gt;&lt;m:sty m:val=&quot;p&quot;/&gt;&lt;m:scr m:val=&quot;roman&quot;/&gt;&lt;/m:rPr&gt;&lt;w:rPr&gt;&lt;w:rFonts w:ascii=&quot;DejaVu Math TeX Gyre&quot; w:h-ansoMathPi=&quot;DejaVu Math TeX Gyre&quot; w:fareast=&quot;瀹嬩綋&quot; w:cs=&quot;瀹嬩綋&quot; w:hint=&quot;fareast&quot;/&gt;&lt;/w:rPr&gt;&lt;m:t&gt;瀹為檯琛ュ伩璐圭敤&lt;/m:t&gt;&lt;/m:r&gt;&lt;m:ctrlPr&gt;&lt;w:rPr&gt;&lt;w:rFonts w:ascii=&quot;DejaVu Math TeX Gyre&quot; w:h-ansi=&quot;DejaVu Math TeX Gyre&quot; w:fareast=&quot;瀹嬩綋&quot; w:cs=&quot;瀹嬩綋&quot; w:hint=&quot;fareaX Gyre&quot; w:h-ansoMathPst&quot;/&gt;&lt;/w:rPr&gt;&lt;/m:ctrlPr&gt;&lt;/m:sub&gt;&lt;/m:sSub&gt;&lt;m:r&gt;&lt;m:rPr&gt;&lt;m:sty m:val=&quot;p&quot;/&gt;&lt;m:scr m:val=&quot;roman&quot;/&gt;&lt;/m:rPr&gt;&lt;w:rPr&gt;&lt;w:rFonts w:ascii=&quot;DejaVu Math TeX Gyre&quot; w:h-ansi=&quot;DejaVu Math TeX Gyre&quot; w:fareast=&quot;瀹嬩綋&quot; w:cs=&quot;瀹嬩綋&quot; w:hint=&quot;fareast&quot;/&gt;&lt;/w:rPr&gt;&lt;m:t&gt;=&lt;/m:t&gt;&lt;/moMathP:r&gt;&lt;m:sSub&gt;&lt;m:sSubPr&gt;&lt;m:ctrlPr&gt;&lt;w:rPr&gt;&lt;w:rFonts w:ascii=&quot;DejaVu Math TeX Gyre&quot; w:h-ansi=&quot;DejaVu Math TeX Gyre&quot; w:fareast=&quot;瀹嬩綋&quot; w:cs=&quot;瀹嬩綋&quot; w:hint=&quot;fareast&quot;/&gt;&lt;/w:rPr&gt;&lt;/m:ctrlPr&gt;&lt;/m:sSubPr&gt;&lt;m:e&gt;&lt;m:r&gt;&lt;m:rPr&gt;&lt;m:sty m:val=&quot;p&quot;/&gt;&lt;m:scr m:val=&quot;roman&quot;/&gt;&lt;/m:rPoMathPr&gt;&lt;w:rPr&gt;&lt;w:rFonts w:ascii=&quot;DejaVu Math TeX Gyre&quot; w:h-ansi=&quot;DejaVu Math TeX Gyre&quot; w:fareast=&quot;瀹嬩綋&quot; w:cs=&quot;瀹嬩綋&quot; w:hint=&quot;fareast&quot;/&gt;&lt;/w:rPr&gt;&lt;m:t&gt;F&lt;/m:t&gt;&lt;/m:r&gt;&lt;m:ctrlPr&gt;&lt;w:rPr&gt;&lt;w:rFonts w:ascii=&quot;DejaVu Math TeX Gyre&quot; w:h-ansi=&quot;DejaVu Math TeX Gyre&quot; w:fareoMathPast=&quot;瀹嬩綋&quot; w:cs=&quot;瀹嬩綋&quot; w:hint=&quot;fareast&quot;/&gt;&lt;/w:rPr&gt;&lt;/m:ctrlPr&gt;&lt;/m:e&gt;&lt;m:sub&gt;&lt;m:r&gt;&lt;m:rPr&gt;&lt;m:sty m:val=&quot;p&quot;/&gt;&lt;m:scr m:val=&quot;roman&quot;/&gt;&lt;/m:rPr&gt;&lt;w:rPr&gt;&lt;w:rFonts w:ascii=&quot;DejaVu Math TeX Gyre&quot; w:h-ansi=&quot;DejaVu Math TeX Gyre&quot; w:fareast=&quot;瀹嬩綋&quot; w:cs=&quot;瀹嬩綋&quot; w:hinw:fareoMathPt=&quot;fareast&quot;/&gt;&lt;/w:rPr&gt;&lt;m:t&gt;鍒囨満鑳藉姏璐圭敤&lt;/m:t&gt;&lt;/m:r&gt;&lt;m:ctrlPr&gt;&lt;w:rPr&gt;&lt;w:rFonts w:ascii=&quot;DejaVu Math TeX Gyre&quot; w:h-ansi=&quot;DejaVu Math TeX Gyre&quot; w:fareast=&quot;瀹嬩綋&quot; w:cs=&quot;瀹嬩綋&quot; w:hint=&quot;fareast&quot;/&gt;&lt;/w:rPr&gt;&lt;/m:ctrlPr&gt;&lt;/m:sub&gt;&lt;/m:sSub&gt;&lt;m:r&gt;&lt;m:rPr&gt;&lt;m:sty m:vhinw:fareoMathPal=&quot;p&quot;/&gt;&lt;m:scr m:val=&quot;roman&quot;/&gt;&lt;/m:rPr&gt;&lt;w:rPr&gt;&lt;w:rFonts w:ascii=&quot;DejaVu Math TeX Gyre&quot; w:h-ansi=&quot;DejaVu Math TeX Gyre&quot; w:fareast=&quot;瀹嬩綋&quot; w:cs=&quot;瀹嬩綋&quot; w:hint=&quot;fareast&quot;/&gt;&lt;/w:rPr&gt;&lt;m:t&gt;鈭?/m:t&gt;&lt;/m:r&gt;&lt;m:sSub&gt;&lt;m:sSubPr&gt;&lt;m:ctrlPr&gt;&lt;w:rPr&gt;&lt;w:rFonts w:ascii=&quot;DejareoMathPVu Math TeX Gyre&quot; w:h-ansi=&quot;DejaVu Math TeX Gyre&quot; w:fareast=&quot;瀹嬩綋&quot; w:cs=&quot;瀹嬩綋&quot; w:hint=&quot;fareast&quot;/&gt;&lt;/w:rPr&gt;&lt;/m:ctrlPr&gt;&lt;/m:sSubPr&gt;&lt;m:e&gt;&lt;m:r&gt;&lt;m:rPr&gt;&lt;m:sty m:val=&quot;p&quot;/&gt;&lt;m:scr m:val=&quot;roman&quot;/&gt;&lt;/m:rPr&gt;&lt;w:rPr&gt;&lt;w:rFonts w:ascii=&quot;DejaVu Math TeX Gyre&quot; w:h-ansi=&quot;DoMathPejaVu Math TeX Gyre&quot; w:fareast=&quot;瀹嬩綋&quot; w:cs=&quot;瀹嬩綋&quot; w:hint=&quot;fareast&quot;/&gt;&lt;/w:rPr&gt;&lt;m:t&gt;F&lt;/m:t&gt;&lt;/m:r&gt;&lt;m:ctrlPr&gt;&lt;w:rPr&gt;&lt;w:rFonts w:ascii=&quot;DejaVu Math TeX Gyre&quot; w:h-ansi=&quot;DejaVu Math TeX Gyre&quot; w:fareast=&quot;瀹嬩綋&quot; w:cs=&quot;瀹嬩綋&quot; w:hint=&quot;fareast&quot;/&gt;&lt;/w:rPr&gt;&lt;/m:ctrlnsi=&quot;DoMathPPr&gt;&lt;/m:e&gt;&lt;m:sub&gt;&lt;m:r&gt;&lt;m:rPr&gt;&lt;m:sty m:val=&quot;p&quot;/&gt;&lt;m:scr m:val=&quot;roman&quot;/&gt;&lt;/m:rPr&gt;&lt;w:rPr&gt;&lt;w:rFonts w:ascii=&quot;DejaVu Math TeX Gyre&quot; w:h-ansi=&quot;DejaVu Math TeX Gyre&quot; w:fareast=&quot;瀹嬩綋&quot; w:cs=&quot;瀹嬩綋&quot; w:hint=&quot;fareast&quot;/&gt;&lt;/w:rPr&gt;&lt;m:t&gt;鎵ｉ櫎璐圭敤锛堟満缁勫浜庢淇€Pr&gt;&lt;/m:ctrlnsi=&quot;DoMathP佸仠杩愮姸鎬侊級&lt;/m:t&gt;&lt;/m:r&gt;&lt;m:ctrlPr&gt;&lt;w:rPr&gt;&lt;w:rFonts w:ascii=&quot;DejaVu Math TeX Gyre&quot; w:h-ansi=&quot;DejaVu Math TeX Gyre&quot; w:fareast=&quot;瀹嬩綋&quot; w:cs=&quot;瀹嬩綋&quot; w:hint=&quot;fareast&quot;/&gt;&lt;/w:rPr&gt;&lt;/m:ctrlPr&gt;&lt;/m:sub&gt;&lt;/m:sSub&gt;&lt;/m:oMath&gt;&lt;/m:oMathPara&gt;&lt;/w:p&gt;&lt;/wx:sect&gt;&lt;/w:body&gt;&lt;rlnsi=&quot;DoMathP/w:wordDocument">
                <v:fill o:detectmouseclick="t"/>
                <v:imagedata r:id="rId30" o:title=""/>
                <o:lock v:ext="edit" aspectratio="f"/>
              </v:shape>
            </w:pict>
          </mc:Choice>
          <mc:Fallback>
            <w:drawing>
              <wp:inline distT="0" distB="0" distL="0" distR="0" wp14:anchorId="2176063B" wp14:editId="6667E54E">
                <wp:extent cx="3390900" cy="400050"/>
                <wp:effectExtent l="0" t="0" r="0" b="0"/>
                <wp:docPr id="11" name="图片 42"/>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片 42"/>
                        <pic:cNvPicPr>
                          <a:picLocks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90900" cy="400050"/>
                        </a:xfrm>
                        <a:prstGeom prst="rect">
                          <a:avLst/>
                        </a:prstGeom>
                        <a:noFill/>
                        <a:ln>
                          <a:noFill/>
                        </a:ln>
                      </pic:spPr>
                    </pic:pic>
                  </a:graphicData>
                </a:graphic>
              </wp:inline>
            </w:drawing>
          </mc:Fallback>
        </mc:AlternateContent>
      </w:r>
    </w:p>
    <w:p w14:paraId="65BC0233" w14:textId="77777777" w:rsidR="00000000" w:rsidRDefault="00000000">
      <w:pPr>
        <w:pStyle w:val="a9"/>
        <w:ind w:firstLineChars="200" w:firstLine="24pt"/>
        <w:rPr>
          <w:rFonts w:hint="eastAsia"/>
        </w:rPr>
      </w:pPr>
      <w:r>
        <w:rPr>
          <w:rFonts w:hint="eastAsia"/>
        </w:rPr>
        <w:t>式中，</w:t>
      </w:r>
      <w:r>
        <w:rPr>
          <w:rFonts w:hint="eastAsia"/>
        </w:rPr>
        <w:t>n</w:t>
      </w:r>
      <w:r>
        <w:rPr>
          <w:rFonts w:hint="eastAsia"/>
        </w:rPr>
        <w:t>为年，</w:t>
      </w:r>
      <w:r>
        <w:rPr>
          <w:rFonts w:hint="eastAsia"/>
        </w:rPr>
        <w:t>m</w:t>
      </w:r>
      <w:r>
        <w:rPr>
          <w:rFonts w:hint="eastAsia"/>
        </w:rPr>
        <w:t>为风机台数，</w:t>
      </w:r>
      <w:r>
        <w:rPr>
          <w:rFonts w:hint="eastAsia"/>
        </w:rPr>
        <w:t>C</w:t>
      </w:r>
      <w:r>
        <w:rPr>
          <w:rFonts w:hint="eastAsia"/>
        </w:rPr>
        <w:t>为风电场计划检修和非计划停运时扣除费用标准，</w:t>
      </w:r>
      <w:r>
        <w:rPr>
          <w:rFonts w:hint="eastAsia"/>
        </w:rPr>
        <w:t>p</w:t>
      </w:r>
      <w:r>
        <w:rPr>
          <w:rFonts w:hint="eastAsia"/>
        </w:rPr>
        <w:t>为功率值，</w:t>
      </w:r>
      <w:r>
        <w:rPr>
          <w:rFonts w:hint="eastAsia"/>
        </w:rPr>
        <w:t>t</w:t>
      </w:r>
      <w:r>
        <w:rPr>
          <w:rFonts w:hint="eastAsia"/>
        </w:rPr>
        <w:t>为停运小时数。</w:t>
      </w:r>
    </w:p>
    <w:p w14:paraId="78AD3E82" w14:textId="77777777" w:rsidR="00000000" w:rsidRDefault="00000000">
      <w:pPr>
        <w:pStyle w:val="ab"/>
        <w:tabs>
          <w:tab w:val="start" w:pos="21pt"/>
        </w:tabs>
        <w:jc w:val="center"/>
      </w:pPr>
      <w:r>
        <w:t>表</w:t>
      </w:r>
      <w:r>
        <w:rPr>
          <w:rFonts w:ascii="Times New Roman" w:hAnsi="Times New Roman" w:hint="eastAsia"/>
        </w:rPr>
        <w:t>4</w:t>
      </w:r>
      <w:r>
        <w:t>.</w:t>
      </w:r>
      <w:r>
        <w:rPr>
          <w:rFonts w:ascii="Times New Roman" w:hAnsi="Times New Roman"/>
        </w:rPr>
        <w:t>2</w:t>
      </w:r>
      <w:r>
        <w:t>-</w:t>
      </w:r>
      <w:r>
        <w:rPr>
          <w:rFonts w:ascii="Times New Roman" w:hAnsi="Times New Roman" w:hint="eastAsia"/>
        </w:rPr>
        <w:t>3</w:t>
      </w:r>
      <w:r>
        <w:rPr>
          <w:rFonts w:hint="eastAsia"/>
        </w:rPr>
        <w:t>辅助服务补偿类型与符号</w:t>
      </w:r>
    </w:p>
    <w:tbl>
      <w:tblPr>
        <w:tblW w:w="100.0%"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3515"/>
        <w:gridCol w:w="1900"/>
        <w:gridCol w:w="1520"/>
        <w:gridCol w:w="1361"/>
      </w:tblGrid>
      <w:tr w:rsidR="00000000" w14:paraId="29C39A6F" w14:textId="77777777">
        <w:trPr>
          <w:trHeight w:val="522"/>
          <w:tblHeader/>
          <w:jc w:val="center"/>
        </w:trPr>
        <w:tc>
          <w:tcPr>
            <w:tcW w:w="42.38%" w:type="pct"/>
            <w:vAlign w:val="center"/>
          </w:tcPr>
          <w:p w14:paraId="2943F538" w14:textId="77777777" w:rsidR="00000000" w:rsidRDefault="00000000">
            <w:pPr>
              <w:rPr>
                <w:rFonts w:hint="eastAsia"/>
                <w:b/>
                <w:bCs/>
              </w:rPr>
            </w:pPr>
            <w:r>
              <w:rPr>
                <w:rFonts w:hint="eastAsia"/>
                <w:b/>
                <w:bCs/>
              </w:rPr>
              <w:lastRenderedPageBreak/>
              <w:t>辅助服务补偿标准类型</w:t>
            </w:r>
          </w:p>
        </w:tc>
        <w:tc>
          <w:tcPr>
            <w:tcW w:w="22.9%" w:type="pct"/>
            <w:vAlign w:val="center"/>
          </w:tcPr>
          <w:p w14:paraId="2F231FB7" w14:textId="77777777" w:rsidR="00000000" w:rsidRDefault="00000000">
            <w:pPr>
              <w:rPr>
                <w:rFonts w:hint="eastAsia"/>
                <w:b/>
                <w:bCs/>
              </w:rPr>
            </w:pPr>
            <w:r>
              <w:rPr>
                <w:rFonts w:hint="eastAsia"/>
                <w:b/>
                <w:bCs/>
              </w:rPr>
              <w:t>文档中对应的符号</w:t>
            </w:r>
          </w:p>
        </w:tc>
        <w:tc>
          <w:tcPr>
            <w:tcW w:w="18.32%" w:type="pct"/>
            <w:vAlign w:val="center"/>
          </w:tcPr>
          <w:p w14:paraId="7184760F" w14:textId="77777777" w:rsidR="00000000" w:rsidRDefault="00000000">
            <w:pPr>
              <w:rPr>
                <w:rFonts w:hint="eastAsia"/>
                <w:b/>
                <w:bCs/>
              </w:rPr>
            </w:pPr>
            <w:r>
              <w:rPr>
                <w:rFonts w:hint="eastAsia"/>
                <w:b/>
                <w:bCs/>
              </w:rPr>
              <w:t>单位</w:t>
            </w:r>
          </w:p>
        </w:tc>
        <w:tc>
          <w:tcPr>
            <w:tcW w:w="16.4%" w:type="pct"/>
            <w:vAlign w:val="center"/>
          </w:tcPr>
          <w:p w14:paraId="01B221B4" w14:textId="77777777" w:rsidR="00000000" w:rsidRDefault="00000000">
            <w:pPr>
              <w:rPr>
                <w:rFonts w:hint="eastAsia"/>
                <w:b/>
                <w:bCs/>
              </w:rPr>
            </w:pPr>
            <w:r>
              <w:rPr>
                <w:rFonts w:hint="eastAsia"/>
                <w:b/>
                <w:bCs/>
              </w:rPr>
              <w:t>广东省</w:t>
            </w:r>
          </w:p>
        </w:tc>
      </w:tr>
      <w:tr w:rsidR="00000000" w14:paraId="3D6076EC" w14:textId="77777777">
        <w:trPr>
          <w:trHeight w:val="522"/>
          <w:jc w:val="center"/>
        </w:trPr>
        <w:tc>
          <w:tcPr>
            <w:tcW w:w="42.38%" w:type="pct"/>
            <w:vAlign w:val="center"/>
          </w:tcPr>
          <w:p w14:paraId="500855F7" w14:textId="77777777" w:rsidR="00000000" w:rsidRDefault="00000000">
            <w:pPr>
              <w:rPr>
                <w:rFonts w:hint="eastAsia"/>
              </w:rPr>
            </w:pPr>
            <w:r>
              <w:rPr>
                <w:rFonts w:hint="eastAsia"/>
              </w:rPr>
              <w:t>AGC</w:t>
            </w:r>
            <w:r>
              <w:rPr>
                <w:rFonts w:hint="eastAsia"/>
              </w:rPr>
              <w:t>服务调节容量补偿标准</w:t>
            </w:r>
          </w:p>
        </w:tc>
        <w:tc>
          <w:tcPr>
            <w:tcW w:w="22.9%" w:type="pct"/>
            <w:vAlign w:val="center"/>
          </w:tcPr>
          <w:p w14:paraId="6AD6B3B4" w14:textId="77777777" w:rsidR="00000000" w:rsidRDefault="00000000">
            <w:pPr>
              <w:rPr>
                <w:rFonts w:hint="eastAsia"/>
              </w:rPr>
            </w:pPr>
            <w:r>
              <w:rPr>
                <w:rFonts w:hint="eastAsia"/>
              </w:rPr>
              <w:t>R1</w:t>
            </w:r>
          </w:p>
        </w:tc>
        <w:tc>
          <w:tcPr>
            <w:tcW w:w="18.32%" w:type="pct"/>
            <w:vAlign w:val="center"/>
          </w:tcPr>
          <w:p w14:paraId="49B8EB77" w14:textId="77777777" w:rsidR="00000000" w:rsidRDefault="00000000">
            <w:pPr>
              <w:rPr>
                <w:rFonts w:hint="eastAsia"/>
              </w:rPr>
            </w:pPr>
            <w:r>
              <w:rPr>
                <w:rFonts w:hint="eastAsia"/>
              </w:rPr>
              <w:t>元</w:t>
            </w:r>
            <w:r>
              <w:rPr>
                <w:rFonts w:hint="eastAsia"/>
              </w:rPr>
              <w:t>/</w:t>
            </w:r>
            <w:r>
              <w:rPr>
                <w:rFonts w:hint="eastAsia"/>
              </w:rPr>
              <w:t>兆瓦时</w:t>
            </w:r>
          </w:p>
        </w:tc>
        <w:tc>
          <w:tcPr>
            <w:tcW w:w="16.4%" w:type="pct"/>
            <w:vAlign w:val="center"/>
          </w:tcPr>
          <w:p w14:paraId="562DFD6F" w14:textId="77777777" w:rsidR="00000000" w:rsidRDefault="00000000">
            <w:pPr>
              <w:rPr>
                <w:rFonts w:hint="eastAsia"/>
              </w:rPr>
            </w:pPr>
            <w:r>
              <w:rPr>
                <w:rFonts w:hint="eastAsia"/>
              </w:rPr>
              <w:t>12</w:t>
            </w:r>
          </w:p>
        </w:tc>
      </w:tr>
      <w:tr w:rsidR="00000000" w14:paraId="6D1C65B6" w14:textId="77777777">
        <w:trPr>
          <w:trHeight w:val="522"/>
          <w:jc w:val="center"/>
        </w:trPr>
        <w:tc>
          <w:tcPr>
            <w:tcW w:w="42.38%" w:type="pct"/>
            <w:vAlign w:val="center"/>
          </w:tcPr>
          <w:p w14:paraId="38BF0F48" w14:textId="77777777" w:rsidR="00000000" w:rsidRDefault="00000000">
            <w:pPr>
              <w:rPr>
                <w:rFonts w:hint="eastAsia"/>
              </w:rPr>
            </w:pPr>
            <w:r>
              <w:rPr>
                <w:rFonts w:hint="eastAsia"/>
              </w:rPr>
              <w:t>AGC</w:t>
            </w:r>
            <w:r>
              <w:rPr>
                <w:rFonts w:hint="eastAsia"/>
              </w:rPr>
              <w:t>服务调节电量补偿标准</w:t>
            </w:r>
          </w:p>
        </w:tc>
        <w:tc>
          <w:tcPr>
            <w:tcW w:w="22.9%" w:type="pct"/>
            <w:vAlign w:val="center"/>
          </w:tcPr>
          <w:p w14:paraId="14BA04F1" w14:textId="77777777" w:rsidR="00000000" w:rsidRDefault="00000000">
            <w:pPr>
              <w:rPr>
                <w:rFonts w:hint="eastAsia"/>
              </w:rPr>
            </w:pPr>
            <w:r>
              <w:rPr>
                <w:rFonts w:hint="eastAsia"/>
              </w:rPr>
              <w:t>R2</w:t>
            </w:r>
          </w:p>
        </w:tc>
        <w:tc>
          <w:tcPr>
            <w:tcW w:w="18.32%" w:type="pct"/>
            <w:vAlign w:val="center"/>
          </w:tcPr>
          <w:p w14:paraId="3F5C457A" w14:textId="77777777" w:rsidR="00000000" w:rsidRDefault="00000000">
            <w:pPr>
              <w:rPr>
                <w:rFonts w:hint="eastAsia"/>
              </w:rPr>
            </w:pPr>
            <w:r>
              <w:rPr>
                <w:rFonts w:hint="eastAsia"/>
              </w:rPr>
              <w:t>元</w:t>
            </w:r>
            <w:r>
              <w:rPr>
                <w:rFonts w:hint="eastAsia"/>
              </w:rPr>
              <w:t>/</w:t>
            </w:r>
            <w:r>
              <w:rPr>
                <w:rFonts w:hint="eastAsia"/>
              </w:rPr>
              <w:t>兆瓦时</w:t>
            </w:r>
          </w:p>
        </w:tc>
        <w:tc>
          <w:tcPr>
            <w:tcW w:w="16.4%" w:type="pct"/>
            <w:vAlign w:val="center"/>
          </w:tcPr>
          <w:p w14:paraId="51E22E70" w14:textId="77777777" w:rsidR="00000000" w:rsidRDefault="00000000">
            <w:pPr>
              <w:rPr>
                <w:rFonts w:hint="eastAsia"/>
              </w:rPr>
            </w:pPr>
            <w:r>
              <w:rPr>
                <w:rFonts w:hint="eastAsia"/>
              </w:rPr>
              <w:t>80</w:t>
            </w:r>
          </w:p>
        </w:tc>
      </w:tr>
      <w:tr w:rsidR="00000000" w14:paraId="5F8EF7AF" w14:textId="77777777">
        <w:trPr>
          <w:trHeight w:val="522"/>
          <w:jc w:val="center"/>
        </w:trPr>
        <w:tc>
          <w:tcPr>
            <w:tcW w:w="42.38%" w:type="pct"/>
            <w:vAlign w:val="center"/>
          </w:tcPr>
          <w:p w14:paraId="7576EDF3" w14:textId="77777777" w:rsidR="00000000" w:rsidRDefault="00000000">
            <w:pPr>
              <w:rPr>
                <w:rFonts w:hint="eastAsia"/>
              </w:rPr>
            </w:pPr>
            <w:r>
              <w:rPr>
                <w:rFonts w:hint="eastAsia"/>
              </w:rPr>
              <w:t>启停调峰补偿标准</w:t>
            </w:r>
          </w:p>
        </w:tc>
        <w:tc>
          <w:tcPr>
            <w:tcW w:w="22.9%" w:type="pct"/>
            <w:vAlign w:val="center"/>
          </w:tcPr>
          <w:p w14:paraId="6E9386C6" w14:textId="77777777" w:rsidR="00000000" w:rsidRDefault="00000000">
            <w:pPr>
              <w:rPr>
                <w:rFonts w:hint="eastAsia"/>
              </w:rPr>
            </w:pPr>
            <w:r>
              <w:rPr>
                <w:rFonts w:hint="eastAsia"/>
              </w:rPr>
              <w:t>R3</w:t>
            </w:r>
          </w:p>
        </w:tc>
        <w:tc>
          <w:tcPr>
            <w:tcW w:w="18.32%" w:type="pct"/>
            <w:vAlign w:val="center"/>
          </w:tcPr>
          <w:p w14:paraId="2CA651BE" w14:textId="77777777" w:rsidR="00000000" w:rsidRDefault="00000000">
            <w:pPr>
              <w:rPr>
                <w:rFonts w:hint="eastAsia"/>
              </w:rPr>
            </w:pPr>
            <w:r>
              <w:rPr>
                <w:rFonts w:hint="eastAsia"/>
              </w:rPr>
              <w:t>万元</w:t>
            </w:r>
            <w:r>
              <w:rPr>
                <w:rFonts w:hint="eastAsia"/>
              </w:rPr>
              <w:t>/</w:t>
            </w:r>
            <w:r>
              <w:rPr>
                <w:rFonts w:hint="eastAsia"/>
              </w:rPr>
              <w:t>万千瓦</w:t>
            </w:r>
          </w:p>
        </w:tc>
        <w:tc>
          <w:tcPr>
            <w:tcW w:w="16.4%" w:type="pct"/>
            <w:vAlign w:val="center"/>
          </w:tcPr>
          <w:p w14:paraId="039AAA96" w14:textId="77777777" w:rsidR="00000000" w:rsidRDefault="00000000">
            <w:pPr>
              <w:rPr>
                <w:rFonts w:hint="eastAsia"/>
              </w:rPr>
            </w:pPr>
            <w:r>
              <w:rPr>
                <w:rFonts w:hint="eastAsia"/>
              </w:rPr>
              <w:t>2.5</w:t>
            </w:r>
          </w:p>
        </w:tc>
      </w:tr>
      <w:tr w:rsidR="00000000" w14:paraId="009F28F7" w14:textId="77777777">
        <w:trPr>
          <w:trHeight w:val="522"/>
          <w:jc w:val="center"/>
        </w:trPr>
        <w:tc>
          <w:tcPr>
            <w:tcW w:w="42.38%" w:type="pct"/>
            <w:vAlign w:val="center"/>
          </w:tcPr>
          <w:p w14:paraId="0AC0E173" w14:textId="77777777" w:rsidR="00000000" w:rsidRDefault="00000000">
            <w:pPr>
              <w:rPr>
                <w:rFonts w:hint="eastAsia"/>
              </w:rPr>
            </w:pPr>
            <w:r>
              <w:rPr>
                <w:rFonts w:hint="eastAsia"/>
              </w:rPr>
              <w:t>自动电压控制（</w:t>
            </w:r>
            <w:r>
              <w:rPr>
                <w:rFonts w:hint="eastAsia"/>
              </w:rPr>
              <w:t>AVC</w:t>
            </w:r>
            <w:r>
              <w:rPr>
                <w:rFonts w:hint="eastAsia"/>
              </w:rPr>
              <w:t>）效果补偿标准</w:t>
            </w:r>
          </w:p>
        </w:tc>
        <w:tc>
          <w:tcPr>
            <w:tcW w:w="22.9%" w:type="pct"/>
            <w:vAlign w:val="center"/>
          </w:tcPr>
          <w:p w14:paraId="2495A955" w14:textId="77777777" w:rsidR="00000000" w:rsidRDefault="00000000">
            <w:pPr>
              <w:rPr>
                <w:rFonts w:hint="eastAsia"/>
              </w:rPr>
            </w:pPr>
            <w:r>
              <w:rPr>
                <w:rFonts w:hint="eastAsia"/>
              </w:rPr>
              <w:t>R10</w:t>
            </w:r>
          </w:p>
        </w:tc>
        <w:tc>
          <w:tcPr>
            <w:tcW w:w="18.32%" w:type="pct"/>
            <w:vAlign w:val="center"/>
          </w:tcPr>
          <w:p w14:paraId="1C8DF055" w14:textId="77777777" w:rsidR="00000000" w:rsidRDefault="00000000">
            <w:pPr>
              <w:rPr>
                <w:rFonts w:hint="eastAsia"/>
              </w:rPr>
            </w:pPr>
            <w:r>
              <w:rPr>
                <w:rFonts w:hint="eastAsia"/>
              </w:rPr>
              <w:t>元</w:t>
            </w:r>
            <w:r>
              <w:rPr>
                <w:rFonts w:hint="eastAsia"/>
              </w:rPr>
              <w:t>/</w:t>
            </w:r>
            <w:r>
              <w:rPr>
                <w:rFonts w:hint="eastAsia"/>
              </w:rPr>
              <w:t>兆瓦时</w:t>
            </w:r>
          </w:p>
        </w:tc>
        <w:tc>
          <w:tcPr>
            <w:tcW w:w="16.4%" w:type="pct"/>
            <w:vAlign w:val="center"/>
          </w:tcPr>
          <w:p w14:paraId="0C49A72D" w14:textId="77777777" w:rsidR="00000000" w:rsidRDefault="00000000">
            <w:pPr>
              <w:rPr>
                <w:rFonts w:hint="eastAsia"/>
              </w:rPr>
            </w:pPr>
            <w:r>
              <w:rPr>
                <w:rFonts w:hint="eastAsia"/>
              </w:rPr>
              <w:t>0.1</w:t>
            </w:r>
          </w:p>
        </w:tc>
      </w:tr>
      <w:tr w:rsidR="00000000" w14:paraId="09970C3F" w14:textId="77777777">
        <w:trPr>
          <w:trHeight w:val="522"/>
          <w:jc w:val="center"/>
        </w:trPr>
        <w:tc>
          <w:tcPr>
            <w:tcW w:w="42.38%" w:type="pct"/>
            <w:vAlign w:val="center"/>
          </w:tcPr>
          <w:p w14:paraId="74F3475F" w14:textId="77777777" w:rsidR="00000000" w:rsidRDefault="00000000">
            <w:pPr>
              <w:rPr>
                <w:rFonts w:hint="eastAsia"/>
              </w:rPr>
            </w:pPr>
            <w:r>
              <w:rPr>
                <w:rFonts w:hint="eastAsia"/>
              </w:rPr>
              <w:t>迟相运行无功调节补偿标准</w:t>
            </w:r>
          </w:p>
        </w:tc>
        <w:tc>
          <w:tcPr>
            <w:tcW w:w="22.9%" w:type="pct"/>
            <w:vAlign w:val="center"/>
          </w:tcPr>
          <w:p w14:paraId="3405F7D5" w14:textId="77777777" w:rsidR="00000000" w:rsidRDefault="00000000">
            <w:pPr>
              <w:rPr>
                <w:rFonts w:hint="eastAsia"/>
              </w:rPr>
            </w:pPr>
            <w:r>
              <w:rPr>
                <w:rFonts w:hint="eastAsia"/>
              </w:rPr>
              <w:t>R11</w:t>
            </w:r>
          </w:p>
        </w:tc>
        <w:tc>
          <w:tcPr>
            <w:tcW w:w="18.32%" w:type="pct"/>
            <w:vAlign w:val="center"/>
          </w:tcPr>
          <w:p w14:paraId="6401702E" w14:textId="77777777" w:rsidR="00000000" w:rsidRDefault="00000000">
            <w:pPr>
              <w:rPr>
                <w:rFonts w:hint="eastAsia"/>
              </w:rPr>
            </w:pPr>
            <w:r>
              <w:rPr>
                <w:rFonts w:hint="eastAsia"/>
              </w:rPr>
              <w:t>元</w:t>
            </w:r>
            <w:r>
              <w:rPr>
                <w:rFonts w:hint="eastAsia"/>
              </w:rPr>
              <w:t>/</w:t>
            </w:r>
            <w:r>
              <w:rPr>
                <w:rFonts w:hint="eastAsia"/>
              </w:rPr>
              <w:t>兆乏小时</w:t>
            </w:r>
          </w:p>
        </w:tc>
        <w:tc>
          <w:tcPr>
            <w:tcW w:w="16.4%" w:type="pct"/>
            <w:vAlign w:val="center"/>
          </w:tcPr>
          <w:p w14:paraId="263991B1" w14:textId="77777777" w:rsidR="00000000" w:rsidRDefault="00000000">
            <w:pPr>
              <w:rPr>
                <w:rFonts w:hint="eastAsia"/>
              </w:rPr>
            </w:pPr>
            <w:r>
              <w:rPr>
                <w:rFonts w:hint="eastAsia"/>
              </w:rPr>
              <w:t>5</w:t>
            </w:r>
          </w:p>
        </w:tc>
      </w:tr>
      <w:tr w:rsidR="00000000" w14:paraId="5CF8E4C0" w14:textId="77777777">
        <w:trPr>
          <w:trHeight w:val="522"/>
          <w:jc w:val="center"/>
        </w:trPr>
        <w:tc>
          <w:tcPr>
            <w:tcW w:w="42.38%" w:type="pct"/>
            <w:vAlign w:val="center"/>
          </w:tcPr>
          <w:p w14:paraId="02BD714E" w14:textId="77777777" w:rsidR="00000000" w:rsidRDefault="00000000">
            <w:pPr>
              <w:rPr>
                <w:rFonts w:hint="eastAsia"/>
              </w:rPr>
            </w:pPr>
            <w:r>
              <w:rPr>
                <w:rFonts w:hint="eastAsia"/>
              </w:rPr>
              <w:t>稳定切机能力费补偿标准</w:t>
            </w:r>
          </w:p>
        </w:tc>
        <w:tc>
          <w:tcPr>
            <w:tcW w:w="22.9%" w:type="pct"/>
            <w:vAlign w:val="center"/>
          </w:tcPr>
          <w:p w14:paraId="38B07B74" w14:textId="77777777" w:rsidR="00000000" w:rsidRDefault="00000000">
            <w:pPr>
              <w:rPr>
                <w:rFonts w:hint="eastAsia"/>
              </w:rPr>
            </w:pPr>
            <w:r>
              <w:rPr>
                <w:rFonts w:hint="eastAsia"/>
              </w:rPr>
              <w:t>R12</w:t>
            </w:r>
          </w:p>
        </w:tc>
        <w:tc>
          <w:tcPr>
            <w:tcW w:w="18.32%" w:type="pct"/>
            <w:vAlign w:val="center"/>
          </w:tcPr>
          <w:p w14:paraId="657CDADF" w14:textId="77777777" w:rsidR="00000000" w:rsidRDefault="00000000">
            <w:pPr>
              <w:rPr>
                <w:rFonts w:hint="eastAsia"/>
              </w:rPr>
            </w:pPr>
            <w:r>
              <w:rPr>
                <w:rFonts w:hint="eastAsia"/>
              </w:rPr>
              <w:t>万元</w:t>
            </w:r>
            <w:r>
              <w:rPr>
                <w:rFonts w:hint="eastAsia"/>
              </w:rPr>
              <w:t>/</w:t>
            </w:r>
            <w:r>
              <w:rPr>
                <w:rFonts w:hint="eastAsia"/>
              </w:rPr>
              <w:t>每年</w:t>
            </w:r>
            <w:r>
              <w:rPr>
                <w:rFonts w:hint="eastAsia"/>
              </w:rPr>
              <w:t>/</w:t>
            </w:r>
            <w:r>
              <w:rPr>
                <w:rFonts w:hint="eastAsia"/>
              </w:rPr>
              <w:t>每台</w:t>
            </w:r>
          </w:p>
        </w:tc>
        <w:tc>
          <w:tcPr>
            <w:tcW w:w="16.4%" w:type="pct"/>
            <w:vAlign w:val="center"/>
          </w:tcPr>
          <w:p w14:paraId="01E583AB" w14:textId="77777777" w:rsidR="00000000" w:rsidRDefault="00000000">
            <w:pPr>
              <w:rPr>
                <w:rFonts w:hint="eastAsia"/>
              </w:rPr>
            </w:pPr>
            <w:r>
              <w:rPr>
                <w:rFonts w:hint="eastAsia"/>
              </w:rPr>
              <w:t>2</w:t>
            </w:r>
          </w:p>
        </w:tc>
      </w:tr>
    </w:tbl>
    <w:p w14:paraId="536C8B58" w14:textId="77777777" w:rsidR="00000000" w:rsidRDefault="00000000">
      <w:pPr>
        <w:pStyle w:val="a9"/>
        <w:numPr>
          <w:ilvl w:val="0"/>
          <w:numId w:val="110"/>
        </w:numPr>
        <w:ind w:firstLineChars="200" w:firstLine="24pt"/>
        <w:rPr>
          <w:rFonts w:hint="eastAsia"/>
        </w:rPr>
      </w:pPr>
      <w:r>
        <w:rPr>
          <w:rFonts w:hint="eastAsia"/>
        </w:rPr>
        <w:t>免考分析</w:t>
      </w:r>
      <w:bookmarkEnd w:id="91"/>
    </w:p>
    <w:p w14:paraId="062A878A" w14:textId="77777777" w:rsidR="00000000" w:rsidRDefault="00000000">
      <w:pPr>
        <w:pStyle w:val="a9"/>
        <w:ind w:firstLineChars="200" w:firstLine="24pt"/>
        <w:rPr>
          <w:rFonts w:hint="eastAsia"/>
        </w:rPr>
      </w:pPr>
      <w:r>
        <w:rPr>
          <w:rFonts w:hint="eastAsia"/>
        </w:rPr>
        <w:t>基于“两个细则”中的免考规定，自动对计算出的考核数据进行免考分析，对免考分析前及免考分析后的考核数据进行同步展示。应支持提供免考登记入口，应支持在系统后台录入免考数据。免考分析应支持以场景化及引导式的展现形式，便于管理人员全面掌握免考知识，在免考规则适用时及时准确发起免考申诉。</w:t>
      </w:r>
    </w:p>
    <w:p w14:paraId="289E6112" w14:textId="77777777" w:rsidR="00000000" w:rsidRDefault="00000000">
      <w:pPr>
        <w:pStyle w:val="a9"/>
        <w:numPr>
          <w:ilvl w:val="0"/>
          <w:numId w:val="115"/>
        </w:numPr>
        <w:ind w:start="0pt" w:firstLineChars="200" w:firstLine="24pt"/>
        <w:rPr>
          <w:rFonts w:hint="eastAsia"/>
        </w:rPr>
      </w:pPr>
      <w:r>
        <w:rPr>
          <w:rFonts w:hint="eastAsia"/>
        </w:rPr>
        <w:t>人工录入</w:t>
      </w:r>
    </w:p>
    <w:p w14:paraId="5EFEC242" w14:textId="77777777" w:rsidR="00000000" w:rsidRDefault="00000000">
      <w:pPr>
        <w:pStyle w:val="a9"/>
        <w:ind w:firstLineChars="200" w:firstLine="24pt"/>
        <w:rPr>
          <w:rFonts w:hint="eastAsia"/>
        </w:rPr>
      </w:pPr>
      <w:r>
        <w:rPr>
          <w:rFonts w:hint="eastAsia"/>
        </w:rPr>
        <w:t>对于需要进行人工判断的特殊情况，系统提供免考登记入口，以便及时录入免考数据。免考分析应支持以场景化及引导式的展现形式，便于管理人员全面掌握免考知识，在免考规则适用时及时准确发起免考申诉。</w:t>
      </w:r>
    </w:p>
    <w:p w14:paraId="6E6F4C32" w14:textId="77777777" w:rsidR="00000000" w:rsidRDefault="00000000">
      <w:pPr>
        <w:pStyle w:val="a9"/>
        <w:numPr>
          <w:ilvl w:val="0"/>
          <w:numId w:val="115"/>
        </w:numPr>
        <w:ind w:start="0pt" w:firstLineChars="200" w:firstLine="24pt"/>
        <w:rPr>
          <w:rFonts w:hint="eastAsia"/>
        </w:rPr>
      </w:pPr>
      <w:r>
        <w:rPr>
          <w:rFonts w:hint="eastAsia"/>
        </w:rPr>
        <w:t>免考资料符合调度机构要求</w:t>
      </w:r>
    </w:p>
    <w:p w14:paraId="3ECAFB6C" w14:textId="77777777" w:rsidR="00000000" w:rsidRDefault="00000000">
      <w:pPr>
        <w:pStyle w:val="a9"/>
        <w:ind w:firstLineChars="200" w:firstLine="24pt"/>
        <w:rPr>
          <w:rFonts w:hint="eastAsia"/>
        </w:rPr>
      </w:pPr>
      <w:r>
        <w:rPr>
          <w:rFonts w:hint="eastAsia"/>
        </w:rPr>
        <w:t>通过导入南方区域“两个细则”各时段的考核情况，支持自动分析对比与调度机构“两个细则”系统的偏差项，按照南方电网调度机构的免考申请模板，以考核指标为统计维度生成包含免考佐证的详细的免考分析报告，支撑发电企业开展高质量免考申报。</w:t>
      </w:r>
    </w:p>
    <w:p w14:paraId="0C1C2F63" w14:textId="77777777" w:rsidR="00000000" w:rsidRDefault="00000000">
      <w:pPr>
        <w:pStyle w:val="a9"/>
        <w:ind w:firstLineChars="200" w:firstLine="24pt"/>
        <w:rPr>
          <w:rFonts w:hint="eastAsia"/>
        </w:rPr>
      </w:pPr>
      <w:r>
        <w:rPr>
          <w:rFonts w:hint="eastAsia"/>
        </w:rPr>
        <w:t>针对常规机组特殊运行工况（如机组开、停机过程），需要人工整理汇总各台机组的开、停机阶段用于免考申请的情况，应支持通过“发电机出口开关的位置状态</w:t>
      </w:r>
      <w:r>
        <w:rPr>
          <w:rFonts w:hint="eastAsia"/>
        </w:rPr>
        <w:t>+</w:t>
      </w:r>
      <w:r>
        <w:rPr>
          <w:rFonts w:hint="eastAsia"/>
        </w:rPr>
        <w:t>机组实时有功出力”自动判断机组开停机阶段，并自动开展免考分析。</w:t>
      </w:r>
    </w:p>
    <w:p w14:paraId="30529194" w14:textId="77777777" w:rsidR="00000000" w:rsidRDefault="00000000">
      <w:pPr>
        <w:pStyle w:val="a9"/>
        <w:numPr>
          <w:ilvl w:val="0"/>
          <w:numId w:val="115"/>
        </w:numPr>
        <w:ind w:start="0pt" w:firstLineChars="200" w:firstLine="24pt"/>
        <w:rPr>
          <w:rFonts w:hint="eastAsia"/>
        </w:rPr>
      </w:pPr>
      <w:r>
        <w:rPr>
          <w:rFonts w:hint="eastAsia"/>
        </w:rPr>
        <w:t>机组状态信息管理</w:t>
      </w:r>
    </w:p>
    <w:p w14:paraId="6AA79F79" w14:textId="77777777" w:rsidR="00000000" w:rsidRDefault="00000000">
      <w:pPr>
        <w:pStyle w:val="a9"/>
        <w:ind w:firstLineChars="200" w:firstLine="24pt"/>
        <w:rPr>
          <w:rFonts w:hint="eastAsia"/>
        </w:rPr>
      </w:pPr>
      <w:r>
        <w:rPr>
          <w:rFonts w:hint="eastAsia"/>
        </w:rPr>
        <w:t>用于登记机组检修保养信息。部分考核</w:t>
      </w:r>
      <w:r>
        <w:rPr>
          <w:rFonts w:hint="eastAsia"/>
        </w:rPr>
        <w:t>&amp;</w:t>
      </w:r>
      <w:r>
        <w:rPr>
          <w:rFonts w:hint="eastAsia"/>
        </w:rPr>
        <w:t>补偿算法需要获取机组检修信息以确定特定时段内特定考核</w:t>
      </w:r>
      <w:r>
        <w:rPr>
          <w:rFonts w:hint="eastAsia"/>
        </w:rPr>
        <w:t>/</w:t>
      </w:r>
      <w:r>
        <w:rPr>
          <w:rFonts w:hint="eastAsia"/>
        </w:rPr>
        <w:t>补偿对象的免考范围。</w:t>
      </w:r>
    </w:p>
    <w:p w14:paraId="3B9DD473" w14:textId="77777777" w:rsidR="00000000" w:rsidRDefault="00000000">
      <w:pPr>
        <w:pStyle w:val="a9"/>
        <w:ind w:firstLineChars="200" w:firstLine="24pt"/>
        <w:rPr>
          <w:rFonts w:hint="eastAsia"/>
        </w:rPr>
      </w:pPr>
      <w:r>
        <w:rPr>
          <w:rFonts w:hint="eastAsia"/>
        </w:rPr>
        <w:lastRenderedPageBreak/>
        <w:t>系统根据电网“两个细则”算法应具备相关参数和计算的过程变量分析和诊断功能，为设备分析提供依据。</w:t>
      </w:r>
    </w:p>
    <w:p w14:paraId="30EC2468" w14:textId="77777777" w:rsidR="00000000" w:rsidRDefault="00000000">
      <w:pPr>
        <w:pStyle w:val="a9"/>
        <w:numPr>
          <w:ilvl w:val="0"/>
          <w:numId w:val="115"/>
        </w:numPr>
        <w:ind w:start="0pt" w:firstLineChars="200" w:firstLine="24pt"/>
        <w:rPr>
          <w:rFonts w:hint="eastAsia"/>
        </w:rPr>
      </w:pPr>
      <w:r>
        <w:rPr>
          <w:rFonts w:hint="eastAsia"/>
        </w:rPr>
        <w:t>生成免考申诉材料</w:t>
      </w:r>
    </w:p>
    <w:p w14:paraId="6E3D8172" w14:textId="77777777" w:rsidR="00000000" w:rsidRDefault="00000000">
      <w:pPr>
        <w:pStyle w:val="a9"/>
        <w:ind w:firstLineChars="200" w:firstLine="24pt"/>
        <w:rPr>
          <w:rFonts w:hint="eastAsia"/>
        </w:rPr>
      </w:pPr>
      <w:r>
        <w:rPr>
          <w:rFonts w:hint="eastAsia"/>
        </w:rPr>
        <w:t>针对电厂本侧系统的免考应支持算法，识别出应该免考电量，结合考核模块和电站运行工况实际情况，按照调度机构规定的模板或电站自定义模板生成免考申诉材料。</w:t>
      </w:r>
    </w:p>
    <w:p w14:paraId="489BE02F" w14:textId="77777777" w:rsidR="00000000" w:rsidRDefault="00000000">
      <w:pPr>
        <w:pStyle w:val="a9"/>
        <w:numPr>
          <w:ilvl w:val="0"/>
          <w:numId w:val="110"/>
        </w:numPr>
        <w:ind w:firstLineChars="200" w:firstLine="24pt"/>
        <w:rPr>
          <w:rFonts w:hint="eastAsia"/>
        </w:rPr>
      </w:pPr>
      <w:bookmarkStart w:id="92" w:name="_Toc15242"/>
      <w:r>
        <w:rPr>
          <w:rFonts w:hint="eastAsia"/>
        </w:rPr>
        <w:t>效果评估</w:t>
      </w:r>
      <w:bookmarkEnd w:id="92"/>
    </w:p>
    <w:p w14:paraId="1EF448F6" w14:textId="77777777" w:rsidR="00000000" w:rsidRDefault="00000000">
      <w:pPr>
        <w:pStyle w:val="a9"/>
        <w:ind w:firstLineChars="200" w:firstLine="24pt"/>
        <w:rPr>
          <w:rFonts w:hint="eastAsia"/>
        </w:rPr>
      </w:pPr>
      <w:r>
        <w:rPr>
          <w:rFonts w:hint="eastAsia"/>
        </w:rPr>
        <w:t>针对“两个细则”的并网管理考核指标及辅助服务补偿指标的计算结果，基于各个电厂内风机机组、母线、主变、无功调节设备、并网二次设备等维度，以数字化的形式将电厂在“两个细则”管理规定中的重要状态参数进行展示。</w:t>
      </w:r>
    </w:p>
    <w:p w14:paraId="1C9FCFB3" w14:textId="77777777" w:rsidR="00000000" w:rsidRDefault="00000000">
      <w:pPr>
        <w:pStyle w:val="a9"/>
        <w:ind w:firstLineChars="200" w:firstLine="24pt"/>
        <w:rPr>
          <w:rFonts w:hint="eastAsia"/>
        </w:rPr>
      </w:pPr>
      <w:r>
        <w:rPr>
          <w:rFonts w:hint="eastAsia"/>
        </w:rPr>
        <w:t>通过针对实效性指标的数据分析，可以及时获取当前运行状态是否存在考核，及时调整，辅助实时调度工作，降低发电企业的考核损失。</w:t>
      </w:r>
    </w:p>
    <w:p w14:paraId="39EFC0B2" w14:textId="77777777" w:rsidR="00000000" w:rsidRDefault="00000000">
      <w:pPr>
        <w:pStyle w:val="a9"/>
        <w:numPr>
          <w:ilvl w:val="0"/>
          <w:numId w:val="110"/>
        </w:numPr>
        <w:ind w:firstLineChars="200" w:firstLine="24pt"/>
        <w:rPr>
          <w:rFonts w:hint="eastAsia"/>
        </w:rPr>
      </w:pPr>
      <w:bookmarkStart w:id="93" w:name="_Toc28039"/>
      <w:r>
        <w:rPr>
          <w:rFonts w:hint="eastAsia"/>
        </w:rPr>
        <w:t>考核结果比对</w:t>
      </w:r>
      <w:bookmarkEnd w:id="93"/>
    </w:p>
    <w:p w14:paraId="3DC04F1F" w14:textId="77777777" w:rsidR="00000000" w:rsidRDefault="00000000">
      <w:pPr>
        <w:pStyle w:val="a9"/>
        <w:ind w:firstLineChars="200" w:firstLine="24pt"/>
        <w:rPr>
          <w:rFonts w:hint="eastAsia"/>
        </w:rPr>
      </w:pPr>
      <w:r>
        <w:rPr>
          <w:rFonts w:hint="eastAsia"/>
        </w:rPr>
        <w:t>应支持通过系统导入网级考核补偿结果或过程明细信息，与各个电厂内计算运行结果进行比较，能够精准定位异常数据，通过系统告警提醒或消息提醒功能及时通知相关责任人。</w:t>
      </w:r>
    </w:p>
    <w:p w14:paraId="15A825AA" w14:textId="77777777" w:rsidR="00000000" w:rsidRDefault="00000000">
      <w:pPr>
        <w:pStyle w:val="a9"/>
        <w:numPr>
          <w:ilvl w:val="0"/>
          <w:numId w:val="110"/>
        </w:numPr>
        <w:ind w:firstLineChars="200" w:firstLine="24pt"/>
        <w:rPr>
          <w:rFonts w:hint="eastAsia"/>
        </w:rPr>
      </w:pPr>
      <w:r>
        <w:rPr>
          <w:rFonts w:hint="eastAsia"/>
        </w:rPr>
        <w:t>服务清单列表</w:t>
      </w:r>
    </w:p>
    <w:p w14:paraId="6EB9B695" w14:textId="77777777" w:rsidR="00000000" w:rsidRDefault="00000000">
      <w:pPr>
        <w:pStyle w:val="ab"/>
        <w:tabs>
          <w:tab w:val="start" w:pos="21pt"/>
        </w:tabs>
        <w:jc w:val="center"/>
      </w:pPr>
      <w:r>
        <w:t>表</w:t>
      </w:r>
      <w:r>
        <w:rPr>
          <w:rFonts w:ascii="Times New Roman" w:hAnsi="Times New Roman" w:cs="Times New Roman"/>
        </w:rPr>
        <w:t>4.2-4</w:t>
      </w:r>
      <w:r>
        <w:t>风电场数据服务清单</w:t>
      </w:r>
    </w:p>
    <w:tbl>
      <w:tblPr>
        <w:tblW w:w="99.94%" w:type="pct"/>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980"/>
        <w:gridCol w:w="1642"/>
        <w:gridCol w:w="3305"/>
        <w:gridCol w:w="1416"/>
        <w:gridCol w:w="948"/>
      </w:tblGrid>
      <w:tr w:rsidR="00000000" w14:paraId="19ABE58C" w14:textId="77777777">
        <w:trPr>
          <w:trHeight w:val="522"/>
          <w:tblHeader/>
        </w:trPr>
        <w:tc>
          <w:tcPr>
            <w:tcW w:w="11.82%" w:type="pct"/>
            <w:vAlign w:val="center"/>
          </w:tcPr>
          <w:p w14:paraId="659E6B70" w14:textId="77777777" w:rsidR="00000000" w:rsidRDefault="00000000">
            <w:pPr>
              <w:rPr>
                <w:rFonts w:hint="eastAsia"/>
                <w:b/>
                <w:bCs/>
              </w:rPr>
            </w:pPr>
            <w:r>
              <w:rPr>
                <w:rFonts w:hint="eastAsia"/>
                <w:b/>
                <w:bCs/>
              </w:rPr>
              <w:t>数据分类</w:t>
            </w:r>
          </w:p>
        </w:tc>
        <w:tc>
          <w:tcPr>
            <w:tcW w:w="19.8%" w:type="pct"/>
            <w:vAlign w:val="center"/>
          </w:tcPr>
          <w:p w14:paraId="098C8487" w14:textId="77777777" w:rsidR="00000000" w:rsidRDefault="00000000">
            <w:pPr>
              <w:rPr>
                <w:rFonts w:hint="eastAsia"/>
                <w:b/>
                <w:bCs/>
              </w:rPr>
            </w:pPr>
            <w:r>
              <w:rPr>
                <w:rFonts w:hint="eastAsia"/>
                <w:b/>
                <w:bCs/>
              </w:rPr>
              <w:t>数据类型</w:t>
            </w:r>
          </w:p>
        </w:tc>
        <w:tc>
          <w:tcPr>
            <w:tcW w:w="39.86%" w:type="pct"/>
            <w:vAlign w:val="center"/>
          </w:tcPr>
          <w:p w14:paraId="6EC4E48A" w14:textId="77777777" w:rsidR="00000000" w:rsidRDefault="00000000">
            <w:pPr>
              <w:rPr>
                <w:rFonts w:hint="eastAsia"/>
                <w:b/>
                <w:bCs/>
              </w:rPr>
            </w:pPr>
            <w:r>
              <w:rPr>
                <w:rFonts w:hint="eastAsia"/>
                <w:b/>
                <w:bCs/>
              </w:rPr>
              <w:t>数据项</w:t>
            </w:r>
          </w:p>
        </w:tc>
        <w:tc>
          <w:tcPr>
            <w:tcW w:w="17.08%" w:type="pct"/>
            <w:vAlign w:val="center"/>
          </w:tcPr>
          <w:p w14:paraId="12807680" w14:textId="77777777" w:rsidR="00000000" w:rsidRDefault="00000000">
            <w:pPr>
              <w:rPr>
                <w:b/>
                <w:bCs/>
              </w:rPr>
            </w:pPr>
            <w:r>
              <w:rPr>
                <w:rFonts w:hint="eastAsia"/>
                <w:b/>
                <w:bCs/>
              </w:rPr>
              <w:t>数据频率</w:t>
            </w:r>
          </w:p>
        </w:tc>
        <w:tc>
          <w:tcPr>
            <w:tcW w:w="11.44%" w:type="pct"/>
            <w:vAlign w:val="center"/>
          </w:tcPr>
          <w:p w14:paraId="654EC36C" w14:textId="77777777" w:rsidR="00000000" w:rsidRDefault="00000000">
            <w:pPr>
              <w:rPr>
                <w:b/>
                <w:bCs/>
              </w:rPr>
            </w:pPr>
            <w:r>
              <w:rPr>
                <w:rFonts w:hint="eastAsia"/>
                <w:b/>
                <w:bCs/>
              </w:rPr>
              <w:t>集成系统</w:t>
            </w:r>
          </w:p>
        </w:tc>
      </w:tr>
      <w:tr w:rsidR="00000000" w14:paraId="010DC5DC" w14:textId="77777777">
        <w:trPr>
          <w:trHeight w:val="522"/>
        </w:trPr>
        <w:tc>
          <w:tcPr>
            <w:tcW w:w="11.82%" w:type="pct"/>
            <w:vMerge w:val="restart"/>
            <w:vAlign w:val="center"/>
          </w:tcPr>
          <w:p w14:paraId="7291E121" w14:textId="77777777" w:rsidR="00000000" w:rsidRDefault="00000000">
            <w:pPr>
              <w:rPr>
                <w:rFonts w:hint="eastAsia"/>
              </w:rPr>
            </w:pPr>
            <w:r>
              <w:rPr>
                <w:rFonts w:hint="eastAsia"/>
              </w:rPr>
              <w:t>风电场</w:t>
            </w:r>
          </w:p>
        </w:tc>
        <w:tc>
          <w:tcPr>
            <w:tcW w:w="19.8%" w:type="pct"/>
            <w:vAlign w:val="center"/>
          </w:tcPr>
          <w:p w14:paraId="6176B4CF" w14:textId="77777777" w:rsidR="00000000" w:rsidRDefault="00000000">
            <w:pPr>
              <w:rPr>
                <w:rFonts w:hint="eastAsia"/>
              </w:rPr>
            </w:pPr>
            <w:r>
              <w:rPr>
                <w:rFonts w:hint="eastAsia"/>
              </w:rPr>
              <w:t>风电场统计信息</w:t>
            </w:r>
          </w:p>
        </w:tc>
        <w:tc>
          <w:tcPr>
            <w:tcW w:w="39.86%" w:type="pct"/>
            <w:vAlign w:val="center"/>
          </w:tcPr>
          <w:p w14:paraId="220352ED" w14:textId="77777777" w:rsidR="00000000" w:rsidRDefault="00000000">
            <w:pPr>
              <w:rPr>
                <w:rFonts w:hint="eastAsia"/>
              </w:rPr>
            </w:pPr>
            <w:r>
              <w:rPr>
                <w:rFonts w:hint="eastAsia"/>
              </w:rPr>
              <w:t>装机容量</w:t>
            </w:r>
          </w:p>
        </w:tc>
        <w:tc>
          <w:tcPr>
            <w:tcW w:w="17.08%" w:type="pct"/>
            <w:vAlign w:val="center"/>
          </w:tcPr>
          <w:p w14:paraId="74910CE2" w14:textId="77777777" w:rsidR="00000000" w:rsidRDefault="00000000">
            <w:pPr>
              <w:rPr>
                <w:rFonts w:hint="eastAsia"/>
              </w:rPr>
            </w:pPr>
            <w:r>
              <w:rPr>
                <w:rFonts w:hint="eastAsia"/>
              </w:rPr>
              <w:t>15min</w:t>
            </w:r>
          </w:p>
        </w:tc>
        <w:tc>
          <w:tcPr>
            <w:tcW w:w="11.44%" w:type="pct"/>
            <w:vMerge w:val="restart"/>
            <w:vAlign w:val="center"/>
          </w:tcPr>
          <w:p w14:paraId="7BA8428B" w14:textId="77777777" w:rsidR="00000000" w:rsidRDefault="00000000">
            <w:pPr>
              <w:rPr>
                <w:rFonts w:hint="eastAsia"/>
              </w:rPr>
            </w:pPr>
            <w:r>
              <w:rPr>
                <w:rFonts w:hint="eastAsia"/>
              </w:rPr>
              <w:t>风电场主控系统</w:t>
            </w:r>
          </w:p>
        </w:tc>
      </w:tr>
      <w:tr w:rsidR="00000000" w14:paraId="0357A48E" w14:textId="77777777">
        <w:trPr>
          <w:trHeight w:val="522"/>
        </w:trPr>
        <w:tc>
          <w:tcPr>
            <w:tcW w:w="11.82%" w:type="pct"/>
            <w:vMerge/>
            <w:vAlign w:val="center"/>
          </w:tcPr>
          <w:p w14:paraId="086C4A0A" w14:textId="77777777" w:rsidR="00000000" w:rsidRDefault="00000000">
            <w:pPr>
              <w:rPr>
                <w:rFonts w:hint="eastAsia"/>
              </w:rPr>
            </w:pPr>
          </w:p>
        </w:tc>
        <w:tc>
          <w:tcPr>
            <w:tcW w:w="19.8%" w:type="pct"/>
            <w:vAlign w:val="center"/>
          </w:tcPr>
          <w:p w14:paraId="3D610F31" w14:textId="77777777" w:rsidR="00000000" w:rsidRDefault="00000000">
            <w:pPr>
              <w:rPr>
                <w:rFonts w:hint="eastAsia"/>
              </w:rPr>
            </w:pPr>
            <w:r>
              <w:rPr>
                <w:rFonts w:hint="eastAsia"/>
              </w:rPr>
              <w:t>风力发电机组信息</w:t>
            </w:r>
          </w:p>
        </w:tc>
        <w:tc>
          <w:tcPr>
            <w:tcW w:w="39.86%" w:type="pct"/>
            <w:vAlign w:val="center"/>
          </w:tcPr>
          <w:p w14:paraId="4F909A90" w14:textId="77777777" w:rsidR="00000000" w:rsidRDefault="00000000">
            <w:pPr>
              <w:rPr>
                <w:rFonts w:hint="eastAsia"/>
              </w:rPr>
            </w:pPr>
            <w:r>
              <w:rPr>
                <w:rFonts w:hint="eastAsia"/>
              </w:rPr>
              <w:t>有功功率</w:t>
            </w:r>
          </w:p>
        </w:tc>
        <w:tc>
          <w:tcPr>
            <w:tcW w:w="17.08%" w:type="pct"/>
            <w:vAlign w:val="center"/>
          </w:tcPr>
          <w:p w14:paraId="79865AAE" w14:textId="77777777" w:rsidR="00000000" w:rsidRDefault="00000000">
            <w:pPr>
              <w:rPr>
                <w:rFonts w:hint="eastAsia"/>
              </w:rPr>
            </w:pPr>
            <w:r>
              <w:rPr>
                <w:rFonts w:hint="eastAsia"/>
              </w:rPr>
              <w:t>15min</w:t>
            </w:r>
          </w:p>
        </w:tc>
        <w:tc>
          <w:tcPr>
            <w:tcW w:w="11.44%" w:type="pct"/>
            <w:vMerge/>
            <w:vAlign w:val="center"/>
          </w:tcPr>
          <w:p w14:paraId="3251B348" w14:textId="77777777" w:rsidR="00000000" w:rsidRDefault="00000000">
            <w:pPr>
              <w:widowControl/>
              <w:rPr>
                <w:rFonts w:hint="eastAsia"/>
              </w:rPr>
            </w:pPr>
          </w:p>
        </w:tc>
      </w:tr>
      <w:tr w:rsidR="00000000" w14:paraId="6BD45DDD" w14:textId="77777777">
        <w:trPr>
          <w:trHeight w:val="522"/>
        </w:trPr>
        <w:tc>
          <w:tcPr>
            <w:tcW w:w="11.82%" w:type="pct"/>
            <w:vMerge/>
            <w:vAlign w:val="center"/>
          </w:tcPr>
          <w:p w14:paraId="5450956E" w14:textId="77777777" w:rsidR="00000000" w:rsidRDefault="00000000">
            <w:pPr>
              <w:rPr>
                <w:rFonts w:hint="eastAsia"/>
              </w:rPr>
            </w:pPr>
          </w:p>
        </w:tc>
        <w:tc>
          <w:tcPr>
            <w:tcW w:w="19.8%" w:type="pct"/>
            <w:vMerge w:val="restart"/>
            <w:vAlign w:val="center"/>
          </w:tcPr>
          <w:p w14:paraId="32817F7E" w14:textId="77777777" w:rsidR="00000000" w:rsidRDefault="00000000">
            <w:pPr>
              <w:rPr>
                <w:rFonts w:hint="eastAsia"/>
              </w:rPr>
            </w:pPr>
            <w:r>
              <w:rPr>
                <w:rFonts w:hint="eastAsia"/>
              </w:rPr>
              <w:t>升压站信息</w:t>
            </w:r>
          </w:p>
        </w:tc>
        <w:tc>
          <w:tcPr>
            <w:tcW w:w="39.86%" w:type="pct"/>
            <w:vAlign w:val="center"/>
          </w:tcPr>
          <w:p w14:paraId="2D04D925" w14:textId="77777777" w:rsidR="00000000" w:rsidRDefault="00000000">
            <w:pPr>
              <w:rPr>
                <w:rFonts w:hint="eastAsia"/>
              </w:rPr>
            </w:pPr>
            <w:r>
              <w:rPr>
                <w:rFonts w:hint="eastAsia"/>
              </w:rPr>
              <w:t>并网点有功功率</w:t>
            </w:r>
          </w:p>
        </w:tc>
        <w:tc>
          <w:tcPr>
            <w:tcW w:w="17.08%" w:type="pct"/>
            <w:vMerge w:val="restart"/>
            <w:vAlign w:val="center"/>
          </w:tcPr>
          <w:p w14:paraId="2E0B2826" w14:textId="77777777" w:rsidR="00000000" w:rsidRDefault="00000000">
            <w:pPr>
              <w:rPr>
                <w:rFonts w:hint="eastAsia"/>
              </w:rPr>
            </w:pPr>
            <w:r>
              <w:rPr>
                <w:rFonts w:hint="eastAsia"/>
              </w:rPr>
              <w:t>15min</w:t>
            </w:r>
          </w:p>
        </w:tc>
        <w:tc>
          <w:tcPr>
            <w:tcW w:w="11.44%" w:type="pct"/>
            <w:vMerge/>
            <w:vAlign w:val="center"/>
          </w:tcPr>
          <w:p w14:paraId="7D100D1F" w14:textId="77777777" w:rsidR="00000000" w:rsidRDefault="00000000">
            <w:pPr>
              <w:widowControl/>
              <w:rPr>
                <w:rFonts w:hint="eastAsia"/>
              </w:rPr>
            </w:pPr>
          </w:p>
        </w:tc>
      </w:tr>
      <w:tr w:rsidR="00000000" w14:paraId="1E850AE9" w14:textId="77777777">
        <w:trPr>
          <w:trHeight w:val="522"/>
        </w:trPr>
        <w:tc>
          <w:tcPr>
            <w:tcW w:w="11.82%" w:type="pct"/>
            <w:vMerge/>
            <w:vAlign w:val="center"/>
          </w:tcPr>
          <w:p w14:paraId="4D21CE03" w14:textId="77777777" w:rsidR="00000000" w:rsidRDefault="00000000">
            <w:pPr>
              <w:rPr>
                <w:rFonts w:hint="eastAsia"/>
              </w:rPr>
            </w:pPr>
          </w:p>
        </w:tc>
        <w:tc>
          <w:tcPr>
            <w:tcW w:w="19.8%" w:type="pct"/>
            <w:vMerge/>
            <w:vAlign w:val="center"/>
          </w:tcPr>
          <w:p w14:paraId="24E92421" w14:textId="77777777" w:rsidR="00000000" w:rsidRDefault="00000000">
            <w:pPr>
              <w:widowControl/>
              <w:rPr>
                <w:rFonts w:hint="eastAsia"/>
              </w:rPr>
            </w:pPr>
          </w:p>
        </w:tc>
        <w:tc>
          <w:tcPr>
            <w:tcW w:w="39.86%" w:type="pct"/>
            <w:vAlign w:val="center"/>
          </w:tcPr>
          <w:p w14:paraId="1F1BD411" w14:textId="77777777" w:rsidR="00000000" w:rsidRDefault="00000000">
            <w:pPr>
              <w:rPr>
                <w:rFonts w:hint="eastAsia"/>
              </w:rPr>
            </w:pPr>
            <w:r>
              <w:rPr>
                <w:rFonts w:hint="eastAsia"/>
              </w:rPr>
              <w:t>并网点无功功率</w:t>
            </w:r>
          </w:p>
        </w:tc>
        <w:tc>
          <w:tcPr>
            <w:tcW w:w="17.08%" w:type="pct"/>
            <w:vMerge/>
            <w:vAlign w:val="center"/>
          </w:tcPr>
          <w:p w14:paraId="09A34DFF" w14:textId="77777777" w:rsidR="00000000" w:rsidRDefault="00000000">
            <w:pPr>
              <w:widowControl/>
              <w:rPr>
                <w:rFonts w:hint="eastAsia"/>
              </w:rPr>
            </w:pPr>
          </w:p>
        </w:tc>
        <w:tc>
          <w:tcPr>
            <w:tcW w:w="11.44%" w:type="pct"/>
            <w:vMerge/>
            <w:vAlign w:val="center"/>
          </w:tcPr>
          <w:p w14:paraId="58F3DD7E" w14:textId="77777777" w:rsidR="00000000" w:rsidRDefault="00000000">
            <w:pPr>
              <w:widowControl/>
              <w:rPr>
                <w:rFonts w:hint="eastAsia"/>
              </w:rPr>
            </w:pPr>
          </w:p>
        </w:tc>
      </w:tr>
      <w:tr w:rsidR="00000000" w14:paraId="223C68C2" w14:textId="77777777">
        <w:trPr>
          <w:trHeight w:val="522"/>
        </w:trPr>
        <w:tc>
          <w:tcPr>
            <w:tcW w:w="11.82%" w:type="pct"/>
            <w:vMerge/>
            <w:vAlign w:val="center"/>
          </w:tcPr>
          <w:p w14:paraId="710041D7" w14:textId="77777777" w:rsidR="00000000" w:rsidRDefault="00000000">
            <w:pPr>
              <w:rPr>
                <w:rFonts w:hint="eastAsia"/>
              </w:rPr>
            </w:pPr>
          </w:p>
        </w:tc>
        <w:tc>
          <w:tcPr>
            <w:tcW w:w="19.8%" w:type="pct"/>
            <w:vMerge/>
            <w:vAlign w:val="center"/>
          </w:tcPr>
          <w:p w14:paraId="31EAD3F6" w14:textId="77777777" w:rsidR="00000000" w:rsidRDefault="00000000">
            <w:pPr>
              <w:widowControl/>
              <w:rPr>
                <w:rFonts w:hint="eastAsia"/>
              </w:rPr>
            </w:pPr>
          </w:p>
        </w:tc>
        <w:tc>
          <w:tcPr>
            <w:tcW w:w="39.86%" w:type="pct"/>
            <w:vAlign w:val="center"/>
          </w:tcPr>
          <w:p w14:paraId="18D24BC7" w14:textId="77777777" w:rsidR="00000000" w:rsidRDefault="00000000">
            <w:pPr>
              <w:rPr>
                <w:rFonts w:hint="eastAsia"/>
              </w:rPr>
            </w:pPr>
            <w:r>
              <w:rPr>
                <w:rFonts w:hint="eastAsia"/>
              </w:rPr>
              <w:t>并网点功率因数</w:t>
            </w:r>
          </w:p>
        </w:tc>
        <w:tc>
          <w:tcPr>
            <w:tcW w:w="17.08%" w:type="pct"/>
            <w:vMerge/>
            <w:vAlign w:val="center"/>
          </w:tcPr>
          <w:p w14:paraId="56B1C8BD" w14:textId="77777777" w:rsidR="00000000" w:rsidRDefault="00000000">
            <w:pPr>
              <w:widowControl/>
              <w:rPr>
                <w:rFonts w:hint="eastAsia"/>
              </w:rPr>
            </w:pPr>
          </w:p>
        </w:tc>
        <w:tc>
          <w:tcPr>
            <w:tcW w:w="11.44%" w:type="pct"/>
            <w:vMerge/>
            <w:vAlign w:val="center"/>
          </w:tcPr>
          <w:p w14:paraId="7D6EE461" w14:textId="77777777" w:rsidR="00000000" w:rsidRDefault="00000000">
            <w:pPr>
              <w:widowControl/>
              <w:rPr>
                <w:rFonts w:hint="eastAsia"/>
              </w:rPr>
            </w:pPr>
          </w:p>
        </w:tc>
      </w:tr>
      <w:tr w:rsidR="00000000" w14:paraId="0FD3D1DA" w14:textId="77777777">
        <w:trPr>
          <w:trHeight w:val="522"/>
        </w:trPr>
        <w:tc>
          <w:tcPr>
            <w:tcW w:w="11.82%" w:type="pct"/>
            <w:vMerge/>
            <w:vAlign w:val="center"/>
          </w:tcPr>
          <w:p w14:paraId="028B9659" w14:textId="77777777" w:rsidR="00000000" w:rsidRDefault="00000000">
            <w:pPr>
              <w:rPr>
                <w:rFonts w:hint="eastAsia"/>
              </w:rPr>
            </w:pPr>
          </w:p>
        </w:tc>
        <w:tc>
          <w:tcPr>
            <w:tcW w:w="19.8%" w:type="pct"/>
            <w:vMerge/>
            <w:vAlign w:val="center"/>
          </w:tcPr>
          <w:p w14:paraId="40138CD4" w14:textId="77777777" w:rsidR="00000000" w:rsidRDefault="00000000">
            <w:pPr>
              <w:widowControl/>
              <w:rPr>
                <w:rFonts w:hint="eastAsia"/>
              </w:rPr>
            </w:pPr>
          </w:p>
        </w:tc>
        <w:tc>
          <w:tcPr>
            <w:tcW w:w="39.86%" w:type="pct"/>
            <w:vAlign w:val="center"/>
          </w:tcPr>
          <w:p w14:paraId="490E7935" w14:textId="77777777" w:rsidR="00000000" w:rsidRDefault="00000000">
            <w:pPr>
              <w:rPr>
                <w:rFonts w:hint="eastAsia"/>
              </w:rPr>
            </w:pPr>
            <w:r>
              <w:rPr>
                <w:rFonts w:hint="eastAsia"/>
              </w:rPr>
              <w:t>集电线路有功功率</w:t>
            </w:r>
          </w:p>
        </w:tc>
        <w:tc>
          <w:tcPr>
            <w:tcW w:w="17.08%" w:type="pct"/>
            <w:vMerge/>
            <w:vAlign w:val="center"/>
          </w:tcPr>
          <w:p w14:paraId="4B4CCF14" w14:textId="77777777" w:rsidR="00000000" w:rsidRDefault="00000000">
            <w:pPr>
              <w:widowControl/>
              <w:rPr>
                <w:rFonts w:hint="eastAsia"/>
              </w:rPr>
            </w:pPr>
          </w:p>
        </w:tc>
        <w:tc>
          <w:tcPr>
            <w:tcW w:w="11.44%" w:type="pct"/>
            <w:vMerge/>
            <w:vAlign w:val="center"/>
          </w:tcPr>
          <w:p w14:paraId="5CB11086" w14:textId="77777777" w:rsidR="00000000" w:rsidRDefault="00000000">
            <w:pPr>
              <w:widowControl/>
              <w:rPr>
                <w:rFonts w:hint="eastAsia"/>
              </w:rPr>
            </w:pPr>
          </w:p>
        </w:tc>
      </w:tr>
      <w:tr w:rsidR="00000000" w14:paraId="20DC2F04" w14:textId="77777777">
        <w:trPr>
          <w:trHeight w:val="522"/>
        </w:trPr>
        <w:tc>
          <w:tcPr>
            <w:tcW w:w="11.82%" w:type="pct"/>
            <w:vMerge/>
            <w:vAlign w:val="center"/>
          </w:tcPr>
          <w:p w14:paraId="4C26649F" w14:textId="77777777" w:rsidR="00000000" w:rsidRDefault="00000000">
            <w:pPr>
              <w:rPr>
                <w:rFonts w:hint="eastAsia"/>
              </w:rPr>
            </w:pPr>
          </w:p>
        </w:tc>
        <w:tc>
          <w:tcPr>
            <w:tcW w:w="19.8%" w:type="pct"/>
            <w:vMerge w:val="restart"/>
            <w:vAlign w:val="center"/>
          </w:tcPr>
          <w:p w14:paraId="77EF0C16" w14:textId="77777777" w:rsidR="00000000" w:rsidRDefault="00000000">
            <w:pPr>
              <w:rPr>
                <w:rFonts w:hint="eastAsia"/>
              </w:rPr>
            </w:pPr>
            <w:r>
              <w:rPr>
                <w:rFonts w:hint="eastAsia"/>
              </w:rPr>
              <w:t>风电场总体信息</w:t>
            </w:r>
            <w:r>
              <w:rPr>
                <w:rFonts w:hint="eastAsia"/>
              </w:rPr>
              <w:t>/</w:t>
            </w:r>
            <w:r>
              <w:rPr>
                <w:rFonts w:hint="eastAsia"/>
              </w:rPr>
              <w:t>气象环境监视信息</w:t>
            </w:r>
          </w:p>
        </w:tc>
        <w:tc>
          <w:tcPr>
            <w:tcW w:w="39.86%" w:type="pct"/>
            <w:vAlign w:val="center"/>
          </w:tcPr>
          <w:p w14:paraId="28AFB083" w14:textId="77777777" w:rsidR="00000000" w:rsidRDefault="00000000">
            <w:pPr>
              <w:rPr>
                <w:rFonts w:hint="eastAsia"/>
              </w:rPr>
            </w:pPr>
            <w:r>
              <w:rPr>
                <w:rFonts w:hint="eastAsia"/>
              </w:rPr>
              <w:t>正常发电有功容量</w:t>
            </w:r>
          </w:p>
        </w:tc>
        <w:tc>
          <w:tcPr>
            <w:tcW w:w="17.08%" w:type="pct"/>
            <w:vMerge w:val="restart"/>
            <w:vAlign w:val="center"/>
          </w:tcPr>
          <w:p w14:paraId="771369A1" w14:textId="77777777" w:rsidR="00000000" w:rsidRDefault="00000000">
            <w:pPr>
              <w:rPr>
                <w:rFonts w:hint="eastAsia"/>
              </w:rPr>
            </w:pPr>
            <w:r>
              <w:rPr>
                <w:rFonts w:hint="eastAsia"/>
              </w:rPr>
              <w:t>15min</w:t>
            </w:r>
          </w:p>
        </w:tc>
        <w:tc>
          <w:tcPr>
            <w:tcW w:w="11.44%" w:type="pct"/>
            <w:vMerge/>
            <w:vAlign w:val="center"/>
          </w:tcPr>
          <w:p w14:paraId="3EC82FBD" w14:textId="77777777" w:rsidR="00000000" w:rsidRDefault="00000000">
            <w:pPr>
              <w:widowControl/>
              <w:rPr>
                <w:rFonts w:hint="eastAsia"/>
              </w:rPr>
            </w:pPr>
          </w:p>
        </w:tc>
      </w:tr>
      <w:tr w:rsidR="00000000" w14:paraId="0C9819C5" w14:textId="77777777">
        <w:trPr>
          <w:trHeight w:val="522"/>
        </w:trPr>
        <w:tc>
          <w:tcPr>
            <w:tcW w:w="11.82%" w:type="pct"/>
            <w:vMerge/>
            <w:vAlign w:val="center"/>
          </w:tcPr>
          <w:p w14:paraId="3A047FA0" w14:textId="77777777" w:rsidR="00000000" w:rsidRDefault="00000000">
            <w:pPr>
              <w:rPr>
                <w:rFonts w:hint="eastAsia"/>
              </w:rPr>
            </w:pPr>
          </w:p>
        </w:tc>
        <w:tc>
          <w:tcPr>
            <w:tcW w:w="19.8%" w:type="pct"/>
            <w:vMerge/>
            <w:vAlign w:val="center"/>
          </w:tcPr>
          <w:p w14:paraId="59A0E86D" w14:textId="77777777" w:rsidR="00000000" w:rsidRDefault="00000000">
            <w:pPr>
              <w:widowControl/>
              <w:rPr>
                <w:rFonts w:hint="eastAsia"/>
              </w:rPr>
            </w:pPr>
          </w:p>
        </w:tc>
        <w:tc>
          <w:tcPr>
            <w:tcW w:w="39.86%" w:type="pct"/>
            <w:vAlign w:val="center"/>
          </w:tcPr>
          <w:p w14:paraId="0D018C7F" w14:textId="77777777" w:rsidR="00000000" w:rsidRDefault="00000000">
            <w:pPr>
              <w:rPr>
                <w:rFonts w:hint="eastAsia"/>
              </w:rPr>
            </w:pPr>
            <w:r>
              <w:rPr>
                <w:rFonts w:hint="eastAsia"/>
              </w:rPr>
              <w:t>正常发电台数</w:t>
            </w:r>
          </w:p>
        </w:tc>
        <w:tc>
          <w:tcPr>
            <w:tcW w:w="17.08%" w:type="pct"/>
            <w:vMerge/>
            <w:vAlign w:val="center"/>
          </w:tcPr>
          <w:p w14:paraId="0F779106" w14:textId="77777777" w:rsidR="00000000" w:rsidRDefault="00000000">
            <w:pPr>
              <w:widowControl/>
              <w:rPr>
                <w:rFonts w:hint="eastAsia"/>
              </w:rPr>
            </w:pPr>
          </w:p>
        </w:tc>
        <w:tc>
          <w:tcPr>
            <w:tcW w:w="11.44%" w:type="pct"/>
            <w:vMerge/>
            <w:vAlign w:val="center"/>
          </w:tcPr>
          <w:p w14:paraId="79033F16" w14:textId="77777777" w:rsidR="00000000" w:rsidRDefault="00000000">
            <w:pPr>
              <w:widowControl/>
              <w:rPr>
                <w:rFonts w:hint="eastAsia"/>
              </w:rPr>
            </w:pPr>
          </w:p>
        </w:tc>
      </w:tr>
      <w:tr w:rsidR="00000000" w14:paraId="313F9AAD" w14:textId="77777777">
        <w:trPr>
          <w:trHeight w:val="522"/>
        </w:trPr>
        <w:tc>
          <w:tcPr>
            <w:tcW w:w="11.82%" w:type="pct"/>
            <w:vMerge/>
            <w:vAlign w:val="center"/>
          </w:tcPr>
          <w:p w14:paraId="422147E6" w14:textId="77777777" w:rsidR="00000000" w:rsidRDefault="00000000">
            <w:pPr>
              <w:rPr>
                <w:rFonts w:hint="eastAsia"/>
              </w:rPr>
            </w:pPr>
          </w:p>
        </w:tc>
        <w:tc>
          <w:tcPr>
            <w:tcW w:w="19.8%" w:type="pct"/>
            <w:vMerge/>
            <w:vAlign w:val="center"/>
          </w:tcPr>
          <w:p w14:paraId="11D01847" w14:textId="77777777" w:rsidR="00000000" w:rsidRDefault="00000000">
            <w:pPr>
              <w:widowControl/>
              <w:rPr>
                <w:rFonts w:hint="eastAsia"/>
              </w:rPr>
            </w:pPr>
          </w:p>
        </w:tc>
        <w:tc>
          <w:tcPr>
            <w:tcW w:w="39.86%" w:type="pct"/>
            <w:vAlign w:val="center"/>
          </w:tcPr>
          <w:p w14:paraId="77400779" w14:textId="77777777" w:rsidR="00000000" w:rsidRDefault="00000000">
            <w:pPr>
              <w:rPr>
                <w:rFonts w:hint="eastAsia"/>
              </w:rPr>
            </w:pPr>
            <w:r>
              <w:rPr>
                <w:rFonts w:hint="eastAsia"/>
              </w:rPr>
              <w:t>计划检修台数</w:t>
            </w:r>
          </w:p>
        </w:tc>
        <w:tc>
          <w:tcPr>
            <w:tcW w:w="17.08%" w:type="pct"/>
            <w:vMerge/>
            <w:vAlign w:val="center"/>
          </w:tcPr>
          <w:p w14:paraId="6E6BA930" w14:textId="77777777" w:rsidR="00000000" w:rsidRDefault="00000000">
            <w:pPr>
              <w:widowControl/>
              <w:rPr>
                <w:rFonts w:hint="eastAsia"/>
              </w:rPr>
            </w:pPr>
          </w:p>
        </w:tc>
        <w:tc>
          <w:tcPr>
            <w:tcW w:w="11.44%" w:type="pct"/>
            <w:vMerge/>
            <w:vAlign w:val="center"/>
          </w:tcPr>
          <w:p w14:paraId="33467692" w14:textId="77777777" w:rsidR="00000000" w:rsidRDefault="00000000">
            <w:pPr>
              <w:widowControl/>
              <w:rPr>
                <w:rFonts w:hint="eastAsia"/>
              </w:rPr>
            </w:pPr>
          </w:p>
        </w:tc>
      </w:tr>
      <w:tr w:rsidR="00000000" w14:paraId="6D631A20" w14:textId="77777777">
        <w:trPr>
          <w:trHeight w:val="522"/>
        </w:trPr>
        <w:tc>
          <w:tcPr>
            <w:tcW w:w="11.82%" w:type="pct"/>
            <w:vMerge/>
            <w:vAlign w:val="center"/>
          </w:tcPr>
          <w:p w14:paraId="701DBE4E" w14:textId="77777777" w:rsidR="00000000" w:rsidRDefault="00000000">
            <w:pPr>
              <w:rPr>
                <w:rFonts w:hint="eastAsia"/>
              </w:rPr>
            </w:pPr>
          </w:p>
        </w:tc>
        <w:tc>
          <w:tcPr>
            <w:tcW w:w="19.8%" w:type="pct"/>
            <w:vMerge/>
            <w:vAlign w:val="center"/>
          </w:tcPr>
          <w:p w14:paraId="401A9FE9" w14:textId="77777777" w:rsidR="00000000" w:rsidRDefault="00000000">
            <w:pPr>
              <w:widowControl/>
              <w:rPr>
                <w:rFonts w:hint="eastAsia"/>
              </w:rPr>
            </w:pPr>
          </w:p>
        </w:tc>
        <w:tc>
          <w:tcPr>
            <w:tcW w:w="39.86%" w:type="pct"/>
            <w:vAlign w:val="center"/>
          </w:tcPr>
          <w:p w14:paraId="587584EF" w14:textId="77777777" w:rsidR="00000000" w:rsidRDefault="00000000">
            <w:pPr>
              <w:rPr>
                <w:rFonts w:hint="eastAsia"/>
              </w:rPr>
            </w:pPr>
            <w:r>
              <w:rPr>
                <w:rFonts w:hint="eastAsia"/>
              </w:rPr>
              <w:t>限电有功容量</w:t>
            </w:r>
          </w:p>
        </w:tc>
        <w:tc>
          <w:tcPr>
            <w:tcW w:w="17.08%" w:type="pct"/>
            <w:vMerge/>
            <w:vAlign w:val="center"/>
          </w:tcPr>
          <w:p w14:paraId="2F79B61E" w14:textId="77777777" w:rsidR="00000000" w:rsidRDefault="00000000">
            <w:pPr>
              <w:widowControl/>
              <w:rPr>
                <w:rFonts w:hint="eastAsia"/>
              </w:rPr>
            </w:pPr>
          </w:p>
        </w:tc>
        <w:tc>
          <w:tcPr>
            <w:tcW w:w="11.44%" w:type="pct"/>
            <w:vMerge/>
            <w:vAlign w:val="center"/>
          </w:tcPr>
          <w:p w14:paraId="6B4C68F3" w14:textId="77777777" w:rsidR="00000000" w:rsidRDefault="00000000">
            <w:pPr>
              <w:widowControl/>
              <w:rPr>
                <w:rFonts w:hint="eastAsia"/>
              </w:rPr>
            </w:pPr>
          </w:p>
        </w:tc>
      </w:tr>
      <w:tr w:rsidR="00000000" w14:paraId="0783513F" w14:textId="77777777">
        <w:trPr>
          <w:trHeight w:val="522"/>
        </w:trPr>
        <w:tc>
          <w:tcPr>
            <w:tcW w:w="11.82%" w:type="pct"/>
            <w:vMerge/>
            <w:vAlign w:val="center"/>
          </w:tcPr>
          <w:p w14:paraId="0DEE348A" w14:textId="77777777" w:rsidR="00000000" w:rsidRDefault="00000000">
            <w:pPr>
              <w:rPr>
                <w:rFonts w:hint="eastAsia"/>
              </w:rPr>
            </w:pPr>
          </w:p>
        </w:tc>
        <w:tc>
          <w:tcPr>
            <w:tcW w:w="19.8%" w:type="pct"/>
            <w:vMerge/>
            <w:vAlign w:val="center"/>
          </w:tcPr>
          <w:p w14:paraId="06624FCD" w14:textId="77777777" w:rsidR="00000000" w:rsidRDefault="00000000">
            <w:pPr>
              <w:widowControl/>
              <w:rPr>
                <w:rFonts w:hint="eastAsia"/>
              </w:rPr>
            </w:pPr>
          </w:p>
        </w:tc>
        <w:tc>
          <w:tcPr>
            <w:tcW w:w="39.86%" w:type="pct"/>
            <w:vAlign w:val="center"/>
          </w:tcPr>
          <w:p w14:paraId="049C31C2" w14:textId="77777777" w:rsidR="00000000" w:rsidRDefault="00000000">
            <w:pPr>
              <w:rPr>
                <w:rFonts w:hint="eastAsia"/>
              </w:rPr>
            </w:pPr>
            <w:r>
              <w:rPr>
                <w:rFonts w:hint="eastAsia"/>
              </w:rPr>
              <w:t>限电台数</w:t>
            </w:r>
          </w:p>
        </w:tc>
        <w:tc>
          <w:tcPr>
            <w:tcW w:w="17.08%" w:type="pct"/>
            <w:vMerge/>
            <w:vAlign w:val="center"/>
          </w:tcPr>
          <w:p w14:paraId="772DA17C" w14:textId="77777777" w:rsidR="00000000" w:rsidRDefault="00000000">
            <w:pPr>
              <w:widowControl/>
              <w:rPr>
                <w:rFonts w:hint="eastAsia"/>
              </w:rPr>
            </w:pPr>
          </w:p>
        </w:tc>
        <w:tc>
          <w:tcPr>
            <w:tcW w:w="11.44%" w:type="pct"/>
            <w:vMerge/>
            <w:vAlign w:val="center"/>
          </w:tcPr>
          <w:p w14:paraId="2C99133A" w14:textId="77777777" w:rsidR="00000000" w:rsidRDefault="00000000">
            <w:pPr>
              <w:widowControl/>
              <w:rPr>
                <w:rFonts w:hint="eastAsia"/>
              </w:rPr>
            </w:pPr>
          </w:p>
        </w:tc>
      </w:tr>
      <w:tr w:rsidR="00000000" w14:paraId="70A400DE" w14:textId="77777777">
        <w:trPr>
          <w:trHeight w:val="522"/>
        </w:trPr>
        <w:tc>
          <w:tcPr>
            <w:tcW w:w="11.82%" w:type="pct"/>
            <w:vMerge/>
            <w:vAlign w:val="center"/>
          </w:tcPr>
          <w:p w14:paraId="53D081B4" w14:textId="77777777" w:rsidR="00000000" w:rsidRDefault="00000000">
            <w:pPr>
              <w:rPr>
                <w:rFonts w:hint="eastAsia"/>
              </w:rPr>
            </w:pPr>
          </w:p>
        </w:tc>
        <w:tc>
          <w:tcPr>
            <w:tcW w:w="19.8%" w:type="pct"/>
            <w:vMerge/>
            <w:vAlign w:val="center"/>
          </w:tcPr>
          <w:p w14:paraId="010CA97E" w14:textId="77777777" w:rsidR="00000000" w:rsidRDefault="00000000">
            <w:pPr>
              <w:widowControl/>
              <w:rPr>
                <w:rFonts w:hint="eastAsia"/>
              </w:rPr>
            </w:pPr>
          </w:p>
        </w:tc>
        <w:tc>
          <w:tcPr>
            <w:tcW w:w="39.86%" w:type="pct"/>
            <w:vAlign w:val="center"/>
          </w:tcPr>
          <w:p w14:paraId="5DCEE4BE" w14:textId="77777777" w:rsidR="00000000" w:rsidRDefault="00000000">
            <w:pPr>
              <w:rPr>
                <w:rFonts w:hint="eastAsia"/>
              </w:rPr>
            </w:pPr>
            <w:r>
              <w:rPr>
                <w:rFonts w:hint="eastAsia"/>
              </w:rPr>
              <w:t>待机有功容量</w:t>
            </w:r>
          </w:p>
        </w:tc>
        <w:tc>
          <w:tcPr>
            <w:tcW w:w="17.08%" w:type="pct"/>
            <w:vMerge/>
            <w:vAlign w:val="center"/>
          </w:tcPr>
          <w:p w14:paraId="652A400A" w14:textId="77777777" w:rsidR="00000000" w:rsidRDefault="00000000">
            <w:pPr>
              <w:widowControl/>
              <w:rPr>
                <w:rFonts w:hint="eastAsia"/>
              </w:rPr>
            </w:pPr>
          </w:p>
        </w:tc>
        <w:tc>
          <w:tcPr>
            <w:tcW w:w="11.44%" w:type="pct"/>
            <w:vMerge/>
            <w:vAlign w:val="center"/>
          </w:tcPr>
          <w:p w14:paraId="20E79DF8" w14:textId="77777777" w:rsidR="00000000" w:rsidRDefault="00000000">
            <w:pPr>
              <w:widowControl/>
              <w:rPr>
                <w:rFonts w:hint="eastAsia"/>
              </w:rPr>
            </w:pPr>
          </w:p>
        </w:tc>
      </w:tr>
      <w:tr w:rsidR="00000000" w14:paraId="411C59F5" w14:textId="77777777">
        <w:trPr>
          <w:trHeight w:val="522"/>
        </w:trPr>
        <w:tc>
          <w:tcPr>
            <w:tcW w:w="11.82%" w:type="pct"/>
            <w:vMerge/>
            <w:vAlign w:val="center"/>
          </w:tcPr>
          <w:p w14:paraId="5EC23351" w14:textId="77777777" w:rsidR="00000000" w:rsidRDefault="00000000">
            <w:pPr>
              <w:rPr>
                <w:rFonts w:hint="eastAsia"/>
              </w:rPr>
            </w:pPr>
          </w:p>
        </w:tc>
        <w:tc>
          <w:tcPr>
            <w:tcW w:w="19.8%" w:type="pct"/>
            <w:vMerge/>
            <w:vAlign w:val="center"/>
          </w:tcPr>
          <w:p w14:paraId="5B378F34" w14:textId="77777777" w:rsidR="00000000" w:rsidRDefault="00000000">
            <w:pPr>
              <w:widowControl/>
              <w:rPr>
                <w:rFonts w:hint="eastAsia"/>
              </w:rPr>
            </w:pPr>
          </w:p>
        </w:tc>
        <w:tc>
          <w:tcPr>
            <w:tcW w:w="39.86%" w:type="pct"/>
            <w:vAlign w:val="center"/>
          </w:tcPr>
          <w:p w14:paraId="7D7DA37D" w14:textId="77777777" w:rsidR="00000000" w:rsidRDefault="00000000">
            <w:pPr>
              <w:rPr>
                <w:rFonts w:hint="eastAsia"/>
              </w:rPr>
            </w:pPr>
            <w:r>
              <w:rPr>
                <w:rFonts w:hint="eastAsia"/>
              </w:rPr>
              <w:t>待机台数</w:t>
            </w:r>
          </w:p>
        </w:tc>
        <w:tc>
          <w:tcPr>
            <w:tcW w:w="17.08%" w:type="pct"/>
            <w:vMerge/>
            <w:vAlign w:val="center"/>
          </w:tcPr>
          <w:p w14:paraId="57F5FE4D" w14:textId="77777777" w:rsidR="00000000" w:rsidRDefault="00000000">
            <w:pPr>
              <w:widowControl/>
              <w:rPr>
                <w:rFonts w:hint="eastAsia"/>
              </w:rPr>
            </w:pPr>
          </w:p>
        </w:tc>
        <w:tc>
          <w:tcPr>
            <w:tcW w:w="11.44%" w:type="pct"/>
            <w:vMerge/>
            <w:vAlign w:val="center"/>
          </w:tcPr>
          <w:p w14:paraId="1329AE9C" w14:textId="77777777" w:rsidR="00000000" w:rsidRDefault="00000000">
            <w:pPr>
              <w:widowControl/>
              <w:rPr>
                <w:rFonts w:hint="eastAsia"/>
              </w:rPr>
            </w:pPr>
          </w:p>
        </w:tc>
      </w:tr>
      <w:tr w:rsidR="00000000" w14:paraId="43AD868C" w14:textId="77777777">
        <w:trPr>
          <w:trHeight w:val="522"/>
        </w:trPr>
        <w:tc>
          <w:tcPr>
            <w:tcW w:w="11.82%" w:type="pct"/>
            <w:vMerge/>
            <w:vAlign w:val="center"/>
          </w:tcPr>
          <w:p w14:paraId="77B3EA30" w14:textId="77777777" w:rsidR="00000000" w:rsidRDefault="00000000">
            <w:pPr>
              <w:rPr>
                <w:rFonts w:hint="eastAsia"/>
              </w:rPr>
            </w:pPr>
          </w:p>
        </w:tc>
        <w:tc>
          <w:tcPr>
            <w:tcW w:w="19.8%" w:type="pct"/>
            <w:vMerge/>
            <w:vAlign w:val="center"/>
          </w:tcPr>
          <w:p w14:paraId="4C2C19A4" w14:textId="77777777" w:rsidR="00000000" w:rsidRDefault="00000000">
            <w:pPr>
              <w:widowControl/>
              <w:rPr>
                <w:rFonts w:hint="eastAsia"/>
              </w:rPr>
            </w:pPr>
          </w:p>
        </w:tc>
        <w:tc>
          <w:tcPr>
            <w:tcW w:w="39.86%" w:type="pct"/>
            <w:vAlign w:val="center"/>
          </w:tcPr>
          <w:p w14:paraId="52E07920" w14:textId="77777777" w:rsidR="00000000" w:rsidRDefault="00000000">
            <w:pPr>
              <w:rPr>
                <w:rFonts w:hint="eastAsia"/>
              </w:rPr>
            </w:pPr>
            <w:r>
              <w:rPr>
                <w:rFonts w:hint="eastAsia"/>
              </w:rPr>
              <w:t>通讯中断有功容量</w:t>
            </w:r>
          </w:p>
        </w:tc>
        <w:tc>
          <w:tcPr>
            <w:tcW w:w="17.08%" w:type="pct"/>
            <w:vMerge/>
            <w:vAlign w:val="center"/>
          </w:tcPr>
          <w:p w14:paraId="0893A495" w14:textId="77777777" w:rsidR="00000000" w:rsidRDefault="00000000">
            <w:pPr>
              <w:widowControl/>
              <w:rPr>
                <w:rFonts w:hint="eastAsia"/>
              </w:rPr>
            </w:pPr>
          </w:p>
        </w:tc>
        <w:tc>
          <w:tcPr>
            <w:tcW w:w="11.44%" w:type="pct"/>
            <w:vMerge/>
            <w:vAlign w:val="center"/>
          </w:tcPr>
          <w:p w14:paraId="231DA772" w14:textId="77777777" w:rsidR="00000000" w:rsidRDefault="00000000">
            <w:pPr>
              <w:widowControl/>
              <w:rPr>
                <w:rFonts w:hint="eastAsia"/>
              </w:rPr>
            </w:pPr>
          </w:p>
        </w:tc>
      </w:tr>
      <w:tr w:rsidR="00000000" w14:paraId="59282073" w14:textId="77777777">
        <w:trPr>
          <w:trHeight w:val="522"/>
        </w:trPr>
        <w:tc>
          <w:tcPr>
            <w:tcW w:w="11.82%" w:type="pct"/>
            <w:vMerge/>
            <w:vAlign w:val="center"/>
          </w:tcPr>
          <w:p w14:paraId="730F834C" w14:textId="77777777" w:rsidR="00000000" w:rsidRDefault="00000000">
            <w:pPr>
              <w:rPr>
                <w:rFonts w:hint="eastAsia"/>
              </w:rPr>
            </w:pPr>
          </w:p>
        </w:tc>
        <w:tc>
          <w:tcPr>
            <w:tcW w:w="19.8%" w:type="pct"/>
            <w:vMerge/>
            <w:vAlign w:val="center"/>
          </w:tcPr>
          <w:p w14:paraId="352CDDAA" w14:textId="77777777" w:rsidR="00000000" w:rsidRDefault="00000000">
            <w:pPr>
              <w:widowControl/>
              <w:rPr>
                <w:rFonts w:hint="eastAsia"/>
              </w:rPr>
            </w:pPr>
          </w:p>
        </w:tc>
        <w:tc>
          <w:tcPr>
            <w:tcW w:w="39.86%" w:type="pct"/>
            <w:vAlign w:val="center"/>
          </w:tcPr>
          <w:p w14:paraId="1540A1B2" w14:textId="77777777" w:rsidR="00000000" w:rsidRDefault="00000000">
            <w:pPr>
              <w:rPr>
                <w:rFonts w:hint="eastAsia"/>
              </w:rPr>
            </w:pPr>
            <w:r>
              <w:rPr>
                <w:rFonts w:hint="eastAsia"/>
              </w:rPr>
              <w:t>通讯中断台数</w:t>
            </w:r>
          </w:p>
        </w:tc>
        <w:tc>
          <w:tcPr>
            <w:tcW w:w="17.08%" w:type="pct"/>
            <w:vMerge/>
            <w:vAlign w:val="center"/>
          </w:tcPr>
          <w:p w14:paraId="6B87E275" w14:textId="77777777" w:rsidR="00000000" w:rsidRDefault="00000000">
            <w:pPr>
              <w:widowControl/>
              <w:rPr>
                <w:rFonts w:hint="eastAsia"/>
              </w:rPr>
            </w:pPr>
          </w:p>
        </w:tc>
        <w:tc>
          <w:tcPr>
            <w:tcW w:w="11.44%" w:type="pct"/>
            <w:vMerge/>
            <w:vAlign w:val="center"/>
          </w:tcPr>
          <w:p w14:paraId="57079691" w14:textId="77777777" w:rsidR="00000000" w:rsidRDefault="00000000">
            <w:pPr>
              <w:widowControl/>
              <w:rPr>
                <w:rFonts w:hint="eastAsia"/>
              </w:rPr>
            </w:pPr>
          </w:p>
        </w:tc>
      </w:tr>
      <w:tr w:rsidR="00000000" w14:paraId="1D026DF6" w14:textId="77777777">
        <w:trPr>
          <w:trHeight w:val="522"/>
        </w:trPr>
        <w:tc>
          <w:tcPr>
            <w:tcW w:w="11.82%" w:type="pct"/>
            <w:vMerge/>
            <w:vAlign w:val="center"/>
          </w:tcPr>
          <w:p w14:paraId="7371CB91" w14:textId="77777777" w:rsidR="00000000" w:rsidRDefault="00000000">
            <w:pPr>
              <w:rPr>
                <w:rFonts w:hint="eastAsia"/>
              </w:rPr>
            </w:pPr>
          </w:p>
        </w:tc>
        <w:tc>
          <w:tcPr>
            <w:tcW w:w="19.8%" w:type="pct"/>
            <w:vMerge/>
            <w:vAlign w:val="center"/>
          </w:tcPr>
          <w:p w14:paraId="6F9B7A2D" w14:textId="77777777" w:rsidR="00000000" w:rsidRDefault="00000000">
            <w:pPr>
              <w:widowControl/>
              <w:rPr>
                <w:rFonts w:hint="eastAsia"/>
              </w:rPr>
            </w:pPr>
          </w:p>
        </w:tc>
        <w:tc>
          <w:tcPr>
            <w:tcW w:w="39.86%" w:type="pct"/>
            <w:vAlign w:val="center"/>
          </w:tcPr>
          <w:p w14:paraId="3AAAFDF8" w14:textId="77777777" w:rsidR="00000000" w:rsidRDefault="00000000">
            <w:pPr>
              <w:rPr>
                <w:rFonts w:hint="eastAsia"/>
              </w:rPr>
            </w:pPr>
            <w:r>
              <w:rPr>
                <w:rFonts w:hint="eastAsia"/>
              </w:rPr>
              <w:t>非计划停运有功容量</w:t>
            </w:r>
          </w:p>
        </w:tc>
        <w:tc>
          <w:tcPr>
            <w:tcW w:w="17.08%" w:type="pct"/>
            <w:vMerge/>
            <w:vAlign w:val="center"/>
          </w:tcPr>
          <w:p w14:paraId="4CDDE30B" w14:textId="77777777" w:rsidR="00000000" w:rsidRDefault="00000000">
            <w:pPr>
              <w:widowControl/>
              <w:rPr>
                <w:rFonts w:hint="eastAsia"/>
              </w:rPr>
            </w:pPr>
          </w:p>
        </w:tc>
        <w:tc>
          <w:tcPr>
            <w:tcW w:w="11.44%" w:type="pct"/>
            <w:vMerge/>
            <w:vAlign w:val="center"/>
          </w:tcPr>
          <w:p w14:paraId="775BEF90" w14:textId="77777777" w:rsidR="00000000" w:rsidRDefault="00000000">
            <w:pPr>
              <w:widowControl/>
              <w:rPr>
                <w:rFonts w:hint="eastAsia"/>
              </w:rPr>
            </w:pPr>
          </w:p>
        </w:tc>
      </w:tr>
      <w:tr w:rsidR="00000000" w14:paraId="76327D98" w14:textId="77777777">
        <w:trPr>
          <w:trHeight w:val="522"/>
        </w:trPr>
        <w:tc>
          <w:tcPr>
            <w:tcW w:w="11.82%" w:type="pct"/>
            <w:vMerge/>
            <w:vAlign w:val="center"/>
          </w:tcPr>
          <w:p w14:paraId="01413995" w14:textId="77777777" w:rsidR="00000000" w:rsidRDefault="00000000">
            <w:pPr>
              <w:rPr>
                <w:rFonts w:hint="eastAsia"/>
              </w:rPr>
            </w:pPr>
          </w:p>
        </w:tc>
        <w:tc>
          <w:tcPr>
            <w:tcW w:w="19.8%" w:type="pct"/>
            <w:vMerge w:val="restart"/>
            <w:vAlign w:val="center"/>
          </w:tcPr>
          <w:p w14:paraId="3E4AB9FC" w14:textId="77777777" w:rsidR="00000000" w:rsidRDefault="00000000">
            <w:pPr>
              <w:rPr>
                <w:rFonts w:hint="eastAsia"/>
              </w:rPr>
            </w:pPr>
            <w:r>
              <w:rPr>
                <w:rFonts w:hint="eastAsia"/>
              </w:rPr>
              <w:t xml:space="preserve">AGC-AVC </w:t>
            </w:r>
            <w:r>
              <w:rPr>
                <w:rFonts w:hint="eastAsia"/>
              </w:rPr>
              <w:t>信息</w:t>
            </w:r>
          </w:p>
        </w:tc>
        <w:tc>
          <w:tcPr>
            <w:tcW w:w="39.86%" w:type="pct"/>
            <w:vAlign w:val="center"/>
          </w:tcPr>
          <w:p w14:paraId="53CDBC82" w14:textId="77777777" w:rsidR="00000000" w:rsidRDefault="00000000">
            <w:pPr>
              <w:rPr>
                <w:rFonts w:hint="eastAsia"/>
              </w:rPr>
            </w:pPr>
            <w:r>
              <w:rPr>
                <w:rFonts w:hint="eastAsia"/>
              </w:rPr>
              <w:t>全场出力上限</w:t>
            </w:r>
          </w:p>
        </w:tc>
        <w:tc>
          <w:tcPr>
            <w:tcW w:w="17.08%" w:type="pct"/>
            <w:vMerge w:val="restart"/>
            <w:vAlign w:val="center"/>
          </w:tcPr>
          <w:p w14:paraId="16C5A2DE" w14:textId="77777777" w:rsidR="00000000" w:rsidRDefault="00000000">
            <w:pPr>
              <w:rPr>
                <w:rFonts w:hint="eastAsia"/>
              </w:rPr>
            </w:pPr>
            <w:r>
              <w:rPr>
                <w:rFonts w:hint="eastAsia"/>
              </w:rPr>
              <w:t>15min</w:t>
            </w:r>
          </w:p>
        </w:tc>
        <w:tc>
          <w:tcPr>
            <w:tcW w:w="11.44%" w:type="pct"/>
            <w:vMerge/>
            <w:vAlign w:val="center"/>
          </w:tcPr>
          <w:p w14:paraId="3705D7BF" w14:textId="77777777" w:rsidR="00000000" w:rsidRDefault="00000000">
            <w:pPr>
              <w:widowControl/>
              <w:rPr>
                <w:rFonts w:hint="eastAsia"/>
              </w:rPr>
            </w:pPr>
          </w:p>
        </w:tc>
      </w:tr>
      <w:tr w:rsidR="00000000" w14:paraId="56D9F343" w14:textId="77777777">
        <w:trPr>
          <w:trHeight w:val="522"/>
        </w:trPr>
        <w:tc>
          <w:tcPr>
            <w:tcW w:w="11.82%" w:type="pct"/>
            <w:vMerge/>
            <w:vAlign w:val="center"/>
          </w:tcPr>
          <w:p w14:paraId="0A092DCD" w14:textId="77777777" w:rsidR="00000000" w:rsidRDefault="00000000">
            <w:pPr>
              <w:rPr>
                <w:rFonts w:hint="eastAsia"/>
              </w:rPr>
            </w:pPr>
          </w:p>
        </w:tc>
        <w:tc>
          <w:tcPr>
            <w:tcW w:w="19.8%" w:type="pct"/>
            <w:vMerge/>
            <w:vAlign w:val="center"/>
          </w:tcPr>
          <w:p w14:paraId="1D2ED56F" w14:textId="77777777" w:rsidR="00000000" w:rsidRDefault="00000000">
            <w:pPr>
              <w:widowControl/>
              <w:rPr>
                <w:rFonts w:hint="eastAsia"/>
              </w:rPr>
            </w:pPr>
          </w:p>
        </w:tc>
        <w:tc>
          <w:tcPr>
            <w:tcW w:w="39.86%" w:type="pct"/>
            <w:vAlign w:val="center"/>
          </w:tcPr>
          <w:p w14:paraId="28BED380" w14:textId="77777777" w:rsidR="00000000" w:rsidRDefault="00000000">
            <w:pPr>
              <w:rPr>
                <w:rFonts w:hint="eastAsia"/>
              </w:rPr>
            </w:pPr>
            <w:r>
              <w:rPr>
                <w:rFonts w:hint="eastAsia"/>
              </w:rPr>
              <w:t>全厂出力下限</w:t>
            </w:r>
          </w:p>
        </w:tc>
        <w:tc>
          <w:tcPr>
            <w:tcW w:w="17.08%" w:type="pct"/>
            <w:vMerge/>
            <w:vAlign w:val="center"/>
          </w:tcPr>
          <w:p w14:paraId="3BC4969D" w14:textId="77777777" w:rsidR="00000000" w:rsidRDefault="00000000">
            <w:pPr>
              <w:widowControl/>
              <w:rPr>
                <w:rFonts w:hint="eastAsia"/>
              </w:rPr>
            </w:pPr>
          </w:p>
        </w:tc>
        <w:tc>
          <w:tcPr>
            <w:tcW w:w="11.44%" w:type="pct"/>
            <w:vMerge/>
            <w:vAlign w:val="center"/>
          </w:tcPr>
          <w:p w14:paraId="7FD2D8F4" w14:textId="77777777" w:rsidR="00000000" w:rsidRDefault="00000000">
            <w:pPr>
              <w:widowControl/>
              <w:rPr>
                <w:rFonts w:hint="eastAsia"/>
              </w:rPr>
            </w:pPr>
          </w:p>
        </w:tc>
      </w:tr>
      <w:tr w:rsidR="00000000" w14:paraId="16048F34" w14:textId="77777777">
        <w:trPr>
          <w:trHeight w:val="522"/>
        </w:trPr>
        <w:tc>
          <w:tcPr>
            <w:tcW w:w="11.82%" w:type="pct"/>
            <w:vMerge/>
            <w:vAlign w:val="center"/>
          </w:tcPr>
          <w:p w14:paraId="02563D77" w14:textId="77777777" w:rsidR="00000000" w:rsidRDefault="00000000">
            <w:pPr>
              <w:rPr>
                <w:rFonts w:hint="eastAsia"/>
              </w:rPr>
            </w:pPr>
          </w:p>
        </w:tc>
        <w:tc>
          <w:tcPr>
            <w:tcW w:w="19.8%" w:type="pct"/>
            <w:vMerge/>
            <w:vAlign w:val="center"/>
          </w:tcPr>
          <w:p w14:paraId="4180B5D4" w14:textId="77777777" w:rsidR="00000000" w:rsidRDefault="00000000">
            <w:pPr>
              <w:widowControl/>
              <w:rPr>
                <w:rFonts w:hint="eastAsia"/>
              </w:rPr>
            </w:pPr>
          </w:p>
        </w:tc>
        <w:tc>
          <w:tcPr>
            <w:tcW w:w="39.86%" w:type="pct"/>
            <w:vAlign w:val="center"/>
          </w:tcPr>
          <w:p w14:paraId="01CC5752" w14:textId="77777777" w:rsidR="00000000" w:rsidRDefault="00000000">
            <w:pPr>
              <w:rPr>
                <w:rFonts w:hint="eastAsia"/>
              </w:rPr>
            </w:pPr>
            <w:r>
              <w:rPr>
                <w:rFonts w:hint="eastAsia"/>
              </w:rPr>
              <w:t>全场响应速率</w:t>
            </w:r>
          </w:p>
        </w:tc>
        <w:tc>
          <w:tcPr>
            <w:tcW w:w="17.08%" w:type="pct"/>
            <w:vMerge/>
            <w:vAlign w:val="center"/>
          </w:tcPr>
          <w:p w14:paraId="173E8BFB" w14:textId="77777777" w:rsidR="00000000" w:rsidRDefault="00000000">
            <w:pPr>
              <w:widowControl/>
              <w:rPr>
                <w:rFonts w:hint="eastAsia"/>
              </w:rPr>
            </w:pPr>
          </w:p>
        </w:tc>
        <w:tc>
          <w:tcPr>
            <w:tcW w:w="11.44%" w:type="pct"/>
            <w:vMerge/>
            <w:vAlign w:val="center"/>
          </w:tcPr>
          <w:p w14:paraId="558CCF96" w14:textId="77777777" w:rsidR="00000000" w:rsidRDefault="00000000">
            <w:pPr>
              <w:widowControl/>
              <w:rPr>
                <w:rFonts w:hint="eastAsia"/>
              </w:rPr>
            </w:pPr>
          </w:p>
        </w:tc>
      </w:tr>
      <w:tr w:rsidR="00000000" w14:paraId="06E51FC5" w14:textId="77777777">
        <w:trPr>
          <w:trHeight w:val="522"/>
        </w:trPr>
        <w:tc>
          <w:tcPr>
            <w:tcW w:w="11.82%" w:type="pct"/>
            <w:vMerge/>
            <w:vAlign w:val="center"/>
          </w:tcPr>
          <w:p w14:paraId="47F66BF9" w14:textId="77777777" w:rsidR="00000000" w:rsidRDefault="00000000">
            <w:pPr>
              <w:rPr>
                <w:rFonts w:hint="eastAsia"/>
              </w:rPr>
            </w:pPr>
          </w:p>
        </w:tc>
        <w:tc>
          <w:tcPr>
            <w:tcW w:w="19.8%" w:type="pct"/>
            <w:vMerge/>
            <w:vAlign w:val="center"/>
          </w:tcPr>
          <w:p w14:paraId="5398FE22" w14:textId="77777777" w:rsidR="00000000" w:rsidRDefault="00000000">
            <w:pPr>
              <w:widowControl/>
              <w:rPr>
                <w:rFonts w:hint="eastAsia"/>
              </w:rPr>
            </w:pPr>
          </w:p>
        </w:tc>
        <w:tc>
          <w:tcPr>
            <w:tcW w:w="39.86%" w:type="pct"/>
            <w:vAlign w:val="center"/>
          </w:tcPr>
          <w:p w14:paraId="2F5A2D8D" w14:textId="77777777" w:rsidR="00000000" w:rsidRDefault="00000000">
            <w:pPr>
              <w:rPr>
                <w:rFonts w:hint="eastAsia"/>
              </w:rPr>
            </w:pPr>
            <w:r>
              <w:rPr>
                <w:rFonts w:hint="eastAsia"/>
              </w:rPr>
              <w:t>全场目标定值返回值</w:t>
            </w:r>
          </w:p>
        </w:tc>
        <w:tc>
          <w:tcPr>
            <w:tcW w:w="17.08%" w:type="pct"/>
            <w:vMerge/>
            <w:vAlign w:val="center"/>
          </w:tcPr>
          <w:p w14:paraId="319253D7" w14:textId="77777777" w:rsidR="00000000" w:rsidRDefault="00000000">
            <w:pPr>
              <w:widowControl/>
              <w:rPr>
                <w:rFonts w:hint="eastAsia"/>
              </w:rPr>
            </w:pPr>
          </w:p>
        </w:tc>
        <w:tc>
          <w:tcPr>
            <w:tcW w:w="11.44%" w:type="pct"/>
            <w:vMerge/>
            <w:vAlign w:val="center"/>
          </w:tcPr>
          <w:p w14:paraId="55A71BDF" w14:textId="77777777" w:rsidR="00000000" w:rsidRDefault="00000000">
            <w:pPr>
              <w:widowControl/>
              <w:rPr>
                <w:rFonts w:hint="eastAsia"/>
              </w:rPr>
            </w:pPr>
          </w:p>
        </w:tc>
      </w:tr>
      <w:tr w:rsidR="00000000" w14:paraId="60BEDAFB" w14:textId="77777777">
        <w:trPr>
          <w:trHeight w:val="522"/>
        </w:trPr>
        <w:tc>
          <w:tcPr>
            <w:tcW w:w="11.82%" w:type="pct"/>
            <w:vMerge/>
            <w:vAlign w:val="center"/>
          </w:tcPr>
          <w:p w14:paraId="1F006F4F" w14:textId="77777777" w:rsidR="00000000" w:rsidRDefault="00000000">
            <w:pPr>
              <w:rPr>
                <w:rFonts w:hint="eastAsia"/>
              </w:rPr>
            </w:pPr>
          </w:p>
        </w:tc>
        <w:tc>
          <w:tcPr>
            <w:tcW w:w="19.8%" w:type="pct"/>
            <w:vMerge/>
            <w:vAlign w:val="center"/>
          </w:tcPr>
          <w:p w14:paraId="6EBAD9A7" w14:textId="77777777" w:rsidR="00000000" w:rsidRDefault="00000000">
            <w:pPr>
              <w:widowControl/>
              <w:rPr>
                <w:rFonts w:hint="eastAsia"/>
              </w:rPr>
            </w:pPr>
          </w:p>
        </w:tc>
        <w:tc>
          <w:tcPr>
            <w:tcW w:w="39.86%" w:type="pct"/>
            <w:vAlign w:val="center"/>
          </w:tcPr>
          <w:p w14:paraId="113CBF1A" w14:textId="77777777" w:rsidR="00000000" w:rsidRDefault="00000000">
            <w:pPr>
              <w:rPr>
                <w:rFonts w:hint="eastAsia"/>
              </w:rPr>
            </w:pPr>
            <w:r>
              <w:rPr>
                <w:rFonts w:hint="eastAsia"/>
              </w:rPr>
              <w:t>升压变高压侧母线电压上限值</w:t>
            </w:r>
          </w:p>
        </w:tc>
        <w:tc>
          <w:tcPr>
            <w:tcW w:w="17.08%" w:type="pct"/>
            <w:vMerge/>
            <w:vAlign w:val="center"/>
          </w:tcPr>
          <w:p w14:paraId="627BFD6B" w14:textId="77777777" w:rsidR="00000000" w:rsidRDefault="00000000">
            <w:pPr>
              <w:widowControl/>
              <w:rPr>
                <w:rFonts w:hint="eastAsia"/>
              </w:rPr>
            </w:pPr>
          </w:p>
        </w:tc>
        <w:tc>
          <w:tcPr>
            <w:tcW w:w="11.44%" w:type="pct"/>
            <w:vMerge/>
            <w:vAlign w:val="center"/>
          </w:tcPr>
          <w:p w14:paraId="49B5DBD2" w14:textId="77777777" w:rsidR="00000000" w:rsidRDefault="00000000">
            <w:pPr>
              <w:widowControl/>
              <w:rPr>
                <w:rFonts w:hint="eastAsia"/>
              </w:rPr>
            </w:pPr>
          </w:p>
        </w:tc>
      </w:tr>
      <w:tr w:rsidR="00000000" w14:paraId="0E53C01A" w14:textId="77777777">
        <w:trPr>
          <w:trHeight w:val="522"/>
        </w:trPr>
        <w:tc>
          <w:tcPr>
            <w:tcW w:w="11.82%" w:type="pct"/>
            <w:vMerge/>
            <w:vAlign w:val="center"/>
          </w:tcPr>
          <w:p w14:paraId="14E3CB45" w14:textId="77777777" w:rsidR="00000000" w:rsidRDefault="00000000">
            <w:pPr>
              <w:rPr>
                <w:rFonts w:hint="eastAsia"/>
              </w:rPr>
            </w:pPr>
          </w:p>
        </w:tc>
        <w:tc>
          <w:tcPr>
            <w:tcW w:w="19.8%" w:type="pct"/>
            <w:vMerge/>
            <w:vAlign w:val="center"/>
          </w:tcPr>
          <w:p w14:paraId="01F9C1C1" w14:textId="77777777" w:rsidR="00000000" w:rsidRDefault="00000000">
            <w:pPr>
              <w:widowControl/>
              <w:rPr>
                <w:rFonts w:hint="eastAsia"/>
              </w:rPr>
            </w:pPr>
          </w:p>
        </w:tc>
        <w:tc>
          <w:tcPr>
            <w:tcW w:w="39.86%" w:type="pct"/>
            <w:vAlign w:val="center"/>
          </w:tcPr>
          <w:p w14:paraId="658AB89E" w14:textId="77777777" w:rsidR="00000000" w:rsidRDefault="00000000">
            <w:pPr>
              <w:rPr>
                <w:rFonts w:hint="eastAsia"/>
              </w:rPr>
            </w:pPr>
            <w:r>
              <w:rPr>
                <w:rFonts w:hint="eastAsia"/>
              </w:rPr>
              <w:t>升压变高压侧母线电压下限值</w:t>
            </w:r>
          </w:p>
        </w:tc>
        <w:tc>
          <w:tcPr>
            <w:tcW w:w="17.08%" w:type="pct"/>
            <w:vMerge/>
            <w:vAlign w:val="center"/>
          </w:tcPr>
          <w:p w14:paraId="15D96563" w14:textId="77777777" w:rsidR="00000000" w:rsidRDefault="00000000">
            <w:pPr>
              <w:widowControl/>
              <w:rPr>
                <w:rFonts w:hint="eastAsia"/>
              </w:rPr>
            </w:pPr>
          </w:p>
        </w:tc>
        <w:tc>
          <w:tcPr>
            <w:tcW w:w="11.44%" w:type="pct"/>
            <w:vMerge/>
            <w:vAlign w:val="center"/>
          </w:tcPr>
          <w:p w14:paraId="5013453B" w14:textId="77777777" w:rsidR="00000000" w:rsidRDefault="00000000">
            <w:pPr>
              <w:widowControl/>
              <w:rPr>
                <w:rFonts w:hint="eastAsia"/>
              </w:rPr>
            </w:pPr>
          </w:p>
        </w:tc>
      </w:tr>
      <w:tr w:rsidR="00000000" w14:paraId="64DE1C9A" w14:textId="77777777">
        <w:trPr>
          <w:trHeight w:val="522"/>
        </w:trPr>
        <w:tc>
          <w:tcPr>
            <w:tcW w:w="11.82%" w:type="pct"/>
            <w:vMerge/>
            <w:vAlign w:val="center"/>
          </w:tcPr>
          <w:p w14:paraId="3DFD6CDA" w14:textId="77777777" w:rsidR="00000000" w:rsidRDefault="00000000">
            <w:pPr>
              <w:rPr>
                <w:rFonts w:hint="eastAsia"/>
              </w:rPr>
            </w:pPr>
          </w:p>
        </w:tc>
        <w:tc>
          <w:tcPr>
            <w:tcW w:w="19.8%" w:type="pct"/>
            <w:vMerge/>
            <w:vAlign w:val="center"/>
          </w:tcPr>
          <w:p w14:paraId="3E45C502" w14:textId="77777777" w:rsidR="00000000" w:rsidRDefault="00000000">
            <w:pPr>
              <w:widowControl/>
              <w:rPr>
                <w:rFonts w:hint="eastAsia"/>
              </w:rPr>
            </w:pPr>
          </w:p>
        </w:tc>
        <w:tc>
          <w:tcPr>
            <w:tcW w:w="39.86%" w:type="pct"/>
            <w:vAlign w:val="center"/>
          </w:tcPr>
          <w:p w14:paraId="15A3A117" w14:textId="77777777" w:rsidR="00000000" w:rsidRDefault="00000000">
            <w:pPr>
              <w:rPr>
                <w:rFonts w:hint="eastAsia"/>
              </w:rPr>
            </w:pPr>
            <w:r>
              <w:rPr>
                <w:rFonts w:hint="eastAsia"/>
              </w:rPr>
              <w:t xml:space="preserve">AGC </w:t>
            </w:r>
            <w:r>
              <w:rPr>
                <w:rFonts w:hint="eastAsia"/>
              </w:rPr>
              <w:t>投</w:t>
            </w:r>
            <w:r>
              <w:rPr>
                <w:rFonts w:hint="eastAsia"/>
              </w:rPr>
              <w:t>/</w:t>
            </w:r>
            <w:r>
              <w:rPr>
                <w:rFonts w:hint="eastAsia"/>
              </w:rPr>
              <w:t>退</w:t>
            </w:r>
          </w:p>
        </w:tc>
        <w:tc>
          <w:tcPr>
            <w:tcW w:w="17.08%" w:type="pct"/>
            <w:vMerge/>
            <w:vAlign w:val="center"/>
          </w:tcPr>
          <w:p w14:paraId="4167AE25" w14:textId="77777777" w:rsidR="00000000" w:rsidRDefault="00000000">
            <w:pPr>
              <w:widowControl/>
              <w:rPr>
                <w:rFonts w:hint="eastAsia"/>
              </w:rPr>
            </w:pPr>
          </w:p>
        </w:tc>
        <w:tc>
          <w:tcPr>
            <w:tcW w:w="11.44%" w:type="pct"/>
            <w:vMerge/>
            <w:vAlign w:val="center"/>
          </w:tcPr>
          <w:p w14:paraId="4190A386" w14:textId="77777777" w:rsidR="00000000" w:rsidRDefault="00000000">
            <w:pPr>
              <w:widowControl/>
              <w:rPr>
                <w:rFonts w:hint="eastAsia"/>
              </w:rPr>
            </w:pPr>
          </w:p>
        </w:tc>
      </w:tr>
      <w:tr w:rsidR="00000000" w14:paraId="47746FDA" w14:textId="77777777">
        <w:trPr>
          <w:trHeight w:val="522"/>
        </w:trPr>
        <w:tc>
          <w:tcPr>
            <w:tcW w:w="11.82%" w:type="pct"/>
            <w:vMerge/>
            <w:vAlign w:val="center"/>
          </w:tcPr>
          <w:p w14:paraId="37FC2061" w14:textId="77777777" w:rsidR="00000000" w:rsidRDefault="00000000">
            <w:pPr>
              <w:rPr>
                <w:rFonts w:hint="eastAsia"/>
              </w:rPr>
            </w:pPr>
          </w:p>
        </w:tc>
        <w:tc>
          <w:tcPr>
            <w:tcW w:w="19.8%" w:type="pct"/>
            <w:vMerge/>
            <w:vAlign w:val="center"/>
          </w:tcPr>
          <w:p w14:paraId="5E72FA4F" w14:textId="77777777" w:rsidR="00000000" w:rsidRDefault="00000000">
            <w:pPr>
              <w:widowControl/>
              <w:rPr>
                <w:rFonts w:hint="eastAsia"/>
              </w:rPr>
            </w:pPr>
          </w:p>
        </w:tc>
        <w:tc>
          <w:tcPr>
            <w:tcW w:w="39.86%" w:type="pct"/>
            <w:vAlign w:val="center"/>
          </w:tcPr>
          <w:p w14:paraId="7BF99711" w14:textId="77777777" w:rsidR="00000000" w:rsidRDefault="00000000">
            <w:pPr>
              <w:rPr>
                <w:rFonts w:hint="eastAsia"/>
              </w:rPr>
            </w:pPr>
            <w:r>
              <w:rPr>
                <w:rFonts w:hint="eastAsia"/>
              </w:rPr>
              <w:t xml:space="preserve">AGC </w:t>
            </w:r>
            <w:r>
              <w:rPr>
                <w:rFonts w:hint="eastAsia"/>
              </w:rPr>
              <w:t>远方</w:t>
            </w:r>
            <w:r>
              <w:rPr>
                <w:rFonts w:hint="eastAsia"/>
              </w:rPr>
              <w:t>/</w:t>
            </w:r>
            <w:r>
              <w:rPr>
                <w:rFonts w:hint="eastAsia"/>
              </w:rPr>
              <w:t>就地</w:t>
            </w:r>
          </w:p>
        </w:tc>
        <w:tc>
          <w:tcPr>
            <w:tcW w:w="17.08%" w:type="pct"/>
            <w:vMerge/>
            <w:vAlign w:val="center"/>
          </w:tcPr>
          <w:p w14:paraId="3125565F" w14:textId="77777777" w:rsidR="00000000" w:rsidRDefault="00000000">
            <w:pPr>
              <w:widowControl/>
              <w:rPr>
                <w:rFonts w:hint="eastAsia"/>
              </w:rPr>
            </w:pPr>
          </w:p>
        </w:tc>
        <w:tc>
          <w:tcPr>
            <w:tcW w:w="11.44%" w:type="pct"/>
            <w:vMerge/>
            <w:vAlign w:val="center"/>
          </w:tcPr>
          <w:p w14:paraId="006F4345" w14:textId="77777777" w:rsidR="00000000" w:rsidRDefault="00000000">
            <w:pPr>
              <w:widowControl/>
              <w:rPr>
                <w:rFonts w:hint="eastAsia"/>
              </w:rPr>
            </w:pPr>
          </w:p>
        </w:tc>
      </w:tr>
      <w:tr w:rsidR="00000000" w14:paraId="714493C6" w14:textId="77777777">
        <w:trPr>
          <w:trHeight w:val="522"/>
        </w:trPr>
        <w:tc>
          <w:tcPr>
            <w:tcW w:w="11.82%" w:type="pct"/>
            <w:vMerge/>
            <w:vAlign w:val="center"/>
          </w:tcPr>
          <w:p w14:paraId="58F3EA77" w14:textId="77777777" w:rsidR="00000000" w:rsidRDefault="00000000">
            <w:pPr>
              <w:rPr>
                <w:rFonts w:hint="eastAsia"/>
              </w:rPr>
            </w:pPr>
          </w:p>
        </w:tc>
        <w:tc>
          <w:tcPr>
            <w:tcW w:w="19.8%" w:type="pct"/>
            <w:vMerge/>
            <w:vAlign w:val="center"/>
          </w:tcPr>
          <w:p w14:paraId="2076CE98" w14:textId="77777777" w:rsidR="00000000" w:rsidRDefault="00000000">
            <w:pPr>
              <w:widowControl/>
              <w:rPr>
                <w:rFonts w:hint="eastAsia"/>
              </w:rPr>
            </w:pPr>
          </w:p>
        </w:tc>
        <w:tc>
          <w:tcPr>
            <w:tcW w:w="39.86%" w:type="pct"/>
            <w:vAlign w:val="center"/>
          </w:tcPr>
          <w:p w14:paraId="08E05E43" w14:textId="77777777" w:rsidR="00000000" w:rsidRDefault="00000000">
            <w:pPr>
              <w:rPr>
                <w:rFonts w:hint="eastAsia"/>
              </w:rPr>
            </w:pPr>
            <w:r>
              <w:rPr>
                <w:rFonts w:hint="eastAsia"/>
              </w:rPr>
              <w:t xml:space="preserve">AGC </w:t>
            </w:r>
            <w:r>
              <w:rPr>
                <w:rFonts w:hint="eastAsia"/>
              </w:rPr>
              <w:t>增出力闭锁</w:t>
            </w:r>
          </w:p>
        </w:tc>
        <w:tc>
          <w:tcPr>
            <w:tcW w:w="17.08%" w:type="pct"/>
            <w:vMerge/>
            <w:vAlign w:val="center"/>
          </w:tcPr>
          <w:p w14:paraId="228CD6EE" w14:textId="77777777" w:rsidR="00000000" w:rsidRDefault="00000000">
            <w:pPr>
              <w:widowControl/>
              <w:rPr>
                <w:rFonts w:hint="eastAsia"/>
              </w:rPr>
            </w:pPr>
          </w:p>
        </w:tc>
        <w:tc>
          <w:tcPr>
            <w:tcW w:w="11.44%" w:type="pct"/>
            <w:vMerge/>
            <w:vAlign w:val="center"/>
          </w:tcPr>
          <w:p w14:paraId="101E30D8" w14:textId="77777777" w:rsidR="00000000" w:rsidRDefault="00000000">
            <w:pPr>
              <w:widowControl/>
              <w:rPr>
                <w:rFonts w:hint="eastAsia"/>
              </w:rPr>
            </w:pPr>
          </w:p>
        </w:tc>
      </w:tr>
      <w:tr w:rsidR="00000000" w14:paraId="30694DD8" w14:textId="77777777">
        <w:trPr>
          <w:trHeight w:val="522"/>
        </w:trPr>
        <w:tc>
          <w:tcPr>
            <w:tcW w:w="11.82%" w:type="pct"/>
            <w:vMerge/>
            <w:vAlign w:val="center"/>
          </w:tcPr>
          <w:p w14:paraId="6EE613CE" w14:textId="77777777" w:rsidR="00000000" w:rsidRDefault="00000000">
            <w:pPr>
              <w:rPr>
                <w:rFonts w:hint="eastAsia"/>
              </w:rPr>
            </w:pPr>
          </w:p>
        </w:tc>
        <w:tc>
          <w:tcPr>
            <w:tcW w:w="19.8%" w:type="pct"/>
            <w:vMerge/>
            <w:vAlign w:val="center"/>
          </w:tcPr>
          <w:p w14:paraId="0B92AFDD" w14:textId="77777777" w:rsidR="00000000" w:rsidRDefault="00000000">
            <w:pPr>
              <w:widowControl/>
              <w:rPr>
                <w:rFonts w:hint="eastAsia"/>
              </w:rPr>
            </w:pPr>
          </w:p>
        </w:tc>
        <w:tc>
          <w:tcPr>
            <w:tcW w:w="39.86%" w:type="pct"/>
            <w:vAlign w:val="center"/>
          </w:tcPr>
          <w:p w14:paraId="157165AA" w14:textId="77777777" w:rsidR="00000000" w:rsidRDefault="00000000">
            <w:pPr>
              <w:rPr>
                <w:rFonts w:hint="eastAsia"/>
              </w:rPr>
            </w:pPr>
            <w:r>
              <w:rPr>
                <w:rFonts w:hint="eastAsia"/>
              </w:rPr>
              <w:t xml:space="preserve">AGC </w:t>
            </w:r>
            <w:r>
              <w:rPr>
                <w:rFonts w:hint="eastAsia"/>
              </w:rPr>
              <w:t>减出力闭锁</w:t>
            </w:r>
          </w:p>
        </w:tc>
        <w:tc>
          <w:tcPr>
            <w:tcW w:w="17.08%" w:type="pct"/>
            <w:vMerge/>
            <w:vAlign w:val="center"/>
          </w:tcPr>
          <w:p w14:paraId="3A55DCF6" w14:textId="77777777" w:rsidR="00000000" w:rsidRDefault="00000000">
            <w:pPr>
              <w:widowControl/>
              <w:rPr>
                <w:rFonts w:hint="eastAsia"/>
              </w:rPr>
            </w:pPr>
          </w:p>
        </w:tc>
        <w:tc>
          <w:tcPr>
            <w:tcW w:w="11.44%" w:type="pct"/>
            <w:vMerge/>
            <w:vAlign w:val="center"/>
          </w:tcPr>
          <w:p w14:paraId="0B0A97AC" w14:textId="77777777" w:rsidR="00000000" w:rsidRDefault="00000000">
            <w:pPr>
              <w:widowControl/>
              <w:rPr>
                <w:rFonts w:hint="eastAsia"/>
              </w:rPr>
            </w:pPr>
          </w:p>
        </w:tc>
      </w:tr>
      <w:tr w:rsidR="00000000" w14:paraId="7A3EE598" w14:textId="77777777">
        <w:trPr>
          <w:trHeight w:val="522"/>
        </w:trPr>
        <w:tc>
          <w:tcPr>
            <w:tcW w:w="11.82%" w:type="pct"/>
            <w:vMerge/>
            <w:vAlign w:val="center"/>
          </w:tcPr>
          <w:p w14:paraId="52DC1F53" w14:textId="77777777" w:rsidR="00000000" w:rsidRDefault="00000000">
            <w:pPr>
              <w:rPr>
                <w:rFonts w:hint="eastAsia"/>
              </w:rPr>
            </w:pPr>
          </w:p>
        </w:tc>
        <w:tc>
          <w:tcPr>
            <w:tcW w:w="19.8%" w:type="pct"/>
            <w:vMerge/>
            <w:vAlign w:val="center"/>
          </w:tcPr>
          <w:p w14:paraId="61AA9468" w14:textId="77777777" w:rsidR="00000000" w:rsidRDefault="00000000">
            <w:pPr>
              <w:widowControl/>
              <w:rPr>
                <w:rFonts w:hint="eastAsia"/>
              </w:rPr>
            </w:pPr>
          </w:p>
        </w:tc>
        <w:tc>
          <w:tcPr>
            <w:tcW w:w="39.86%" w:type="pct"/>
            <w:vAlign w:val="center"/>
          </w:tcPr>
          <w:p w14:paraId="680C5124" w14:textId="77777777" w:rsidR="00000000" w:rsidRDefault="00000000">
            <w:pPr>
              <w:rPr>
                <w:rFonts w:hint="eastAsia"/>
              </w:rPr>
            </w:pPr>
            <w:r>
              <w:rPr>
                <w:rFonts w:hint="eastAsia"/>
              </w:rPr>
              <w:t xml:space="preserve">AVC </w:t>
            </w:r>
            <w:r>
              <w:rPr>
                <w:rFonts w:hint="eastAsia"/>
              </w:rPr>
              <w:t>投</w:t>
            </w:r>
            <w:r>
              <w:rPr>
                <w:rFonts w:hint="eastAsia"/>
              </w:rPr>
              <w:t>/</w:t>
            </w:r>
            <w:r>
              <w:rPr>
                <w:rFonts w:hint="eastAsia"/>
              </w:rPr>
              <w:t>退</w:t>
            </w:r>
          </w:p>
        </w:tc>
        <w:tc>
          <w:tcPr>
            <w:tcW w:w="17.08%" w:type="pct"/>
            <w:vMerge/>
            <w:vAlign w:val="center"/>
          </w:tcPr>
          <w:p w14:paraId="3B91B97B" w14:textId="77777777" w:rsidR="00000000" w:rsidRDefault="00000000">
            <w:pPr>
              <w:widowControl/>
              <w:rPr>
                <w:rFonts w:hint="eastAsia"/>
              </w:rPr>
            </w:pPr>
          </w:p>
        </w:tc>
        <w:tc>
          <w:tcPr>
            <w:tcW w:w="11.44%" w:type="pct"/>
            <w:vMerge/>
            <w:vAlign w:val="center"/>
          </w:tcPr>
          <w:p w14:paraId="608570A2" w14:textId="77777777" w:rsidR="00000000" w:rsidRDefault="00000000">
            <w:pPr>
              <w:widowControl/>
              <w:rPr>
                <w:rFonts w:hint="eastAsia"/>
              </w:rPr>
            </w:pPr>
          </w:p>
        </w:tc>
      </w:tr>
      <w:tr w:rsidR="00000000" w14:paraId="47B87BFE" w14:textId="77777777">
        <w:trPr>
          <w:trHeight w:val="522"/>
        </w:trPr>
        <w:tc>
          <w:tcPr>
            <w:tcW w:w="11.82%" w:type="pct"/>
            <w:vMerge/>
            <w:vAlign w:val="center"/>
          </w:tcPr>
          <w:p w14:paraId="59FAE3E4" w14:textId="77777777" w:rsidR="00000000" w:rsidRDefault="00000000">
            <w:pPr>
              <w:rPr>
                <w:rFonts w:hint="eastAsia"/>
              </w:rPr>
            </w:pPr>
          </w:p>
        </w:tc>
        <w:tc>
          <w:tcPr>
            <w:tcW w:w="19.8%" w:type="pct"/>
            <w:vMerge/>
            <w:vAlign w:val="center"/>
          </w:tcPr>
          <w:p w14:paraId="09057C6C" w14:textId="77777777" w:rsidR="00000000" w:rsidRDefault="00000000">
            <w:pPr>
              <w:widowControl/>
              <w:rPr>
                <w:rFonts w:hint="eastAsia"/>
              </w:rPr>
            </w:pPr>
          </w:p>
        </w:tc>
        <w:tc>
          <w:tcPr>
            <w:tcW w:w="39.86%" w:type="pct"/>
            <w:vAlign w:val="center"/>
          </w:tcPr>
          <w:p w14:paraId="3282DF80" w14:textId="77777777" w:rsidR="00000000" w:rsidRDefault="00000000">
            <w:pPr>
              <w:rPr>
                <w:rFonts w:hint="eastAsia"/>
              </w:rPr>
            </w:pPr>
            <w:r>
              <w:rPr>
                <w:rFonts w:hint="eastAsia"/>
              </w:rPr>
              <w:t xml:space="preserve">AVC </w:t>
            </w:r>
            <w:r>
              <w:rPr>
                <w:rFonts w:hint="eastAsia"/>
              </w:rPr>
              <w:t>远方</w:t>
            </w:r>
            <w:r>
              <w:rPr>
                <w:rFonts w:hint="eastAsia"/>
              </w:rPr>
              <w:t>/</w:t>
            </w:r>
            <w:r>
              <w:rPr>
                <w:rFonts w:hint="eastAsia"/>
              </w:rPr>
              <w:t>就地</w:t>
            </w:r>
          </w:p>
        </w:tc>
        <w:tc>
          <w:tcPr>
            <w:tcW w:w="17.08%" w:type="pct"/>
            <w:vMerge/>
            <w:vAlign w:val="center"/>
          </w:tcPr>
          <w:p w14:paraId="61C5080A" w14:textId="77777777" w:rsidR="00000000" w:rsidRDefault="00000000">
            <w:pPr>
              <w:widowControl/>
              <w:rPr>
                <w:rFonts w:hint="eastAsia"/>
              </w:rPr>
            </w:pPr>
          </w:p>
        </w:tc>
        <w:tc>
          <w:tcPr>
            <w:tcW w:w="11.44%" w:type="pct"/>
            <w:vMerge/>
            <w:vAlign w:val="center"/>
          </w:tcPr>
          <w:p w14:paraId="5ED25FF7" w14:textId="77777777" w:rsidR="00000000" w:rsidRDefault="00000000">
            <w:pPr>
              <w:widowControl/>
              <w:rPr>
                <w:rFonts w:hint="eastAsia"/>
              </w:rPr>
            </w:pPr>
          </w:p>
        </w:tc>
      </w:tr>
      <w:tr w:rsidR="00000000" w14:paraId="76D2AEE7" w14:textId="77777777">
        <w:trPr>
          <w:trHeight w:val="522"/>
        </w:trPr>
        <w:tc>
          <w:tcPr>
            <w:tcW w:w="11.82%" w:type="pct"/>
            <w:vMerge/>
            <w:vAlign w:val="center"/>
          </w:tcPr>
          <w:p w14:paraId="0B79A362" w14:textId="77777777" w:rsidR="00000000" w:rsidRDefault="00000000">
            <w:pPr>
              <w:rPr>
                <w:rFonts w:hint="eastAsia"/>
              </w:rPr>
            </w:pPr>
          </w:p>
        </w:tc>
        <w:tc>
          <w:tcPr>
            <w:tcW w:w="19.8%" w:type="pct"/>
            <w:vMerge/>
            <w:vAlign w:val="center"/>
          </w:tcPr>
          <w:p w14:paraId="547D8D7D" w14:textId="77777777" w:rsidR="00000000" w:rsidRDefault="00000000">
            <w:pPr>
              <w:widowControl/>
              <w:rPr>
                <w:rFonts w:hint="eastAsia"/>
              </w:rPr>
            </w:pPr>
          </w:p>
        </w:tc>
        <w:tc>
          <w:tcPr>
            <w:tcW w:w="39.86%" w:type="pct"/>
            <w:vAlign w:val="center"/>
          </w:tcPr>
          <w:p w14:paraId="6FA9D8A9" w14:textId="77777777" w:rsidR="00000000" w:rsidRDefault="00000000">
            <w:pPr>
              <w:rPr>
                <w:rFonts w:hint="eastAsia"/>
              </w:rPr>
            </w:pPr>
            <w:r>
              <w:rPr>
                <w:rFonts w:hint="eastAsia"/>
              </w:rPr>
              <w:t xml:space="preserve">AVC </w:t>
            </w:r>
            <w:r>
              <w:rPr>
                <w:rFonts w:hint="eastAsia"/>
              </w:rPr>
              <w:t>增出力闭锁</w:t>
            </w:r>
          </w:p>
        </w:tc>
        <w:tc>
          <w:tcPr>
            <w:tcW w:w="17.08%" w:type="pct"/>
            <w:vMerge/>
            <w:vAlign w:val="center"/>
          </w:tcPr>
          <w:p w14:paraId="61E9CCF2" w14:textId="77777777" w:rsidR="00000000" w:rsidRDefault="00000000">
            <w:pPr>
              <w:widowControl/>
              <w:rPr>
                <w:rFonts w:hint="eastAsia"/>
              </w:rPr>
            </w:pPr>
          </w:p>
        </w:tc>
        <w:tc>
          <w:tcPr>
            <w:tcW w:w="11.44%" w:type="pct"/>
            <w:vMerge/>
            <w:vAlign w:val="center"/>
          </w:tcPr>
          <w:p w14:paraId="61683C00" w14:textId="77777777" w:rsidR="00000000" w:rsidRDefault="00000000">
            <w:pPr>
              <w:widowControl/>
              <w:rPr>
                <w:rFonts w:hint="eastAsia"/>
              </w:rPr>
            </w:pPr>
          </w:p>
        </w:tc>
      </w:tr>
      <w:tr w:rsidR="00000000" w14:paraId="1D46944D" w14:textId="77777777">
        <w:trPr>
          <w:trHeight w:val="522"/>
        </w:trPr>
        <w:tc>
          <w:tcPr>
            <w:tcW w:w="11.82%" w:type="pct"/>
            <w:vMerge/>
            <w:vAlign w:val="center"/>
          </w:tcPr>
          <w:p w14:paraId="0B8CCB22" w14:textId="77777777" w:rsidR="00000000" w:rsidRDefault="00000000">
            <w:pPr>
              <w:rPr>
                <w:rFonts w:hint="eastAsia"/>
              </w:rPr>
            </w:pPr>
          </w:p>
        </w:tc>
        <w:tc>
          <w:tcPr>
            <w:tcW w:w="19.8%" w:type="pct"/>
            <w:vMerge/>
            <w:vAlign w:val="center"/>
          </w:tcPr>
          <w:p w14:paraId="33598A87" w14:textId="77777777" w:rsidR="00000000" w:rsidRDefault="00000000">
            <w:pPr>
              <w:widowControl/>
              <w:rPr>
                <w:rFonts w:hint="eastAsia"/>
              </w:rPr>
            </w:pPr>
          </w:p>
        </w:tc>
        <w:tc>
          <w:tcPr>
            <w:tcW w:w="39.86%" w:type="pct"/>
            <w:vAlign w:val="center"/>
          </w:tcPr>
          <w:p w14:paraId="0D243935" w14:textId="77777777" w:rsidR="00000000" w:rsidRDefault="00000000">
            <w:pPr>
              <w:rPr>
                <w:rFonts w:hint="eastAsia"/>
              </w:rPr>
            </w:pPr>
            <w:r>
              <w:rPr>
                <w:rFonts w:hint="eastAsia"/>
              </w:rPr>
              <w:t xml:space="preserve">AVC </w:t>
            </w:r>
            <w:r>
              <w:rPr>
                <w:rFonts w:hint="eastAsia"/>
              </w:rPr>
              <w:t>减出力闭锁</w:t>
            </w:r>
          </w:p>
        </w:tc>
        <w:tc>
          <w:tcPr>
            <w:tcW w:w="17.08%" w:type="pct"/>
            <w:vMerge/>
            <w:vAlign w:val="center"/>
          </w:tcPr>
          <w:p w14:paraId="41B369C4" w14:textId="77777777" w:rsidR="00000000" w:rsidRDefault="00000000">
            <w:pPr>
              <w:widowControl/>
              <w:rPr>
                <w:rFonts w:hint="eastAsia"/>
              </w:rPr>
            </w:pPr>
          </w:p>
        </w:tc>
        <w:tc>
          <w:tcPr>
            <w:tcW w:w="11.44%" w:type="pct"/>
            <w:vMerge/>
            <w:vAlign w:val="center"/>
          </w:tcPr>
          <w:p w14:paraId="1AED50EF" w14:textId="77777777" w:rsidR="00000000" w:rsidRDefault="00000000">
            <w:pPr>
              <w:widowControl/>
              <w:rPr>
                <w:rFonts w:hint="eastAsia"/>
              </w:rPr>
            </w:pPr>
          </w:p>
        </w:tc>
      </w:tr>
      <w:tr w:rsidR="00000000" w14:paraId="483713C4" w14:textId="77777777">
        <w:trPr>
          <w:trHeight w:val="522"/>
        </w:trPr>
        <w:tc>
          <w:tcPr>
            <w:tcW w:w="11.82%" w:type="pct"/>
            <w:vMerge/>
            <w:vAlign w:val="center"/>
          </w:tcPr>
          <w:p w14:paraId="37B41FA5" w14:textId="77777777" w:rsidR="00000000" w:rsidRDefault="00000000">
            <w:pPr>
              <w:rPr>
                <w:rFonts w:hint="eastAsia"/>
              </w:rPr>
            </w:pPr>
          </w:p>
        </w:tc>
        <w:tc>
          <w:tcPr>
            <w:tcW w:w="19.8%" w:type="pct"/>
            <w:vMerge w:val="restart"/>
            <w:vAlign w:val="center"/>
          </w:tcPr>
          <w:p w14:paraId="142ED655" w14:textId="77777777" w:rsidR="00000000" w:rsidRDefault="00000000">
            <w:pPr>
              <w:rPr>
                <w:rFonts w:hint="eastAsia"/>
              </w:rPr>
            </w:pPr>
            <w:r>
              <w:rPr>
                <w:rFonts w:hint="eastAsia"/>
              </w:rPr>
              <w:t>风电短期功率预测信息</w:t>
            </w:r>
          </w:p>
        </w:tc>
        <w:tc>
          <w:tcPr>
            <w:tcW w:w="39.86%" w:type="pct"/>
            <w:vAlign w:val="center"/>
          </w:tcPr>
          <w:p w14:paraId="63E1491A" w14:textId="77777777" w:rsidR="00000000" w:rsidRDefault="00000000">
            <w:pPr>
              <w:rPr>
                <w:rFonts w:hint="eastAsia"/>
              </w:rPr>
            </w:pPr>
            <w:r>
              <w:rPr>
                <w:rFonts w:hint="eastAsia"/>
              </w:rPr>
              <w:t xml:space="preserve">0-72h </w:t>
            </w:r>
            <w:r>
              <w:rPr>
                <w:rFonts w:hint="eastAsia"/>
              </w:rPr>
              <w:t>功率预测</w:t>
            </w:r>
          </w:p>
        </w:tc>
        <w:tc>
          <w:tcPr>
            <w:tcW w:w="17.08%" w:type="pct"/>
            <w:vMerge w:val="restart"/>
            <w:vAlign w:val="center"/>
          </w:tcPr>
          <w:p w14:paraId="54BE5C8F" w14:textId="77777777" w:rsidR="00000000" w:rsidRDefault="00000000">
            <w:pPr>
              <w:rPr>
                <w:rFonts w:hint="eastAsia"/>
              </w:rPr>
            </w:pPr>
            <w:r>
              <w:rPr>
                <w:rFonts w:hint="eastAsia"/>
              </w:rPr>
              <w:t>24h</w:t>
            </w:r>
          </w:p>
        </w:tc>
        <w:tc>
          <w:tcPr>
            <w:tcW w:w="11.44%" w:type="pct"/>
            <w:vMerge w:val="restart"/>
            <w:vAlign w:val="center"/>
          </w:tcPr>
          <w:p w14:paraId="25F1CC4B" w14:textId="77777777" w:rsidR="00000000" w:rsidRDefault="00000000">
            <w:pPr>
              <w:rPr>
                <w:rFonts w:hint="eastAsia"/>
              </w:rPr>
            </w:pPr>
            <w:r>
              <w:rPr>
                <w:rFonts w:hint="eastAsia"/>
              </w:rPr>
              <w:t>风电场功率预测系统</w:t>
            </w:r>
          </w:p>
        </w:tc>
      </w:tr>
      <w:tr w:rsidR="00000000" w14:paraId="2D4524D5" w14:textId="77777777">
        <w:trPr>
          <w:trHeight w:val="522"/>
        </w:trPr>
        <w:tc>
          <w:tcPr>
            <w:tcW w:w="11.82%" w:type="pct"/>
            <w:vMerge/>
            <w:vAlign w:val="center"/>
          </w:tcPr>
          <w:p w14:paraId="03FE1ABA" w14:textId="77777777" w:rsidR="00000000" w:rsidRDefault="00000000">
            <w:pPr>
              <w:rPr>
                <w:rFonts w:hint="eastAsia"/>
              </w:rPr>
            </w:pPr>
          </w:p>
        </w:tc>
        <w:tc>
          <w:tcPr>
            <w:tcW w:w="19.8%" w:type="pct"/>
            <w:vMerge/>
            <w:vAlign w:val="center"/>
          </w:tcPr>
          <w:p w14:paraId="465400DA" w14:textId="77777777" w:rsidR="00000000" w:rsidRDefault="00000000">
            <w:pPr>
              <w:widowControl/>
              <w:rPr>
                <w:rFonts w:hint="eastAsia"/>
              </w:rPr>
            </w:pPr>
          </w:p>
        </w:tc>
        <w:tc>
          <w:tcPr>
            <w:tcW w:w="39.86%" w:type="pct"/>
            <w:vAlign w:val="center"/>
          </w:tcPr>
          <w:p w14:paraId="1FB17647" w14:textId="77777777" w:rsidR="00000000" w:rsidRDefault="00000000">
            <w:pPr>
              <w:rPr>
                <w:rFonts w:hint="eastAsia"/>
              </w:rPr>
            </w:pPr>
            <w:r>
              <w:rPr>
                <w:rFonts w:hint="eastAsia"/>
              </w:rPr>
              <w:t>未来</w:t>
            </w:r>
            <w:r>
              <w:rPr>
                <w:rFonts w:hint="eastAsia"/>
              </w:rPr>
              <w:t xml:space="preserve"> 0-72h </w:t>
            </w:r>
            <w:r>
              <w:rPr>
                <w:rFonts w:hint="eastAsia"/>
              </w:rPr>
              <w:t>计划开机容量</w:t>
            </w:r>
          </w:p>
        </w:tc>
        <w:tc>
          <w:tcPr>
            <w:tcW w:w="17.08%" w:type="pct"/>
            <w:vMerge/>
            <w:vAlign w:val="center"/>
          </w:tcPr>
          <w:p w14:paraId="7613356A" w14:textId="77777777" w:rsidR="00000000" w:rsidRDefault="00000000">
            <w:pPr>
              <w:widowControl/>
              <w:rPr>
                <w:rFonts w:hint="eastAsia"/>
              </w:rPr>
            </w:pPr>
          </w:p>
        </w:tc>
        <w:tc>
          <w:tcPr>
            <w:tcW w:w="11.44%" w:type="pct"/>
            <w:vMerge/>
            <w:vAlign w:val="center"/>
          </w:tcPr>
          <w:p w14:paraId="59F5297A" w14:textId="77777777" w:rsidR="00000000" w:rsidRDefault="00000000">
            <w:pPr>
              <w:widowControl/>
              <w:rPr>
                <w:rFonts w:hint="eastAsia"/>
              </w:rPr>
            </w:pPr>
          </w:p>
        </w:tc>
      </w:tr>
      <w:tr w:rsidR="00000000" w14:paraId="75C84890" w14:textId="77777777">
        <w:trPr>
          <w:trHeight w:val="522"/>
        </w:trPr>
        <w:tc>
          <w:tcPr>
            <w:tcW w:w="11.82%" w:type="pct"/>
            <w:vMerge/>
            <w:vAlign w:val="center"/>
          </w:tcPr>
          <w:p w14:paraId="50A2CE5A" w14:textId="77777777" w:rsidR="00000000" w:rsidRDefault="00000000">
            <w:pPr>
              <w:rPr>
                <w:rFonts w:hint="eastAsia"/>
              </w:rPr>
            </w:pPr>
          </w:p>
        </w:tc>
        <w:tc>
          <w:tcPr>
            <w:tcW w:w="19.8%" w:type="pct"/>
            <w:vMerge/>
            <w:vAlign w:val="center"/>
          </w:tcPr>
          <w:p w14:paraId="10D33DC5" w14:textId="77777777" w:rsidR="00000000" w:rsidRDefault="00000000">
            <w:pPr>
              <w:widowControl/>
              <w:rPr>
                <w:rFonts w:hint="eastAsia"/>
              </w:rPr>
            </w:pPr>
          </w:p>
        </w:tc>
        <w:tc>
          <w:tcPr>
            <w:tcW w:w="39.86%" w:type="pct"/>
            <w:vAlign w:val="center"/>
          </w:tcPr>
          <w:p w14:paraId="12F577B3" w14:textId="77777777" w:rsidR="00000000" w:rsidRDefault="00000000">
            <w:pPr>
              <w:rPr>
                <w:rFonts w:hint="eastAsia"/>
              </w:rPr>
            </w:pPr>
            <w:r>
              <w:rPr>
                <w:rFonts w:hint="eastAsia"/>
              </w:rPr>
              <w:t>运行台数</w:t>
            </w:r>
          </w:p>
        </w:tc>
        <w:tc>
          <w:tcPr>
            <w:tcW w:w="17.08%" w:type="pct"/>
            <w:vMerge/>
            <w:vAlign w:val="center"/>
          </w:tcPr>
          <w:p w14:paraId="6DFDCC4A" w14:textId="77777777" w:rsidR="00000000" w:rsidRDefault="00000000">
            <w:pPr>
              <w:widowControl/>
              <w:rPr>
                <w:rFonts w:hint="eastAsia"/>
              </w:rPr>
            </w:pPr>
          </w:p>
        </w:tc>
        <w:tc>
          <w:tcPr>
            <w:tcW w:w="11.44%" w:type="pct"/>
            <w:vMerge/>
            <w:vAlign w:val="center"/>
          </w:tcPr>
          <w:p w14:paraId="3C9330EA" w14:textId="77777777" w:rsidR="00000000" w:rsidRDefault="00000000">
            <w:pPr>
              <w:widowControl/>
              <w:rPr>
                <w:rFonts w:hint="eastAsia"/>
              </w:rPr>
            </w:pPr>
          </w:p>
        </w:tc>
      </w:tr>
      <w:tr w:rsidR="00000000" w14:paraId="526BC07D" w14:textId="77777777">
        <w:trPr>
          <w:trHeight w:val="522"/>
        </w:trPr>
        <w:tc>
          <w:tcPr>
            <w:tcW w:w="11.82%" w:type="pct"/>
            <w:vMerge/>
            <w:vAlign w:val="center"/>
          </w:tcPr>
          <w:p w14:paraId="1F94A810" w14:textId="77777777" w:rsidR="00000000" w:rsidRDefault="00000000">
            <w:pPr>
              <w:rPr>
                <w:rFonts w:hint="eastAsia"/>
              </w:rPr>
            </w:pPr>
          </w:p>
        </w:tc>
        <w:tc>
          <w:tcPr>
            <w:tcW w:w="19.8%" w:type="pct"/>
            <w:vMerge w:val="restart"/>
            <w:vAlign w:val="center"/>
          </w:tcPr>
          <w:p w14:paraId="25002915" w14:textId="77777777" w:rsidR="00000000" w:rsidRDefault="00000000">
            <w:pPr>
              <w:rPr>
                <w:rFonts w:hint="eastAsia"/>
              </w:rPr>
            </w:pPr>
            <w:r>
              <w:rPr>
                <w:rFonts w:hint="eastAsia"/>
              </w:rPr>
              <w:t>风电超短期功率预测信息</w:t>
            </w:r>
          </w:p>
        </w:tc>
        <w:tc>
          <w:tcPr>
            <w:tcW w:w="39.86%" w:type="pct"/>
            <w:vAlign w:val="center"/>
          </w:tcPr>
          <w:p w14:paraId="1234D81C" w14:textId="77777777" w:rsidR="00000000" w:rsidRDefault="00000000">
            <w:pPr>
              <w:rPr>
                <w:rFonts w:hint="eastAsia"/>
              </w:rPr>
            </w:pPr>
            <w:r>
              <w:rPr>
                <w:rFonts w:hint="eastAsia"/>
              </w:rPr>
              <w:t>未来</w:t>
            </w:r>
            <w:r>
              <w:rPr>
                <w:rFonts w:hint="eastAsia"/>
              </w:rPr>
              <w:t xml:space="preserve"> 0-4h </w:t>
            </w:r>
            <w:r>
              <w:rPr>
                <w:rFonts w:hint="eastAsia"/>
              </w:rPr>
              <w:t>功率预测</w:t>
            </w:r>
          </w:p>
        </w:tc>
        <w:tc>
          <w:tcPr>
            <w:tcW w:w="17.08%" w:type="pct"/>
            <w:vMerge w:val="restart"/>
            <w:vAlign w:val="center"/>
          </w:tcPr>
          <w:p w14:paraId="1053569C" w14:textId="77777777" w:rsidR="00000000" w:rsidRDefault="00000000">
            <w:pPr>
              <w:rPr>
                <w:rFonts w:hint="eastAsia"/>
              </w:rPr>
            </w:pPr>
            <w:r>
              <w:rPr>
                <w:rFonts w:hint="eastAsia"/>
              </w:rPr>
              <w:t>15min</w:t>
            </w:r>
          </w:p>
        </w:tc>
        <w:tc>
          <w:tcPr>
            <w:tcW w:w="11.44%" w:type="pct"/>
            <w:vMerge/>
            <w:vAlign w:val="center"/>
          </w:tcPr>
          <w:p w14:paraId="682E4722" w14:textId="77777777" w:rsidR="00000000" w:rsidRDefault="00000000">
            <w:pPr>
              <w:widowControl/>
              <w:rPr>
                <w:rFonts w:hint="eastAsia"/>
              </w:rPr>
            </w:pPr>
          </w:p>
        </w:tc>
      </w:tr>
      <w:tr w:rsidR="00000000" w14:paraId="401658D4" w14:textId="77777777">
        <w:trPr>
          <w:trHeight w:val="522"/>
        </w:trPr>
        <w:tc>
          <w:tcPr>
            <w:tcW w:w="11.82%" w:type="pct"/>
            <w:vMerge/>
            <w:vAlign w:val="center"/>
          </w:tcPr>
          <w:p w14:paraId="0AC44CC9" w14:textId="77777777" w:rsidR="00000000" w:rsidRDefault="00000000">
            <w:pPr>
              <w:rPr>
                <w:rFonts w:hint="eastAsia"/>
              </w:rPr>
            </w:pPr>
          </w:p>
        </w:tc>
        <w:tc>
          <w:tcPr>
            <w:tcW w:w="19.8%" w:type="pct"/>
            <w:vMerge/>
            <w:vAlign w:val="center"/>
          </w:tcPr>
          <w:p w14:paraId="27C2788A" w14:textId="77777777" w:rsidR="00000000" w:rsidRDefault="00000000">
            <w:pPr>
              <w:widowControl/>
              <w:rPr>
                <w:rFonts w:hint="eastAsia"/>
              </w:rPr>
            </w:pPr>
          </w:p>
        </w:tc>
        <w:tc>
          <w:tcPr>
            <w:tcW w:w="39.86%" w:type="pct"/>
            <w:vAlign w:val="center"/>
          </w:tcPr>
          <w:p w14:paraId="6A96FE7A" w14:textId="77777777" w:rsidR="00000000" w:rsidRDefault="00000000">
            <w:pPr>
              <w:rPr>
                <w:rFonts w:hint="eastAsia"/>
              </w:rPr>
            </w:pPr>
            <w:r>
              <w:rPr>
                <w:rFonts w:hint="eastAsia"/>
              </w:rPr>
              <w:t>当前正在运行的机组总容量</w:t>
            </w:r>
          </w:p>
        </w:tc>
        <w:tc>
          <w:tcPr>
            <w:tcW w:w="17.08%" w:type="pct"/>
            <w:vMerge/>
            <w:vAlign w:val="center"/>
          </w:tcPr>
          <w:p w14:paraId="3DAD7EF0" w14:textId="77777777" w:rsidR="00000000" w:rsidRDefault="00000000">
            <w:pPr>
              <w:widowControl/>
              <w:rPr>
                <w:rFonts w:hint="eastAsia"/>
              </w:rPr>
            </w:pPr>
          </w:p>
        </w:tc>
        <w:tc>
          <w:tcPr>
            <w:tcW w:w="11.44%" w:type="pct"/>
            <w:vMerge/>
            <w:vAlign w:val="center"/>
          </w:tcPr>
          <w:p w14:paraId="43EB9740" w14:textId="77777777" w:rsidR="00000000" w:rsidRDefault="00000000">
            <w:pPr>
              <w:widowControl/>
              <w:rPr>
                <w:rFonts w:hint="eastAsia"/>
              </w:rPr>
            </w:pPr>
          </w:p>
        </w:tc>
      </w:tr>
    </w:tbl>
    <w:p w14:paraId="345A8A0B" w14:textId="77777777" w:rsidR="00000000" w:rsidRDefault="00000000">
      <w:pPr>
        <w:pStyle w:val="3"/>
        <w:numPr>
          <w:ilvl w:val="2"/>
          <w:numId w:val="24"/>
        </w:numPr>
        <w:rPr>
          <w:rFonts w:hint="eastAsia"/>
          <w:kern w:val="44"/>
          <w:szCs w:val="24"/>
        </w:rPr>
      </w:pPr>
      <w:r>
        <w:rPr>
          <w:rFonts w:hint="eastAsia"/>
          <w:kern w:val="44"/>
          <w:szCs w:val="24"/>
        </w:rPr>
        <w:t>智能巡视系统（包含硬件）</w:t>
      </w:r>
    </w:p>
    <w:p w14:paraId="106E9759"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巡视数据采集与分析应用</w:t>
      </w:r>
    </w:p>
    <w:p w14:paraId="7DB0F284" w14:textId="77777777" w:rsidR="00000000" w:rsidRDefault="00000000">
      <w:pPr>
        <w:pStyle w:val="a9"/>
        <w:numPr>
          <w:ilvl w:val="0"/>
          <w:numId w:val="116"/>
        </w:numPr>
        <w:ind w:firstLineChars="200" w:firstLine="24pt"/>
        <w:rPr>
          <w:rFonts w:hint="eastAsia"/>
        </w:rPr>
      </w:pPr>
      <w:r>
        <w:rPr>
          <w:rFonts w:hint="eastAsia"/>
        </w:rPr>
        <w:t>巡视数据采集</w:t>
      </w:r>
    </w:p>
    <w:p w14:paraId="0854B335" w14:textId="77777777" w:rsidR="00000000" w:rsidRDefault="00000000">
      <w:pPr>
        <w:pStyle w:val="a9"/>
        <w:numPr>
          <w:ilvl w:val="0"/>
          <w:numId w:val="117"/>
        </w:numPr>
        <w:ind w:start="0pt" w:firstLineChars="200" w:firstLine="24pt"/>
        <w:rPr>
          <w:rFonts w:hint="eastAsia"/>
        </w:rPr>
      </w:pPr>
      <w:r>
        <w:rPr>
          <w:rFonts w:hint="eastAsia"/>
        </w:rPr>
        <w:t>系统架构</w:t>
      </w:r>
    </w:p>
    <w:p w14:paraId="346BB878" w14:textId="77777777" w:rsidR="00000000" w:rsidRDefault="00000000">
      <w:pPr>
        <w:pStyle w:val="a9"/>
        <w:ind w:firstLineChars="200" w:firstLine="24pt"/>
        <w:rPr>
          <w:rFonts w:hint="eastAsia"/>
        </w:rPr>
      </w:pPr>
      <w:bookmarkStart w:id="94" w:name="OLE_LINK21"/>
      <w:r>
        <w:rPr>
          <w:rFonts w:hint="eastAsia"/>
        </w:rPr>
        <w:t>智能巡视系统由招标人的集团侧</w:t>
      </w:r>
      <w:r>
        <w:rPr>
          <w:rFonts w:hint="eastAsia"/>
        </w:rPr>
        <w:t>AI</w:t>
      </w:r>
      <w:r>
        <w:rPr>
          <w:rFonts w:hint="eastAsia"/>
        </w:rPr>
        <w:t>算力节点、</w:t>
      </w:r>
      <w:r>
        <w:rPr>
          <w:rFonts w:hint="eastAsia"/>
          <w:szCs w:val="24"/>
        </w:rPr>
        <w:t>站端超融合</w:t>
      </w:r>
      <w:r>
        <w:rPr>
          <w:rFonts w:hint="eastAsia"/>
          <w:szCs w:val="24"/>
          <w:lang w:val="zh-CN"/>
        </w:rPr>
        <w:t>服务器</w:t>
      </w:r>
      <w:r>
        <w:rPr>
          <w:rFonts w:hint="eastAsia"/>
        </w:rPr>
        <w:t>、无人机、机器人、风机内部及各场站智能巡视终端与视频存储设备等组成，对获取的数字化表计、动力环境等巡视数据进行智能分析，形成巡视结果和巡视报告。</w:t>
      </w:r>
      <w:bookmarkEnd w:id="94"/>
      <w:r>
        <w:rPr>
          <w:rFonts w:hint="eastAsia"/>
        </w:rPr>
        <w:t>同时，具备实时监控功能，能够与二次系统实现智能联动，构建海上风电场立体智能巡视体系。</w:t>
      </w:r>
      <w:r>
        <w:rPr>
          <w:rFonts w:hint="eastAsia"/>
          <w:szCs w:val="24"/>
        </w:rPr>
        <w:t>站端超融合</w:t>
      </w:r>
      <w:r>
        <w:rPr>
          <w:rFonts w:hint="eastAsia"/>
          <w:szCs w:val="24"/>
          <w:lang w:val="zh-CN"/>
        </w:rPr>
        <w:t>服务器</w:t>
      </w:r>
      <w:r>
        <w:rPr>
          <w:rFonts w:hint="eastAsia"/>
        </w:rPr>
        <w:t>负责下发控制指令和巡视任务，机器人、摄像机和无人机等智能巡视终端则开展室内外联合巡视，巡视视频将被保存到网络硬盘录像机（</w:t>
      </w:r>
      <w:r>
        <w:rPr>
          <w:rFonts w:hint="eastAsia"/>
        </w:rPr>
        <w:t>NVR</w:t>
      </w:r>
      <w:r>
        <w:rPr>
          <w:rFonts w:hint="eastAsia"/>
        </w:rPr>
        <w:t>），并可在本场站工程师站实时查看巡视情况。通过通信网络，巡视数据上送到集团侧</w:t>
      </w:r>
      <w:r>
        <w:rPr>
          <w:rFonts w:hint="eastAsia"/>
        </w:rPr>
        <w:t>AI</w:t>
      </w:r>
      <w:r>
        <w:rPr>
          <w:rFonts w:hint="eastAsia"/>
        </w:rPr>
        <w:t>算力节点，由集团侧</w:t>
      </w:r>
      <w:r>
        <w:rPr>
          <w:rFonts w:hint="eastAsia"/>
        </w:rPr>
        <w:t>AI</w:t>
      </w:r>
      <w:r>
        <w:rPr>
          <w:rFonts w:hint="eastAsia"/>
        </w:rPr>
        <w:t>算力节点对数据进行智能分析，生成巡视结果和巡视报告。</w:t>
      </w:r>
      <w:r>
        <w:rPr>
          <w:rFonts w:hint="eastAsia"/>
          <w:szCs w:val="24"/>
        </w:rPr>
        <w:t>站端超融合</w:t>
      </w:r>
      <w:r>
        <w:rPr>
          <w:rFonts w:hint="eastAsia"/>
          <w:szCs w:val="24"/>
          <w:lang w:val="zh-CN"/>
        </w:rPr>
        <w:t>服务器</w:t>
      </w:r>
      <w:r>
        <w:rPr>
          <w:rFonts w:hint="eastAsia"/>
        </w:rPr>
        <w:t>通过正反向隔离装置与安全</w:t>
      </w:r>
      <w:r>
        <w:rPr>
          <w:rFonts w:hint="eastAsia"/>
        </w:rPr>
        <w:t>I</w:t>
      </w:r>
      <w:r>
        <w:rPr>
          <w:rFonts w:hint="eastAsia"/>
        </w:rPr>
        <w:t>、Ⅱ区的主辅设备进行智能联动和视频确认，从而提高电气操作的准确性。</w:t>
      </w:r>
    </w:p>
    <w:p w14:paraId="2390A09F" w14:textId="77777777" w:rsidR="00000000" w:rsidRDefault="00000000">
      <w:pPr>
        <w:pStyle w:val="a9"/>
        <w:numPr>
          <w:ilvl w:val="0"/>
          <w:numId w:val="117"/>
        </w:numPr>
        <w:ind w:start="0pt" w:firstLineChars="200" w:firstLine="24pt"/>
        <w:rPr>
          <w:rFonts w:hint="eastAsia"/>
        </w:rPr>
      </w:pPr>
      <w:r>
        <w:rPr>
          <w:rFonts w:hint="eastAsia"/>
        </w:rPr>
        <w:t>巡视数据类型</w:t>
      </w:r>
    </w:p>
    <w:p w14:paraId="7E6EC31B" w14:textId="77777777" w:rsidR="00000000" w:rsidRDefault="00000000">
      <w:pPr>
        <w:pStyle w:val="a9"/>
        <w:numPr>
          <w:ilvl w:val="0"/>
          <w:numId w:val="118"/>
        </w:numPr>
        <w:ind w:firstLineChars="200" w:firstLine="24pt"/>
        <w:rPr>
          <w:rFonts w:hint="eastAsia"/>
          <w:szCs w:val="24"/>
          <w:lang w:val="zh-CN"/>
        </w:rPr>
      </w:pPr>
      <w:r>
        <w:rPr>
          <w:rFonts w:hint="eastAsia"/>
          <w:szCs w:val="24"/>
          <w:lang w:val="zh-CN"/>
        </w:rPr>
        <w:t>运行环境数据采集：应支持通过微气象设备采集室外大气温度、大气湿度、风速、风向、雨量、气压、辐照度等微气象数据，应支持通过智能辅助监控系统采集室内温湿度和</w:t>
      </w:r>
      <w:r>
        <w:rPr>
          <w:rFonts w:hint="eastAsia"/>
          <w:szCs w:val="24"/>
          <w:lang w:val="zh-CN"/>
        </w:rPr>
        <w:t>SF6</w:t>
      </w:r>
      <w:r>
        <w:rPr>
          <w:rFonts w:hint="eastAsia"/>
          <w:szCs w:val="24"/>
          <w:lang w:val="zh-CN"/>
        </w:rPr>
        <w:t>等气体监测数据。</w:t>
      </w:r>
    </w:p>
    <w:p w14:paraId="7A3FF0B8" w14:textId="77777777" w:rsidR="00000000" w:rsidRDefault="00000000">
      <w:pPr>
        <w:pStyle w:val="a9"/>
        <w:numPr>
          <w:ilvl w:val="0"/>
          <w:numId w:val="118"/>
        </w:numPr>
        <w:ind w:firstLineChars="200" w:firstLine="24pt"/>
        <w:rPr>
          <w:rFonts w:hint="eastAsia"/>
          <w:szCs w:val="24"/>
          <w:lang w:val="zh-CN"/>
        </w:rPr>
      </w:pPr>
      <w:r>
        <w:rPr>
          <w:rFonts w:hint="eastAsia"/>
          <w:szCs w:val="24"/>
          <w:lang w:val="zh-CN"/>
        </w:rPr>
        <w:t>巡视数据采集：</w:t>
      </w:r>
      <w:bookmarkStart w:id="95" w:name="OLE_LINK24"/>
      <w:r>
        <w:rPr>
          <w:rFonts w:hint="eastAsia"/>
          <w:szCs w:val="24"/>
          <w:lang w:val="zh-CN"/>
        </w:rPr>
        <w:t>应支持采用无人机、机器人、红外测温、摄像机、声音监测等方式联合采集巡视数据，巡视数据包括可见光视频及图像、红外图谱、声音监测、数字化表计、火灾预警等</w:t>
      </w:r>
      <w:bookmarkEnd w:id="95"/>
      <w:r>
        <w:rPr>
          <w:rFonts w:hint="eastAsia"/>
          <w:szCs w:val="24"/>
          <w:lang w:val="zh-CN"/>
        </w:rPr>
        <w:t>，根据实际情况设定数据采集要求和覆盖面，具体要求如下：</w:t>
      </w:r>
    </w:p>
    <w:p w14:paraId="0202C440" w14:textId="77777777" w:rsidR="00000000" w:rsidRDefault="00000000">
      <w:pPr>
        <w:pStyle w:val="a9"/>
        <w:numPr>
          <w:ilvl w:val="0"/>
          <w:numId w:val="119"/>
        </w:numPr>
        <w:ind w:firstLineChars="200" w:firstLine="24pt"/>
        <w:rPr>
          <w:rFonts w:hint="eastAsia"/>
          <w:szCs w:val="24"/>
          <w:lang w:val="zh-CN"/>
        </w:rPr>
      </w:pPr>
      <w:r>
        <w:rPr>
          <w:rFonts w:hint="eastAsia"/>
          <w:szCs w:val="24"/>
          <w:lang w:val="zh-CN"/>
        </w:rPr>
        <w:t>可见光视频及图像数据采集要求：应支持采集表计示数、设备位置状态指示、设备外观状况、全天候采集视频图像等功能。</w:t>
      </w:r>
    </w:p>
    <w:p w14:paraId="3F2F730A" w14:textId="77777777" w:rsidR="00000000" w:rsidRDefault="00000000">
      <w:pPr>
        <w:pStyle w:val="a9"/>
        <w:numPr>
          <w:ilvl w:val="0"/>
          <w:numId w:val="119"/>
        </w:numPr>
        <w:ind w:firstLineChars="200" w:firstLine="24pt"/>
        <w:rPr>
          <w:rFonts w:hint="eastAsia"/>
          <w:szCs w:val="24"/>
          <w:lang w:val="zh-CN"/>
        </w:rPr>
      </w:pPr>
      <w:r>
        <w:rPr>
          <w:rFonts w:hint="eastAsia"/>
          <w:szCs w:val="24"/>
          <w:lang w:val="zh-CN"/>
        </w:rPr>
        <w:t>红外图谱数据采集要求：应支持采集设备本体、接头、套管、引线等重</w:t>
      </w:r>
      <w:r>
        <w:rPr>
          <w:rFonts w:hint="eastAsia"/>
          <w:szCs w:val="24"/>
          <w:lang w:val="zh-CN"/>
        </w:rPr>
        <w:lastRenderedPageBreak/>
        <w:t>点部位的红外图谱数据进行分析，采取表面温度判断法、同类比较判断法、图像特征判断法等判断方法，判断设备的状态，如果达到警戒值则进行告警。</w:t>
      </w:r>
    </w:p>
    <w:p w14:paraId="1A5D0B6C" w14:textId="77777777" w:rsidR="00000000" w:rsidRDefault="00000000">
      <w:pPr>
        <w:pStyle w:val="a9"/>
        <w:numPr>
          <w:ilvl w:val="0"/>
          <w:numId w:val="119"/>
        </w:numPr>
        <w:ind w:firstLineChars="200" w:firstLine="24pt"/>
        <w:rPr>
          <w:rFonts w:hint="eastAsia"/>
          <w:szCs w:val="24"/>
          <w:lang w:val="zh-CN"/>
        </w:rPr>
      </w:pPr>
      <w:r>
        <w:rPr>
          <w:rFonts w:hint="eastAsia"/>
          <w:szCs w:val="24"/>
          <w:lang w:val="zh-CN"/>
        </w:rPr>
        <w:t>声音监测数据采集要求：应支持采集变压器、电抗器、电压互感器、电流互感器、开关柜等一次设备的声音数据。</w:t>
      </w:r>
    </w:p>
    <w:p w14:paraId="7E8BEEF8" w14:textId="77777777" w:rsidR="00000000" w:rsidRDefault="00000000">
      <w:pPr>
        <w:pStyle w:val="a9"/>
        <w:numPr>
          <w:ilvl w:val="0"/>
          <w:numId w:val="119"/>
        </w:numPr>
        <w:ind w:firstLineChars="200" w:firstLine="24pt"/>
        <w:rPr>
          <w:rFonts w:hint="eastAsia"/>
          <w:szCs w:val="24"/>
          <w:lang w:val="zh-CN"/>
        </w:rPr>
      </w:pPr>
      <w:r>
        <w:rPr>
          <w:rFonts w:hint="eastAsia"/>
          <w:szCs w:val="24"/>
          <w:lang w:val="zh-CN"/>
        </w:rPr>
        <w:t>数字化表计数据采集要求：应支持通过二次监控获取</w:t>
      </w:r>
      <w:r>
        <w:rPr>
          <w:rFonts w:hint="eastAsia"/>
          <w:szCs w:val="24"/>
          <w:lang w:val="zh-CN"/>
        </w:rPr>
        <w:t>SF6</w:t>
      </w:r>
      <w:r>
        <w:rPr>
          <w:rFonts w:hint="eastAsia"/>
          <w:szCs w:val="24"/>
          <w:lang w:val="zh-CN"/>
        </w:rPr>
        <w:t>数字化密度表、避雷器数字化泄漏电流表、变压器数字化油温计、变压器数字化油位计等数字化远传型表计监测数据。</w:t>
      </w:r>
    </w:p>
    <w:p w14:paraId="595B9DE6" w14:textId="77777777" w:rsidR="00000000" w:rsidRDefault="00000000">
      <w:pPr>
        <w:pStyle w:val="a9"/>
        <w:numPr>
          <w:ilvl w:val="0"/>
          <w:numId w:val="119"/>
        </w:numPr>
        <w:ind w:firstLineChars="200" w:firstLine="24pt"/>
        <w:rPr>
          <w:rFonts w:hint="eastAsia"/>
          <w:szCs w:val="24"/>
          <w:lang w:val="zh-CN"/>
        </w:rPr>
      </w:pPr>
      <w:r>
        <w:rPr>
          <w:rFonts w:hint="eastAsia"/>
          <w:szCs w:val="24"/>
          <w:lang w:val="zh-CN"/>
        </w:rPr>
        <w:t>通过设备编码、空间位置与摄像头、传感器的关联挂接，实现生产设备信息与现场实时监控信息的融合关联。</w:t>
      </w:r>
    </w:p>
    <w:p w14:paraId="2AC5597F" w14:textId="77777777" w:rsidR="00000000" w:rsidRDefault="00000000">
      <w:pPr>
        <w:pStyle w:val="a9"/>
        <w:numPr>
          <w:ilvl w:val="0"/>
          <w:numId w:val="118"/>
        </w:numPr>
        <w:ind w:firstLineChars="200" w:firstLine="24pt"/>
        <w:rPr>
          <w:szCs w:val="24"/>
          <w:lang w:val="zh-CN"/>
        </w:rPr>
      </w:pPr>
      <w:r>
        <w:rPr>
          <w:rFonts w:hint="eastAsia"/>
          <w:szCs w:val="24"/>
          <w:lang w:val="zh-CN"/>
        </w:rPr>
        <w:t>设备状态数据采集：应支持采集视频摄像机、硬盘录像机的工况信息、存储状态；应支持采集无人机的任务执行信息、工作状态、异常告警信息等。</w:t>
      </w:r>
    </w:p>
    <w:p w14:paraId="700727EA" w14:textId="77777777" w:rsidR="00000000" w:rsidRDefault="00000000">
      <w:pPr>
        <w:pStyle w:val="a9"/>
        <w:numPr>
          <w:ilvl w:val="0"/>
          <w:numId w:val="116"/>
        </w:numPr>
        <w:ind w:firstLineChars="200" w:firstLine="24pt"/>
        <w:rPr>
          <w:rFonts w:hint="eastAsia"/>
        </w:rPr>
      </w:pPr>
      <w:r>
        <w:rPr>
          <w:rFonts w:hint="eastAsia"/>
        </w:rPr>
        <w:t>巡视数据通信</w:t>
      </w:r>
    </w:p>
    <w:p w14:paraId="5D93207C" w14:textId="77777777" w:rsidR="00000000" w:rsidRDefault="00000000">
      <w:pPr>
        <w:pStyle w:val="a9"/>
        <w:numPr>
          <w:ilvl w:val="0"/>
          <w:numId w:val="120"/>
        </w:numPr>
        <w:ind w:start="0pt" w:firstLineChars="200" w:firstLine="24pt"/>
        <w:rPr>
          <w:rFonts w:hint="eastAsia"/>
        </w:rPr>
      </w:pPr>
      <w:r>
        <w:rPr>
          <w:rFonts w:hint="eastAsia"/>
        </w:rPr>
        <w:t>巡视数据通信过程要求：</w:t>
      </w:r>
    </w:p>
    <w:p w14:paraId="70522536" w14:textId="77777777" w:rsidR="00000000" w:rsidRDefault="00000000">
      <w:pPr>
        <w:pStyle w:val="a9"/>
        <w:numPr>
          <w:ilvl w:val="0"/>
          <w:numId w:val="121"/>
        </w:numPr>
        <w:ind w:firstLineChars="200" w:firstLine="24pt"/>
        <w:rPr>
          <w:szCs w:val="24"/>
          <w:lang w:val="zh-CN"/>
        </w:rPr>
      </w:pPr>
      <w:r>
        <w:rPr>
          <w:rFonts w:hint="eastAsia"/>
          <w:szCs w:val="24"/>
        </w:rPr>
        <w:t>站端超融合</w:t>
      </w:r>
      <w:r>
        <w:rPr>
          <w:rFonts w:hint="eastAsia"/>
          <w:szCs w:val="24"/>
          <w:lang w:val="zh-CN"/>
        </w:rPr>
        <w:t>服务器与上级系统通信过程：</w:t>
      </w:r>
    </w:p>
    <w:p w14:paraId="1A6A859A" w14:textId="77777777" w:rsidR="00000000" w:rsidRDefault="00000000">
      <w:pPr>
        <w:pStyle w:val="a9"/>
        <w:numPr>
          <w:ilvl w:val="0"/>
          <w:numId w:val="122"/>
        </w:numPr>
        <w:ind w:firstLineChars="200" w:firstLine="24pt"/>
        <w:rPr>
          <w:rFonts w:hint="eastAsia"/>
          <w:szCs w:val="24"/>
          <w:lang w:val="zh-CN"/>
        </w:rPr>
      </w:pPr>
      <w:r>
        <w:rPr>
          <w:rFonts w:hint="eastAsia"/>
          <w:szCs w:val="24"/>
        </w:rPr>
        <w:t>站端超融合</w:t>
      </w:r>
      <w:r>
        <w:rPr>
          <w:rFonts w:hint="eastAsia"/>
          <w:szCs w:val="24"/>
          <w:lang w:val="zh-CN"/>
        </w:rPr>
        <w:t>服务器和上级系统之间交互采用</w:t>
      </w:r>
      <w:r>
        <w:rPr>
          <w:rFonts w:hint="eastAsia"/>
          <w:szCs w:val="24"/>
          <w:lang w:val="zh-CN"/>
        </w:rPr>
        <w:t>TCP</w:t>
      </w:r>
      <w:r>
        <w:rPr>
          <w:rFonts w:hint="eastAsia"/>
          <w:szCs w:val="24"/>
          <w:lang w:val="zh-CN"/>
        </w:rPr>
        <w:t>传输协议。</w:t>
      </w:r>
    </w:p>
    <w:p w14:paraId="03941787" w14:textId="77777777" w:rsidR="00000000" w:rsidRDefault="00000000">
      <w:pPr>
        <w:pStyle w:val="a9"/>
        <w:numPr>
          <w:ilvl w:val="0"/>
          <w:numId w:val="122"/>
        </w:numPr>
        <w:ind w:firstLineChars="200" w:firstLine="24pt"/>
        <w:rPr>
          <w:rFonts w:hint="eastAsia"/>
          <w:szCs w:val="24"/>
          <w:lang w:val="zh-CN"/>
        </w:rPr>
      </w:pPr>
      <w:r>
        <w:rPr>
          <w:rFonts w:hint="eastAsia"/>
          <w:szCs w:val="24"/>
          <w:lang w:val="zh-CN"/>
        </w:rPr>
        <w:t>上级系统作为服务端。</w:t>
      </w:r>
    </w:p>
    <w:p w14:paraId="63573A75" w14:textId="77777777" w:rsidR="00000000" w:rsidRDefault="00000000">
      <w:pPr>
        <w:pStyle w:val="a9"/>
        <w:numPr>
          <w:ilvl w:val="0"/>
          <w:numId w:val="121"/>
        </w:numPr>
        <w:ind w:firstLineChars="200" w:firstLine="24pt"/>
        <w:rPr>
          <w:szCs w:val="24"/>
          <w:lang w:val="zh-CN"/>
        </w:rPr>
      </w:pPr>
      <w:r>
        <w:rPr>
          <w:rFonts w:hint="eastAsia"/>
          <w:szCs w:val="24"/>
          <w:lang w:val="zh-CN"/>
        </w:rPr>
        <w:t>机器人及无人机巡视系统与</w:t>
      </w:r>
      <w:r>
        <w:rPr>
          <w:rFonts w:hint="eastAsia"/>
        </w:rPr>
        <w:t>集团侧</w:t>
      </w:r>
      <w:r>
        <w:rPr>
          <w:rFonts w:hint="eastAsia"/>
        </w:rPr>
        <w:t>AI</w:t>
      </w:r>
      <w:r>
        <w:rPr>
          <w:rFonts w:hint="eastAsia"/>
        </w:rPr>
        <w:t>算力节点</w:t>
      </w:r>
      <w:r>
        <w:rPr>
          <w:rFonts w:hint="eastAsia"/>
          <w:szCs w:val="24"/>
          <w:lang w:val="zh-CN"/>
        </w:rPr>
        <w:t>通信过程：</w:t>
      </w:r>
    </w:p>
    <w:p w14:paraId="246A7EFC" w14:textId="77777777" w:rsidR="00000000" w:rsidRDefault="00000000">
      <w:pPr>
        <w:pStyle w:val="a9"/>
        <w:numPr>
          <w:ilvl w:val="0"/>
          <w:numId w:val="123"/>
        </w:numPr>
        <w:ind w:firstLineChars="200" w:firstLine="24pt"/>
        <w:rPr>
          <w:rFonts w:hint="eastAsia"/>
          <w:szCs w:val="24"/>
          <w:lang w:val="zh-CN"/>
        </w:rPr>
      </w:pPr>
      <w:r>
        <w:rPr>
          <w:rFonts w:hint="eastAsia"/>
          <w:szCs w:val="24"/>
          <w:lang w:val="zh-CN"/>
        </w:rPr>
        <w:t>机器人及无人机巡视模块和</w:t>
      </w:r>
      <w:r>
        <w:rPr>
          <w:rFonts w:hint="eastAsia"/>
        </w:rPr>
        <w:t>集团侧</w:t>
      </w:r>
      <w:r>
        <w:rPr>
          <w:rFonts w:hint="eastAsia"/>
        </w:rPr>
        <w:t>AI</w:t>
      </w:r>
      <w:r>
        <w:rPr>
          <w:rFonts w:hint="eastAsia"/>
        </w:rPr>
        <w:t>算力节点</w:t>
      </w:r>
      <w:r>
        <w:rPr>
          <w:rFonts w:hint="eastAsia"/>
          <w:szCs w:val="24"/>
          <w:lang w:val="zh-CN"/>
        </w:rPr>
        <w:t>之间交互采用</w:t>
      </w:r>
      <w:r>
        <w:rPr>
          <w:rFonts w:hint="eastAsia"/>
          <w:szCs w:val="24"/>
          <w:lang w:val="zh-CN"/>
        </w:rPr>
        <w:t>TCP</w:t>
      </w:r>
      <w:r>
        <w:rPr>
          <w:rFonts w:hint="eastAsia"/>
          <w:szCs w:val="24"/>
          <w:lang w:val="zh-CN"/>
        </w:rPr>
        <w:t>传输协议。</w:t>
      </w:r>
    </w:p>
    <w:p w14:paraId="24965347" w14:textId="77777777" w:rsidR="00000000" w:rsidRDefault="00000000">
      <w:pPr>
        <w:pStyle w:val="a9"/>
        <w:numPr>
          <w:ilvl w:val="0"/>
          <w:numId w:val="123"/>
        </w:numPr>
        <w:ind w:firstLineChars="200" w:firstLine="24pt"/>
        <w:rPr>
          <w:rFonts w:hint="eastAsia"/>
          <w:szCs w:val="24"/>
          <w:lang w:val="zh-CN"/>
        </w:rPr>
      </w:pPr>
      <w:r>
        <w:rPr>
          <w:rFonts w:hint="eastAsia"/>
        </w:rPr>
        <w:t>集团侧</w:t>
      </w:r>
      <w:r>
        <w:rPr>
          <w:rFonts w:hint="eastAsia"/>
        </w:rPr>
        <w:t>AI</w:t>
      </w:r>
      <w:r>
        <w:rPr>
          <w:rFonts w:hint="eastAsia"/>
        </w:rPr>
        <w:t>算力节点</w:t>
      </w:r>
      <w:r>
        <w:rPr>
          <w:rFonts w:hint="eastAsia"/>
          <w:szCs w:val="24"/>
          <w:lang w:val="zh-CN"/>
        </w:rPr>
        <w:t>作为服务端。</w:t>
      </w:r>
    </w:p>
    <w:p w14:paraId="36059A71" w14:textId="77777777" w:rsidR="00000000" w:rsidRDefault="00000000">
      <w:pPr>
        <w:pStyle w:val="a9"/>
        <w:numPr>
          <w:ilvl w:val="0"/>
          <w:numId w:val="123"/>
        </w:numPr>
        <w:ind w:firstLineChars="200" w:firstLine="24pt"/>
        <w:rPr>
          <w:rFonts w:hint="eastAsia"/>
          <w:szCs w:val="24"/>
          <w:lang w:val="zh-CN"/>
        </w:rPr>
      </w:pPr>
      <w:r>
        <w:rPr>
          <w:rFonts w:hint="eastAsia"/>
        </w:rPr>
        <w:t>集团侧</w:t>
      </w:r>
      <w:r>
        <w:rPr>
          <w:rFonts w:hint="eastAsia"/>
        </w:rPr>
        <w:t>AI</w:t>
      </w:r>
      <w:r>
        <w:rPr>
          <w:rFonts w:hint="eastAsia"/>
        </w:rPr>
        <w:t>算力节点</w:t>
      </w:r>
      <w:r>
        <w:rPr>
          <w:rFonts w:hint="eastAsia"/>
          <w:szCs w:val="24"/>
          <w:lang w:val="zh-CN"/>
        </w:rPr>
        <w:t>与机器人及无人机巡视系统需保持模型同步，同步过程应支持离线文件及在线同步两种方式。</w:t>
      </w:r>
    </w:p>
    <w:p w14:paraId="1002BE1D" w14:textId="77777777" w:rsidR="00000000" w:rsidRDefault="00000000">
      <w:pPr>
        <w:pStyle w:val="a9"/>
        <w:numPr>
          <w:ilvl w:val="0"/>
          <w:numId w:val="120"/>
        </w:numPr>
        <w:ind w:start="0pt" w:firstLineChars="200" w:firstLine="24pt"/>
        <w:rPr>
          <w:rFonts w:hint="eastAsia"/>
        </w:rPr>
      </w:pPr>
      <w:r>
        <w:rPr>
          <w:rFonts w:hint="eastAsia"/>
        </w:rPr>
        <w:t>巡视数据交互流程要求：</w:t>
      </w:r>
    </w:p>
    <w:p w14:paraId="544428F0" w14:textId="77777777" w:rsidR="00000000" w:rsidRDefault="00000000">
      <w:pPr>
        <w:pStyle w:val="a9"/>
        <w:numPr>
          <w:ilvl w:val="0"/>
          <w:numId w:val="124"/>
        </w:numPr>
        <w:ind w:firstLineChars="200" w:firstLine="24pt"/>
        <w:rPr>
          <w:szCs w:val="24"/>
          <w:lang w:val="zh-CN"/>
        </w:rPr>
      </w:pPr>
      <w:r>
        <w:rPr>
          <w:rFonts w:hint="eastAsia"/>
          <w:szCs w:val="24"/>
        </w:rPr>
        <w:t>站端超融合</w:t>
      </w:r>
      <w:r>
        <w:rPr>
          <w:rFonts w:hint="eastAsia"/>
          <w:szCs w:val="24"/>
          <w:lang w:val="zh-CN"/>
        </w:rPr>
        <w:t>服务器与上级系统交互流程：</w:t>
      </w:r>
    </w:p>
    <w:p w14:paraId="55E36730" w14:textId="77777777" w:rsidR="00000000" w:rsidRDefault="00000000">
      <w:pPr>
        <w:pStyle w:val="a9"/>
        <w:numPr>
          <w:ilvl w:val="0"/>
          <w:numId w:val="125"/>
        </w:numPr>
        <w:ind w:firstLineChars="200" w:firstLine="24pt"/>
        <w:rPr>
          <w:rFonts w:hint="eastAsia"/>
          <w:szCs w:val="24"/>
          <w:lang w:val="zh-CN"/>
        </w:rPr>
      </w:pPr>
      <w:r>
        <w:rPr>
          <w:rFonts w:hint="eastAsia"/>
          <w:szCs w:val="24"/>
        </w:rPr>
        <w:t>站端超融合</w:t>
      </w:r>
      <w:r>
        <w:rPr>
          <w:rFonts w:hint="eastAsia"/>
          <w:szCs w:val="24"/>
          <w:lang w:val="zh-CN"/>
        </w:rPr>
        <w:t>服务器向上级系统发送注册消息。</w:t>
      </w:r>
    </w:p>
    <w:p w14:paraId="0FFA7AC7" w14:textId="77777777" w:rsidR="00000000" w:rsidRDefault="00000000">
      <w:pPr>
        <w:pStyle w:val="a9"/>
        <w:numPr>
          <w:ilvl w:val="0"/>
          <w:numId w:val="125"/>
        </w:numPr>
        <w:ind w:firstLineChars="200" w:firstLine="24pt"/>
        <w:rPr>
          <w:rFonts w:hint="eastAsia"/>
          <w:szCs w:val="24"/>
          <w:lang w:val="zh-CN"/>
        </w:rPr>
      </w:pPr>
      <w:r>
        <w:rPr>
          <w:rFonts w:hint="eastAsia"/>
          <w:szCs w:val="24"/>
          <w:lang w:val="zh-CN"/>
        </w:rPr>
        <w:t>上级系统在收到注册请求后，应立即验证设备的有效性。</w:t>
      </w:r>
    </w:p>
    <w:p w14:paraId="1744CBB5" w14:textId="77777777" w:rsidR="00000000" w:rsidRDefault="00000000">
      <w:pPr>
        <w:pStyle w:val="a9"/>
        <w:numPr>
          <w:ilvl w:val="0"/>
          <w:numId w:val="125"/>
        </w:numPr>
        <w:ind w:firstLineChars="200" w:firstLine="24pt"/>
        <w:rPr>
          <w:rFonts w:hint="eastAsia"/>
          <w:szCs w:val="24"/>
          <w:lang w:val="zh-CN"/>
        </w:rPr>
      </w:pPr>
      <w:r>
        <w:rPr>
          <w:rFonts w:hint="eastAsia"/>
          <w:szCs w:val="24"/>
        </w:rPr>
        <w:t>站端超融合</w:t>
      </w:r>
      <w:r>
        <w:rPr>
          <w:rFonts w:hint="eastAsia"/>
          <w:szCs w:val="24"/>
          <w:lang w:val="zh-CN"/>
        </w:rPr>
        <w:t>服务器定时向上级系统发送一次心跳请求。</w:t>
      </w:r>
    </w:p>
    <w:p w14:paraId="4547A70F" w14:textId="77777777" w:rsidR="00000000" w:rsidRDefault="00000000">
      <w:pPr>
        <w:pStyle w:val="a9"/>
        <w:numPr>
          <w:ilvl w:val="0"/>
          <w:numId w:val="125"/>
        </w:numPr>
        <w:ind w:firstLineChars="200" w:firstLine="24pt"/>
        <w:rPr>
          <w:rFonts w:hint="eastAsia"/>
          <w:szCs w:val="24"/>
          <w:lang w:val="zh-CN"/>
        </w:rPr>
      </w:pPr>
      <w:r>
        <w:rPr>
          <w:rFonts w:hint="eastAsia"/>
          <w:szCs w:val="24"/>
          <w:lang w:val="zh-CN"/>
        </w:rPr>
        <w:t>在通道正常期间，上级系统和</w:t>
      </w:r>
      <w:r>
        <w:rPr>
          <w:rFonts w:hint="eastAsia"/>
          <w:szCs w:val="24"/>
        </w:rPr>
        <w:t>站端超融合</w:t>
      </w:r>
      <w:r>
        <w:rPr>
          <w:rFonts w:hint="eastAsia"/>
          <w:szCs w:val="24"/>
          <w:lang w:val="zh-CN"/>
        </w:rPr>
        <w:t>服务器进行双向通信，完成业务交互。</w:t>
      </w:r>
    </w:p>
    <w:p w14:paraId="68E0CF27" w14:textId="77777777" w:rsidR="00000000" w:rsidRDefault="00000000">
      <w:pPr>
        <w:pStyle w:val="a9"/>
        <w:numPr>
          <w:ilvl w:val="0"/>
          <w:numId w:val="124"/>
        </w:numPr>
        <w:ind w:firstLineChars="200" w:firstLine="24pt"/>
        <w:rPr>
          <w:szCs w:val="24"/>
          <w:lang w:val="zh-CN"/>
        </w:rPr>
      </w:pPr>
      <w:r>
        <w:rPr>
          <w:rFonts w:hint="eastAsia"/>
          <w:szCs w:val="24"/>
          <w:lang w:val="zh-CN"/>
        </w:rPr>
        <w:lastRenderedPageBreak/>
        <w:t>机器人及无人机巡视系统与</w:t>
      </w:r>
      <w:r>
        <w:rPr>
          <w:rFonts w:hint="eastAsia"/>
          <w:szCs w:val="24"/>
        </w:rPr>
        <w:t>站端超融合</w:t>
      </w:r>
      <w:r>
        <w:rPr>
          <w:rFonts w:hint="eastAsia"/>
          <w:szCs w:val="24"/>
          <w:lang w:val="zh-CN"/>
        </w:rPr>
        <w:t>服务器交互流程：</w:t>
      </w:r>
    </w:p>
    <w:p w14:paraId="1377E9CE" w14:textId="77777777" w:rsidR="00000000" w:rsidRDefault="00000000">
      <w:pPr>
        <w:pStyle w:val="a9"/>
        <w:numPr>
          <w:ilvl w:val="0"/>
          <w:numId w:val="126"/>
        </w:numPr>
        <w:ind w:firstLineChars="200" w:firstLine="24pt"/>
        <w:rPr>
          <w:rFonts w:hint="eastAsia"/>
          <w:szCs w:val="24"/>
          <w:lang w:val="zh-CN"/>
        </w:rPr>
      </w:pPr>
      <w:r>
        <w:rPr>
          <w:rFonts w:hint="eastAsia"/>
          <w:szCs w:val="24"/>
          <w:lang w:val="zh-CN"/>
        </w:rPr>
        <w:t>机器人及无人机巡视系统向</w:t>
      </w:r>
      <w:r>
        <w:rPr>
          <w:rFonts w:hint="eastAsia"/>
          <w:szCs w:val="24"/>
        </w:rPr>
        <w:t>站端超融合</w:t>
      </w:r>
      <w:r>
        <w:rPr>
          <w:rFonts w:hint="eastAsia"/>
          <w:szCs w:val="24"/>
          <w:lang w:val="zh-CN"/>
        </w:rPr>
        <w:t>服务器发送注册消息。</w:t>
      </w:r>
    </w:p>
    <w:p w14:paraId="7A51471E" w14:textId="77777777" w:rsidR="00000000" w:rsidRDefault="00000000">
      <w:pPr>
        <w:pStyle w:val="a9"/>
        <w:numPr>
          <w:ilvl w:val="0"/>
          <w:numId w:val="126"/>
        </w:numPr>
        <w:ind w:firstLineChars="200" w:firstLine="24pt"/>
        <w:rPr>
          <w:rFonts w:hint="eastAsia"/>
          <w:szCs w:val="24"/>
          <w:lang w:val="zh-CN"/>
        </w:rPr>
      </w:pPr>
      <w:r>
        <w:rPr>
          <w:rFonts w:hint="eastAsia"/>
          <w:szCs w:val="24"/>
        </w:rPr>
        <w:t>站端超融合</w:t>
      </w:r>
      <w:r>
        <w:rPr>
          <w:rFonts w:hint="eastAsia"/>
          <w:szCs w:val="24"/>
          <w:lang w:val="zh-CN"/>
        </w:rPr>
        <w:t>服务器在收到注册请求后，应立即验证设备的有效性。</w:t>
      </w:r>
    </w:p>
    <w:p w14:paraId="1B224E73" w14:textId="77777777" w:rsidR="00000000" w:rsidRDefault="00000000">
      <w:pPr>
        <w:pStyle w:val="a9"/>
        <w:numPr>
          <w:ilvl w:val="0"/>
          <w:numId w:val="126"/>
        </w:numPr>
        <w:ind w:firstLineChars="200" w:firstLine="24pt"/>
        <w:rPr>
          <w:rFonts w:hint="eastAsia"/>
          <w:szCs w:val="24"/>
          <w:lang w:val="zh-CN"/>
        </w:rPr>
      </w:pPr>
      <w:r>
        <w:rPr>
          <w:rFonts w:hint="eastAsia"/>
          <w:szCs w:val="24"/>
          <w:lang w:val="zh-CN"/>
        </w:rPr>
        <w:t>无人机及机器人定时向</w:t>
      </w:r>
      <w:r>
        <w:rPr>
          <w:rFonts w:hint="eastAsia"/>
          <w:szCs w:val="24"/>
        </w:rPr>
        <w:t>站端超融合</w:t>
      </w:r>
      <w:r>
        <w:rPr>
          <w:rFonts w:hint="eastAsia"/>
          <w:szCs w:val="24"/>
          <w:lang w:val="zh-CN"/>
        </w:rPr>
        <w:t>服务器发送一次心跳请求。</w:t>
      </w:r>
    </w:p>
    <w:p w14:paraId="0E2851B2" w14:textId="77777777" w:rsidR="00000000" w:rsidRDefault="00000000">
      <w:pPr>
        <w:pStyle w:val="a9"/>
        <w:numPr>
          <w:ilvl w:val="0"/>
          <w:numId w:val="126"/>
        </w:numPr>
        <w:ind w:firstLineChars="200" w:firstLine="24pt"/>
        <w:rPr>
          <w:rFonts w:hint="eastAsia"/>
          <w:szCs w:val="24"/>
          <w:lang w:val="zh-CN"/>
        </w:rPr>
      </w:pPr>
      <w:r>
        <w:rPr>
          <w:rFonts w:hint="eastAsia"/>
          <w:szCs w:val="24"/>
          <w:lang w:val="zh-CN"/>
        </w:rPr>
        <w:t>在通道正常期间，</w:t>
      </w:r>
      <w:r>
        <w:rPr>
          <w:rFonts w:hint="eastAsia"/>
          <w:szCs w:val="24"/>
        </w:rPr>
        <w:t>站端超融合</w:t>
      </w:r>
      <w:r>
        <w:rPr>
          <w:rFonts w:hint="eastAsia"/>
          <w:szCs w:val="24"/>
          <w:lang w:val="zh-CN"/>
        </w:rPr>
        <w:t>服务器和机器人及无人机巡视系统进行双向通信，完成业务交互。</w:t>
      </w:r>
    </w:p>
    <w:p w14:paraId="3BD2CAD1" w14:textId="77777777" w:rsidR="00000000" w:rsidRDefault="00000000">
      <w:pPr>
        <w:pStyle w:val="a9"/>
        <w:numPr>
          <w:ilvl w:val="0"/>
          <w:numId w:val="124"/>
        </w:numPr>
        <w:ind w:firstLineChars="200" w:firstLine="24pt"/>
        <w:rPr>
          <w:szCs w:val="24"/>
          <w:lang w:val="zh-CN"/>
        </w:rPr>
      </w:pPr>
      <w:r>
        <w:rPr>
          <w:rFonts w:hint="eastAsia"/>
          <w:szCs w:val="24"/>
        </w:rPr>
        <w:t>站端超融合</w:t>
      </w:r>
      <w:r>
        <w:rPr>
          <w:rFonts w:hint="eastAsia"/>
          <w:szCs w:val="24"/>
          <w:lang w:val="zh-CN"/>
        </w:rPr>
        <w:t>服务器与集团侧</w:t>
      </w:r>
      <w:r>
        <w:rPr>
          <w:rFonts w:hint="eastAsia"/>
          <w:szCs w:val="24"/>
          <w:lang w:val="zh-CN"/>
        </w:rPr>
        <w:t>AI</w:t>
      </w:r>
      <w:r>
        <w:rPr>
          <w:rFonts w:hint="eastAsia"/>
          <w:szCs w:val="24"/>
          <w:lang w:val="zh-CN"/>
        </w:rPr>
        <w:t>算力节点交互过程：</w:t>
      </w:r>
    </w:p>
    <w:p w14:paraId="20BB93C3" w14:textId="77777777" w:rsidR="00000000" w:rsidRDefault="00000000">
      <w:pPr>
        <w:pStyle w:val="a9"/>
        <w:numPr>
          <w:ilvl w:val="0"/>
          <w:numId w:val="127"/>
        </w:numPr>
        <w:ind w:firstLineChars="200" w:firstLine="24pt"/>
        <w:rPr>
          <w:rFonts w:hint="eastAsia"/>
          <w:szCs w:val="24"/>
          <w:lang w:val="zh-CN"/>
        </w:rPr>
      </w:pPr>
      <w:r>
        <w:rPr>
          <w:rFonts w:hint="eastAsia"/>
          <w:szCs w:val="24"/>
        </w:rPr>
        <w:t>站端超融合</w:t>
      </w:r>
      <w:r>
        <w:rPr>
          <w:rFonts w:hint="eastAsia"/>
          <w:szCs w:val="24"/>
          <w:lang w:val="zh-CN"/>
        </w:rPr>
        <w:t>服务器向集团侧</w:t>
      </w:r>
      <w:r>
        <w:rPr>
          <w:rFonts w:hint="eastAsia"/>
          <w:szCs w:val="24"/>
          <w:lang w:val="zh-CN"/>
        </w:rPr>
        <w:t>AI</w:t>
      </w:r>
      <w:r>
        <w:rPr>
          <w:rFonts w:hint="eastAsia"/>
          <w:szCs w:val="24"/>
          <w:lang w:val="zh-CN"/>
        </w:rPr>
        <w:t>算力节点发送图像分析请求。</w:t>
      </w:r>
    </w:p>
    <w:p w14:paraId="57205F87" w14:textId="77777777" w:rsidR="00000000" w:rsidRDefault="00000000">
      <w:pPr>
        <w:pStyle w:val="a9"/>
        <w:numPr>
          <w:ilvl w:val="0"/>
          <w:numId w:val="127"/>
        </w:numPr>
        <w:ind w:firstLineChars="200" w:firstLine="24pt"/>
        <w:rPr>
          <w:rFonts w:hint="eastAsia"/>
          <w:szCs w:val="24"/>
          <w:lang w:val="zh-CN"/>
        </w:rPr>
      </w:pPr>
      <w:r>
        <w:rPr>
          <w:rFonts w:hint="eastAsia"/>
          <w:szCs w:val="24"/>
          <w:lang w:val="zh-CN"/>
        </w:rPr>
        <w:t>集团侧</w:t>
      </w:r>
      <w:r>
        <w:rPr>
          <w:rFonts w:hint="eastAsia"/>
          <w:szCs w:val="24"/>
          <w:lang w:val="zh-CN"/>
        </w:rPr>
        <w:t>AI</w:t>
      </w:r>
      <w:r>
        <w:rPr>
          <w:rFonts w:hint="eastAsia"/>
          <w:szCs w:val="24"/>
          <w:lang w:val="zh-CN"/>
        </w:rPr>
        <w:t>算力节点在收到分析请求后，应先应答，待分析图像分析完成，应向</w:t>
      </w:r>
      <w:r>
        <w:rPr>
          <w:rFonts w:hint="eastAsia"/>
          <w:szCs w:val="24"/>
        </w:rPr>
        <w:t>场站端超融合</w:t>
      </w:r>
      <w:r>
        <w:rPr>
          <w:rFonts w:hint="eastAsia"/>
          <w:szCs w:val="24"/>
          <w:lang w:val="zh-CN"/>
        </w:rPr>
        <w:t>服务器请求发送分析结果。</w:t>
      </w:r>
    </w:p>
    <w:p w14:paraId="0FFDA705" w14:textId="77777777" w:rsidR="00000000" w:rsidRDefault="00000000">
      <w:pPr>
        <w:pStyle w:val="a9"/>
        <w:numPr>
          <w:ilvl w:val="0"/>
          <w:numId w:val="127"/>
        </w:numPr>
        <w:ind w:firstLineChars="200" w:firstLine="24pt"/>
        <w:rPr>
          <w:rFonts w:hint="eastAsia"/>
          <w:szCs w:val="24"/>
          <w:lang w:val="zh-CN"/>
        </w:rPr>
      </w:pPr>
      <w:r>
        <w:rPr>
          <w:rFonts w:hint="eastAsia"/>
          <w:szCs w:val="24"/>
        </w:rPr>
        <w:t>站端超融合</w:t>
      </w:r>
      <w:r>
        <w:rPr>
          <w:rFonts w:hint="eastAsia"/>
          <w:szCs w:val="24"/>
          <w:lang w:val="zh-CN"/>
        </w:rPr>
        <w:t>服务器向集团侧</w:t>
      </w:r>
      <w:r>
        <w:rPr>
          <w:rFonts w:hint="eastAsia"/>
          <w:szCs w:val="24"/>
          <w:lang w:val="zh-CN"/>
        </w:rPr>
        <w:t>AI</w:t>
      </w:r>
      <w:r>
        <w:rPr>
          <w:rFonts w:hint="eastAsia"/>
          <w:szCs w:val="24"/>
          <w:lang w:val="zh-CN"/>
        </w:rPr>
        <w:t>算力节点发送算法更新请求。</w:t>
      </w:r>
    </w:p>
    <w:p w14:paraId="10FD30A7" w14:textId="77777777" w:rsidR="00000000" w:rsidRDefault="00000000">
      <w:pPr>
        <w:pStyle w:val="a9"/>
        <w:numPr>
          <w:ilvl w:val="0"/>
          <w:numId w:val="127"/>
        </w:numPr>
        <w:ind w:firstLineChars="200" w:firstLine="24pt"/>
        <w:rPr>
          <w:rFonts w:hint="eastAsia"/>
          <w:szCs w:val="24"/>
          <w:lang w:val="zh-CN"/>
        </w:rPr>
      </w:pPr>
      <w:r>
        <w:rPr>
          <w:rFonts w:hint="eastAsia"/>
          <w:szCs w:val="24"/>
          <w:lang w:val="zh-CN"/>
        </w:rPr>
        <w:t>集团侧</w:t>
      </w:r>
      <w:r>
        <w:rPr>
          <w:rFonts w:hint="eastAsia"/>
          <w:szCs w:val="24"/>
          <w:lang w:val="zh-CN"/>
        </w:rPr>
        <w:t>AI</w:t>
      </w:r>
      <w:r>
        <w:rPr>
          <w:rFonts w:hint="eastAsia"/>
          <w:szCs w:val="24"/>
          <w:lang w:val="zh-CN"/>
        </w:rPr>
        <w:t>算力节点在收到算法更新请求后，应先应答，待算法更新完成后，应向</w:t>
      </w:r>
      <w:r>
        <w:rPr>
          <w:rFonts w:hint="eastAsia"/>
          <w:szCs w:val="24"/>
        </w:rPr>
        <w:t>站端超融合</w:t>
      </w:r>
      <w:r>
        <w:rPr>
          <w:rFonts w:hint="eastAsia"/>
          <w:szCs w:val="24"/>
          <w:lang w:val="zh-CN"/>
        </w:rPr>
        <w:t>服务器请求发送算法更新结果。</w:t>
      </w:r>
    </w:p>
    <w:p w14:paraId="5C40353B" w14:textId="77777777" w:rsidR="00000000" w:rsidRDefault="00000000">
      <w:pPr>
        <w:pStyle w:val="a9"/>
        <w:numPr>
          <w:ilvl w:val="0"/>
          <w:numId w:val="120"/>
        </w:numPr>
        <w:ind w:start="0pt" w:firstLineChars="200" w:firstLine="24pt"/>
        <w:rPr>
          <w:rFonts w:hint="eastAsia"/>
        </w:rPr>
      </w:pPr>
      <w:bookmarkStart w:id="96" w:name="_Toc120200175"/>
      <w:bookmarkStart w:id="97" w:name="_Toc37671439"/>
      <w:bookmarkStart w:id="98" w:name="_Toc497750683"/>
      <w:bookmarkStart w:id="99" w:name="_Toc498111294"/>
      <w:bookmarkStart w:id="100" w:name="_Toc498111293"/>
      <w:bookmarkStart w:id="101" w:name="_Toc498112310"/>
      <w:bookmarkStart w:id="102" w:name="_Toc498112309"/>
      <w:bookmarkStart w:id="103" w:name="_Toc498111058"/>
      <w:bookmarkStart w:id="104" w:name="_Toc498111059"/>
      <w:r>
        <w:rPr>
          <w:rFonts w:hint="eastAsia"/>
        </w:rPr>
        <w:t>系统接口</w:t>
      </w:r>
      <w:bookmarkEnd w:id="96"/>
      <w:bookmarkEnd w:id="97"/>
      <w:r>
        <w:rPr>
          <w:rFonts w:hint="eastAsia"/>
        </w:rPr>
        <w:t>要求</w:t>
      </w:r>
    </w:p>
    <w:p w14:paraId="26470BFA" w14:textId="77777777" w:rsidR="00000000" w:rsidRDefault="00000000">
      <w:pPr>
        <w:pStyle w:val="a9"/>
        <w:numPr>
          <w:ilvl w:val="0"/>
          <w:numId w:val="128"/>
        </w:numPr>
        <w:ind w:firstLineChars="200" w:firstLine="24pt"/>
        <w:rPr>
          <w:szCs w:val="24"/>
          <w:lang w:val="zh-CN"/>
        </w:rPr>
      </w:pPr>
      <w:bookmarkStart w:id="105" w:name="_Toc3988808"/>
      <w:bookmarkStart w:id="106" w:name="_Toc3988880"/>
      <w:bookmarkStart w:id="107" w:name="_Toc3988994"/>
      <w:bookmarkStart w:id="108" w:name="_Toc3988910"/>
      <w:bookmarkStart w:id="109" w:name="_Toc3988728"/>
      <w:bookmarkStart w:id="110" w:name="_Toc3988958"/>
      <w:bookmarkStart w:id="111" w:name="_Toc3988970"/>
      <w:bookmarkStart w:id="112" w:name="_Toc3988918"/>
      <w:bookmarkStart w:id="113" w:name="_Toc3988938"/>
      <w:bookmarkStart w:id="114" w:name="_Toc3988744"/>
      <w:bookmarkStart w:id="115" w:name="_Toc3988660"/>
      <w:bookmarkStart w:id="116" w:name="_Toc3988764"/>
      <w:bookmarkStart w:id="117" w:name="_Toc3988692"/>
      <w:bookmarkStart w:id="118" w:name="_Toc3989002"/>
      <w:bookmarkStart w:id="119" w:name="_Toc509300553"/>
      <w:bookmarkStart w:id="120" w:name="_Toc3988648"/>
      <w:bookmarkStart w:id="121" w:name="_Toc4680470"/>
      <w:bookmarkStart w:id="122" w:name="_Toc3988656"/>
      <w:bookmarkStart w:id="123" w:name="_Toc3988934"/>
      <w:bookmarkStart w:id="124" w:name="_Toc4680475"/>
      <w:bookmarkStart w:id="125" w:name="_Toc3989014"/>
      <w:bookmarkStart w:id="126" w:name="_Toc4680474"/>
      <w:bookmarkStart w:id="127" w:name="_Toc509300550"/>
      <w:bookmarkStart w:id="128" w:name="_Toc3989030"/>
      <w:bookmarkStart w:id="129" w:name="_Toc3988990"/>
      <w:bookmarkStart w:id="130" w:name="_Toc3989062"/>
      <w:bookmarkStart w:id="131" w:name="_Toc3988684"/>
      <w:bookmarkStart w:id="132" w:name="_Toc42116338"/>
      <w:bookmarkStart w:id="133" w:name="_Toc3988914"/>
      <w:bookmarkStart w:id="134" w:name="_Toc3236346"/>
      <w:bookmarkStart w:id="135" w:name="_Toc4680469"/>
      <w:bookmarkStart w:id="136" w:name="_Toc3988748"/>
      <w:bookmarkStart w:id="137" w:name="_Toc509300546"/>
      <w:bookmarkStart w:id="138" w:name="_Toc3988946"/>
      <w:bookmarkStart w:id="139" w:name="_Toc3988740"/>
      <w:bookmarkStart w:id="140" w:name="_Toc3988890"/>
      <w:bookmarkStart w:id="141" w:name="_Toc3236373"/>
      <w:bookmarkStart w:id="142" w:name="_Toc3988840"/>
      <w:bookmarkStart w:id="143" w:name="_Toc3988848"/>
      <w:bookmarkStart w:id="144" w:name="_Toc3236348"/>
      <w:bookmarkStart w:id="145" w:name="_Toc3988930"/>
      <w:bookmarkStart w:id="146" w:name="_Toc3988768"/>
      <w:bookmarkStart w:id="147" w:name="_Toc3988634"/>
      <w:bookmarkStart w:id="148" w:name="_Toc3988926"/>
      <w:bookmarkStart w:id="149" w:name="_Toc3988860"/>
      <w:bookmarkStart w:id="150" w:name="_Toc3988784"/>
      <w:bookmarkStart w:id="151" w:name="_Toc3988668"/>
      <w:bookmarkStart w:id="152" w:name="_Toc3988998"/>
      <w:bookmarkStart w:id="153" w:name="_Toc3988836"/>
      <w:bookmarkStart w:id="154" w:name="_Toc42116339"/>
      <w:bookmarkStart w:id="155" w:name="_Toc3989018"/>
      <w:bookmarkStart w:id="156" w:name="_Toc3989042"/>
      <w:bookmarkStart w:id="157" w:name="_Toc509300592"/>
      <w:bookmarkStart w:id="158" w:name="_Toc3988950"/>
      <w:bookmarkStart w:id="159" w:name="_Toc45638285"/>
      <w:bookmarkStart w:id="160" w:name="_Toc3988724"/>
      <w:bookmarkStart w:id="161" w:name="_Toc509300549"/>
      <w:bookmarkStart w:id="162" w:name="_Toc3988688"/>
      <w:bookmarkStart w:id="163" w:name="_Toc3989058"/>
      <w:bookmarkStart w:id="164" w:name="_Toc3988962"/>
      <w:bookmarkStart w:id="165" w:name="_Toc3236345"/>
      <w:bookmarkStart w:id="166" w:name="_Toc3989054"/>
      <w:bookmarkStart w:id="167" w:name="_Toc509300586"/>
      <w:bookmarkStart w:id="168" w:name="_Toc3988633"/>
      <w:bookmarkStart w:id="169" w:name="_Toc3988672"/>
      <w:bookmarkStart w:id="170" w:name="_Toc3236349"/>
      <w:bookmarkStart w:id="171" w:name="_Toc3236344"/>
      <w:bookmarkStart w:id="172" w:name="_Toc3988619"/>
      <w:bookmarkStart w:id="173" w:name="_Toc3988902"/>
      <w:bookmarkStart w:id="174" w:name="_Toc509300617"/>
      <w:bookmarkStart w:id="175" w:name="_Toc3988800"/>
      <w:bookmarkStart w:id="176" w:name="_Toc42116337"/>
      <w:bookmarkStart w:id="177" w:name="_Toc3988864"/>
      <w:bookmarkStart w:id="178" w:name="_Toc3988704"/>
      <w:bookmarkStart w:id="179" w:name="_Toc3988792"/>
      <w:bookmarkStart w:id="180" w:name="_Toc3988986"/>
      <w:bookmarkStart w:id="181" w:name="_Toc3988696"/>
      <w:bookmarkStart w:id="182" w:name="_Toc3988736"/>
      <w:bookmarkStart w:id="183" w:name="_Toc3988680"/>
      <w:bookmarkStart w:id="184" w:name="_Toc3988732"/>
      <w:bookmarkStart w:id="185" w:name="_Toc3988954"/>
      <w:bookmarkStart w:id="186" w:name="_Toc509300588"/>
      <w:bookmarkStart w:id="187" w:name="_Toc509300547"/>
      <w:bookmarkStart w:id="188" w:name="_Toc3988922"/>
      <w:bookmarkStart w:id="189" w:name="_Toc3988868"/>
      <w:bookmarkStart w:id="190" w:name="_Toc3988652"/>
      <w:bookmarkStart w:id="191" w:name="_Toc3988898"/>
      <w:bookmarkStart w:id="192" w:name="_Toc509300548"/>
      <w:bookmarkStart w:id="193" w:name="_Toc509300564"/>
      <w:bookmarkStart w:id="194" w:name="_Toc509300585"/>
      <w:bookmarkStart w:id="195" w:name="_Toc3988632"/>
      <w:bookmarkStart w:id="196" w:name="_Toc509300590"/>
      <w:bookmarkStart w:id="197" w:name="_Toc3988876"/>
      <w:bookmarkStart w:id="198" w:name="_Toc509300589"/>
      <w:bookmarkStart w:id="199" w:name="_Toc509300551"/>
      <w:bookmarkStart w:id="200" w:name="_Toc3988635"/>
      <w:bookmarkStart w:id="201" w:name="_Toc3988966"/>
      <w:bookmarkStart w:id="202" w:name="_Toc3988832"/>
      <w:bookmarkStart w:id="203" w:name="_Toc3988872"/>
      <w:bookmarkStart w:id="204" w:name="_Toc3988881"/>
      <w:bookmarkStart w:id="205" w:name="_Toc3989010"/>
      <w:bookmarkStart w:id="206" w:name="_Toc4680415"/>
      <w:bookmarkStart w:id="207" w:name="_Toc449136435"/>
      <w:bookmarkStart w:id="208" w:name="_Toc3988820"/>
      <w:bookmarkStart w:id="209" w:name="_Toc509300552"/>
      <w:bookmarkStart w:id="210" w:name="_Toc4680473"/>
      <w:bookmarkStart w:id="211" w:name="_Toc3988756"/>
      <w:bookmarkStart w:id="212" w:name="_Toc509300584"/>
      <w:bookmarkStart w:id="213" w:name="_Toc3236371"/>
      <w:bookmarkStart w:id="214" w:name="_Toc3989006"/>
      <w:bookmarkStart w:id="215" w:name="_Toc3988856"/>
      <w:bookmarkStart w:id="216" w:name="_Toc3988700"/>
      <w:bookmarkStart w:id="217" w:name="_Toc3988804"/>
      <w:bookmarkStart w:id="218" w:name="_Toc3988708"/>
      <w:bookmarkStart w:id="219" w:name="_Toc3988720"/>
      <w:bookmarkStart w:id="220" w:name="_Toc3989046"/>
      <w:bookmarkStart w:id="221" w:name="_Toc3989038"/>
      <w:bookmarkStart w:id="222" w:name="_Toc509300591"/>
      <w:bookmarkStart w:id="223" w:name="_Toc3988942"/>
      <w:bookmarkStart w:id="224" w:name="_Toc3988776"/>
      <w:bookmarkStart w:id="225" w:name="_Toc3988644"/>
      <w:bookmarkStart w:id="226" w:name="_Toc3989022"/>
      <w:bookmarkStart w:id="227" w:name="_Toc3988760"/>
      <w:bookmarkStart w:id="228" w:name="_Toc509300569"/>
      <w:bookmarkStart w:id="229" w:name="_Toc3988816"/>
      <w:bookmarkStart w:id="230" w:name="_Toc3236374"/>
      <w:bookmarkStart w:id="231" w:name="_Toc509300587"/>
      <w:bookmarkStart w:id="232" w:name="_Toc3988772"/>
      <w:bookmarkStart w:id="233" w:name="_Toc3988712"/>
      <w:bookmarkStart w:id="234" w:name="_Toc3988676"/>
      <w:bookmarkStart w:id="235" w:name="_Toc3988828"/>
      <w:bookmarkStart w:id="236" w:name="_Toc3989034"/>
      <w:bookmarkStart w:id="237" w:name="_Toc3988824"/>
      <w:bookmarkStart w:id="238" w:name="_Toc3236347"/>
      <w:bookmarkStart w:id="239" w:name="_Toc3988788"/>
      <w:bookmarkStart w:id="240" w:name="_Toc42116340"/>
      <w:bookmarkStart w:id="241" w:name="_Toc77099569"/>
      <w:bookmarkStart w:id="242" w:name="_Toc37671441"/>
      <w:bookmarkStart w:id="243" w:name="_Toc96701760"/>
      <w:bookmarkStart w:id="244" w:name="_Toc95733579"/>
      <w:bookmarkStart w:id="245" w:name="_Toc99046274"/>
      <w:bookmarkStart w:id="246" w:name="_Toc45638286"/>
      <w:bookmarkStart w:id="247" w:name="_Toc81257353"/>
      <w:bookmarkStart w:id="248" w:name="_Toc96632124"/>
      <w:bookmarkStart w:id="249" w:name="_Toc96462300"/>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r>
        <w:rPr>
          <w:rFonts w:hint="eastAsia"/>
          <w:szCs w:val="24"/>
        </w:rPr>
        <w:t>站端超融合</w:t>
      </w:r>
      <w:r>
        <w:rPr>
          <w:rFonts w:hint="eastAsia"/>
          <w:szCs w:val="24"/>
          <w:lang w:val="zh-CN"/>
        </w:rPr>
        <w:t>服务器</w:t>
      </w:r>
      <w:r>
        <w:rPr>
          <w:szCs w:val="24"/>
          <w:lang w:val="zh-CN"/>
        </w:rPr>
        <w:t>与</w:t>
      </w:r>
      <w:r>
        <w:rPr>
          <w:rFonts w:hint="eastAsia"/>
          <w:szCs w:val="24"/>
          <w:lang w:val="zh-CN"/>
        </w:rPr>
        <w:t>机器人及无人机</w:t>
      </w:r>
      <w:r>
        <w:rPr>
          <w:szCs w:val="24"/>
          <w:lang w:val="zh-CN"/>
        </w:rPr>
        <w:t>巡视</w:t>
      </w:r>
      <w:r>
        <w:rPr>
          <w:rFonts w:hint="eastAsia"/>
          <w:szCs w:val="24"/>
          <w:lang w:val="zh-CN"/>
        </w:rPr>
        <w:t>模块</w:t>
      </w:r>
      <w:r>
        <w:rPr>
          <w:szCs w:val="24"/>
          <w:lang w:val="zh-CN"/>
        </w:rPr>
        <w:t>接口</w:t>
      </w:r>
      <w:bookmarkEnd w:id="240"/>
      <w:bookmarkEnd w:id="241"/>
      <w:bookmarkEnd w:id="242"/>
      <w:bookmarkEnd w:id="243"/>
      <w:bookmarkEnd w:id="244"/>
      <w:bookmarkEnd w:id="245"/>
      <w:bookmarkEnd w:id="246"/>
      <w:bookmarkEnd w:id="247"/>
      <w:bookmarkEnd w:id="248"/>
      <w:bookmarkEnd w:id="249"/>
      <w:r>
        <w:rPr>
          <w:rFonts w:hint="eastAsia"/>
          <w:szCs w:val="24"/>
          <w:lang w:val="zh-CN"/>
        </w:rPr>
        <w:t>：</w:t>
      </w:r>
    </w:p>
    <w:p w14:paraId="0EA32CBF" w14:textId="77777777" w:rsidR="00000000" w:rsidRDefault="00000000">
      <w:pPr>
        <w:pStyle w:val="a9"/>
        <w:numPr>
          <w:ilvl w:val="0"/>
          <w:numId w:val="129"/>
        </w:numPr>
        <w:ind w:firstLineChars="200" w:firstLine="24pt"/>
        <w:rPr>
          <w:rFonts w:hint="eastAsia"/>
          <w:szCs w:val="24"/>
          <w:lang w:val="zh-CN"/>
        </w:rPr>
      </w:pPr>
      <w:bookmarkStart w:id="250" w:name="_Toc77099570"/>
      <w:bookmarkStart w:id="251" w:name="_Toc96701761"/>
      <w:bookmarkStart w:id="252" w:name="_Toc95733580"/>
      <w:bookmarkStart w:id="253" w:name="_Toc99046275"/>
      <w:bookmarkStart w:id="254" w:name="_Toc96462301"/>
      <w:bookmarkStart w:id="255" w:name="_Toc81257354"/>
      <w:bookmarkStart w:id="256" w:name="_Toc96632125"/>
      <w:r>
        <w:rPr>
          <w:rFonts w:hint="eastAsia"/>
          <w:szCs w:val="24"/>
          <w:lang w:val="zh-CN"/>
        </w:rPr>
        <w:t>物理接口</w:t>
      </w:r>
      <w:bookmarkEnd w:id="250"/>
      <w:bookmarkEnd w:id="251"/>
      <w:bookmarkEnd w:id="252"/>
      <w:bookmarkEnd w:id="253"/>
      <w:bookmarkEnd w:id="254"/>
      <w:bookmarkEnd w:id="255"/>
      <w:bookmarkEnd w:id="256"/>
      <w:r>
        <w:rPr>
          <w:rFonts w:hint="eastAsia"/>
          <w:szCs w:val="24"/>
          <w:lang w:val="zh-CN"/>
        </w:rPr>
        <w:t>：</w:t>
      </w:r>
      <w:r>
        <w:rPr>
          <w:rFonts w:hint="eastAsia"/>
          <w:szCs w:val="24"/>
        </w:rPr>
        <w:t>站端超融合</w:t>
      </w:r>
      <w:r>
        <w:rPr>
          <w:rFonts w:hint="eastAsia"/>
          <w:szCs w:val="24"/>
          <w:lang w:val="zh-CN"/>
        </w:rPr>
        <w:t>服务器与机器人及无人机巡视模块通信采用</w:t>
      </w:r>
      <w:r>
        <w:rPr>
          <w:rFonts w:hint="eastAsia"/>
          <w:szCs w:val="24"/>
          <w:lang w:val="zh-CN"/>
        </w:rPr>
        <w:t>100M/1000M</w:t>
      </w:r>
      <w:r>
        <w:rPr>
          <w:rFonts w:hint="eastAsia"/>
          <w:szCs w:val="24"/>
          <w:lang w:val="zh-CN"/>
        </w:rPr>
        <w:t>自适应以太网物理介质的通信接口</w:t>
      </w:r>
      <w:bookmarkStart w:id="257" w:name="_Toc81257355"/>
      <w:bookmarkStart w:id="258" w:name="_Toc95733581"/>
      <w:bookmarkStart w:id="259" w:name="_Toc96462302"/>
      <w:bookmarkStart w:id="260" w:name="_Toc99046276"/>
      <w:bookmarkStart w:id="261" w:name="_Toc77099571"/>
      <w:bookmarkStart w:id="262" w:name="_Toc96632126"/>
      <w:bookmarkStart w:id="263" w:name="_Toc96701762"/>
      <w:r>
        <w:rPr>
          <w:rFonts w:hint="eastAsia"/>
          <w:szCs w:val="24"/>
          <w:lang w:val="zh-CN"/>
        </w:rPr>
        <w:t>。</w:t>
      </w:r>
    </w:p>
    <w:p w14:paraId="24F85456" w14:textId="77777777" w:rsidR="00000000" w:rsidRDefault="00000000">
      <w:pPr>
        <w:pStyle w:val="a9"/>
        <w:numPr>
          <w:ilvl w:val="0"/>
          <w:numId w:val="129"/>
        </w:numPr>
        <w:ind w:firstLineChars="200" w:firstLine="24pt"/>
        <w:rPr>
          <w:rFonts w:hint="eastAsia"/>
          <w:szCs w:val="24"/>
          <w:lang w:val="zh-CN"/>
        </w:rPr>
      </w:pPr>
      <w:r>
        <w:rPr>
          <w:rFonts w:hint="eastAsia"/>
          <w:szCs w:val="24"/>
          <w:lang w:val="zh-CN"/>
        </w:rPr>
        <w:t>接口协议</w:t>
      </w:r>
      <w:bookmarkEnd w:id="257"/>
      <w:bookmarkEnd w:id="258"/>
      <w:bookmarkEnd w:id="259"/>
      <w:bookmarkEnd w:id="260"/>
      <w:bookmarkEnd w:id="261"/>
      <w:bookmarkEnd w:id="262"/>
      <w:bookmarkEnd w:id="263"/>
      <w:r>
        <w:rPr>
          <w:rFonts w:hint="eastAsia"/>
          <w:szCs w:val="24"/>
          <w:lang w:val="zh-CN"/>
        </w:rPr>
        <w:t>：</w:t>
      </w:r>
      <w:bookmarkStart w:id="264" w:name="OLE_LINK10"/>
      <w:r>
        <w:rPr>
          <w:rFonts w:hint="eastAsia"/>
          <w:szCs w:val="24"/>
          <w:lang w:val="zh-CN"/>
        </w:rPr>
        <w:t>设备模型信息及设备巡视点位信息以离线文件或在线接口方式同步，在线接口应遵循</w:t>
      </w:r>
      <w:r>
        <w:rPr>
          <w:rFonts w:hint="eastAsia"/>
          <w:szCs w:val="24"/>
          <w:lang w:val="zh-CN"/>
        </w:rPr>
        <w:t>TCP</w:t>
      </w:r>
      <w:r>
        <w:rPr>
          <w:rFonts w:hint="eastAsia"/>
          <w:szCs w:val="24"/>
          <w:lang w:val="zh-CN"/>
        </w:rPr>
        <w:t>传输协议；控制指令、查询指令、巡视结果数据、巡视设备状态数据等传输通信应遵循</w:t>
      </w:r>
      <w:r>
        <w:rPr>
          <w:rFonts w:hint="eastAsia"/>
          <w:szCs w:val="24"/>
          <w:lang w:val="zh-CN"/>
        </w:rPr>
        <w:t>TCP</w:t>
      </w:r>
      <w:r>
        <w:rPr>
          <w:rFonts w:hint="eastAsia"/>
          <w:szCs w:val="24"/>
          <w:lang w:val="zh-CN"/>
        </w:rPr>
        <w:t>传输协议；巡视采集的可见光照片、红外图谱、音频等文件传输，遵循</w:t>
      </w:r>
      <w:r>
        <w:rPr>
          <w:rFonts w:hint="eastAsia"/>
          <w:szCs w:val="24"/>
          <w:lang w:val="zh-CN"/>
        </w:rPr>
        <w:t>FTPS</w:t>
      </w:r>
      <w:r>
        <w:rPr>
          <w:rFonts w:hint="eastAsia"/>
          <w:szCs w:val="24"/>
          <w:lang w:val="zh-CN"/>
        </w:rPr>
        <w:t>安全文件传输规范</w:t>
      </w:r>
      <w:bookmarkEnd w:id="264"/>
      <w:r>
        <w:rPr>
          <w:rFonts w:hint="eastAsia"/>
          <w:szCs w:val="24"/>
          <w:lang w:val="zh-CN"/>
        </w:rPr>
        <w:t>。</w:t>
      </w:r>
    </w:p>
    <w:p w14:paraId="65C81C84" w14:textId="77777777" w:rsidR="00000000" w:rsidRDefault="00000000">
      <w:pPr>
        <w:pStyle w:val="a9"/>
        <w:numPr>
          <w:ilvl w:val="0"/>
          <w:numId w:val="128"/>
        </w:numPr>
        <w:ind w:firstLineChars="200" w:firstLine="24pt"/>
        <w:rPr>
          <w:szCs w:val="24"/>
          <w:lang w:val="zh-CN"/>
        </w:rPr>
      </w:pPr>
      <w:bookmarkStart w:id="265" w:name="_Toc99046277"/>
      <w:bookmarkStart w:id="266" w:name="_Toc37671442"/>
      <w:bookmarkStart w:id="267" w:name="_Toc96632130"/>
      <w:bookmarkStart w:id="268" w:name="_Toc81257356"/>
      <w:bookmarkStart w:id="269" w:name="_Toc96462306"/>
      <w:bookmarkStart w:id="270" w:name="_Toc45638287"/>
      <w:bookmarkStart w:id="271" w:name="_Toc96701766"/>
      <w:bookmarkStart w:id="272" w:name="_Toc77099572"/>
      <w:bookmarkStart w:id="273" w:name="_Toc42116341"/>
      <w:bookmarkStart w:id="274" w:name="_Toc95733585"/>
      <w:r>
        <w:rPr>
          <w:rFonts w:hint="eastAsia"/>
          <w:szCs w:val="24"/>
        </w:rPr>
        <w:t>站端超融合</w:t>
      </w:r>
      <w:r>
        <w:rPr>
          <w:rFonts w:hint="eastAsia"/>
          <w:szCs w:val="24"/>
          <w:lang w:val="zh-CN"/>
        </w:rPr>
        <w:t>服务器</w:t>
      </w:r>
      <w:r>
        <w:rPr>
          <w:szCs w:val="24"/>
          <w:lang w:val="zh-CN"/>
        </w:rPr>
        <w:t>与主辅设备监控间接口</w:t>
      </w:r>
      <w:bookmarkEnd w:id="265"/>
      <w:bookmarkEnd w:id="266"/>
      <w:bookmarkEnd w:id="267"/>
      <w:bookmarkEnd w:id="268"/>
      <w:bookmarkEnd w:id="269"/>
      <w:bookmarkEnd w:id="270"/>
      <w:bookmarkEnd w:id="271"/>
      <w:bookmarkEnd w:id="272"/>
      <w:bookmarkEnd w:id="273"/>
      <w:bookmarkEnd w:id="274"/>
      <w:r>
        <w:rPr>
          <w:rFonts w:hint="eastAsia"/>
          <w:szCs w:val="24"/>
          <w:lang w:val="zh-CN"/>
        </w:rPr>
        <w:t>：</w:t>
      </w:r>
    </w:p>
    <w:p w14:paraId="48FAD369" w14:textId="77777777" w:rsidR="00000000" w:rsidRDefault="00000000">
      <w:pPr>
        <w:pStyle w:val="a9"/>
        <w:numPr>
          <w:ilvl w:val="0"/>
          <w:numId w:val="130"/>
        </w:numPr>
        <w:ind w:firstLineChars="200" w:firstLine="24pt"/>
        <w:rPr>
          <w:rFonts w:hint="eastAsia"/>
          <w:szCs w:val="24"/>
          <w:lang w:val="zh-CN"/>
        </w:rPr>
      </w:pPr>
      <w:bookmarkStart w:id="275" w:name="_Toc96462307"/>
      <w:bookmarkStart w:id="276" w:name="_Toc95733586"/>
      <w:bookmarkStart w:id="277" w:name="_Toc81257357"/>
      <w:bookmarkStart w:id="278" w:name="_Toc96632131"/>
      <w:bookmarkStart w:id="279" w:name="_Toc99046278"/>
      <w:bookmarkStart w:id="280" w:name="_Toc96701767"/>
      <w:bookmarkStart w:id="281" w:name="_Toc77099573"/>
      <w:r>
        <w:rPr>
          <w:rFonts w:hint="eastAsia"/>
          <w:szCs w:val="24"/>
          <w:lang w:val="zh-CN"/>
        </w:rPr>
        <w:t>物理接口：</w:t>
      </w:r>
      <w:bookmarkEnd w:id="275"/>
      <w:bookmarkEnd w:id="276"/>
      <w:bookmarkEnd w:id="277"/>
      <w:bookmarkEnd w:id="278"/>
      <w:bookmarkEnd w:id="279"/>
      <w:bookmarkEnd w:id="280"/>
      <w:bookmarkEnd w:id="281"/>
      <w:r>
        <w:rPr>
          <w:rFonts w:hint="eastAsia"/>
          <w:szCs w:val="24"/>
        </w:rPr>
        <w:t>站端超融合</w:t>
      </w:r>
      <w:r>
        <w:rPr>
          <w:rFonts w:hint="eastAsia"/>
          <w:szCs w:val="24"/>
          <w:lang w:val="zh-CN"/>
        </w:rPr>
        <w:t>服务器与主辅设备监控通信采用</w:t>
      </w:r>
      <w:r>
        <w:rPr>
          <w:rFonts w:hint="eastAsia"/>
          <w:szCs w:val="24"/>
          <w:lang w:val="zh-CN"/>
        </w:rPr>
        <w:t>100M/1000M</w:t>
      </w:r>
      <w:r>
        <w:rPr>
          <w:rFonts w:hint="eastAsia"/>
          <w:szCs w:val="24"/>
          <w:lang w:val="zh-CN"/>
        </w:rPr>
        <w:t>自适应以太网物理介质的通信接口。</w:t>
      </w:r>
    </w:p>
    <w:p w14:paraId="598D4CB8" w14:textId="77777777" w:rsidR="00000000" w:rsidRDefault="00000000">
      <w:pPr>
        <w:pStyle w:val="a9"/>
        <w:numPr>
          <w:ilvl w:val="0"/>
          <w:numId w:val="130"/>
        </w:numPr>
        <w:ind w:firstLineChars="200" w:firstLine="24pt"/>
        <w:rPr>
          <w:rFonts w:hint="eastAsia"/>
          <w:szCs w:val="24"/>
          <w:lang w:val="zh-CN"/>
        </w:rPr>
      </w:pPr>
      <w:bookmarkStart w:id="282" w:name="_Toc81257358"/>
      <w:bookmarkStart w:id="283" w:name="_Toc95733587"/>
      <w:bookmarkStart w:id="284" w:name="_Toc96701768"/>
      <w:bookmarkStart w:id="285" w:name="_Toc96462308"/>
      <w:bookmarkStart w:id="286" w:name="_Toc77099574"/>
      <w:bookmarkStart w:id="287" w:name="_Toc96632132"/>
      <w:bookmarkStart w:id="288" w:name="_Toc99046279"/>
      <w:r>
        <w:rPr>
          <w:rFonts w:hint="eastAsia"/>
          <w:szCs w:val="24"/>
          <w:lang w:val="zh-CN"/>
        </w:rPr>
        <w:t>接口协议：</w:t>
      </w:r>
      <w:bookmarkEnd w:id="282"/>
      <w:bookmarkEnd w:id="283"/>
      <w:bookmarkEnd w:id="284"/>
      <w:bookmarkEnd w:id="285"/>
      <w:bookmarkEnd w:id="286"/>
      <w:bookmarkEnd w:id="287"/>
      <w:bookmarkEnd w:id="288"/>
      <w:r>
        <w:rPr>
          <w:rFonts w:hint="eastAsia"/>
          <w:szCs w:val="24"/>
          <w:lang w:val="zh-CN"/>
        </w:rPr>
        <w:t>主辅设备监控主机与巡视通过正向隔离装置通信，采用</w:t>
      </w:r>
      <w:r>
        <w:rPr>
          <w:rFonts w:hint="eastAsia"/>
          <w:szCs w:val="24"/>
          <w:lang w:val="zh-CN"/>
        </w:rPr>
        <w:t>UDP</w:t>
      </w:r>
      <w:r>
        <w:rPr>
          <w:rFonts w:hint="eastAsia"/>
          <w:szCs w:val="24"/>
          <w:lang w:val="zh-CN"/>
        </w:rPr>
        <w:t>协议；</w:t>
      </w:r>
      <w:r>
        <w:rPr>
          <w:rFonts w:hint="eastAsia"/>
          <w:szCs w:val="24"/>
        </w:rPr>
        <w:t>站端超融合</w:t>
      </w:r>
      <w:r>
        <w:rPr>
          <w:rFonts w:hint="eastAsia"/>
          <w:szCs w:val="24"/>
          <w:lang w:val="zh-CN"/>
        </w:rPr>
        <w:t>服务器与主辅设备监控通过反向隔离装置通信，报文格式采用</w:t>
      </w:r>
      <w:r>
        <w:rPr>
          <w:rFonts w:hint="eastAsia"/>
          <w:szCs w:val="24"/>
          <w:lang w:val="zh-CN"/>
        </w:rPr>
        <w:t>CIM/E</w:t>
      </w:r>
      <w:r>
        <w:rPr>
          <w:rFonts w:hint="eastAsia"/>
          <w:szCs w:val="24"/>
          <w:lang w:val="zh-CN"/>
        </w:rPr>
        <w:t>语言格式。</w:t>
      </w:r>
    </w:p>
    <w:p w14:paraId="1CC50610" w14:textId="77777777" w:rsidR="00000000" w:rsidRDefault="00000000">
      <w:pPr>
        <w:pStyle w:val="a9"/>
        <w:numPr>
          <w:ilvl w:val="0"/>
          <w:numId w:val="128"/>
        </w:numPr>
        <w:ind w:firstLineChars="200" w:firstLine="24pt"/>
        <w:rPr>
          <w:szCs w:val="24"/>
          <w:lang w:val="zh-CN"/>
        </w:rPr>
      </w:pPr>
      <w:bookmarkStart w:id="289" w:name="_Toc11742"/>
      <w:bookmarkStart w:id="290" w:name="_Toc96462309"/>
      <w:bookmarkStart w:id="291" w:name="_Toc77099575"/>
      <w:bookmarkStart w:id="292" w:name="_Toc96701769"/>
      <w:bookmarkStart w:id="293" w:name="_Toc99046280"/>
      <w:bookmarkStart w:id="294" w:name="_Toc45638288"/>
      <w:bookmarkStart w:id="295" w:name="_Toc95733588"/>
      <w:bookmarkStart w:id="296" w:name="_Toc44950799"/>
      <w:bookmarkStart w:id="297" w:name="_Toc81257359"/>
      <w:bookmarkStart w:id="298" w:name="_Toc96632133"/>
      <w:r>
        <w:rPr>
          <w:rFonts w:hint="eastAsia"/>
          <w:szCs w:val="24"/>
        </w:rPr>
        <w:t>站端超融合</w:t>
      </w:r>
      <w:r>
        <w:rPr>
          <w:rFonts w:hint="eastAsia"/>
          <w:szCs w:val="24"/>
          <w:lang w:val="zh-CN"/>
        </w:rPr>
        <w:t>服务器</w:t>
      </w:r>
      <w:r>
        <w:rPr>
          <w:szCs w:val="24"/>
          <w:lang w:val="zh-CN"/>
        </w:rPr>
        <w:t>与上级系统间接口</w:t>
      </w:r>
      <w:bookmarkEnd w:id="289"/>
      <w:bookmarkEnd w:id="290"/>
      <w:bookmarkEnd w:id="291"/>
      <w:bookmarkEnd w:id="292"/>
      <w:bookmarkEnd w:id="293"/>
      <w:bookmarkEnd w:id="294"/>
      <w:bookmarkEnd w:id="295"/>
      <w:bookmarkEnd w:id="296"/>
      <w:bookmarkEnd w:id="297"/>
      <w:bookmarkEnd w:id="298"/>
      <w:r>
        <w:rPr>
          <w:rFonts w:hint="eastAsia"/>
          <w:szCs w:val="24"/>
          <w:lang w:val="zh-CN"/>
        </w:rPr>
        <w:t>：</w:t>
      </w:r>
    </w:p>
    <w:p w14:paraId="4D8657C6" w14:textId="77777777" w:rsidR="00000000" w:rsidRDefault="00000000">
      <w:pPr>
        <w:pStyle w:val="a9"/>
        <w:numPr>
          <w:ilvl w:val="0"/>
          <w:numId w:val="131"/>
        </w:numPr>
        <w:ind w:firstLineChars="200" w:firstLine="24pt"/>
        <w:rPr>
          <w:rFonts w:hint="eastAsia"/>
          <w:szCs w:val="24"/>
          <w:lang w:val="zh-CN"/>
        </w:rPr>
      </w:pPr>
      <w:r>
        <w:rPr>
          <w:rFonts w:hint="eastAsia"/>
          <w:szCs w:val="24"/>
          <w:lang w:val="zh-CN"/>
        </w:rPr>
        <w:t>物理接口：</w:t>
      </w:r>
      <w:r>
        <w:rPr>
          <w:rFonts w:hint="eastAsia"/>
          <w:szCs w:val="24"/>
        </w:rPr>
        <w:t>站端超融合</w:t>
      </w:r>
      <w:r>
        <w:rPr>
          <w:rFonts w:hint="eastAsia"/>
          <w:szCs w:val="24"/>
          <w:lang w:val="zh-CN"/>
        </w:rPr>
        <w:t>服务器与上级系统通信采用</w:t>
      </w:r>
      <w:r>
        <w:rPr>
          <w:rFonts w:hint="eastAsia"/>
          <w:szCs w:val="24"/>
          <w:lang w:val="zh-CN"/>
        </w:rPr>
        <w:t>100M/1000M</w:t>
      </w:r>
      <w:r>
        <w:rPr>
          <w:rFonts w:hint="eastAsia"/>
          <w:szCs w:val="24"/>
          <w:lang w:val="zh-CN"/>
        </w:rPr>
        <w:t>自适应</w:t>
      </w:r>
      <w:r>
        <w:rPr>
          <w:rFonts w:hint="eastAsia"/>
          <w:szCs w:val="24"/>
          <w:lang w:val="zh-CN"/>
        </w:rPr>
        <w:lastRenderedPageBreak/>
        <w:t>以太网物理介质的通信接口。</w:t>
      </w:r>
    </w:p>
    <w:p w14:paraId="35E2171B" w14:textId="77777777" w:rsidR="00000000" w:rsidRDefault="00000000">
      <w:pPr>
        <w:pStyle w:val="a9"/>
        <w:numPr>
          <w:ilvl w:val="0"/>
          <w:numId w:val="131"/>
        </w:numPr>
        <w:ind w:firstLineChars="200" w:firstLine="24pt"/>
        <w:rPr>
          <w:rFonts w:hint="eastAsia"/>
          <w:szCs w:val="24"/>
          <w:lang w:val="zh-CN"/>
        </w:rPr>
      </w:pPr>
      <w:r>
        <w:rPr>
          <w:rFonts w:hint="eastAsia"/>
          <w:szCs w:val="24"/>
          <w:lang w:val="zh-CN"/>
        </w:rPr>
        <w:t>接口协议：</w:t>
      </w:r>
      <w:r>
        <w:rPr>
          <w:rFonts w:hint="eastAsia"/>
          <w:szCs w:val="24"/>
        </w:rPr>
        <w:t>站端超融合</w:t>
      </w:r>
      <w:r>
        <w:rPr>
          <w:rFonts w:hint="eastAsia"/>
          <w:szCs w:val="24"/>
          <w:lang w:val="zh-CN"/>
        </w:rPr>
        <w:t>服务器与上级系统接口协议，采用</w:t>
      </w:r>
      <w:r>
        <w:rPr>
          <w:rFonts w:hint="eastAsia"/>
          <w:szCs w:val="24"/>
          <w:lang w:val="zh-CN"/>
        </w:rPr>
        <w:t>TCP</w:t>
      </w:r>
      <w:r>
        <w:rPr>
          <w:rFonts w:hint="eastAsia"/>
          <w:szCs w:val="24"/>
          <w:lang w:val="zh-CN"/>
        </w:rPr>
        <w:t>协议传输任务管理、远程控制、模型同步等指令，视频传输接口遵循</w:t>
      </w:r>
      <w:bookmarkStart w:id="299" w:name="OLE_LINK6"/>
      <w:r>
        <w:rPr>
          <w:rFonts w:hint="eastAsia"/>
          <w:szCs w:val="24"/>
          <w:lang w:val="zh-CN"/>
        </w:rPr>
        <w:t>国标要求</w:t>
      </w:r>
      <w:bookmarkEnd w:id="299"/>
      <w:r>
        <w:rPr>
          <w:rFonts w:hint="eastAsia"/>
          <w:szCs w:val="24"/>
          <w:lang w:val="zh-CN"/>
        </w:rPr>
        <w:t>，文件传输接口采用</w:t>
      </w:r>
      <w:r>
        <w:rPr>
          <w:rFonts w:hint="eastAsia"/>
          <w:szCs w:val="24"/>
          <w:lang w:val="zh-CN"/>
        </w:rPr>
        <w:t>FTPS</w:t>
      </w:r>
      <w:r>
        <w:rPr>
          <w:rFonts w:hint="eastAsia"/>
          <w:szCs w:val="24"/>
          <w:lang w:val="zh-CN"/>
        </w:rPr>
        <w:t>协议。</w:t>
      </w:r>
      <w:bookmarkStart w:id="300" w:name="_Toc42116342"/>
      <w:bookmarkStart w:id="301" w:name="_Toc42116347"/>
      <w:bookmarkStart w:id="302" w:name="_Toc42116348"/>
      <w:bookmarkStart w:id="303" w:name="_Toc42116344"/>
      <w:bookmarkStart w:id="304" w:name="_Toc45638291"/>
      <w:bookmarkStart w:id="305" w:name="_Toc42116349"/>
      <w:bookmarkStart w:id="306" w:name="_Toc42116345"/>
      <w:bookmarkStart w:id="307" w:name="_Toc42116346"/>
      <w:bookmarkStart w:id="308" w:name="_Toc42116343"/>
      <w:bookmarkStart w:id="309" w:name="_Toc42116351"/>
      <w:bookmarkStart w:id="310" w:name="_Toc42116350"/>
      <w:bookmarkEnd w:id="300"/>
      <w:bookmarkEnd w:id="301"/>
      <w:bookmarkEnd w:id="302"/>
      <w:bookmarkEnd w:id="303"/>
      <w:bookmarkEnd w:id="304"/>
      <w:bookmarkEnd w:id="305"/>
      <w:bookmarkEnd w:id="306"/>
      <w:bookmarkEnd w:id="307"/>
      <w:bookmarkEnd w:id="308"/>
      <w:bookmarkEnd w:id="309"/>
      <w:bookmarkEnd w:id="310"/>
    </w:p>
    <w:p w14:paraId="3D9D27EC" w14:textId="77777777" w:rsidR="00000000" w:rsidRDefault="00000000">
      <w:pPr>
        <w:pStyle w:val="a9"/>
        <w:numPr>
          <w:ilvl w:val="0"/>
          <w:numId w:val="116"/>
        </w:numPr>
        <w:ind w:firstLineChars="200" w:firstLine="24pt"/>
        <w:rPr>
          <w:rFonts w:hint="eastAsia"/>
        </w:rPr>
      </w:pPr>
      <w:r>
        <w:rPr>
          <w:rFonts w:hint="eastAsia"/>
        </w:rPr>
        <w:t>巡视数据分析</w:t>
      </w:r>
    </w:p>
    <w:p w14:paraId="51115CA7" w14:textId="77777777" w:rsidR="00000000" w:rsidRDefault="00000000">
      <w:pPr>
        <w:pStyle w:val="a9"/>
        <w:numPr>
          <w:ilvl w:val="0"/>
          <w:numId w:val="132"/>
        </w:numPr>
        <w:ind w:start="0pt" w:firstLineChars="200" w:firstLine="24pt"/>
        <w:rPr>
          <w:rFonts w:hint="eastAsia"/>
        </w:rPr>
      </w:pPr>
      <w:r>
        <w:rPr>
          <w:rFonts w:hint="eastAsia"/>
        </w:rPr>
        <w:t>厂内巡视数据分析对象：应具备对海上风电场数智化基础平台及陆上集控中心的主要设备（包括但不限于变压器、断路器、组合电器、开关柜、电流互感器、电压互感器、避雷器、干式电抗器、并联电容器、母线及绝缘子、电力线缆、消弧线圈、高频阻波器、耦合电容器、高压熔断器、中性点隔直装置、接地装置、端子箱及检修电源、站用变、站用交直流电源、构支架、避雷针、二次屏柜等）巡视数据的分析。厂内巡视数据分析对象具体要求如下：</w:t>
      </w:r>
    </w:p>
    <w:p w14:paraId="221C5D4B"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应支持变压器的本体及套管、分接开关、冷却系统、非电量保护装置、储油柜等设备部位的分析，变压器设备部位分析应至少包括：</w:t>
      </w:r>
    </w:p>
    <w:p w14:paraId="3533CBEE" w14:textId="77777777" w:rsidR="00000000" w:rsidRDefault="00000000">
      <w:pPr>
        <w:pStyle w:val="a9"/>
        <w:numPr>
          <w:ilvl w:val="0"/>
          <w:numId w:val="134"/>
        </w:numPr>
        <w:ind w:firstLineChars="200" w:firstLine="24pt"/>
        <w:rPr>
          <w:rFonts w:hint="eastAsia"/>
          <w:szCs w:val="24"/>
          <w:lang w:val="zh-CN"/>
        </w:rPr>
      </w:pPr>
      <w:r>
        <w:rPr>
          <w:rFonts w:hint="eastAsia"/>
          <w:szCs w:val="24"/>
          <w:lang w:val="zh-CN"/>
        </w:rPr>
        <w:t>本体及套管包括本体外观、套管外观、油位表计、引线及接头、均压环、末屏等。</w:t>
      </w:r>
    </w:p>
    <w:p w14:paraId="1F234074" w14:textId="77777777" w:rsidR="00000000" w:rsidRDefault="00000000">
      <w:pPr>
        <w:pStyle w:val="a9"/>
        <w:numPr>
          <w:ilvl w:val="0"/>
          <w:numId w:val="134"/>
        </w:numPr>
        <w:ind w:firstLineChars="200" w:firstLine="24pt"/>
        <w:rPr>
          <w:rFonts w:hint="eastAsia"/>
          <w:szCs w:val="24"/>
          <w:lang w:val="zh-CN"/>
        </w:rPr>
      </w:pPr>
      <w:r>
        <w:rPr>
          <w:rFonts w:hint="eastAsia"/>
          <w:szCs w:val="24"/>
          <w:lang w:val="zh-CN"/>
        </w:rPr>
        <w:t>分接开关包括分接挡位、机构箱、在线滤油装置等。</w:t>
      </w:r>
    </w:p>
    <w:p w14:paraId="266C7790" w14:textId="77777777" w:rsidR="00000000" w:rsidRDefault="00000000">
      <w:pPr>
        <w:pStyle w:val="a9"/>
        <w:numPr>
          <w:ilvl w:val="0"/>
          <w:numId w:val="134"/>
        </w:numPr>
        <w:ind w:firstLineChars="200" w:firstLine="24pt"/>
        <w:rPr>
          <w:rFonts w:hint="eastAsia"/>
          <w:szCs w:val="24"/>
          <w:lang w:val="zh-CN"/>
        </w:rPr>
      </w:pPr>
      <w:r>
        <w:rPr>
          <w:rFonts w:hint="eastAsia"/>
          <w:szCs w:val="24"/>
          <w:lang w:val="zh-CN"/>
        </w:rPr>
        <w:t>冷却系统包括外观、冷却器（风扇或散热片）、油流继电器、控制箱等。</w:t>
      </w:r>
    </w:p>
    <w:p w14:paraId="2A33857D" w14:textId="77777777" w:rsidR="00000000" w:rsidRDefault="00000000">
      <w:pPr>
        <w:pStyle w:val="a9"/>
        <w:numPr>
          <w:ilvl w:val="0"/>
          <w:numId w:val="134"/>
        </w:numPr>
        <w:ind w:firstLineChars="200" w:firstLine="24pt"/>
        <w:rPr>
          <w:rFonts w:hint="eastAsia"/>
          <w:szCs w:val="24"/>
          <w:lang w:val="zh-CN"/>
        </w:rPr>
      </w:pPr>
      <w:r>
        <w:rPr>
          <w:rFonts w:hint="eastAsia"/>
          <w:szCs w:val="24"/>
          <w:lang w:val="zh-CN"/>
        </w:rPr>
        <w:t>非电量保护装置包括气体继电器、温度表计等。</w:t>
      </w:r>
    </w:p>
    <w:p w14:paraId="1594CC67" w14:textId="77777777" w:rsidR="00000000" w:rsidRDefault="00000000">
      <w:pPr>
        <w:pStyle w:val="a9"/>
        <w:numPr>
          <w:ilvl w:val="0"/>
          <w:numId w:val="134"/>
        </w:numPr>
        <w:ind w:firstLineChars="200" w:firstLine="24pt"/>
        <w:rPr>
          <w:rFonts w:hint="eastAsia"/>
          <w:szCs w:val="24"/>
          <w:lang w:val="zh-CN"/>
        </w:rPr>
      </w:pPr>
      <w:r>
        <w:rPr>
          <w:rFonts w:hint="eastAsia"/>
          <w:szCs w:val="24"/>
          <w:lang w:val="zh-CN"/>
        </w:rPr>
        <w:t>储油柜包括本体储油柜油位表计、外观、吸湿器、分接开关储油柜油位表计、外观、吸湿器等。</w:t>
      </w:r>
    </w:p>
    <w:p w14:paraId="0872438B" w14:textId="77777777" w:rsidR="00000000" w:rsidRDefault="00000000">
      <w:pPr>
        <w:pStyle w:val="a9"/>
        <w:numPr>
          <w:ilvl w:val="0"/>
          <w:numId w:val="134"/>
        </w:numPr>
        <w:ind w:firstLineChars="200" w:firstLine="24pt"/>
        <w:rPr>
          <w:rFonts w:hint="eastAsia"/>
          <w:szCs w:val="24"/>
          <w:lang w:val="zh-CN"/>
        </w:rPr>
      </w:pPr>
      <w:r>
        <w:rPr>
          <w:rFonts w:hint="eastAsia"/>
          <w:szCs w:val="24"/>
          <w:lang w:val="zh-CN"/>
        </w:rPr>
        <w:t>其他包括整体外观、标示牌等。</w:t>
      </w:r>
    </w:p>
    <w:p w14:paraId="2295E0D9"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应支持对变压器进行声纹比对分析。</w:t>
      </w:r>
    </w:p>
    <w:p w14:paraId="6ADFA4E5"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应支持断路器的本体、操动机构等设备部位的分析，断路器的设备部位分析应至少包括：</w:t>
      </w:r>
    </w:p>
    <w:p w14:paraId="20C5CAA6" w14:textId="77777777" w:rsidR="00000000" w:rsidRDefault="00000000">
      <w:pPr>
        <w:pStyle w:val="a9"/>
        <w:numPr>
          <w:ilvl w:val="0"/>
          <w:numId w:val="135"/>
        </w:numPr>
        <w:ind w:firstLineChars="200" w:firstLine="24pt"/>
        <w:rPr>
          <w:rFonts w:hint="eastAsia"/>
          <w:szCs w:val="24"/>
          <w:lang w:val="zh-CN"/>
        </w:rPr>
      </w:pPr>
      <w:r>
        <w:rPr>
          <w:rFonts w:hint="eastAsia"/>
          <w:szCs w:val="24"/>
          <w:lang w:val="zh-CN"/>
        </w:rPr>
        <w:t>本体包括本体外观、油断路器油位表计、套管电流互感器、位置指示、</w:t>
      </w:r>
      <w:r>
        <w:rPr>
          <w:rFonts w:hint="eastAsia"/>
          <w:szCs w:val="24"/>
          <w:lang w:val="zh-CN"/>
        </w:rPr>
        <w:t>SF6</w:t>
      </w:r>
      <w:r>
        <w:rPr>
          <w:rFonts w:hint="eastAsia"/>
          <w:szCs w:val="24"/>
          <w:lang w:val="zh-CN"/>
        </w:rPr>
        <w:t>密度继电器（压力表）、引线及接头、均压环、套管防雨帽等。</w:t>
      </w:r>
    </w:p>
    <w:p w14:paraId="5EFBF3AE" w14:textId="77777777" w:rsidR="00000000" w:rsidRDefault="00000000">
      <w:pPr>
        <w:pStyle w:val="a9"/>
        <w:numPr>
          <w:ilvl w:val="0"/>
          <w:numId w:val="135"/>
        </w:numPr>
        <w:ind w:firstLineChars="200" w:firstLine="24pt"/>
        <w:rPr>
          <w:rFonts w:hint="eastAsia"/>
          <w:szCs w:val="24"/>
          <w:lang w:val="zh-CN"/>
        </w:rPr>
      </w:pPr>
      <w:r>
        <w:rPr>
          <w:rFonts w:hint="eastAsia"/>
          <w:szCs w:val="24"/>
          <w:lang w:val="zh-CN"/>
        </w:rPr>
        <w:t>操动机构包括压力表计、储能指示等。</w:t>
      </w:r>
    </w:p>
    <w:p w14:paraId="02C04EF4" w14:textId="77777777" w:rsidR="00000000" w:rsidRDefault="00000000">
      <w:pPr>
        <w:pStyle w:val="a9"/>
        <w:numPr>
          <w:ilvl w:val="0"/>
          <w:numId w:val="135"/>
        </w:numPr>
        <w:ind w:firstLineChars="200" w:firstLine="24pt"/>
        <w:rPr>
          <w:rFonts w:hint="eastAsia"/>
          <w:szCs w:val="24"/>
          <w:lang w:val="zh-CN"/>
        </w:rPr>
      </w:pPr>
      <w:r>
        <w:rPr>
          <w:rFonts w:hint="eastAsia"/>
          <w:szCs w:val="24"/>
          <w:lang w:val="zh-CN"/>
        </w:rPr>
        <w:t>其他包括机构箱、汇控柜、基础构架、接地引下线、标识牌、整体外观</w:t>
      </w:r>
      <w:r>
        <w:rPr>
          <w:rFonts w:hint="eastAsia"/>
          <w:szCs w:val="24"/>
          <w:lang w:val="zh-CN"/>
        </w:rPr>
        <w:lastRenderedPageBreak/>
        <w:t>等。</w:t>
      </w:r>
    </w:p>
    <w:p w14:paraId="26A199F8"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应支持组合电器的本体、套管、汇控柜等设备部位的分析，组合电器的设备部位分析应至少包括：</w:t>
      </w:r>
    </w:p>
    <w:p w14:paraId="209C82D5" w14:textId="77777777" w:rsidR="00000000" w:rsidRDefault="00000000">
      <w:pPr>
        <w:pStyle w:val="a9"/>
        <w:numPr>
          <w:ilvl w:val="0"/>
          <w:numId w:val="136"/>
        </w:numPr>
        <w:ind w:firstLineChars="200" w:firstLine="24pt"/>
        <w:rPr>
          <w:rFonts w:hint="eastAsia"/>
          <w:szCs w:val="24"/>
          <w:lang w:val="zh-CN"/>
        </w:rPr>
      </w:pPr>
      <w:r>
        <w:rPr>
          <w:rFonts w:hint="eastAsia"/>
          <w:szCs w:val="24"/>
          <w:lang w:val="zh-CN"/>
        </w:rPr>
        <w:t>本体包括本体外观、运行声音、</w:t>
      </w:r>
      <w:r>
        <w:rPr>
          <w:rFonts w:hint="eastAsia"/>
          <w:szCs w:val="24"/>
          <w:lang w:val="zh-CN"/>
        </w:rPr>
        <w:t>SF6</w:t>
      </w:r>
      <w:r>
        <w:rPr>
          <w:rFonts w:hint="eastAsia"/>
          <w:szCs w:val="24"/>
          <w:lang w:val="zh-CN"/>
        </w:rPr>
        <w:t>密度继电器（压力表）、断路器压力表计、避雷器表计、位置指示、动作计数器、带电显示器、伸缩节、盆式绝缘子、接地引下线、机构箱等。</w:t>
      </w:r>
    </w:p>
    <w:p w14:paraId="2F53F7A7" w14:textId="77777777" w:rsidR="00000000" w:rsidRDefault="00000000">
      <w:pPr>
        <w:pStyle w:val="a9"/>
        <w:numPr>
          <w:ilvl w:val="0"/>
          <w:numId w:val="136"/>
        </w:numPr>
        <w:ind w:firstLineChars="200" w:firstLine="24pt"/>
        <w:rPr>
          <w:rFonts w:hint="eastAsia"/>
          <w:szCs w:val="24"/>
          <w:lang w:val="zh-CN"/>
        </w:rPr>
      </w:pPr>
      <w:r>
        <w:rPr>
          <w:rFonts w:hint="eastAsia"/>
          <w:szCs w:val="24"/>
          <w:lang w:val="zh-CN"/>
        </w:rPr>
        <w:t>套管包括套管外观、金属法兰、均压环、引线及接头等。</w:t>
      </w:r>
    </w:p>
    <w:p w14:paraId="43508614" w14:textId="77777777" w:rsidR="00000000" w:rsidRDefault="00000000">
      <w:pPr>
        <w:pStyle w:val="a9"/>
        <w:numPr>
          <w:ilvl w:val="0"/>
          <w:numId w:val="136"/>
        </w:numPr>
        <w:ind w:firstLineChars="200" w:firstLine="24pt"/>
        <w:rPr>
          <w:rFonts w:hint="eastAsia"/>
          <w:szCs w:val="24"/>
          <w:lang w:val="zh-CN"/>
        </w:rPr>
      </w:pPr>
      <w:r>
        <w:rPr>
          <w:rFonts w:hint="eastAsia"/>
          <w:szCs w:val="24"/>
          <w:lang w:val="zh-CN"/>
        </w:rPr>
        <w:t>汇控柜包括汇控柜外观、汇控柜环境、汇控柜面板等。</w:t>
      </w:r>
    </w:p>
    <w:p w14:paraId="033480E4" w14:textId="77777777" w:rsidR="00000000" w:rsidRDefault="00000000">
      <w:pPr>
        <w:pStyle w:val="a9"/>
        <w:numPr>
          <w:ilvl w:val="0"/>
          <w:numId w:val="136"/>
        </w:numPr>
        <w:ind w:firstLineChars="200" w:firstLine="24pt"/>
        <w:rPr>
          <w:rFonts w:hint="eastAsia"/>
          <w:szCs w:val="24"/>
          <w:lang w:val="zh-CN"/>
        </w:rPr>
      </w:pPr>
      <w:r>
        <w:rPr>
          <w:rFonts w:hint="eastAsia"/>
          <w:szCs w:val="24"/>
          <w:lang w:val="zh-CN"/>
        </w:rPr>
        <w:t>其他包括标示牌、整体外观、基础构架等。</w:t>
      </w:r>
    </w:p>
    <w:p w14:paraId="10415338"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应支持隔离开关的导电部分、绝缘子、传动部分、基座、机械闭锁及限位部分、操动机构等设备部位的分析，隔离开关的设备部位分析应至少包括：</w:t>
      </w:r>
    </w:p>
    <w:p w14:paraId="35223B27" w14:textId="77777777" w:rsidR="00000000" w:rsidRDefault="00000000">
      <w:pPr>
        <w:pStyle w:val="a9"/>
        <w:numPr>
          <w:ilvl w:val="0"/>
          <w:numId w:val="137"/>
        </w:numPr>
        <w:ind w:firstLineChars="200" w:firstLine="24pt"/>
        <w:rPr>
          <w:rFonts w:hint="eastAsia"/>
          <w:szCs w:val="24"/>
          <w:lang w:val="zh-CN"/>
        </w:rPr>
      </w:pPr>
      <w:r>
        <w:rPr>
          <w:rFonts w:hint="eastAsia"/>
          <w:szCs w:val="24"/>
          <w:lang w:val="zh-CN"/>
        </w:rPr>
        <w:t>导电部分包括触头及导电臂、位置指示、引线及接头、导电底座、均压环等。</w:t>
      </w:r>
    </w:p>
    <w:p w14:paraId="7D440D4C" w14:textId="77777777" w:rsidR="00000000" w:rsidRDefault="00000000">
      <w:pPr>
        <w:pStyle w:val="a9"/>
        <w:numPr>
          <w:ilvl w:val="0"/>
          <w:numId w:val="137"/>
        </w:numPr>
        <w:ind w:firstLineChars="200" w:firstLine="24pt"/>
        <w:rPr>
          <w:rFonts w:hint="eastAsia"/>
          <w:szCs w:val="24"/>
          <w:lang w:val="zh-CN"/>
        </w:rPr>
      </w:pPr>
      <w:r>
        <w:rPr>
          <w:rFonts w:hint="eastAsia"/>
          <w:szCs w:val="24"/>
          <w:lang w:val="zh-CN"/>
        </w:rPr>
        <w:t>绝缘子包括绝缘子外观。</w:t>
      </w:r>
    </w:p>
    <w:p w14:paraId="36BF1D69" w14:textId="77777777" w:rsidR="00000000" w:rsidRDefault="00000000">
      <w:pPr>
        <w:pStyle w:val="a9"/>
        <w:numPr>
          <w:ilvl w:val="0"/>
          <w:numId w:val="137"/>
        </w:numPr>
        <w:ind w:firstLineChars="200" w:firstLine="24pt"/>
        <w:rPr>
          <w:rFonts w:hint="eastAsia"/>
          <w:szCs w:val="24"/>
          <w:lang w:val="zh-CN"/>
        </w:rPr>
      </w:pPr>
      <w:r>
        <w:rPr>
          <w:rFonts w:hint="eastAsia"/>
          <w:szCs w:val="24"/>
          <w:lang w:val="zh-CN"/>
        </w:rPr>
        <w:t>传动部分包括传动部分外观。</w:t>
      </w:r>
    </w:p>
    <w:p w14:paraId="5CD82846" w14:textId="77777777" w:rsidR="00000000" w:rsidRDefault="00000000">
      <w:pPr>
        <w:pStyle w:val="a9"/>
        <w:numPr>
          <w:ilvl w:val="0"/>
          <w:numId w:val="137"/>
        </w:numPr>
        <w:ind w:firstLineChars="200" w:firstLine="24pt"/>
        <w:rPr>
          <w:rFonts w:hint="eastAsia"/>
          <w:szCs w:val="24"/>
          <w:lang w:val="zh-CN"/>
        </w:rPr>
      </w:pPr>
      <w:r>
        <w:rPr>
          <w:rFonts w:hint="eastAsia"/>
          <w:szCs w:val="24"/>
          <w:lang w:val="zh-CN"/>
        </w:rPr>
        <w:t>基座、机械闭锁及限位部分包括基座、机械闭锁及限位部分等。</w:t>
      </w:r>
    </w:p>
    <w:p w14:paraId="6B8DEB2E" w14:textId="77777777" w:rsidR="00000000" w:rsidRDefault="00000000">
      <w:pPr>
        <w:pStyle w:val="a9"/>
        <w:numPr>
          <w:ilvl w:val="0"/>
          <w:numId w:val="137"/>
        </w:numPr>
        <w:ind w:firstLineChars="200" w:firstLine="24pt"/>
        <w:rPr>
          <w:rFonts w:hint="eastAsia"/>
          <w:szCs w:val="24"/>
          <w:lang w:val="zh-CN"/>
        </w:rPr>
      </w:pPr>
      <w:r>
        <w:rPr>
          <w:rFonts w:hint="eastAsia"/>
          <w:szCs w:val="24"/>
          <w:lang w:val="zh-CN"/>
        </w:rPr>
        <w:t>操动机构包括操动机构外观。</w:t>
      </w:r>
    </w:p>
    <w:p w14:paraId="3E84372D" w14:textId="77777777" w:rsidR="00000000" w:rsidRDefault="00000000">
      <w:pPr>
        <w:pStyle w:val="a9"/>
        <w:numPr>
          <w:ilvl w:val="0"/>
          <w:numId w:val="137"/>
        </w:numPr>
        <w:ind w:firstLineChars="200" w:firstLine="24pt"/>
        <w:rPr>
          <w:rFonts w:hint="eastAsia"/>
          <w:szCs w:val="24"/>
          <w:lang w:val="zh-CN"/>
        </w:rPr>
      </w:pPr>
      <w:r>
        <w:rPr>
          <w:rFonts w:hint="eastAsia"/>
          <w:szCs w:val="24"/>
          <w:lang w:val="zh-CN"/>
        </w:rPr>
        <w:t>其他包括整体外观、标识牌、机构箱、基础构架、接地引下线、五防锁具等。</w:t>
      </w:r>
    </w:p>
    <w:p w14:paraId="71458FBD"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应支持开关柜的本体外观、面板、位置指示、压力释放装置、</w:t>
      </w:r>
      <w:r>
        <w:rPr>
          <w:rFonts w:hint="eastAsia"/>
          <w:szCs w:val="24"/>
          <w:lang w:val="zh-CN"/>
        </w:rPr>
        <w:t>SF6</w:t>
      </w:r>
      <w:r>
        <w:rPr>
          <w:rFonts w:hint="eastAsia"/>
          <w:szCs w:val="24"/>
          <w:lang w:val="zh-CN"/>
        </w:rPr>
        <w:t>密度继电器（压力表）、储能指示、标识牌等设备部位的分析，亦应支持开关柜局放数据采集分析功能。</w:t>
      </w:r>
    </w:p>
    <w:p w14:paraId="14A83010"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应支持电流互感器的本体外观、引线及接头、基础构架、二次接线盒、油位表计、</w:t>
      </w:r>
      <w:r>
        <w:rPr>
          <w:rFonts w:hint="eastAsia"/>
          <w:szCs w:val="24"/>
          <w:lang w:val="zh-CN"/>
        </w:rPr>
        <w:t>SF6</w:t>
      </w:r>
      <w:r>
        <w:rPr>
          <w:rFonts w:hint="eastAsia"/>
          <w:szCs w:val="24"/>
          <w:lang w:val="zh-CN"/>
        </w:rPr>
        <w:t>密度继电器（压力表）、吸湿器、金属膨胀器、末屏、标示牌、整体外观等设备部位的分析。</w:t>
      </w:r>
    </w:p>
    <w:p w14:paraId="13488698"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应支持电压互感器的本体外观、引线及接头、基础构架、接地引下线、二次接线盒、均压环、油位表计、</w:t>
      </w:r>
      <w:r>
        <w:rPr>
          <w:rFonts w:hint="eastAsia"/>
          <w:szCs w:val="24"/>
          <w:lang w:val="zh-CN"/>
        </w:rPr>
        <w:t>SF6</w:t>
      </w:r>
      <w:r>
        <w:rPr>
          <w:rFonts w:hint="eastAsia"/>
          <w:szCs w:val="24"/>
          <w:lang w:val="zh-CN"/>
        </w:rPr>
        <w:t>密度继电器（压力表）、吸湿器、金属膨胀器、端子箱、末屏、标示牌、整体外观等设备部位的分析。</w:t>
      </w:r>
    </w:p>
    <w:p w14:paraId="60603235"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应支持避雷器的本体外观、引线及接头、均压环、基础构架、接地引下</w:t>
      </w:r>
      <w:r>
        <w:rPr>
          <w:rFonts w:hint="eastAsia"/>
          <w:szCs w:val="24"/>
          <w:lang w:val="zh-CN"/>
        </w:rPr>
        <w:lastRenderedPageBreak/>
        <w:t>线、避雷器表计、标识牌、整体外观等设备部位的分析。</w:t>
      </w:r>
    </w:p>
    <w:p w14:paraId="657315E9"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应支持并联电容器的母线及引线、电容器、油温表计、油位表计、吸湿器、外熔断器、电抗器、放电线圈、放电线圈油位表计、避雷器、避雷器表计、接地引下线、绝缘子、整体外观、标识牌等设备部位的分析。</w:t>
      </w:r>
    </w:p>
    <w:p w14:paraId="0B1C72C0"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应支持干式电抗器的本体外观、引线及接头、接地引下线、绝缘子外观、围栏外观、整体外观、基础构架、标识牌等设备部位的分析。</w:t>
      </w:r>
    </w:p>
    <w:p w14:paraId="5D6AE0D4"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应支持串联补偿装置的整体外观、电容器、放电间隙、引线及接头、电流互感器、电阻分压器、阻尼装置、阀控电抗器、</w:t>
      </w:r>
      <w:r>
        <w:rPr>
          <w:rFonts w:hint="eastAsia"/>
          <w:szCs w:val="24"/>
          <w:lang w:val="zh-CN"/>
        </w:rPr>
        <w:t>MOV</w:t>
      </w:r>
      <w:r>
        <w:rPr>
          <w:rFonts w:hint="eastAsia"/>
          <w:szCs w:val="24"/>
          <w:lang w:val="zh-CN"/>
        </w:rPr>
        <w:t>本体、支柱绝缘子、平台构架外观、光纤柱外观、晶闸管阀外观、标示牌等设备部位的分析。</w:t>
      </w:r>
    </w:p>
    <w:p w14:paraId="683FFDE1"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应支持母线及绝缘子的母线、引流线、金具、绝缘子等设备部位的分析，母线及绝缘子的设备部位分析应至少包括：</w:t>
      </w:r>
    </w:p>
    <w:p w14:paraId="79FB8AE9" w14:textId="77777777" w:rsidR="00000000" w:rsidRDefault="00000000">
      <w:pPr>
        <w:pStyle w:val="a9"/>
        <w:numPr>
          <w:ilvl w:val="0"/>
          <w:numId w:val="138"/>
        </w:numPr>
        <w:ind w:firstLineChars="200" w:firstLine="24pt"/>
        <w:rPr>
          <w:rFonts w:hint="eastAsia"/>
          <w:szCs w:val="24"/>
          <w:lang w:val="zh-CN"/>
        </w:rPr>
      </w:pPr>
      <w:r>
        <w:rPr>
          <w:rFonts w:hint="eastAsia"/>
          <w:szCs w:val="24"/>
          <w:lang w:val="zh-CN"/>
        </w:rPr>
        <w:t>母线包括母线外观、线夹及接头、带电显示装置等。</w:t>
      </w:r>
    </w:p>
    <w:p w14:paraId="420CF53F" w14:textId="77777777" w:rsidR="00000000" w:rsidRDefault="00000000">
      <w:pPr>
        <w:pStyle w:val="a9"/>
        <w:numPr>
          <w:ilvl w:val="0"/>
          <w:numId w:val="138"/>
        </w:numPr>
        <w:ind w:firstLineChars="200" w:firstLine="24pt"/>
        <w:rPr>
          <w:rFonts w:hint="eastAsia"/>
          <w:szCs w:val="24"/>
          <w:lang w:val="zh-CN"/>
        </w:rPr>
      </w:pPr>
      <w:r>
        <w:rPr>
          <w:rFonts w:hint="eastAsia"/>
          <w:szCs w:val="24"/>
          <w:lang w:val="zh-CN"/>
        </w:rPr>
        <w:t>引流线包括引线及接头、金具外观等。</w:t>
      </w:r>
    </w:p>
    <w:p w14:paraId="06293B3F" w14:textId="77777777" w:rsidR="00000000" w:rsidRDefault="00000000">
      <w:pPr>
        <w:pStyle w:val="a9"/>
        <w:numPr>
          <w:ilvl w:val="0"/>
          <w:numId w:val="138"/>
        </w:numPr>
        <w:ind w:firstLineChars="200" w:firstLine="24pt"/>
        <w:rPr>
          <w:rFonts w:hint="eastAsia"/>
          <w:szCs w:val="24"/>
          <w:lang w:val="zh-CN"/>
        </w:rPr>
      </w:pPr>
      <w:r>
        <w:rPr>
          <w:rFonts w:hint="eastAsia"/>
          <w:szCs w:val="24"/>
          <w:lang w:val="zh-CN"/>
        </w:rPr>
        <w:t>绝缘子包括绝缘子外观。</w:t>
      </w:r>
    </w:p>
    <w:p w14:paraId="76D28CB1" w14:textId="77777777" w:rsidR="00000000" w:rsidRDefault="00000000">
      <w:pPr>
        <w:pStyle w:val="a9"/>
        <w:numPr>
          <w:ilvl w:val="0"/>
          <w:numId w:val="138"/>
        </w:numPr>
        <w:ind w:firstLineChars="200" w:firstLine="24pt"/>
        <w:rPr>
          <w:rFonts w:hint="eastAsia"/>
          <w:szCs w:val="24"/>
          <w:lang w:val="zh-CN"/>
        </w:rPr>
      </w:pPr>
      <w:r>
        <w:rPr>
          <w:rFonts w:hint="eastAsia"/>
          <w:szCs w:val="24"/>
          <w:lang w:val="zh-CN"/>
        </w:rPr>
        <w:t>其他包括标示牌、整体外观等。</w:t>
      </w:r>
    </w:p>
    <w:p w14:paraId="066C53F9"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应支持穿墙套管的本体外观、引线及接头、末屏、油位表计、固定钢板外观、标识牌、整体外观等设备部位的分析。</w:t>
      </w:r>
    </w:p>
    <w:p w14:paraId="04DE19B4"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应支持电力电缆的电缆本体、终端、接头和接地箱等设备部位的分析。</w:t>
      </w:r>
    </w:p>
    <w:p w14:paraId="578CC23D"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应支持消弧线圈的本体外观、运行声音、引线及接头、温度表计、吸湿器、基础构架、套管外观、端子箱、标识牌、分接开关挡位、电容器、互感器、中性点隔离开关、整体外观等设备部位的分析。</w:t>
      </w:r>
    </w:p>
    <w:p w14:paraId="4E0492AC"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应支持高频阻波器的引线及接头、本体外观、绝缘子、整体外观等设备部位的分析。</w:t>
      </w:r>
    </w:p>
    <w:p w14:paraId="207BBBA2"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应支持耦合电容器的套管、引线及接头、本体外观、接地开关、油位表计、接地引下线、基础构架、标识牌等设备部位的分析。</w:t>
      </w:r>
    </w:p>
    <w:p w14:paraId="45DA05F3"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应支持高压熔断器的本体、接头、支撑构架等设备部位的分析。</w:t>
      </w:r>
    </w:p>
    <w:p w14:paraId="58231BC9"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应支持中性点隔直装置的面板、接地引下线、刀闸位置指示、接地刀闸位置指示、引线及接头、绝缘子、标识牌等设备部位的分析。</w:t>
      </w:r>
    </w:p>
    <w:p w14:paraId="55EDC60F"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应支持接地装置接地引下线的分析。</w:t>
      </w:r>
    </w:p>
    <w:p w14:paraId="1DD417B3"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lastRenderedPageBreak/>
        <w:t>应支持端子箱及检修电源的本体外观、标识牌等设备部位的分析。</w:t>
      </w:r>
    </w:p>
    <w:p w14:paraId="6C9DF73B" w14:textId="77777777" w:rsidR="00000000" w:rsidRDefault="00000000">
      <w:pPr>
        <w:pStyle w:val="a9"/>
        <w:numPr>
          <w:ilvl w:val="0"/>
          <w:numId w:val="133"/>
        </w:numPr>
        <w:ind w:firstLineChars="200" w:firstLine="24pt"/>
        <w:rPr>
          <w:rFonts w:hint="eastAsia"/>
          <w:szCs w:val="24"/>
          <w:lang w:val="zh-CN"/>
        </w:rPr>
      </w:pPr>
      <w:r>
        <w:rPr>
          <w:rFonts w:hint="eastAsia"/>
          <w:szCs w:val="24"/>
          <w:lang w:val="zh-CN"/>
        </w:rPr>
        <w:t>应支持站用变的本体及套管、分接开关、冷却系统、非电量保护装置、储油柜等设备部位的分析，站用变的设备部位分析应至少包括：</w:t>
      </w:r>
    </w:p>
    <w:p w14:paraId="03227E09" w14:textId="77777777" w:rsidR="00000000" w:rsidRDefault="00000000">
      <w:pPr>
        <w:pStyle w:val="a9"/>
        <w:numPr>
          <w:ilvl w:val="0"/>
          <w:numId w:val="139"/>
        </w:numPr>
        <w:ind w:firstLineChars="200" w:firstLine="24pt"/>
        <w:rPr>
          <w:rFonts w:hint="eastAsia"/>
          <w:szCs w:val="24"/>
          <w:lang w:val="zh-CN"/>
        </w:rPr>
      </w:pPr>
      <w:r>
        <w:rPr>
          <w:rFonts w:hint="eastAsia"/>
          <w:szCs w:val="24"/>
          <w:lang w:val="zh-CN"/>
        </w:rPr>
        <w:t>本体及套管包括本体外观、套管外观、接地引下线、引线及接头等。</w:t>
      </w:r>
    </w:p>
    <w:p w14:paraId="5D49CC73" w14:textId="77777777" w:rsidR="00000000" w:rsidRDefault="00000000">
      <w:pPr>
        <w:pStyle w:val="a9"/>
        <w:numPr>
          <w:ilvl w:val="0"/>
          <w:numId w:val="139"/>
        </w:numPr>
        <w:ind w:firstLineChars="200" w:firstLine="24pt"/>
        <w:rPr>
          <w:rFonts w:hint="eastAsia"/>
          <w:szCs w:val="24"/>
          <w:lang w:val="zh-CN"/>
        </w:rPr>
      </w:pPr>
      <w:r>
        <w:rPr>
          <w:rFonts w:hint="eastAsia"/>
          <w:szCs w:val="24"/>
          <w:lang w:val="zh-CN"/>
        </w:rPr>
        <w:t>分接开关包括分接挡位。</w:t>
      </w:r>
    </w:p>
    <w:p w14:paraId="733545EC" w14:textId="77777777" w:rsidR="00000000" w:rsidRDefault="00000000">
      <w:pPr>
        <w:pStyle w:val="a9"/>
        <w:numPr>
          <w:ilvl w:val="0"/>
          <w:numId w:val="139"/>
        </w:numPr>
        <w:ind w:firstLineChars="200" w:firstLine="24pt"/>
        <w:rPr>
          <w:rFonts w:hint="eastAsia"/>
          <w:szCs w:val="24"/>
          <w:lang w:val="zh-CN"/>
        </w:rPr>
      </w:pPr>
      <w:r>
        <w:rPr>
          <w:rFonts w:hint="eastAsia"/>
          <w:szCs w:val="24"/>
          <w:lang w:val="zh-CN"/>
        </w:rPr>
        <w:t>冷却系统包括风扇。</w:t>
      </w:r>
    </w:p>
    <w:p w14:paraId="5DC86006" w14:textId="77777777" w:rsidR="00000000" w:rsidRDefault="00000000">
      <w:pPr>
        <w:pStyle w:val="a9"/>
        <w:numPr>
          <w:ilvl w:val="0"/>
          <w:numId w:val="139"/>
        </w:numPr>
        <w:ind w:firstLineChars="200" w:firstLine="24pt"/>
        <w:rPr>
          <w:rFonts w:hint="eastAsia"/>
          <w:szCs w:val="24"/>
          <w:lang w:val="zh-CN"/>
        </w:rPr>
      </w:pPr>
      <w:r>
        <w:rPr>
          <w:rFonts w:hint="eastAsia"/>
          <w:szCs w:val="24"/>
          <w:lang w:val="zh-CN"/>
        </w:rPr>
        <w:t>非电量保护装置包括气体继电器、温度表计（温控器）等。</w:t>
      </w:r>
    </w:p>
    <w:p w14:paraId="6B18B898" w14:textId="77777777" w:rsidR="00000000" w:rsidRDefault="00000000">
      <w:pPr>
        <w:pStyle w:val="a9"/>
        <w:numPr>
          <w:ilvl w:val="0"/>
          <w:numId w:val="139"/>
        </w:numPr>
        <w:ind w:firstLineChars="200" w:firstLine="24pt"/>
        <w:rPr>
          <w:rFonts w:hint="eastAsia"/>
          <w:szCs w:val="24"/>
          <w:lang w:val="zh-CN"/>
        </w:rPr>
      </w:pPr>
      <w:r>
        <w:rPr>
          <w:rFonts w:hint="eastAsia"/>
          <w:szCs w:val="24"/>
          <w:lang w:val="zh-CN"/>
        </w:rPr>
        <w:t>储油柜包括本体储油柜油位表计、外观、吸湿器等。</w:t>
      </w:r>
    </w:p>
    <w:p w14:paraId="2E6E8712" w14:textId="77777777" w:rsidR="00000000" w:rsidRDefault="00000000">
      <w:pPr>
        <w:pStyle w:val="a9"/>
        <w:numPr>
          <w:ilvl w:val="0"/>
          <w:numId w:val="139"/>
        </w:numPr>
        <w:ind w:firstLineChars="200" w:firstLine="24pt"/>
        <w:rPr>
          <w:rFonts w:hint="eastAsia"/>
          <w:szCs w:val="24"/>
          <w:lang w:val="zh-CN"/>
        </w:rPr>
      </w:pPr>
      <w:r>
        <w:rPr>
          <w:rFonts w:hint="eastAsia"/>
          <w:szCs w:val="24"/>
          <w:lang w:val="zh-CN"/>
        </w:rPr>
        <w:t>其他包括整体外观、标示牌等。</w:t>
      </w:r>
    </w:p>
    <w:p w14:paraId="61408E16" w14:textId="77777777" w:rsidR="00000000" w:rsidRDefault="00000000">
      <w:pPr>
        <w:pStyle w:val="a9"/>
        <w:widowControl/>
        <w:numPr>
          <w:ilvl w:val="0"/>
          <w:numId w:val="133"/>
        </w:numPr>
        <w:ind w:firstLineChars="200" w:firstLine="24pt"/>
        <w:rPr>
          <w:rFonts w:hint="eastAsia"/>
          <w:szCs w:val="24"/>
          <w:lang w:val="zh-CN"/>
        </w:rPr>
      </w:pPr>
      <w:r>
        <w:rPr>
          <w:rFonts w:hint="eastAsia"/>
          <w:szCs w:val="24"/>
          <w:lang w:val="zh-CN"/>
        </w:rPr>
        <w:t>应支持站用交流电源的电流表、电压表、进线断路器、分段断路器、馈线断路器、切换把手、自动转换开关、</w:t>
      </w:r>
      <w:r>
        <w:rPr>
          <w:rFonts w:hint="eastAsia"/>
          <w:szCs w:val="24"/>
          <w:lang w:val="zh-CN"/>
        </w:rPr>
        <w:t>UPS</w:t>
      </w:r>
      <w:r>
        <w:rPr>
          <w:rFonts w:hint="eastAsia"/>
          <w:szCs w:val="24"/>
          <w:lang w:val="zh-CN"/>
        </w:rPr>
        <w:t>装置、备自投装置、标示牌等设备部位的分析。</w:t>
      </w:r>
    </w:p>
    <w:p w14:paraId="0497C5F3" w14:textId="77777777" w:rsidR="00000000" w:rsidRDefault="00000000">
      <w:pPr>
        <w:pStyle w:val="a9"/>
        <w:widowControl/>
        <w:numPr>
          <w:ilvl w:val="0"/>
          <w:numId w:val="133"/>
        </w:numPr>
        <w:ind w:firstLineChars="200" w:firstLine="24pt"/>
        <w:rPr>
          <w:rFonts w:hint="eastAsia"/>
          <w:szCs w:val="24"/>
          <w:lang w:val="zh-CN"/>
        </w:rPr>
      </w:pPr>
      <w:r>
        <w:rPr>
          <w:rFonts w:hint="eastAsia"/>
          <w:szCs w:val="24"/>
          <w:lang w:val="zh-CN"/>
        </w:rPr>
        <w:t>应支持站用直流电源的蓄电池、充电装置、馈线屏、事故照明屏等设备部位的分析，站用直流电源的设备部位分析应至少包括：</w:t>
      </w:r>
    </w:p>
    <w:p w14:paraId="4D91BA97" w14:textId="77777777" w:rsidR="00000000" w:rsidRDefault="00000000">
      <w:pPr>
        <w:pStyle w:val="a9"/>
        <w:widowControl/>
        <w:numPr>
          <w:ilvl w:val="0"/>
          <w:numId w:val="140"/>
        </w:numPr>
        <w:ind w:firstLineChars="200" w:firstLine="24pt"/>
        <w:rPr>
          <w:rFonts w:hint="eastAsia"/>
          <w:szCs w:val="24"/>
          <w:lang w:val="zh-CN"/>
        </w:rPr>
      </w:pPr>
      <w:r>
        <w:rPr>
          <w:rFonts w:hint="eastAsia"/>
          <w:szCs w:val="24"/>
          <w:lang w:val="zh-CN"/>
        </w:rPr>
        <w:t>蓄电池包括蓄电池外观、基础构架等。</w:t>
      </w:r>
    </w:p>
    <w:p w14:paraId="6AB01F59" w14:textId="77777777" w:rsidR="00000000" w:rsidRDefault="00000000">
      <w:pPr>
        <w:pStyle w:val="a9"/>
        <w:widowControl/>
        <w:numPr>
          <w:ilvl w:val="0"/>
          <w:numId w:val="140"/>
        </w:numPr>
        <w:ind w:firstLineChars="200" w:firstLine="24pt"/>
        <w:rPr>
          <w:rFonts w:hint="eastAsia"/>
          <w:szCs w:val="24"/>
          <w:lang w:val="zh-CN"/>
        </w:rPr>
      </w:pPr>
      <w:r>
        <w:rPr>
          <w:rFonts w:hint="eastAsia"/>
          <w:szCs w:val="24"/>
          <w:lang w:val="zh-CN"/>
        </w:rPr>
        <w:t>充电装置包括监控装置、交流输入电压、直流输出电压、直流输出电流、充电模块、控制母线电压、动力母线电压、交流输入断路器等。</w:t>
      </w:r>
    </w:p>
    <w:p w14:paraId="01AF9A23" w14:textId="77777777" w:rsidR="00000000" w:rsidRDefault="00000000">
      <w:pPr>
        <w:pStyle w:val="a9"/>
        <w:widowControl/>
        <w:numPr>
          <w:ilvl w:val="0"/>
          <w:numId w:val="140"/>
        </w:numPr>
        <w:ind w:firstLineChars="200" w:firstLine="24pt"/>
        <w:rPr>
          <w:rFonts w:hint="eastAsia"/>
          <w:szCs w:val="24"/>
          <w:lang w:val="zh-CN"/>
        </w:rPr>
      </w:pPr>
      <w:r>
        <w:rPr>
          <w:rFonts w:hint="eastAsia"/>
          <w:szCs w:val="24"/>
          <w:lang w:val="zh-CN"/>
        </w:rPr>
        <w:t>馈线屏包括绝缘监测装置、馈线断路器、指示灯等。</w:t>
      </w:r>
    </w:p>
    <w:p w14:paraId="48B8ED68" w14:textId="77777777" w:rsidR="00000000" w:rsidRDefault="00000000">
      <w:pPr>
        <w:pStyle w:val="a9"/>
        <w:widowControl/>
        <w:numPr>
          <w:ilvl w:val="0"/>
          <w:numId w:val="140"/>
        </w:numPr>
        <w:ind w:firstLineChars="200" w:firstLine="24pt"/>
        <w:rPr>
          <w:rFonts w:hint="eastAsia"/>
          <w:szCs w:val="24"/>
          <w:lang w:val="zh-CN"/>
        </w:rPr>
      </w:pPr>
      <w:r>
        <w:rPr>
          <w:rFonts w:hint="eastAsia"/>
          <w:szCs w:val="24"/>
          <w:lang w:val="zh-CN"/>
        </w:rPr>
        <w:t>事故照明屏包括交流电压表、直流电压表、断路器等。</w:t>
      </w:r>
    </w:p>
    <w:p w14:paraId="79788D91" w14:textId="77777777" w:rsidR="00000000" w:rsidRDefault="00000000">
      <w:pPr>
        <w:pStyle w:val="a9"/>
        <w:widowControl/>
        <w:numPr>
          <w:ilvl w:val="0"/>
          <w:numId w:val="140"/>
        </w:numPr>
        <w:ind w:firstLineChars="200" w:firstLine="24pt"/>
        <w:rPr>
          <w:rFonts w:hint="eastAsia"/>
          <w:szCs w:val="24"/>
          <w:lang w:val="zh-CN"/>
        </w:rPr>
      </w:pPr>
      <w:r>
        <w:rPr>
          <w:rFonts w:hint="eastAsia"/>
          <w:szCs w:val="24"/>
          <w:lang w:val="zh-CN"/>
        </w:rPr>
        <w:t>其他包括标示牌。</w:t>
      </w:r>
    </w:p>
    <w:p w14:paraId="20DBDBE7" w14:textId="77777777" w:rsidR="00000000" w:rsidRDefault="00000000">
      <w:pPr>
        <w:pStyle w:val="a9"/>
        <w:widowControl/>
        <w:numPr>
          <w:ilvl w:val="0"/>
          <w:numId w:val="133"/>
        </w:numPr>
        <w:ind w:firstLineChars="200" w:firstLine="24pt"/>
        <w:rPr>
          <w:rFonts w:hint="eastAsia"/>
          <w:szCs w:val="24"/>
          <w:lang w:val="zh-CN"/>
        </w:rPr>
      </w:pPr>
      <w:r>
        <w:rPr>
          <w:rFonts w:hint="eastAsia"/>
          <w:szCs w:val="24"/>
          <w:lang w:val="zh-CN"/>
        </w:rPr>
        <w:t>应支持构支架的本体外观、爬梯门、排水孔、接地引下线、基础构架等设备部位的分析。</w:t>
      </w:r>
    </w:p>
    <w:p w14:paraId="2D8FF9DF" w14:textId="77777777" w:rsidR="00000000" w:rsidRDefault="00000000">
      <w:pPr>
        <w:pStyle w:val="a9"/>
        <w:widowControl/>
        <w:numPr>
          <w:ilvl w:val="0"/>
          <w:numId w:val="133"/>
        </w:numPr>
        <w:ind w:firstLineChars="200" w:firstLine="24pt"/>
        <w:rPr>
          <w:rFonts w:hint="eastAsia"/>
          <w:szCs w:val="24"/>
          <w:lang w:val="zh-CN"/>
        </w:rPr>
      </w:pPr>
      <w:r>
        <w:rPr>
          <w:rFonts w:hint="eastAsia"/>
          <w:szCs w:val="24"/>
          <w:lang w:val="zh-CN"/>
        </w:rPr>
        <w:t>应支持避雷针的本体外观、标识牌、接地引下线、排水孔等设备部位的分析。</w:t>
      </w:r>
    </w:p>
    <w:p w14:paraId="0771A865" w14:textId="77777777" w:rsidR="00000000" w:rsidRDefault="00000000">
      <w:pPr>
        <w:pStyle w:val="a9"/>
        <w:widowControl/>
        <w:numPr>
          <w:ilvl w:val="0"/>
          <w:numId w:val="133"/>
        </w:numPr>
        <w:ind w:firstLineChars="200" w:firstLine="24pt"/>
        <w:rPr>
          <w:rFonts w:hint="eastAsia"/>
          <w:szCs w:val="24"/>
          <w:lang w:val="zh-CN"/>
        </w:rPr>
      </w:pPr>
      <w:r>
        <w:rPr>
          <w:rFonts w:hint="eastAsia"/>
          <w:szCs w:val="24"/>
          <w:lang w:val="zh-CN"/>
        </w:rPr>
        <w:t>应支持变电站环境分析，应至少包括地面沉降、小动物、地面积水、墙面开裂等状态分析。</w:t>
      </w:r>
    </w:p>
    <w:p w14:paraId="2E55F000" w14:textId="77777777" w:rsidR="00000000" w:rsidRDefault="00000000">
      <w:pPr>
        <w:pStyle w:val="a9"/>
        <w:numPr>
          <w:ilvl w:val="0"/>
          <w:numId w:val="132"/>
        </w:numPr>
        <w:ind w:start="0pt" w:firstLineChars="200" w:firstLine="24pt"/>
        <w:rPr>
          <w:rFonts w:hint="eastAsia"/>
        </w:rPr>
      </w:pPr>
      <w:r>
        <w:rPr>
          <w:rFonts w:hint="eastAsia"/>
        </w:rPr>
        <w:t>无人机巡视数据分析对象：应具备采用可见光检测设备、红外热成像相机、激光雷达等设备对风机叶片的主要状态等巡视数据的分析，无人机巡视对象应满足</w:t>
      </w:r>
      <w:r>
        <w:rPr>
          <w:rFonts w:hint="eastAsia"/>
        </w:rPr>
        <w:t>NB/T 10593-2021</w:t>
      </w:r>
      <w:r>
        <w:rPr>
          <w:rFonts w:hint="eastAsia"/>
        </w:rPr>
        <w:t>《风电场无人机叶片检测技术规范》相关要求，还应</w:t>
      </w:r>
      <w:r>
        <w:rPr>
          <w:rFonts w:hint="eastAsia"/>
        </w:rPr>
        <w:lastRenderedPageBreak/>
        <w:t>满足包括但不限于以下要求：</w:t>
      </w:r>
    </w:p>
    <w:p w14:paraId="31E50A84" w14:textId="77777777" w:rsidR="00000000" w:rsidRDefault="00000000">
      <w:pPr>
        <w:pStyle w:val="ab"/>
        <w:tabs>
          <w:tab w:val="start" w:pos="21pt"/>
        </w:tabs>
        <w:jc w:val="center"/>
      </w:pPr>
      <w:r>
        <w:t>表</w:t>
      </w:r>
      <w:r>
        <w:rPr>
          <w:rFonts w:ascii="Times New Roman" w:hAnsi="Times New Roman" w:hint="eastAsia"/>
        </w:rPr>
        <w:t>4</w:t>
      </w:r>
      <w:r>
        <w:t>.</w:t>
      </w:r>
      <w:r>
        <w:rPr>
          <w:rFonts w:ascii="Times New Roman" w:hAnsi="Times New Roman"/>
        </w:rPr>
        <w:t>3</w:t>
      </w:r>
      <w:r>
        <w:t>-</w:t>
      </w:r>
      <w:r>
        <w:rPr>
          <w:rFonts w:ascii="Times New Roman" w:hAnsi="Times New Roman"/>
        </w:rPr>
        <w:t>1</w:t>
      </w:r>
      <w:r>
        <w:rPr>
          <w:rFonts w:ascii="Times New Roman" w:hAnsi="Times New Roman" w:hint="eastAsia"/>
        </w:rPr>
        <w:t>无人机</w:t>
      </w:r>
      <w:r>
        <w:t>巡视对象清单</w:t>
      </w:r>
    </w:p>
    <w:tbl>
      <w:tblPr>
        <w:tblW w:w="425.60pt" w:type="dxa"/>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1443"/>
        <w:gridCol w:w="3081"/>
        <w:gridCol w:w="3988"/>
      </w:tblGrid>
      <w:tr w:rsidR="00000000" w14:paraId="0D4E6A8D" w14:textId="77777777">
        <w:trPr>
          <w:trHeight w:val="283"/>
          <w:tblHeader/>
          <w:jc w:val="center"/>
        </w:trPr>
        <w:tc>
          <w:tcPr>
            <w:tcW w:w="72.15pt" w:type="dxa"/>
            <w:vAlign w:val="center"/>
          </w:tcPr>
          <w:p w14:paraId="3AD12D9D" w14:textId="77777777" w:rsidR="00000000" w:rsidRDefault="00000000">
            <w:pPr>
              <w:spacing w:line="18pt" w:lineRule="auto"/>
              <w:jc w:val="center"/>
              <w:rPr>
                <w:rFonts w:ascii="宋体" w:hAnsi="宋体" w:hint="eastAsia"/>
                <w:b/>
                <w:bCs/>
                <w:szCs w:val="18"/>
              </w:rPr>
            </w:pPr>
            <w:bookmarkStart w:id="311" w:name="_Hlk198794559"/>
            <w:r>
              <w:rPr>
                <w:rFonts w:ascii="宋体" w:hAnsi="宋体"/>
                <w:b/>
                <w:bCs/>
                <w:szCs w:val="18"/>
              </w:rPr>
              <w:t>巡检对象</w:t>
            </w:r>
          </w:p>
        </w:tc>
        <w:tc>
          <w:tcPr>
            <w:tcW w:w="154.05pt" w:type="dxa"/>
            <w:vAlign w:val="center"/>
          </w:tcPr>
          <w:p w14:paraId="05CFBAB4" w14:textId="77777777" w:rsidR="00000000" w:rsidRDefault="00000000">
            <w:pPr>
              <w:spacing w:line="18pt" w:lineRule="auto"/>
              <w:jc w:val="center"/>
              <w:rPr>
                <w:rFonts w:ascii="宋体" w:hAnsi="宋体" w:hint="eastAsia"/>
                <w:b/>
                <w:bCs/>
                <w:szCs w:val="18"/>
              </w:rPr>
            </w:pPr>
            <w:r>
              <w:rPr>
                <w:rFonts w:ascii="宋体" w:hAnsi="宋体"/>
                <w:b/>
                <w:bCs/>
                <w:szCs w:val="18"/>
              </w:rPr>
              <w:t>巡检项目</w:t>
            </w:r>
          </w:p>
        </w:tc>
        <w:tc>
          <w:tcPr>
            <w:tcW w:w="199.40pt" w:type="dxa"/>
            <w:vAlign w:val="center"/>
          </w:tcPr>
          <w:p w14:paraId="0D3A36A1" w14:textId="77777777" w:rsidR="00000000" w:rsidRDefault="00000000">
            <w:pPr>
              <w:spacing w:line="18pt" w:lineRule="auto"/>
              <w:jc w:val="center"/>
              <w:rPr>
                <w:rFonts w:ascii="宋体" w:hAnsi="宋体" w:hint="eastAsia"/>
                <w:b/>
                <w:bCs/>
                <w:szCs w:val="18"/>
              </w:rPr>
            </w:pPr>
            <w:r>
              <w:rPr>
                <w:rFonts w:ascii="宋体" w:hAnsi="宋体"/>
                <w:b/>
                <w:bCs/>
                <w:szCs w:val="18"/>
              </w:rPr>
              <w:t>搭载设备</w:t>
            </w:r>
          </w:p>
        </w:tc>
      </w:tr>
      <w:tr w:rsidR="00000000" w14:paraId="5F6670D1" w14:textId="77777777">
        <w:trPr>
          <w:trHeight w:val="283"/>
          <w:jc w:val="center"/>
        </w:trPr>
        <w:tc>
          <w:tcPr>
            <w:tcW w:w="72.15pt" w:type="dxa"/>
            <w:vMerge w:val="restart"/>
            <w:vAlign w:val="center"/>
          </w:tcPr>
          <w:p w14:paraId="145A4F35" w14:textId="77777777" w:rsidR="00000000" w:rsidRDefault="00000000">
            <w:pPr>
              <w:spacing w:line="18pt" w:lineRule="auto"/>
              <w:jc w:val="center"/>
              <w:rPr>
                <w:rFonts w:ascii="宋体" w:hAnsi="宋体" w:hint="eastAsia"/>
                <w:szCs w:val="18"/>
              </w:rPr>
            </w:pPr>
            <w:r>
              <w:rPr>
                <w:rFonts w:ascii="宋体" w:hAnsi="宋体"/>
                <w:szCs w:val="18"/>
              </w:rPr>
              <w:t>叶片</w:t>
            </w:r>
          </w:p>
        </w:tc>
        <w:tc>
          <w:tcPr>
            <w:tcW w:w="154.05pt" w:type="dxa"/>
            <w:vAlign w:val="center"/>
          </w:tcPr>
          <w:p w14:paraId="679D6FA1" w14:textId="77777777" w:rsidR="00000000" w:rsidRDefault="00000000">
            <w:pPr>
              <w:spacing w:line="18pt" w:lineRule="auto"/>
              <w:jc w:val="center"/>
              <w:rPr>
                <w:rFonts w:ascii="宋体" w:hAnsi="宋体" w:hint="eastAsia"/>
                <w:szCs w:val="18"/>
              </w:rPr>
            </w:pPr>
            <w:r>
              <w:rPr>
                <w:rFonts w:ascii="宋体" w:hAnsi="宋体"/>
                <w:szCs w:val="18"/>
              </w:rPr>
              <w:t>叶片表面检查</w:t>
            </w:r>
          </w:p>
        </w:tc>
        <w:tc>
          <w:tcPr>
            <w:tcW w:w="199.40pt" w:type="dxa"/>
            <w:vAlign w:val="center"/>
          </w:tcPr>
          <w:p w14:paraId="1DD0695A"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1880BA86" w14:textId="77777777">
        <w:trPr>
          <w:trHeight w:val="283"/>
          <w:jc w:val="center"/>
        </w:trPr>
        <w:tc>
          <w:tcPr>
            <w:tcW w:w="72.15pt" w:type="dxa"/>
            <w:vMerge/>
            <w:vAlign w:val="center"/>
          </w:tcPr>
          <w:p w14:paraId="7802FAEF" w14:textId="77777777" w:rsidR="00000000" w:rsidRDefault="00000000">
            <w:pPr>
              <w:spacing w:line="18pt" w:lineRule="auto"/>
              <w:jc w:val="center"/>
              <w:rPr>
                <w:rFonts w:ascii="宋体" w:hAnsi="宋体" w:hint="eastAsia"/>
                <w:szCs w:val="18"/>
              </w:rPr>
            </w:pPr>
          </w:p>
        </w:tc>
        <w:tc>
          <w:tcPr>
            <w:tcW w:w="154.05pt" w:type="dxa"/>
            <w:vAlign w:val="center"/>
          </w:tcPr>
          <w:p w14:paraId="25618A14" w14:textId="77777777" w:rsidR="00000000" w:rsidRDefault="00000000">
            <w:pPr>
              <w:spacing w:line="18pt" w:lineRule="auto"/>
              <w:jc w:val="center"/>
              <w:rPr>
                <w:rFonts w:ascii="宋体" w:hAnsi="宋体" w:hint="eastAsia"/>
                <w:szCs w:val="18"/>
              </w:rPr>
            </w:pPr>
            <w:r>
              <w:rPr>
                <w:rFonts w:ascii="宋体" w:hAnsi="宋体"/>
                <w:szCs w:val="18"/>
              </w:rPr>
              <w:t>前后缘情况检查</w:t>
            </w:r>
          </w:p>
        </w:tc>
        <w:tc>
          <w:tcPr>
            <w:tcW w:w="199.40pt" w:type="dxa"/>
            <w:vAlign w:val="center"/>
          </w:tcPr>
          <w:p w14:paraId="29FAE06F"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6443364E" w14:textId="77777777">
        <w:trPr>
          <w:trHeight w:val="283"/>
          <w:jc w:val="center"/>
        </w:trPr>
        <w:tc>
          <w:tcPr>
            <w:tcW w:w="72.15pt" w:type="dxa"/>
            <w:vMerge/>
            <w:vAlign w:val="center"/>
          </w:tcPr>
          <w:p w14:paraId="1D806300" w14:textId="77777777" w:rsidR="00000000" w:rsidRDefault="00000000">
            <w:pPr>
              <w:spacing w:line="18pt" w:lineRule="auto"/>
              <w:jc w:val="center"/>
              <w:rPr>
                <w:rFonts w:ascii="宋体" w:hAnsi="宋体" w:hint="eastAsia"/>
                <w:szCs w:val="18"/>
              </w:rPr>
            </w:pPr>
          </w:p>
        </w:tc>
        <w:tc>
          <w:tcPr>
            <w:tcW w:w="154.05pt" w:type="dxa"/>
            <w:vAlign w:val="center"/>
          </w:tcPr>
          <w:p w14:paraId="6162B2F1" w14:textId="77777777" w:rsidR="00000000" w:rsidRDefault="00000000">
            <w:pPr>
              <w:spacing w:line="18pt" w:lineRule="auto"/>
              <w:jc w:val="center"/>
              <w:rPr>
                <w:rFonts w:ascii="宋体" w:hAnsi="宋体" w:hint="eastAsia"/>
                <w:szCs w:val="18"/>
              </w:rPr>
            </w:pPr>
            <w:r>
              <w:rPr>
                <w:rFonts w:ascii="宋体" w:hAnsi="宋体"/>
                <w:szCs w:val="18"/>
              </w:rPr>
              <w:t>接闪器检查</w:t>
            </w:r>
          </w:p>
        </w:tc>
        <w:tc>
          <w:tcPr>
            <w:tcW w:w="199.40pt" w:type="dxa"/>
            <w:vAlign w:val="center"/>
          </w:tcPr>
          <w:p w14:paraId="2277AD61"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7683AB13" w14:textId="77777777">
        <w:trPr>
          <w:trHeight w:val="283"/>
          <w:jc w:val="center"/>
        </w:trPr>
        <w:tc>
          <w:tcPr>
            <w:tcW w:w="72.15pt" w:type="dxa"/>
            <w:vMerge/>
            <w:vAlign w:val="center"/>
          </w:tcPr>
          <w:p w14:paraId="018746E6" w14:textId="77777777" w:rsidR="00000000" w:rsidRDefault="00000000">
            <w:pPr>
              <w:spacing w:line="18pt" w:lineRule="auto"/>
              <w:jc w:val="center"/>
              <w:rPr>
                <w:rFonts w:ascii="宋体" w:hAnsi="宋体" w:hint="eastAsia"/>
                <w:szCs w:val="18"/>
              </w:rPr>
            </w:pPr>
          </w:p>
        </w:tc>
        <w:tc>
          <w:tcPr>
            <w:tcW w:w="154.05pt" w:type="dxa"/>
            <w:vAlign w:val="center"/>
          </w:tcPr>
          <w:p w14:paraId="3DB7A2FF" w14:textId="77777777" w:rsidR="00000000" w:rsidRDefault="00000000">
            <w:pPr>
              <w:spacing w:line="18pt" w:lineRule="auto"/>
              <w:jc w:val="center"/>
              <w:rPr>
                <w:rFonts w:ascii="宋体" w:hAnsi="宋体" w:hint="eastAsia"/>
                <w:szCs w:val="18"/>
              </w:rPr>
            </w:pPr>
            <w:r>
              <w:rPr>
                <w:rFonts w:ascii="宋体" w:hAnsi="宋体"/>
                <w:szCs w:val="18"/>
              </w:rPr>
              <w:t>叶尖检查</w:t>
            </w:r>
          </w:p>
        </w:tc>
        <w:tc>
          <w:tcPr>
            <w:tcW w:w="199.40pt" w:type="dxa"/>
            <w:vAlign w:val="center"/>
          </w:tcPr>
          <w:p w14:paraId="48F4E861"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04B4D9D0" w14:textId="77777777">
        <w:trPr>
          <w:trHeight w:val="283"/>
          <w:jc w:val="center"/>
        </w:trPr>
        <w:tc>
          <w:tcPr>
            <w:tcW w:w="72.15pt" w:type="dxa"/>
            <w:vMerge/>
            <w:vAlign w:val="center"/>
          </w:tcPr>
          <w:p w14:paraId="3446EFF0" w14:textId="77777777" w:rsidR="00000000" w:rsidRDefault="00000000">
            <w:pPr>
              <w:spacing w:line="18pt" w:lineRule="auto"/>
              <w:jc w:val="center"/>
              <w:rPr>
                <w:rFonts w:ascii="宋体" w:hAnsi="宋体" w:hint="eastAsia"/>
                <w:szCs w:val="18"/>
              </w:rPr>
            </w:pPr>
          </w:p>
        </w:tc>
        <w:tc>
          <w:tcPr>
            <w:tcW w:w="154.05pt" w:type="dxa"/>
            <w:vAlign w:val="center"/>
          </w:tcPr>
          <w:p w14:paraId="206FA3BB" w14:textId="77777777" w:rsidR="00000000" w:rsidRDefault="00000000">
            <w:pPr>
              <w:spacing w:line="18pt" w:lineRule="auto"/>
              <w:jc w:val="center"/>
              <w:rPr>
                <w:rFonts w:ascii="宋体" w:hAnsi="宋体" w:hint="eastAsia"/>
                <w:szCs w:val="18"/>
              </w:rPr>
            </w:pPr>
            <w:r>
              <w:rPr>
                <w:rFonts w:ascii="宋体" w:hAnsi="宋体"/>
                <w:szCs w:val="18"/>
              </w:rPr>
              <w:t>叶根避雷导线</w:t>
            </w:r>
          </w:p>
        </w:tc>
        <w:tc>
          <w:tcPr>
            <w:tcW w:w="199.40pt" w:type="dxa"/>
            <w:vAlign w:val="center"/>
          </w:tcPr>
          <w:p w14:paraId="75E8F2BB"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6E9C0C83" w14:textId="77777777">
        <w:trPr>
          <w:trHeight w:val="283"/>
          <w:jc w:val="center"/>
        </w:trPr>
        <w:tc>
          <w:tcPr>
            <w:tcW w:w="72.15pt" w:type="dxa"/>
            <w:vMerge w:val="restart"/>
            <w:vAlign w:val="center"/>
          </w:tcPr>
          <w:p w14:paraId="2914A701" w14:textId="77777777" w:rsidR="00000000" w:rsidRDefault="00000000">
            <w:pPr>
              <w:spacing w:line="18pt" w:lineRule="auto"/>
              <w:jc w:val="center"/>
              <w:rPr>
                <w:rFonts w:ascii="宋体" w:hAnsi="宋体" w:hint="eastAsia"/>
                <w:szCs w:val="18"/>
              </w:rPr>
            </w:pPr>
            <w:r>
              <w:rPr>
                <w:rFonts w:ascii="宋体" w:hAnsi="宋体"/>
                <w:szCs w:val="18"/>
              </w:rPr>
              <w:t>导流罩</w:t>
            </w:r>
          </w:p>
        </w:tc>
        <w:tc>
          <w:tcPr>
            <w:tcW w:w="154.05pt" w:type="dxa"/>
            <w:vAlign w:val="center"/>
          </w:tcPr>
          <w:p w14:paraId="18578BCF" w14:textId="77777777" w:rsidR="00000000" w:rsidRDefault="00000000">
            <w:pPr>
              <w:spacing w:line="18pt" w:lineRule="auto"/>
              <w:jc w:val="center"/>
              <w:rPr>
                <w:rFonts w:ascii="宋体" w:hAnsi="宋体" w:hint="eastAsia"/>
                <w:szCs w:val="18"/>
              </w:rPr>
            </w:pPr>
            <w:r>
              <w:rPr>
                <w:rFonts w:ascii="宋体" w:hAnsi="宋体"/>
                <w:szCs w:val="18"/>
              </w:rPr>
              <w:t>导流罩表面检查</w:t>
            </w:r>
          </w:p>
        </w:tc>
        <w:tc>
          <w:tcPr>
            <w:tcW w:w="199.40pt" w:type="dxa"/>
            <w:vAlign w:val="center"/>
          </w:tcPr>
          <w:p w14:paraId="719B51BF"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2B6C69C6" w14:textId="77777777">
        <w:trPr>
          <w:trHeight w:val="283"/>
          <w:jc w:val="center"/>
        </w:trPr>
        <w:tc>
          <w:tcPr>
            <w:tcW w:w="72.15pt" w:type="dxa"/>
            <w:vMerge/>
            <w:vAlign w:val="center"/>
          </w:tcPr>
          <w:p w14:paraId="7398EECE" w14:textId="77777777" w:rsidR="00000000" w:rsidRDefault="00000000">
            <w:pPr>
              <w:spacing w:line="18pt" w:lineRule="auto"/>
              <w:jc w:val="center"/>
              <w:rPr>
                <w:rFonts w:ascii="宋体" w:hAnsi="宋体" w:hint="eastAsia"/>
                <w:szCs w:val="18"/>
              </w:rPr>
            </w:pPr>
          </w:p>
        </w:tc>
        <w:tc>
          <w:tcPr>
            <w:tcW w:w="154.05pt" w:type="dxa"/>
            <w:vAlign w:val="center"/>
          </w:tcPr>
          <w:p w14:paraId="4D0E405C" w14:textId="77777777" w:rsidR="00000000" w:rsidRDefault="00000000">
            <w:pPr>
              <w:spacing w:line="18pt" w:lineRule="auto"/>
              <w:jc w:val="center"/>
              <w:rPr>
                <w:rFonts w:ascii="宋体" w:hAnsi="宋体" w:hint="eastAsia"/>
                <w:szCs w:val="18"/>
              </w:rPr>
            </w:pPr>
            <w:r>
              <w:rPr>
                <w:rFonts w:ascii="宋体" w:hAnsi="宋体"/>
                <w:szCs w:val="18"/>
              </w:rPr>
              <w:t>导流罩安装螺栓检查</w:t>
            </w:r>
          </w:p>
        </w:tc>
        <w:tc>
          <w:tcPr>
            <w:tcW w:w="199.40pt" w:type="dxa"/>
            <w:vAlign w:val="center"/>
          </w:tcPr>
          <w:p w14:paraId="36C7D613"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138A8E80" w14:textId="77777777">
        <w:trPr>
          <w:trHeight w:val="283"/>
          <w:jc w:val="center"/>
        </w:trPr>
        <w:tc>
          <w:tcPr>
            <w:tcW w:w="72.15pt" w:type="dxa"/>
            <w:vMerge/>
            <w:vAlign w:val="center"/>
          </w:tcPr>
          <w:p w14:paraId="7922A6B8" w14:textId="77777777" w:rsidR="00000000" w:rsidRDefault="00000000">
            <w:pPr>
              <w:spacing w:line="18pt" w:lineRule="auto"/>
              <w:jc w:val="center"/>
              <w:rPr>
                <w:rFonts w:ascii="宋体" w:hAnsi="宋体" w:hint="eastAsia"/>
                <w:szCs w:val="18"/>
              </w:rPr>
            </w:pPr>
          </w:p>
        </w:tc>
        <w:tc>
          <w:tcPr>
            <w:tcW w:w="154.05pt" w:type="dxa"/>
            <w:vAlign w:val="center"/>
          </w:tcPr>
          <w:p w14:paraId="4162E039" w14:textId="77777777" w:rsidR="00000000" w:rsidRDefault="00000000">
            <w:pPr>
              <w:spacing w:line="18pt" w:lineRule="auto"/>
              <w:jc w:val="center"/>
              <w:rPr>
                <w:rFonts w:ascii="宋体" w:hAnsi="宋体" w:hint="eastAsia"/>
                <w:szCs w:val="18"/>
              </w:rPr>
            </w:pPr>
            <w:r>
              <w:rPr>
                <w:rFonts w:ascii="宋体" w:hAnsi="宋体"/>
                <w:szCs w:val="18"/>
              </w:rPr>
              <w:t>导流罩装配缝隙检查</w:t>
            </w:r>
          </w:p>
        </w:tc>
        <w:tc>
          <w:tcPr>
            <w:tcW w:w="199.40pt" w:type="dxa"/>
            <w:vAlign w:val="center"/>
          </w:tcPr>
          <w:p w14:paraId="0940BC75"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16AC80B9" w14:textId="77777777">
        <w:trPr>
          <w:trHeight w:val="283"/>
          <w:jc w:val="center"/>
        </w:trPr>
        <w:tc>
          <w:tcPr>
            <w:tcW w:w="72.15pt" w:type="dxa"/>
            <w:vMerge/>
            <w:vAlign w:val="center"/>
          </w:tcPr>
          <w:p w14:paraId="45898E9B" w14:textId="77777777" w:rsidR="00000000" w:rsidRDefault="00000000">
            <w:pPr>
              <w:spacing w:line="18pt" w:lineRule="auto"/>
              <w:jc w:val="center"/>
              <w:rPr>
                <w:rFonts w:ascii="宋体" w:hAnsi="宋体" w:hint="eastAsia"/>
                <w:szCs w:val="18"/>
              </w:rPr>
            </w:pPr>
          </w:p>
        </w:tc>
        <w:tc>
          <w:tcPr>
            <w:tcW w:w="154.05pt" w:type="dxa"/>
            <w:vAlign w:val="center"/>
          </w:tcPr>
          <w:p w14:paraId="49309C6F" w14:textId="77777777" w:rsidR="00000000" w:rsidRDefault="00000000">
            <w:pPr>
              <w:spacing w:line="18pt" w:lineRule="auto"/>
              <w:jc w:val="center"/>
              <w:rPr>
                <w:rFonts w:ascii="宋体" w:hAnsi="宋体" w:hint="eastAsia"/>
                <w:szCs w:val="18"/>
              </w:rPr>
            </w:pPr>
            <w:r>
              <w:rPr>
                <w:rFonts w:ascii="宋体" w:hAnsi="宋体"/>
                <w:szCs w:val="18"/>
              </w:rPr>
              <w:t>导流罩支架检查</w:t>
            </w:r>
          </w:p>
        </w:tc>
        <w:tc>
          <w:tcPr>
            <w:tcW w:w="199.40pt" w:type="dxa"/>
            <w:vAlign w:val="center"/>
          </w:tcPr>
          <w:p w14:paraId="68EE3D24"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0DBB29B2" w14:textId="77777777">
        <w:trPr>
          <w:trHeight w:val="283"/>
          <w:jc w:val="center"/>
        </w:trPr>
        <w:tc>
          <w:tcPr>
            <w:tcW w:w="72.15pt" w:type="dxa"/>
            <w:vMerge w:val="restart"/>
            <w:vAlign w:val="center"/>
          </w:tcPr>
          <w:p w14:paraId="72D2E93C" w14:textId="77777777" w:rsidR="00000000" w:rsidRDefault="00000000">
            <w:pPr>
              <w:spacing w:line="18pt" w:lineRule="auto"/>
              <w:jc w:val="center"/>
              <w:rPr>
                <w:rFonts w:ascii="宋体" w:hAnsi="宋体" w:hint="eastAsia"/>
                <w:szCs w:val="18"/>
              </w:rPr>
            </w:pPr>
            <w:r>
              <w:rPr>
                <w:rFonts w:ascii="宋体" w:hAnsi="宋体"/>
                <w:szCs w:val="18"/>
              </w:rPr>
              <w:t>轮毂及机舱</w:t>
            </w:r>
          </w:p>
        </w:tc>
        <w:tc>
          <w:tcPr>
            <w:tcW w:w="154.05pt" w:type="dxa"/>
            <w:vAlign w:val="center"/>
          </w:tcPr>
          <w:p w14:paraId="204A8D33" w14:textId="77777777" w:rsidR="00000000" w:rsidRDefault="00000000">
            <w:pPr>
              <w:spacing w:line="18pt" w:lineRule="auto"/>
              <w:jc w:val="center"/>
              <w:rPr>
                <w:rFonts w:ascii="宋体" w:hAnsi="宋体" w:hint="eastAsia"/>
                <w:szCs w:val="18"/>
              </w:rPr>
            </w:pPr>
            <w:r>
              <w:rPr>
                <w:rFonts w:ascii="宋体" w:hAnsi="宋体"/>
                <w:szCs w:val="18"/>
              </w:rPr>
              <w:t>机舱外表面检查</w:t>
            </w:r>
          </w:p>
        </w:tc>
        <w:tc>
          <w:tcPr>
            <w:tcW w:w="199.40pt" w:type="dxa"/>
            <w:vAlign w:val="center"/>
          </w:tcPr>
          <w:p w14:paraId="67178E4E"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3DF6864D" w14:textId="77777777">
        <w:trPr>
          <w:trHeight w:val="283"/>
          <w:jc w:val="center"/>
        </w:trPr>
        <w:tc>
          <w:tcPr>
            <w:tcW w:w="72.15pt" w:type="dxa"/>
            <w:vMerge/>
            <w:vAlign w:val="center"/>
          </w:tcPr>
          <w:p w14:paraId="603B3F98" w14:textId="77777777" w:rsidR="00000000" w:rsidRDefault="00000000">
            <w:pPr>
              <w:spacing w:line="18pt" w:lineRule="auto"/>
              <w:jc w:val="center"/>
              <w:rPr>
                <w:rFonts w:ascii="宋体" w:hAnsi="宋体" w:hint="eastAsia"/>
                <w:szCs w:val="18"/>
              </w:rPr>
            </w:pPr>
          </w:p>
        </w:tc>
        <w:tc>
          <w:tcPr>
            <w:tcW w:w="154.05pt" w:type="dxa"/>
            <w:vAlign w:val="center"/>
          </w:tcPr>
          <w:p w14:paraId="5C039152" w14:textId="77777777" w:rsidR="00000000" w:rsidRDefault="00000000">
            <w:pPr>
              <w:spacing w:line="18pt" w:lineRule="auto"/>
              <w:jc w:val="center"/>
              <w:rPr>
                <w:rFonts w:ascii="宋体" w:hAnsi="宋体" w:hint="eastAsia"/>
                <w:szCs w:val="18"/>
              </w:rPr>
            </w:pPr>
            <w:r>
              <w:rPr>
                <w:rFonts w:ascii="宋体" w:hAnsi="宋体"/>
                <w:szCs w:val="18"/>
              </w:rPr>
              <w:t>机舱拉杆检查</w:t>
            </w:r>
          </w:p>
        </w:tc>
        <w:tc>
          <w:tcPr>
            <w:tcW w:w="199.40pt" w:type="dxa"/>
            <w:vAlign w:val="center"/>
          </w:tcPr>
          <w:p w14:paraId="0FEACE3C"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2C9AF90D" w14:textId="77777777">
        <w:trPr>
          <w:trHeight w:val="283"/>
          <w:jc w:val="center"/>
        </w:trPr>
        <w:tc>
          <w:tcPr>
            <w:tcW w:w="72.15pt" w:type="dxa"/>
            <w:vMerge/>
            <w:vAlign w:val="center"/>
          </w:tcPr>
          <w:p w14:paraId="358AFBC9" w14:textId="77777777" w:rsidR="00000000" w:rsidRDefault="00000000">
            <w:pPr>
              <w:spacing w:line="18pt" w:lineRule="auto"/>
              <w:jc w:val="center"/>
              <w:rPr>
                <w:rFonts w:ascii="宋体" w:hAnsi="宋体" w:hint="eastAsia"/>
                <w:szCs w:val="18"/>
              </w:rPr>
            </w:pPr>
          </w:p>
        </w:tc>
        <w:tc>
          <w:tcPr>
            <w:tcW w:w="154.05pt" w:type="dxa"/>
            <w:vAlign w:val="center"/>
          </w:tcPr>
          <w:p w14:paraId="2FEA1042" w14:textId="77777777" w:rsidR="00000000" w:rsidRDefault="00000000">
            <w:pPr>
              <w:spacing w:line="18pt" w:lineRule="auto"/>
              <w:jc w:val="center"/>
              <w:rPr>
                <w:rFonts w:ascii="宋体" w:hAnsi="宋体" w:hint="eastAsia"/>
                <w:szCs w:val="18"/>
              </w:rPr>
            </w:pPr>
            <w:r>
              <w:rPr>
                <w:rFonts w:ascii="宋体" w:hAnsi="宋体"/>
                <w:szCs w:val="18"/>
              </w:rPr>
              <w:t>通风口密封检查</w:t>
            </w:r>
          </w:p>
        </w:tc>
        <w:tc>
          <w:tcPr>
            <w:tcW w:w="199.40pt" w:type="dxa"/>
            <w:vAlign w:val="center"/>
          </w:tcPr>
          <w:p w14:paraId="417E7D55"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2CD73C14" w14:textId="77777777">
        <w:trPr>
          <w:trHeight w:val="283"/>
          <w:jc w:val="center"/>
        </w:trPr>
        <w:tc>
          <w:tcPr>
            <w:tcW w:w="72.15pt" w:type="dxa"/>
            <w:vMerge/>
            <w:vAlign w:val="center"/>
          </w:tcPr>
          <w:p w14:paraId="50513306" w14:textId="77777777" w:rsidR="00000000" w:rsidRDefault="00000000">
            <w:pPr>
              <w:spacing w:line="18pt" w:lineRule="auto"/>
              <w:jc w:val="center"/>
              <w:rPr>
                <w:rFonts w:ascii="宋体" w:hAnsi="宋体" w:hint="eastAsia"/>
                <w:szCs w:val="18"/>
              </w:rPr>
            </w:pPr>
          </w:p>
        </w:tc>
        <w:tc>
          <w:tcPr>
            <w:tcW w:w="154.05pt" w:type="dxa"/>
            <w:vAlign w:val="center"/>
          </w:tcPr>
          <w:p w14:paraId="561F5C13" w14:textId="77777777" w:rsidR="00000000" w:rsidRDefault="00000000">
            <w:pPr>
              <w:spacing w:line="18pt" w:lineRule="auto"/>
              <w:jc w:val="center"/>
              <w:rPr>
                <w:rFonts w:ascii="宋体" w:hAnsi="宋体" w:hint="eastAsia"/>
                <w:szCs w:val="18"/>
              </w:rPr>
            </w:pPr>
            <w:r>
              <w:rPr>
                <w:rFonts w:ascii="宋体" w:hAnsi="宋体"/>
                <w:szCs w:val="18"/>
              </w:rPr>
              <w:t>吊装口盖板检查</w:t>
            </w:r>
          </w:p>
        </w:tc>
        <w:tc>
          <w:tcPr>
            <w:tcW w:w="199.40pt" w:type="dxa"/>
            <w:vAlign w:val="center"/>
          </w:tcPr>
          <w:p w14:paraId="0C1C1827"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79F4F322" w14:textId="77777777">
        <w:trPr>
          <w:trHeight w:val="283"/>
          <w:jc w:val="center"/>
        </w:trPr>
        <w:tc>
          <w:tcPr>
            <w:tcW w:w="72.15pt" w:type="dxa"/>
            <w:vMerge/>
            <w:vAlign w:val="center"/>
          </w:tcPr>
          <w:p w14:paraId="58288FAD" w14:textId="77777777" w:rsidR="00000000" w:rsidRDefault="00000000">
            <w:pPr>
              <w:spacing w:line="18pt" w:lineRule="auto"/>
              <w:jc w:val="center"/>
              <w:rPr>
                <w:rFonts w:ascii="宋体" w:hAnsi="宋体" w:hint="eastAsia"/>
                <w:szCs w:val="18"/>
              </w:rPr>
            </w:pPr>
          </w:p>
        </w:tc>
        <w:tc>
          <w:tcPr>
            <w:tcW w:w="154.05pt" w:type="dxa"/>
            <w:vAlign w:val="center"/>
          </w:tcPr>
          <w:p w14:paraId="271CB378" w14:textId="77777777" w:rsidR="00000000" w:rsidRDefault="00000000">
            <w:pPr>
              <w:spacing w:line="18pt" w:lineRule="auto"/>
              <w:jc w:val="center"/>
              <w:rPr>
                <w:rFonts w:ascii="宋体" w:hAnsi="宋体" w:hint="eastAsia"/>
                <w:szCs w:val="18"/>
              </w:rPr>
            </w:pPr>
            <w:r>
              <w:rPr>
                <w:rFonts w:ascii="宋体" w:hAnsi="宋体"/>
                <w:szCs w:val="18"/>
              </w:rPr>
              <w:t>天窗检查</w:t>
            </w:r>
          </w:p>
        </w:tc>
        <w:tc>
          <w:tcPr>
            <w:tcW w:w="199.40pt" w:type="dxa"/>
            <w:vAlign w:val="center"/>
          </w:tcPr>
          <w:p w14:paraId="131DD159"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137C4782" w14:textId="77777777">
        <w:trPr>
          <w:trHeight w:val="283"/>
          <w:jc w:val="center"/>
        </w:trPr>
        <w:tc>
          <w:tcPr>
            <w:tcW w:w="72.15pt" w:type="dxa"/>
            <w:vMerge/>
            <w:vAlign w:val="center"/>
          </w:tcPr>
          <w:p w14:paraId="45205B35" w14:textId="77777777" w:rsidR="00000000" w:rsidRDefault="00000000">
            <w:pPr>
              <w:spacing w:line="18pt" w:lineRule="auto"/>
              <w:jc w:val="center"/>
              <w:rPr>
                <w:rFonts w:ascii="宋体" w:hAnsi="宋体" w:hint="eastAsia"/>
                <w:szCs w:val="18"/>
              </w:rPr>
            </w:pPr>
          </w:p>
        </w:tc>
        <w:tc>
          <w:tcPr>
            <w:tcW w:w="154.05pt" w:type="dxa"/>
            <w:vAlign w:val="center"/>
          </w:tcPr>
          <w:p w14:paraId="0557E3D6" w14:textId="77777777" w:rsidR="00000000" w:rsidRDefault="00000000">
            <w:pPr>
              <w:spacing w:line="18pt" w:lineRule="auto"/>
              <w:jc w:val="center"/>
              <w:rPr>
                <w:rFonts w:ascii="宋体" w:hAnsi="宋体" w:hint="eastAsia"/>
                <w:szCs w:val="18"/>
              </w:rPr>
            </w:pPr>
            <w:r>
              <w:rPr>
                <w:rFonts w:ascii="宋体" w:hAnsi="宋体"/>
                <w:szCs w:val="18"/>
              </w:rPr>
              <w:t>过渡环检查</w:t>
            </w:r>
          </w:p>
        </w:tc>
        <w:tc>
          <w:tcPr>
            <w:tcW w:w="199.40pt" w:type="dxa"/>
            <w:vAlign w:val="center"/>
          </w:tcPr>
          <w:p w14:paraId="17CC4B95"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019C68AC" w14:textId="77777777">
        <w:trPr>
          <w:trHeight w:val="283"/>
          <w:jc w:val="center"/>
        </w:trPr>
        <w:tc>
          <w:tcPr>
            <w:tcW w:w="72.15pt" w:type="dxa"/>
            <w:vMerge w:val="restart"/>
            <w:vAlign w:val="center"/>
          </w:tcPr>
          <w:p w14:paraId="21CFF86E" w14:textId="77777777" w:rsidR="00000000" w:rsidRDefault="00000000">
            <w:pPr>
              <w:spacing w:line="18pt" w:lineRule="auto"/>
              <w:jc w:val="center"/>
              <w:rPr>
                <w:rFonts w:ascii="宋体" w:hAnsi="宋体" w:hint="eastAsia"/>
                <w:szCs w:val="18"/>
              </w:rPr>
            </w:pPr>
            <w:r>
              <w:rPr>
                <w:rFonts w:ascii="宋体" w:hAnsi="宋体"/>
                <w:szCs w:val="18"/>
              </w:rPr>
              <w:t>塔筒</w:t>
            </w:r>
          </w:p>
        </w:tc>
        <w:tc>
          <w:tcPr>
            <w:tcW w:w="154.05pt" w:type="dxa"/>
            <w:vAlign w:val="center"/>
          </w:tcPr>
          <w:p w14:paraId="427A6243" w14:textId="77777777" w:rsidR="00000000" w:rsidRDefault="00000000">
            <w:pPr>
              <w:spacing w:line="18pt" w:lineRule="auto"/>
              <w:jc w:val="center"/>
              <w:rPr>
                <w:rFonts w:ascii="宋体" w:hAnsi="宋体" w:hint="eastAsia"/>
                <w:szCs w:val="18"/>
              </w:rPr>
            </w:pPr>
            <w:r>
              <w:rPr>
                <w:rFonts w:ascii="宋体" w:hAnsi="宋体"/>
                <w:szCs w:val="18"/>
              </w:rPr>
              <w:t>外观标识检查</w:t>
            </w:r>
          </w:p>
        </w:tc>
        <w:tc>
          <w:tcPr>
            <w:tcW w:w="199.40pt" w:type="dxa"/>
            <w:vAlign w:val="center"/>
          </w:tcPr>
          <w:p w14:paraId="6C18770F"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0507D5E6" w14:textId="77777777">
        <w:trPr>
          <w:trHeight w:val="283"/>
          <w:jc w:val="center"/>
        </w:trPr>
        <w:tc>
          <w:tcPr>
            <w:tcW w:w="72.15pt" w:type="dxa"/>
            <w:vMerge/>
            <w:vAlign w:val="center"/>
          </w:tcPr>
          <w:p w14:paraId="68684973" w14:textId="77777777" w:rsidR="00000000" w:rsidRDefault="00000000">
            <w:pPr>
              <w:spacing w:line="18pt" w:lineRule="auto"/>
              <w:jc w:val="center"/>
              <w:rPr>
                <w:rFonts w:ascii="宋体" w:hAnsi="宋体" w:hint="eastAsia"/>
                <w:szCs w:val="18"/>
              </w:rPr>
            </w:pPr>
          </w:p>
        </w:tc>
        <w:tc>
          <w:tcPr>
            <w:tcW w:w="154.05pt" w:type="dxa"/>
            <w:vAlign w:val="center"/>
          </w:tcPr>
          <w:p w14:paraId="03D6BF1D" w14:textId="77777777" w:rsidR="00000000" w:rsidRDefault="00000000">
            <w:pPr>
              <w:spacing w:line="18pt" w:lineRule="auto"/>
              <w:jc w:val="center"/>
              <w:rPr>
                <w:rFonts w:ascii="宋体" w:hAnsi="宋体" w:hint="eastAsia"/>
                <w:szCs w:val="18"/>
              </w:rPr>
            </w:pPr>
            <w:r>
              <w:rPr>
                <w:rFonts w:ascii="宋体" w:hAnsi="宋体"/>
                <w:szCs w:val="18"/>
              </w:rPr>
              <w:t>塔筒底部清洁卫生检查</w:t>
            </w:r>
          </w:p>
        </w:tc>
        <w:tc>
          <w:tcPr>
            <w:tcW w:w="199.40pt" w:type="dxa"/>
            <w:vAlign w:val="center"/>
          </w:tcPr>
          <w:p w14:paraId="606E5D8D"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0F160996" w14:textId="77777777">
        <w:trPr>
          <w:trHeight w:val="283"/>
          <w:jc w:val="center"/>
        </w:trPr>
        <w:tc>
          <w:tcPr>
            <w:tcW w:w="72.15pt" w:type="dxa"/>
            <w:vMerge/>
            <w:vAlign w:val="center"/>
          </w:tcPr>
          <w:p w14:paraId="18A58CB5" w14:textId="77777777" w:rsidR="00000000" w:rsidRDefault="00000000">
            <w:pPr>
              <w:spacing w:line="18pt" w:lineRule="auto"/>
              <w:jc w:val="center"/>
              <w:rPr>
                <w:rFonts w:ascii="宋体" w:hAnsi="宋体" w:hint="eastAsia"/>
                <w:szCs w:val="18"/>
              </w:rPr>
            </w:pPr>
          </w:p>
        </w:tc>
        <w:tc>
          <w:tcPr>
            <w:tcW w:w="154.05pt" w:type="dxa"/>
            <w:vAlign w:val="center"/>
          </w:tcPr>
          <w:p w14:paraId="2213BF6B" w14:textId="77777777" w:rsidR="00000000" w:rsidRDefault="00000000">
            <w:pPr>
              <w:spacing w:line="18pt" w:lineRule="auto"/>
              <w:jc w:val="center"/>
              <w:rPr>
                <w:rFonts w:ascii="宋体" w:hAnsi="宋体" w:hint="eastAsia"/>
                <w:szCs w:val="18"/>
              </w:rPr>
            </w:pPr>
            <w:r>
              <w:rPr>
                <w:rFonts w:ascii="宋体" w:hAnsi="宋体"/>
                <w:szCs w:val="18"/>
              </w:rPr>
              <w:t>塔筒焊缝检查</w:t>
            </w:r>
          </w:p>
        </w:tc>
        <w:tc>
          <w:tcPr>
            <w:tcW w:w="199.40pt" w:type="dxa"/>
            <w:vAlign w:val="center"/>
          </w:tcPr>
          <w:p w14:paraId="6AA3202B"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6548365F" w14:textId="77777777">
        <w:trPr>
          <w:trHeight w:val="283"/>
          <w:jc w:val="center"/>
        </w:trPr>
        <w:tc>
          <w:tcPr>
            <w:tcW w:w="72.15pt" w:type="dxa"/>
            <w:vMerge/>
            <w:vAlign w:val="center"/>
          </w:tcPr>
          <w:p w14:paraId="5B7A6B8C" w14:textId="77777777" w:rsidR="00000000" w:rsidRDefault="00000000">
            <w:pPr>
              <w:spacing w:line="18pt" w:lineRule="auto"/>
              <w:jc w:val="center"/>
              <w:rPr>
                <w:rFonts w:ascii="宋体" w:hAnsi="宋体" w:hint="eastAsia"/>
                <w:szCs w:val="18"/>
              </w:rPr>
            </w:pPr>
          </w:p>
        </w:tc>
        <w:tc>
          <w:tcPr>
            <w:tcW w:w="154.05pt" w:type="dxa"/>
            <w:vAlign w:val="center"/>
          </w:tcPr>
          <w:p w14:paraId="027CD293" w14:textId="77777777" w:rsidR="00000000" w:rsidRDefault="00000000">
            <w:pPr>
              <w:spacing w:line="18pt" w:lineRule="auto"/>
              <w:jc w:val="center"/>
              <w:rPr>
                <w:rFonts w:ascii="宋体" w:hAnsi="宋体" w:hint="eastAsia"/>
                <w:szCs w:val="18"/>
              </w:rPr>
            </w:pPr>
            <w:r>
              <w:rPr>
                <w:rFonts w:ascii="宋体" w:hAnsi="宋体"/>
                <w:szCs w:val="18"/>
              </w:rPr>
              <w:t>塔筒外壁表面漆膜检查</w:t>
            </w:r>
          </w:p>
        </w:tc>
        <w:tc>
          <w:tcPr>
            <w:tcW w:w="199.40pt" w:type="dxa"/>
            <w:vAlign w:val="center"/>
          </w:tcPr>
          <w:p w14:paraId="09A6F66C" w14:textId="77777777" w:rsidR="00000000" w:rsidRDefault="00000000">
            <w:pPr>
              <w:spacing w:line="18pt" w:lineRule="auto"/>
              <w:jc w:val="center"/>
              <w:rPr>
                <w:rFonts w:ascii="宋体" w:hAnsi="宋体" w:hint="eastAsia"/>
                <w:szCs w:val="18"/>
              </w:rPr>
            </w:pPr>
            <w:r>
              <w:rPr>
                <w:rFonts w:ascii="宋体" w:hAnsi="宋体"/>
                <w:szCs w:val="18"/>
              </w:rPr>
              <w:t>可见光检测设备、红外热成像相机</w:t>
            </w:r>
          </w:p>
        </w:tc>
      </w:tr>
      <w:tr w:rsidR="00000000" w14:paraId="4C2680E0" w14:textId="77777777">
        <w:trPr>
          <w:trHeight w:val="283"/>
          <w:jc w:val="center"/>
        </w:trPr>
        <w:tc>
          <w:tcPr>
            <w:tcW w:w="72.15pt" w:type="dxa"/>
            <w:vMerge/>
            <w:vAlign w:val="center"/>
          </w:tcPr>
          <w:p w14:paraId="1E5AC0A2" w14:textId="77777777" w:rsidR="00000000" w:rsidRDefault="00000000">
            <w:pPr>
              <w:spacing w:line="18pt" w:lineRule="auto"/>
              <w:jc w:val="center"/>
              <w:rPr>
                <w:rFonts w:ascii="宋体" w:hAnsi="宋体" w:hint="eastAsia"/>
                <w:szCs w:val="18"/>
              </w:rPr>
            </w:pPr>
          </w:p>
        </w:tc>
        <w:tc>
          <w:tcPr>
            <w:tcW w:w="154.05pt" w:type="dxa"/>
            <w:vAlign w:val="center"/>
          </w:tcPr>
          <w:p w14:paraId="1A9CC126" w14:textId="77777777" w:rsidR="00000000" w:rsidRDefault="00000000">
            <w:pPr>
              <w:spacing w:line="18pt" w:lineRule="auto"/>
              <w:jc w:val="center"/>
              <w:rPr>
                <w:rFonts w:ascii="宋体" w:hAnsi="宋体" w:hint="eastAsia"/>
                <w:szCs w:val="18"/>
              </w:rPr>
            </w:pPr>
            <w:r>
              <w:rPr>
                <w:rFonts w:ascii="宋体" w:hAnsi="宋体"/>
                <w:szCs w:val="18"/>
              </w:rPr>
              <w:t>塔筒门锁检查</w:t>
            </w:r>
          </w:p>
        </w:tc>
        <w:tc>
          <w:tcPr>
            <w:tcW w:w="199.40pt" w:type="dxa"/>
            <w:vAlign w:val="center"/>
          </w:tcPr>
          <w:p w14:paraId="0AAA8E6C"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1A8F8840" w14:textId="77777777">
        <w:trPr>
          <w:trHeight w:val="283"/>
          <w:jc w:val="center"/>
        </w:trPr>
        <w:tc>
          <w:tcPr>
            <w:tcW w:w="72.15pt" w:type="dxa"/>
            <w:vMerge/>
            <w:vAlign w:val="center"/>
          </w:tcPr>
          <w:p w14:paraId="7C2B01B0" w14:textId="77777777" w:rsidR="00000000" w:rsidRDefault="00000000">
            <w:pPr>
              <w:spacing w:line="18pt" w:lineRule="auto"/>
              <w:jc w:val="center"/>
              <w:rPr>
                <w:rFonts w:ascii="宋体" w:hAnsi="宋体" w:hint="eastAsia"/>
                <w:szCs w:val="18"/>
              </w:rPr>
            </w:pPr>
          </w:p>
        </w:tc>
        <w:tc>
          <w:tcPr>
            <w:tcW w:w="154.05pt" w:type="dxa"/>
            <w:vAlign w:val="center"/>
          </w:tcPr>
          <w:p w14:paraId="18ECC7DB" w14:textId="77777777" w:rsidR="00000000" w:rsidRDefault="00000000">
            <w:pPr>
              <w:spacing w:line="18pt" w:lineRule="auto"/>
              <w:jc w:val="center"/>
              <w:rPr>
                <w:rFonts w:ascii="宋体" w:hAnsi="宋体" w:hint="eastAsia"/>
                <w:szCs w:val="18"/>
              </w:rPr>
            </w:pPr>
            <w:r>
              <w:rPr>
                <w:rFonts w:ascii="宋体" w:hAnsi="宋体"/>
                <w:szCs w:val="18"/>
              </w:rPr>
              <w:t>塔筒与基础间接地连接检查</w:t>
            </w:r>
          </w:p>
        </w:tc>
        <w:tc>
          <w:tcPr>
            <w:tcW w:w="199.40pt" w:type="dxa"/>
            <w:vAlign w:val="center"/>
          </w:tcPr>
          <w:p w14:paraId="4EBBED68"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r w:rsidR="00000000" w14:paraId="39B69CAA" w14:textId="77777777">
        <w:trPr>
          <w:trHeight w:val="283"/>
          <w:jc w:val="center"/>
        </w:trPr>
        <w:tc>
          <w:tcPr>
            <w:tcW w:w="72.15pt" w:type="dxa"/>
            <w:vAlign w:val="center"/>
          </w:tcPr>
          <w:p w14:paraId="0F6AAE15" w14:textId="77777777" w:rsidR="00000000" w:rsidRDefault="00000000">
            <w:pPr>
              <w:spacing w:line="18pt" w:lineRule="auto"/>
              <w:jc w:val="center"/>
              <w:rPr>
                <w:rFonts w:ascii="宋体" w:hAnsi="宋体" w:hint="eastAsia"/>
                <w:szCs w:val="18"/>
              </w:rPr>
            </w:pPr>
            <w:r>
              <w:rPr>
                <w:rFonts w:ascii="宋体" w:hAnsi="宋体"/>
                <w:szCs w:val="18"/>
              </w:rPr>
              <w:t>桩基</w:t>
            </w:r>
          </w:p>
        </w:tc>
        <w:tc>
          <w:tcPr>
            <w:tcW w:w="154.05pt" w:type="dxa"/>
            <w:vAlign w:val="center"/>
          </w:tcPr>
          <w:p w14:paraId="0AA52344" w14:textId="77777777" w:rsidR="00000000" w:rsidRDefault="00000000">
            <w:pPr>
              <w:spacing w:line="18pt" w:lineRule="auto"/>
              <w:jc w:val="center"/>
              <w:rPr>
                <w:rFonts w:ascii="宋体" w:hAnsi="宋体" w:hint="eastAsia"/>
                <w:szCs w:val="18"/>
              </w:rPr>
            </w:pPr>
            <w:r>
              <w:rPr>
                <w:rFonts w:ascii="宋体" w:hAnsi="宋体"/>
                <w:szCs w:val="18"/>
              </w:rPr>
              <w:t>桩基表面腐蚀情况检查</w:t>
            </w:r>
          </w:p>
        </w:tc>
        <w:tc>
          <w:tcPr>
            <w:tcW w:w="199.40pt" w:type="dxa"/>
            <w:vAlign w:val="center"/>
          </w:tcPr>
          <w:p w14:paraId="7C468DB0" w14:textId="77777777" w:rsidR="00000000" w:rsidRDefault="00000000">
            <w:pPr>
              <w:spacing w:line="18pt" w:lineRule="auto"/>
              <w:jc w:val="center"/>
              <w:rPr>
                <w:rFonts w:ascii="宋体" w:hAnsi="宋体" w:hint="eastAsia"/>
                <w:szCs w:val="18"/>
              </w:rPr>
            </w:pPr>
            <w:r>
              <w:rPr>
                <w:rFonts w:ascii="宋体" w:hAnsi="宋体"/>
                <w:szCs w:val="18"/>
              </w:rPr>
              <w:t>可见光检测设备</w:t>
            </w:r>
          </w:p>
        </w:tc>
      </w:tr>
    </w:tbl>
    <w:bookmarkEnd w:id="311"/>
    <w:p w14:paraId="2DA4E5D3" w14:textId="77777777" w:rsidR="00000000" w:rsidRDefault="00000000">
      <w:pPr>
        <w:pStyle w:val="a9"/>
        <w:numPr>
          <w:ilvl w:val="0"/>
          <w:numId w:val="132"/>
        </w:numPr>
        <w:ind w:start="0pt" w:firstLineChars="200" w:firstLine="24pt"/>
        <w:rPr>
          <w:rFonts w:hint="eastAsia"/>
        </w:rPr>
      </w:pPr>
      <w:r>
        <w:rPr>
          <w:rFonts w:hint="eastAsia"/>
        </w:rPr>
        <w:t>风机内部巡视数据分析对象：风机内部巡视应采用智能球机、热成像球机等方式联合采集巡视数据，巡视数据包括可见光视频及图像、红外图谱等。巡视系统应支持对风机塔基平台、马鞍平台、纽揽、机舱平台等重要部件进行监视：</w:t>
      </w:r>
    </w:p>
    <w:p w14:paraId="2A118EBE" w14:textId="77777777" w:rsidR="00000000" w:rsidRDefault="00000000">
      <w:pPr>
        <w:pStyle w:val="a9"/>
        <w:numPr>
          <w:ilvl w:val="0"/>
          <w:numId w:val="141"/>
        </w:numPr>
        <w:ind w:firstLineChars="200" w:firstLine="24pt"/>
        <w:rPr>
          <w:rFonts w:hint="eastAsia"/>
          <w:szCs w:val="24"/>
          <w:lang w:val="zh-CN"/>
        </w:rPr>
      </w:pPr>
      <w:r>
        <w:rPr>
          <w:rFonts w:hint="eastAsia"/>
          <w:szCs w:val="24"/>
          <w:lang w:val="zh-CN"/>
        </w:rPr>
        <w:lastRenderedPageBreak/>
        <w:t>应采用智能球机对塔基平台以下部件进行巡视点位覆盖：</w:t>
      </w:r>
    </w:p>
    <w:p w14:paraId="7E9DE69C"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塔架直爬梯：塔内塔基平台直爬梯结构等、塔内塔基平台直爬梯安全锚点等。</w:t>
      </w:r>
    </w:p>
    <w:p w14:paraId="0AA4FBD7"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塔基主控系统：塔基主控柜顶、变流柜顶哈丁头，主控柜整体外观，变流柜整体外观，主控柜柜体指示灯，主控柜周围异物等。</w:t>
      </w:r>
    </w:p>
    <w:p w14:paraId="765E22AC"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塔架环控系统：塔架环控系统管路及附件外观。</w:t>
      </w:r>
    </w:p>
    <w:p w14:paraId="146509D6"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变流系统：外置制动电阻外观，外置制动电阻防护网周围异物。</w:t>
      </w:r>
    </w:p>
    <w:p w14:paraId="03371935"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塔架电气：塔基动力电缆外观。</w:t>
      </w:r>
    </w:p>
    <w:p w14:paraId="73CEBE26"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塔基平台：塔基平台塔筒灯外观。</w:t>
      </w:r>
    </w:p>
    <w:p w14:paraId="5D61A4FA" w14:textId="77777777" w:rsidR="00000000" w:rsidRDefault="00000000">
      <w:pPr>
        <w:pStyle w:val="a9"/>
        <w:widowControl/>
        <w:numPr>
          <w:ilvl w:val="0"/>
          <w:numId w:val="142"/>
        </w:numPr>
        <w:ind w:firstLineChars="200" w:firstLine="24pt"/>
        <w:rPr>
          <w:rFonts w:hint="eastAsia"/>
          <w:szCs w:val="24"/>
          <w:lang w:val="zh-CN"/>
        </w:rPr>
      </w:pPr>
      <w:r>
        <w:rPr>
          <w:rFonts w:hint="eastAsia"/>
          <w:szCs w:val="24"/>
          <w:lang w:val="zh-CN"/>
        </w:rPr>
        <w:t>塔基平台附件：塔基平台安全标识检查。</w:t>
      </w:r>
    </w:p>
    <w:p w14:paraId="0602EE41" w14:textId="77777777" w:rsidR="00000000" w:rsidRDefault="00000000">
      <w:pPr>
        <w:pStyle w:val="a9"/>
        <w:numPr>
          <w:ilvl w:val="0"/>
          <w:numId w:val="141"/>
        </w:numPr>
        <w:ind w:firstLineChars="200" w:firstLine="24pt"/>
        <w:rPr>
          <w:rFonts w:hint="eastAsia"/>
          <w:szCs w:val="24"/>
          <w:lang w:val="zh-CN"/>
        </w:rPr>
      </w:pPr>
      <w:r>
        <w:rPr>
          <w:rFonts w:hint="eastAsia"/>
          <w:szCs w:val="24"/>
          <w:lang w:val="zh-CN"/>
        </w:rPr>
        <w:t>应采用智能球机对马鞍平台以下部件进行巡视点位覆盖：</w:t>
      </w:r>
    </w:p>
    <w:p w14:paraId="397AE883" w14:textId="77777777" w:rsidR="00000000" w:rsidRDefault="00000000">
      <w:pPr>
        <w:pStyle w:val="a9"/>
        <w:widowControl/>
        <w:numPr>
          <w:ilvl w:val="0"/>
          <w:numId w:val="143"/>
        </w:numPr>
        <w:ind w:firstLineChars="200" w:firstLine="24pt"/>
        <w:rPr>
          <w:rFonts w:hint="eastAsia"/>
          <w:szCs w:val="24"/>
          <w:lang w:val="zh-CN"/>
        </w:rPr>
      </w:pPr>
      <w:r>
        <w:rPr>
          <w:rFonts w:hint="eastAsia"/>
          <w:szCs w:val="24"/>
          <w:lang w:val="zh-CN"/>
        </w:rPr>
        <w:t>塔架直爬梯：直爬梯结构等。</w:t>
      </w:r>
    </w:p>
    <w:p w14:paraId="3B36CC92" w14:textId="77777777" w:rsidR="00000000" w:rsidRDefault="00000000">
      <w:pPr>
        <w:pStyle w:val="a9"/>
        <w:widowControl/>
        <w:numPr>
          <w:ilvl w:val="0"/>
          <w:numId w:val="143"/>
        </w:numPr>
        <w:ind w:firstLineChars="200" w:firstLine="24pt"/>
        <w:rPr>
          <w:rFonts w:hint="eastAsia"/>
          <w:szCs w:val="24"/>
          <w:lang w:val="zh-CN"/>
        </w:rPr>
      </w:pPr>
      <w:r>
        <w:rPr>
          <w:rFonts w:hint="eastAsia"/>
          <w:szCs w:val="24"/>
          <w:lang w:val="zh-CN"/>
        </w:rPr>
        <w:t>升降机：升降机吊梁结构、升降机吊梁安装座、升降机限位盘等。</w:t>
      </w:r>
    </w:p>
    <w:p w14:paraId="4052D4DB" w14:textId="77777777" w:rsidR="00000000" w:rsidRDefault="00000000">
      <w:pPr>
        <w:pStyle w:val="a9"/>
        <w:widowControl/>
        <w:numPr>
          <w:ilvl w:val="0"/>
          <w:numId w:val="143"/>
        </w:numPr>
        <w:ind w:firstLineChars="200" w:firstLine="24pt"/>
        <w:rPr>
          <w:rFonts w:hint="eastAsia"/>
          <w:szCs w:val="24"/>
          <w:lang w:val="zh-CN"/>
        </w:rPr>
      </w:pPr>
      <w:r>
        <w:rPr>
          <w:rFonts w:hint="eastAsia"/>
          <w:szCs w:val="24"/>
          <w:lang w:val="zh-CN"/>
        </w:rPr>
        <w:t>马鞍平台：塔架环控系统管路及附件外观。</w:t>
      </w:r>
    </w:p>
    <w:p w14:paraId="44BCAAE7" w14:textId="77777777" w:rsidR="00000000" w:rsidRDefault="00000000">
      <w:pPr>
        <w:pStyle w:val="a9"/>
        <w:widowControl/>
        <w:numPr>
          <w:ilvl w:val="0"/>
          <w:numId w:val="143"/>
        </w:numPr>
        <w:ind w:firstLineChars="200" w:firstLine="24pt"/>
        <w:rPr>
          <w:rFonts w:hint="eastAsia"/>
          <w:szCs w:val="24"/>
          <w:lang w:val="zh-CN"/>
        </w:rPr>
      </w:pPr>
      <w:r>
        <w:rPr>
          <w:rFonts w:hint="eastAsia"/>
          <w:szCs w:val="24"/>
          <w:lang w:val="zh-CN"/>
        </w:rPr>
        <w:t>应采用热成像球机对纽缆进行巡视点位覆盖。</w:t>
      </w:r>
    </w:p>
    <w:p w14:paraId="14F5357D" w14:textId="77777777" w:rsidR="00000000" w:rsidRDefault="00000000">
      <w:pPr>
        <w:pStyle w:val="a9"/>
        <w:widowControl/>
        <w:numPr>
          <w:ilvl w:val="0"/>
          <w:numId w:val="143"/>
        </w:numPr>
        <w:ind w:firstLineChars="200" w:firstLine="24pt"/>
        <w:rPr>
          <w:rFonts w:hint="eastAsia"/>
          <w:szCs w:val="24"/>
          <w:lang w:val="zh-CN"/>
        </w:rPr>
      </w:pPr>
      <w:r>
        <w:rPr>
          <w:rFonts w:hint="eastAsia"/>
          <w:szCs w:val="24"/>
          <w:lang w:val="zh-CN"/>
        </w:rPr>
        <w:t>纽揽：纽揽外观、纽揽温度等。</w:t>
      </w:r>
    </w:p>
    <w:p w14:paraId="1E11C086" w14:textId="77777777" w:rsidR="00000000" w:rsidRDefault="00000000">
      <w:pPr>
        <w:pStyle w:val="a9"/>
        <w:numPr>
          <w:ilvl w:val="0"/>
          <w:numId w:val="141"/>
        </w:numPr>
        <w:ind w:firstLineChars="200" w:firstLine="24pt"/>
        <w:rPr>
          <w:rFonts w:hint="eastAsia"/>
          <w:szCs w:val="24"/>
          <w:lang w:val="zh-CN"/>
        </w:rPr>
      </w:pPr>
      <w:r>
        <w:rPr>
          <w:rFonts w:hint="eastAsia"/>
          <w:szCs w:val="24"/>
          <w:lang w:val="zh-CN"/>
        </w:rPr>
        <w:t>应采用热成像球机、智能球机对机舱平台进行巡视点位覆盖：</w:t>
      </w:r>
    </w:p>
    <w:p w14:paraId="2A138C6E"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机舱支撑平台：机舱平台底座结构外观等。</w:t>
      </w:r>
    </w:p>
    <w:p w14:paraId="4AFF10D5"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齿轮箱：齿轮箱外观、齿轮箱连接螺栓、齿轮箱温度等。</w:t>
      </w:r>
    </w:p>
    <w:p w14:paraId="3635900C"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偏航电机：偏航电机左</w:t>
      </w:r>
      <w:r>
        <w:rPr>
          <w:rFonts w:hint="eastAsia"/>
          <w:szCs w:val="24"/>
          <w:lang w:val="zh-CN"/>
        </w:rPr>
        <w:t>1</w:t>
      </w:r>
      <w:r>
        <w:rPr>
          <w:rFonts w:hint="eastAsia"/>
          <w:szCs w:val="24"/>
          <w:lang w:val="zh-CN"/>
        </w:rPr>
        <w:t>壳体、偏航电机右</w:t>
      </w:r>
      <w:r>
        <w:rPr>
          <w:rFonts w:hint="eastAsia"/>
          <w:szCs w:val="24"/>
          <w:lang w:val="zh-CN"/>
        </w:rPr>
        <w:t>1</w:t>
      </w:r>
      <w:r>
        <w:rPr>
          <w:rFonts w:hint="eastAsia"/>
          <w:szCs w:val="24"/>
          <w:lang w:val="zh-CN"/>
        </w:rPr>
        <w:t>壳体、偏航电机温度等。</w:t>
      </w:r>
    </w:p>
    <w:p w14:paraId="3FE3FFF0"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偏航减速器：偏航减速器等。</w:t>
      </w:r>
    </w:p>
    <w:p w14:paraId="28DE8363"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直驱发电机：发电机定子与主轴连接螺栓、发电机定子电缆开关柜、发电机定子电缆、底座连接螺栓、发电机温度等。</w:t>
      </w:r>
    </w:p>
    <w:p w14:paraId="7B6347B3"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直驱发电机风冷系统：散热冷却左电机、散热冷却右电机、发电机风道组件等。</w:t>
      </w:r>
    </w:p>
    <w:p w14:paraId="2AC29CF5"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变流系统：变流机侧开关柜等。</w:t>
      </w:r>
    </w:p>
    <w:p w14:paraId="070C3175"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机舱提升机：提升机吊物口盖板、提升机吊物口防护栏、提升机整体外观、提升机链条箱。</w:t>
      </w:r>
    </w:p>
    <w:p w14:paraId="79D20FCB"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机舱内电气：机舱照明灯等。</w:t>
      </w:r>
    </w:p>
    <w:p w14:paraId="0AB4EB17"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lastRenderedPageBreak/>
        <w:t>机舱罩：机舱罩表面、机舱罩紧固螺母等。</w:t>
      </w:r>
    </w:p>
    <w:p w14:paraId="59AB8D12"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机舱消防：灭火器等。</w:t>
      </w:r>
    </w:p>
    <w:p w14:paraId="254FE2D4"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滑环：滑环外观等。</w:t>
      </w:r>
    </w:p>
    <w:p w14:paraId="04BD9917" w14:textId="77777777" w:rsidR="00000000" w:rsidRDefault="00000000">
      <w:pPr>
        <w:pStyle w:val="a9"/>
        <w:widowControl/>
        <w:numPr>
          <w:ilvl w:val="0"/>
          <w:numId w:val="144"/>
        </w:numPr>
        <w:ind w:firstLineChars="200" w:firstLine="24pt"/>
        <w:rPr>
          <w:rFonts w:hint="eastAsia"/>
          <w:szCs w:val="24"/>
          <w:lang w:val="zh-CN"/>
        </w:rPr>
      </w:pPr>
      <w:r>
        <w:rPr>
          <w:rFonts w:hint="eastAsia"/>
          <w:szCs w:val="24"/>
          <w:lang w:val="zh-CN"/>
        </w:rPr>
        <w:t>液压系统：液压系统本体渗漏、液压系统压力、液压系统油位、液压系统温度等。</w:t>
      </w:r>
    </w:p>
    <w:p w14:paraId="78A6B210"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巡视任务管理与监控应用</w:t>
      </w:r>
    </w:p>
    <w:p w14:paraId="2E09FE2F" w14:textId="77777777" w:rsidR="00000000" w:rsidRDefault="00000000">
      <w:pPr>
        <w:pStyle w:val="a9"/>
        <w:numPr>
          <w:ilvl w:val="0"/>
          <w:numId w:val="145"/>
        </w:numPr>
        <w:ind w:firstLineChars="200" w:firstLine="24pt"/>
        <w:rPr>
          <w:rFonts w:hint="eastAsia"/>
        </w:rPr>
      </w:pPr>
      <w:r>
        <w:rPr>
          <w:rFonts w:hint="eastAsia"/>
        </w:rPr>
        <w:t>任务管理</w:t>
      </w:r>
    </w:p>
    <w:p w14:paraId="506919FB" w14:textId="77777777" w:rsidR="00000000" w:rsidRDefault="00000000">
      <w:pPr>
        <w:pStyle w:val="a9"/>
        <w:numPr>
          <w:ilvl w:val="0"/>
          <w:numId w:val="146"/>
        </w:numPr>
        <w:ind w:start="0pt" w:firstLineChars="200" w:firstLine="24pt"/>
        <w:rPr>
          <w:rFonts w:hint="eastAsia"/>
          <w:lang w:val="zh-CN"/>
        </w:rPr>
      </w:pPr>
      <w:r>
        <w:rPr>
          <w:rFonts w:hint="eastAsia"/>
          <w:lang w:val="zh-CN"/>
        </w:rPr>
        <w:t>本地任务设置：应具备可本地制定、修改、删除巡视任务等功能。</w:t>
      </w:r>
    </w:p>
    <w:p w14:paraId="6B1681E8" w14:textId="77777777" w:rsidR="00000000" w:rsidRDefault="00000000">
      <w:pPr>
        <w:pStyle w:val="a9"/>
        <w:numPr>
          <w:ilvl w:val="0"/>
          <w:numId w:val="146"/>
        </w:numPr>
        <w:ind w:start="0pt" w:firstLineChars="200" w:firstLine="24pt"/>
        <w:rPr>
          <w:rFonts w:hint="eastAsia"/>
          <w:lang w:val="zh-CN"/>
        </w:rPr>
      </w:pPr>
      <w:r>
        <w:rPr>
          <w:rFonts w:hint="eastAsia"/>
          <w:lang w:val="zh-CN"/>
        </w:rPr>
        <w:t>远程任务同步：应具备远程制定巡视任务和同步巡视信息功能。</w:t>
      </w:r>
    </w:p>
    <w:p w14:paraId="5982854F" w14:textId="77777777" w:rsidR="00000000" w:rsidRDefault="00000000">
      <w:pPr>
        <w:pStyle w:val="a9"/>
        <w:numPr>
          <w:ilvl w:val="0"/>
          <w:numId w:val="146"/>
        </w:numPr>
        <w:ind w:start="0pt" w:firstLineChars="200" w:firstLine="24pt"/>
        <w:rPr>
          <w:rFonts w:hint="eastAsia"/>
          <w:lang w:val="zh-CN"/>
        </w:rPr>
      </w:pPr>
      <w:r>
        <w:rPr>
          <w:rFonts w:hint="eastAsia"/>
          <w:lang w:val="zh-CN"/>
        </w:rPr>
        <w:t>设置视频识别任务：应具备设置对厂内变压器（电抗器）等大型充油设备、主要出入口及巡检通道进行监视功能。</w:t>
      </w:r>
    </w:p>
    <w:p w14:paraId="7F41146B" w14:textId="77777777" w:rsidR="00000000" w:rsidRDefault="00000000">
      <w:pPr>
        <w:pStyle w:val="a9"/>
        <w:numPr>
          <w:ilvl w:val="0"/>
          <w:numId w:val="146"/>
        </w:numPr>
        <w:ind w:start="0pt" w:firstLineChars="200" w:firstLine="24pt"/>
        <w:rPr>
          <w:rFonts w:hint="eastAsia"/>
          <w:lang w:val="zh-CN"/>
        </w:rPr>
      </w:pPr>
      <w:r>
        <w:rPr>
          <w:rFonts w:hint="eastAsia"/>
          <w:lang w:val="zh-CN"/>
        </w:rPr>
        <w:t>设置任务执行方式：应支持立即执行、定时执行和周期执行三种方式。</w:t>
      </w:r>
    </w:p>
    <w:p w14:paraId="7EB93C36" w14:textId="77777777" w:rsidR="00000000" w:rsidRDefault="00000000">
      <w:pPr>
        <w:pStyle w:val="a9"/>
        <w:numPr>
          <w:ilvl w:val="0"/>
          <w:numId w:val="146"/>
        </w:numPr>
        <w:ind w:start="0pt" w:firstLineChars="200" w:firstLine="24pt"/>
        <w:rPr>
          <w:rFonts w:hint="eastAsia"/>
          <w:lang w:val="zh-CN"/>
        </w:rPr>
      </w:pPr>
      <w:r>
        <w:rPr>
          <w:rFonts w:hint="eastAsia"/>
          <w:lang w:val="zh-CN"/>
        </w:rPr>
        <w:t>设置任务执行周期：应具备设置厂内例行巡视任务执行周期设置功能。</w:t>
      </w:r>
    </w:p>
    <w:p w14:paraId="2347E0D3" w14:textId="77777777" w:rsidR="00000000" w:rsidRDefault="00000000">
      <w:pPr>
        <w:pStyle w:val="a9"/>
        <w:numPr>
          <w:ilvl w:val="0"/>
          <w:numId w:val="146"/>
        </w:numPr>
        <w:ind w:start="0pt" w:firstLineChars="200" w:firstLine="24pt"/>
        <w:rPr>
          <w:rFonts w:hint="eastAsia"/>
          <w:lang w:val="zh-CN"/>
        </w:rPr>
      </w:pPr>
      <w:r>
        <w:rPr>
          <w:rFonts w:hint="eastAsia"/>
          <w:lang w:val="zh-CN"/>
        </w:rPr>
        <w:t>任务优先级：应支持设定任务优先级功能。</w:t>
      </w:r>
    </w:p>
    <w:p w14:paraId="1788C636" w14:textId="77777777" w:rsidR="00000000" w:rsidRDefault="00000000">
      <w:pPr>
        <w:pStyle w:val="a9"/>
        <w:numPr>
          <w:ilvl w:val="0"/>
          <w:numId w:val="146"/>
        </w:numPr>
        <w:ind w:start="0pt" w:firstLineChars="200" w:firstLine="24pt"/>
        <w:rPr>
          <w:rFonts w:hint="eastAsia"/>
          <w:lang w:val="zh-CN"/>
        </w:rPr>
      </w:pPr>
      <w:r>
        <w:rPr>
          <w:rFonts w:hint="eastAsia"/>
          <w:lang w:val="zh-CN"/>
        </w:rPr>
        <w:t>任务执行策略：应支持根据主站下发的任务类型，判断执行优先度。</w:t>
      </w:r>
    </w:p>
    <w:p w14:paraId="7528CAFF" w14:textId="77777777" w:rsidR="00000000" w:rsidRDefault="00000000">
      <w:pPr>
        <w:pStyle w:val="a9"/>
        <w:numPr>
          <w:ilvl w:val="0"/>
          <w:numId w:val="146"/>
        </w:numPr>
        <w:ind w:start="0pt" w:firstLineChars="200" w:firstLine="24pt"/>
        <w:rPr>
          <w:rFonts w:hint="eastAsia"/>
          <w:lang w:val="zh-CN"/>
        </w:rPr>
      </w:pPr>
      <w:r>
        <w:rPr>
          <w:rFonts w:hint="eastAsia"/>
          <w:lang w:val="zh-CN"/>
        </w:rPr>
        <w:t>任务展示：应具备年历、月历与日历相结合的展示功能。</w:t>
      </w:r>
    </w:p>
    <w:p w14:paraId="3900A07C" w14:textId="77777777" w:rsidR="00000000" w:rsidRDefault="00000000">
      <w:pPr>
        <w:pStyle w:val="a9"/>
        <w:numPr>
          <w:ilvl w:val="0"/>
          <w:numId w:val="146"/>
        </w:numPr>
        <w:ind w:start="0pt" w:firstLineChars="200" w:firstLine="24pt"/>
        <w:rPr>
          <w:rFonts w:hint="eastAsia"/>
          <w:lang w:val="zh-CN"/>
        </w:rPr>
      </w:pPr>
      <w:r>
        <w:rPr>
          <w:rFonts w:hint="eastAsia"/>
          <w:lang w:val="zh-CN"/>
        </w:rPr>
        <w:t>检修区域设置：应具备根据设备检修信息、计划和时间等信息自动设置检修区域功能。</w:t>
      </w:r>
    </w:p>
    <w:p w14:paraId="681974A9" w14:textId="77777777" w:rsidR="00000000" w:rsidRDefault="00000000">
      <w:pPr>
        <w:pStyle w:val="a9"/>
        <w:numPr>
          <w:ilvl w:val="0"/>
          <w:numId w:val="145"/>
        </w:numPr>
        <w:ind w:firstLineChars="200" w:firstLine="24pt"/>
        <w:rPr>
          <w:rFonts w:hint="eastAsia"/>
        </w:rPr>
      </w:pPr>
      <w:r>
        <w:rPr>
          <w:rFonts w:hint="eastAsia"/>
        </w:rPr>
        <w:t>巡视监控</w:t>
      </w:r>
    </w:p>
    <w:p w14:paraId="339D5967" w14:textId="77777777" w:rsidR="00000000" w:rsidRDefault="00000000">
      <w:pPr>
        <w:pStyle w:val="a9"/>
        <w:ind w:firstLineChars="200" w:firstLine="24pt"/>
        <w:rPr>
          <w:rFonts w:hint="eastAsia"/>
          <w:lang w:val="zh-CN"/>
        </w:rPr>
      </w:pPr>
      <w:bookmarkStart w:id="312" w:name="OLE_LINK9"/>
      <w:r>
        <w:rPr>
          <w:rFonts w:hint="eastAsia"/>
          <w:lang w:val="zh-CN"/>
        </w:rPr>
        <w:t>应</w:t>
      </w:r>
      <w:r>
        <w:rPr>
          <w:rFonts w:hint="eastAsia"/>
        </w:rPr>
        <w:t>至少</w:t>
      </w:r>
      <w:r>
        <w:rPr>
          <w:rFonts w:hint="eastAsia"/>
          <w:lang w:val="zh-CN"/>
        </w:rPr>
        <w:t>具备巡视任务进度、点位状态、巡视图片、多维数据等监控功能：</w:t>
      </w:r>
    </w:p>
    <w:p w14:paraId="367B8E60" w14:textId="77777777" w:rsidR="00000000" w:rsidRDefault="00000000">
      <w:pPr>
        <w:pStyle w:val="a9"/>
        <w:numPr>
          <w:ilvl w:val="0"/>
          <w:numId w:val="147"/>
        </w:numPr>
        <w:ind w:start="0pt" w:firstLineChars="200" w:firstLine="24pt"/>
        <w:rPr>
          <w:rFonts w:hint="eastAsia"/>
          <w:lang w:val="zh-CN"/>
        </w:rPr>
      </w:pPr>
      <w:r>
        <w:rPr>
          <w:rFonts w:hint="eastAsia"/>
          <w:lang w:val="zh-CN"/>
        </w:rPr>
        <w:t>任务监控：应支持可视化地图导航与任务路径智能规划，实现巡检路径规划、任务进度显示及异常区域自动标注等功能。</w:t>
      </w:r>
    </w:p>
    <w:p w14:paraId="3D11B711" w14:textId="77777777" w:rsidR="00000000" w:rsidRDefault="00000000">
      <w:pPr>
        <w:pStyle w:val="a9"/>
        <w:numPr>
          <w:ilvl w:val="0"/>
          <w:numId w:val="147"/>
        </w:numPr>
        <w:ind w:start="0pt" w:firstLineChars="200" w:firstLine="24pt"/>
        <w:rPr>
          <w:rFonts w:hint="eastAsia"/>
          <w:lang w:val="zh-CN"/>
        </w:rPr>
      </w:pPr>
      <w:r>
        <w:rPr>
          <w:rFonts w:hint="eastAsia"/>
          <w:lang w:val="zh-CN"/>
        </w:rPr>
        <w:t>点位状态监控：应支持多级告警联动，根据点位状态（正常</w:t>
      </w:r>
      <w:r>
        <w:rPr>
          <w:rFonts w:hint="eastAsia"/>
          <w:lang w:val="zh-CN"/>
        </w:rPr>
        <w:t>/</w:t>
      </w:r>
      <w:r>
        <w:rPr>
          <w:rFonts w:hint="eastAsia"/>
          <w:lang w:val="zh-CN"/>
        </w:rPr>
        <w:t>离线</w:t>
      </w:r>
      <w:r>
        <w:rPr>
          <w:rFonts w:hint="eastAsia"/>
          <w:lang w:val="zh-CN"/>
        </w:rPr>
        <w:t>/</w:t>
      </w:r>
      <w:r>
        <w:rPr>
          <w:rFonts w:hint="eastAsia"/>
          <w:lang w:val="zh-CN"/>
        </w:rPr>
        <w:t>预警</w:t>
      </w:r>
      <w:r>
        <w:rPr>
          <w:rFonts w:hint="eastAsia"/>
          <w:lang w:val="zh-CN"/>
        </w:rPr>
        <w:t>/</w:t>
      </w:r>
      <w:r>
        <w:rPr>
          <w:rFonts w:hint="eastAsia"/>
          <w:lang w:val="zh-CN"/>
        </w:rPr>
        <w:t>告警）进行动态颜色编码和蜂鸣分级提示，可同步推送应急预案弹窗。</w:t>
      </w:r>
    </w:p>
    <w:p w14:paraId="6BA8D7DF" w14:textId="77777777" w:rsidR="00000000" w:rsidRDefault="00000000">
      <w:pPr>
        <w:pStyle w:val="a9"/>
        <w:numPr>
          <w:ilvl w:val="0"/>
          <w:numId w:val="147"/>
        </w:numPr>
        <w:ind w:start="0pt" w:firstLineChars="200" w:firstLine="24pt"/>
        <w:rPr>
          <w:rFonts w:hint="eastAsia"/>
          <w:lang w:val="zh-CN"/>
        </w:rPr>
      </w:pPr>
      <w:r>
        <w:rPr>
          <w:rFonts w:hint="eastAsia"/>
          <w:lang w:val="zh-CN"/>
        </w:rPr>
        <w:t>巡视图片监控：应支持图片智能分析，可实现巡检画面与标准模板的自动比对，识别设备锈蚀、仪表读数等异常问题并生成结构化报告。</w:t>
      </w:r>
    </w:p>
    <w:p w14:paraId="476E77E7" w14:textId="77777777" w:rsidR="00000000" w:rsidRDefault="00000000">
      <w:pPr>
        <w:pStyle w:val="a9"/>
        <w:numPr>
          <w:ilvl w:val="0"/>
          <w:numId w:val="147"/>
        </w:numPr>
        <w:ind w:start="0pt" w:firstLineChars="200" w:firstLine="24pt"/>
        <w:rPr>
          <w:rFonts w:hint="eastAsia"/>
          <w:lang w:val="zh-CN"/>
        </w:rPr>
      </w:pPr>
      <w:r>
        <w:rPr>
          <w:rFonts w:hint="eastAsia"/>
          <w:lang w:val="zh-CN"/>
        </w:rPr>
        <w:t>多维数据展示：应支持多维度数据看板，实现对巡视任务、运行环境、设备运行状态等数据曲线的实时显示功能。</w:t>
      </w:r>
    </w:p>
    <w:bookmarkEnd w:id="312"/>
    <w:p w14:paraId="73FAB65A" w14:textId="77777777" w:rsidR="00000000" w:rsidRDefault="00000000">
      <w:pPr>
        <w:pStyle w:val="a9"/>
        <w:numPr>
          <w:ilvl w:val="0"/>
          <w:numId w:val="145"/>
        </w:numPr>
        <w:ind w:firstLineChars="200" w:firstLine="24pt"/>
        <w:rPr>
          <w:rFonts w:hint="eastAsia"/>
        </w:rPr>
      </w:pPr>
      <w:r>
        <w:rPr>
          <w:rFonts w:hint="eastAsia"/>
        </w:rPr>
        <w:t>实时监视</w:t>
      </w:r>
    </w:p>
    <w:p w14:paraId="743287F0" w14:textId="77777777" w:rsidR="00000000" w:rsidRDefault="00000000">
      <w:pPr>
        <w:pStyle w:val="a9"/>
        <w:ind w:firstLineChars="200" w:firstLine="24pt"/>
        <w:rPr>
          <w:rFonts w:hint="eastAsia"/>
          <w:lang w:val="zh-CN"/>
        </w:rPr>
      </w:pPr>
      <w:r>
        <w:rPr>
          <w:rFonts w:hint="eastAsia"/>
          <w:lang w:val="zh-CN"/>
        </w:rPr>
        <w:lastRenderedPageBreak/>
        <w:t>应</w:t>
      </w:r>
      <w:r>
        <w:rPr>
          <w:rFonts w:hint="eastAsia"/>
        </w:rPr>
        <w:t>至少</w:t>
      </w:r>
      <w:r>
        <w:rPr>
          <w:rFonts w:hint="eastAsia"/>
          <w:lang w:val="zh-CN"/>
        </w:rPr>
        <w:t>具备设备信息显示、实时视频监控画面、设备状态监视与控制、历史查询等功能。</w:t>
      </w:r>
    </w:p>
    <w:p w14:paraId="5195FC18" w14:textId="77777777" w:rsidR="00000000" w:rsidRDefault="00000000">
      <w:pPr>
        <w:pStyle w:val="a9"/>
        <w:numPr>
          <w:ilvl w:val="0"/>
          <w:numId w:val="148"/>
        </w:numPr>
        <w:ind w:start="0pt" w:firstLineChars="200" w:firstLine="24pt"/>
        <w:rPr>
          <w:rFonts w:hint="eastAsia"/>
          <w:lang w:val="zh-CN"/>
        </w:rPr>
      </w:pPr>
      <w:bookmarkStart w:id="313" w:name="_Toc95733764"/>
      <w:bookmarkStart w:id="314" w:name="_Toc42116496"/>
      <w:bookmarkStart w:id="315" w:name="_Toc96632317"/>
      <w:bookmarkStart w:id="316" w:name="_Toc5882962"/>
      <w:bookmarkStart w:id="317" w:name="_Toc5200194"/>
      <w:bookmarkStart w:id="318" w:name="_Toc99046467"/>
      <w:bookmarkStart w:id="319" w:name="_Toc96462486"/>
      <w:bookmarkStart w:id="320" w:name="_Toc2265"/>
      <w:bookmarkStart w:id="321" w:name="_Toc37410779"/>
      <w:bookmarkStart w:id="322" w:name="_Toc37671511"/>
      <w:bookmarkStart w:id="323" w:name="_Toc77099749"/>
      <w:bookmarkStart w:id="324" w:name="_Toc26517324"/>
      <w:bookmarkStart w:id="325" w:name="_Toc96701956"/>
      <w:bookmarkStart w:id="326" w:name="_Toc81257533"/>
      <w:bookmarkStart w:id="327" w:name="_Toc45638344"/>
      <w:r>
        <w:rPr>
          <w:rFonts w:hint="eastAsia"/>
          <w:lang w:val="zh-CN"/>
        </w:rPr>
        <w:t>巡视设备状态数据</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r>
        <w:rPr>
          <w:rFonts w:hint="eastAsia"/>
          <w:lang w:val="zh-CN"/>
        </w:rPr>
        <w:t>：应支持在巡视设备状态发生变化时，机器人巡视模块应主动向</w:t>
      </w:r>
      <w:r>
        <w:rPr>
          <w:rFonts w:hint="eastAsia"/>
          <w:szCs w:val="24"/>
        </w:rPr>
        <w:t>站端超融合</w:t>
      </w:r>
      <w:r>
        <w:rPr>
          <w:rFonts w:hint="eastAsia"/>
          <w:szCs w:val="24"/>
          <w:lang w:val="zh-CN"/>
        </w:rPr>
        <w:t>服务器</w:t>
      </w:r>
      <w:r>
        <w:rPr>
          <w:rFonts w:hint="eastAsia"/>
          <w:lang w:val="zh-CN"/>
        </w:rPr>
        <w:t>上报状态数据并接收响应消息，无人机巡视模块应支持实时和返回机巢后向</w:t>
      </w:r>
      <w:r>
        <w:rPr>
          <w:rFonts w:hint="eastAsia"/>
          <w:szCs w:val="24"/>
        </w:rPr>
        <w:t>站端超融合</w:t>
      </w:r>
      <w:r>
        <w:rPr>
          <w:rFonts w:hint="eastAsia"/>
          <w:szCs w:val="24"/>
          <w:lang w:val="zh-CN"/>
        </w:rPr>
        <w:t>服务器</w:t>
      </w:r>
      <w:r>
        <w:rPr>
          <w:rFonts w:hint="eastAsia"/>
          <w:lang w:val="zh-CN"/>
        </w:rPr>
        <w:t>上报状态数据并接收响应消息。</w:t>
      </w:r>
    </w:p>
    <w:p w14:paraId="01F512F1" w14:textId="77777777" w:rsidR="00000000" w:rsidRDefault="00000000">
      <w:pPr>
        <w:pStyle w:val="a9"/>
        <w:numPr>
          <w:ilvl w:val="0"/>
          <w:numId w:val="148"/>
        </w:numPr>
        <w:ind w:start="0pt" w:firstLineChars="200" w:firstLine="24pt"/>
        <w:rPr>
          <w:rFonts w:hint="eastAsia"/>
          <w:lang w:val="zh-CN"/>
        </w:rPr>
      </w:pPr>
      <w:bookmarkStart w:id="328" w:name="_Toc5882965"/>
      <w:bookmarkStart w:id="329" w:name="_Toc96462490"/>
      <w:bookmarkStart w:id="330" w:name="_Toc37410782"/>
      <w:bookmarkStart w:id="331" w:name="_Toc81257537"/>
      <w:bookmarkStart w:id="332" w:name="_Toc42116499"/>
      <w:bookmarkStart w:id="333" w:name="_Toc77099753"/>
      <w:bookmarkStart w:id="334" w:name="_Toc5200197"/>
      <w:bookmarkStart w:id="335" w:name="_Toc16779"/>
      <w:bookmarkStart w:id="336" w:name="_Toc99046471"/>
      <w:bookmarkStart w:id="337" w:name="_Toc96632321"/>
      <w:bookmarkStart w:id="338" w:name="_Toc26517327"/>
      <w:bookmarkStart w:id="339" w:name="_Toc96701960"/>
      <w:bookmarkStart w:id="340" w:name="_Toc37671514"/>
      <w:bookmarkStart w:id="341" w:name="_Toc95733768"/>
      <w:bookmarkStart w:id="342" w:name="_Toc45638347"/>
      <w:r>
        <w:rPr>
          <w:rFonts w:hint="eastAsia"/>
          <w:lang w:val="zh-CN"/>
        </w:rPr>
        <w:t>巡视设备运行数据</w:t>
      </w:r>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rPr>
          <w:rFonts w:hint="eastAsia"/>
          <w:lang w:val="zh-CN"/>
        </w:rPr>
        <w:t>：应支持机器人巡视模块按照一定时间间隔定时、主动向</w:t>
      </w:r>
      <w:r>
        <w:rPr>
          <w:rFonts w:hint="eastAsia"/>
          <w:szCs w:val="24"/>
        </w:rPr>
        <w:t>站端超融合</w:t>
      </w:r>
      <w:r>
        <w:rPr>
          <w:rFonts w:hint="eastAsia"/>
          <w:szCs w:val="24"/>
          <w:lang w:val="zh-CN"/>
        </w:rPr>
        <w:t>服务器</w:t>
      </w:r>
      <w:r>
        <w:rPr>
          <w:rFonts w:hint="eastAsia"/>
          <w:lang w:val="zh-CN"/>
        </w:rPr>
        <w:t>上报运行数据并接收响应消息，无人机巡视模块应支持实时和返回机巢后向</w:t>
      </w:r>
      <w:r>
        <w:rPr>
          <w:rFonts w:hint="eastAsia"/>
          <w:szCs w:val="24"/>
        </w:rPr>
        <w:t>站端超融合</w:t>
      </w:r>
      <w:r>
        <w:rPr>
          <w:rFonts w:hint="eastAsia"/>
          <w:szCs w:val="24"/>
          <w:lang w:val="zh-CN"/>
        </w:rPr>
        <w:t>服务器</w:t>
      </w:r>
      <w:r>
        <w:rPr>
          <w:rFonts w:hint="eastAsia"/>
          <w:lang w:val="zh-CN"/>
        </w:rPr>
        <w:t>上报状态数据并接收响应消息。</w:t>
      </w:r>
    </w:p>
    <w:p w14:paraId="31E46272" w14:textId="77777777" w:rsidR="00000000" w:rsidRDefault="00000000">
      <w:pPr>
        <w:pStyle w:val="a9"/>
        <w:numPr>
          <w:ilvl w:val="0"/>
          <w:numId w:val="148"/>
        </w:numPr>
        <w:ind w:start="0pt" w:firstLineChars="200" w:firstLine="24pt"/>
        <w:rPr>
          <w:rFonts w:hint="eastAsia"/>
          <w:lang w:val="zh-CN"/>
        </w:rPr>
      </w:pPr>
      <w:bookmarkStart w:id="343" w:name="_Toc99046475"/>
      <w:bookmarkStart w:id="344" w:name="_Toc96701964"/>
      <w:r>
        <w:rPr>
          <w:rFonts w:hint="eastAsia"/>
          <w:lang w:val="zh-CN"/>
        </w:rPr>
        <w:t>无人机机巢状态数据</w:t>
      </w:r>
      <w:bookmarkEnd w:id="343"/>
      <w:bookmarkEnd w:id="344"/>
      <w:r>
        <w:rPr>
          <w:rFonts w:hint="eastAsia"/>
          <w:lang w:val="zh-CN"/>
        </w:rPr>
        <w:t>：应支持无人机巡视模块按照一定时间间隔定时、主动向</w:t>
      </w:r>
      <w:r>
        <w:rPr>
          <w:rFonts w:hint="eastAsia"/>
          <w:szCs w:val="24"/>
        </w:rPr>
        <w:t>站端超融合</w:t>
      </w:r>
      <w:r>
        <w:rPr>
          <w:rFonts w:hint="eastAsia"/>
          <w:szCs w:val="24"/>
          <w:lang w:val="zh-CN"/>
        </w:rPr>
        <w:t>服务器</w:t>
      </w:r>
      <w:r>
        <w:rPr>
          <w:rFonts w:hint="eastAsia"/>
          <w:lang w:val="zh-CN"/>
        </w:rPr>
        <w:t>上报状态数据并接收响应消息。</w:t>
      </w:r>
    </w:p>
    <w:p w14:paraId="21A1806B" w14:textId="77777777" w:rsidR="00000000" w:rsidRDefault="00000000">
      <w:pPr>
        <w:pStyle w:val="a9"/>
        <w:numPr>
          <w:ilvl w:val="0"/>
          <w:numId w:val="148"/>
        </w:numPr>
        <w:ind w:start="0pt" w:firstLineChars="200" w:firstLine="24pt"/>
        <w:rPr>
          <w:rFonts w:hint="eastAsia"/>
          <w:lang w:val="zh-CN"/>
        </w:rPr>
      </w:pPr>
      <w:bookmarkStart w:id="345" w:name="_Toc96632325"/>
      <w:bookmarkStart w:id="346" w:name="_Toc56182464"/>
      <w:bookmarkStart w:id="347" w:name="_Toc96701972"/>
      <w:bookmarkStart w:id="348" w:name="_Toc49325762"/>
      <w:bookmarkStart w:id="349" w:name="_Toc7437"/>
      <w:bookmarkStart w:id="350" w:name="_Toc99046483"/>
      <w:bookmarkStart w:id="351" w:name="_Toc10698"/>
      <w:r>
        <w:rPr>
          <w:rFonts w:hint="eastAsia"/>
          <w:lang w:val="zh-CN"/>
        </w:rPr>
        <w:t>巡视设备坐标</w:t>
      </w:r>
      <w:bookmarkEnd w:id="345"/>
      <w:bookmarkEnd w:id="346"/>
      <w:bookmarkEnd w:id="347"/>
      <w:bookmarkEnd w:id="348"/>
      <w:bookmarkEnd w:id="349"/>
      <w:bookmarkEnd w:id="350"/>
      <w:bookmarkEnd w:id="351"/>
      <w:r>
        <w:rPr>
          <w:rFonts w:hint="eastAsia"/>
          <w:lang w:val="zh-CN"/>
        </w:rPr>
        <w:t>：应支持通过北斗获取绝对坐标，结合风机能量管理平台的偏航</w:t>
      </w:r>
      <w:r>
        <w:rPr>
          <w:rFonts w:hint="eastAsia"/>
          <w:lang w:val="zh-CN"/>
        </w:rPr>
        <w:t>/</w:t>
      </w:r>
      <w:r>
        <w:rPr>
          <w:rFonts w:hint="eastAsia"/>
          <w:lang w:val="zh-CN"/>
        </w:rPr>
        <w:t>桨距角数据，无信号区（如塔筒背阴面）启动视觉</w:t>
      </w:r>
      <w:r>
        <w:rPr>
          <w:rFonts w:hint="eastAsia"/>
          <w:lang w:val="zh-CN"/>
        </w:rPr>
        <w:t>SLAM +</w:t>
      </w:r>
      <w:r>
        <w:rPr>
          <w:rFonts w:hint="eastAsia"/>
          <w:lang w:val="zh-CN"/>
        </w:rPr>
        <w:t>激光点云，实现全场景坐标覆盖；应支持通过北斗卫星</w:t>
      </w:r>
      <w:r>
        <w:rPr>
          <w:rFonts w:hint="eastAsia"/>
          <w:lang w:val="zh-CN"/>
        </w:rPr>
        <w:t>+</w:t>
      </w:r>
      <w:r>
        <w:rPr>
          <w:rFonts w:hint="eastAsia"/>
          <w:lang w:val="zh-CN"/>
        </w:rPr>
        <w:t>视觉辅助</w:t>
      </w:r>
      <w:r>
        <w:rPr>
          <w:rFonts w:hint="eastAsia"/>
          <w:lang w:val="zh-CN"/>
        </w:rPr>
        <w:t>+</w:t>
      </w:r>
      <w:r>
        <w:rPr>
          <w:rFonts w:hint="eastAsia"/>
          <w:lang w:val="zh-CN"/>
        </w:rPr>
        <w:t>风机能量管理平台</w:t>
      </w:r>
      <w:r>
        <w:rPr>
          <w:rFonts w:hint="eastAsia"/>
          <w:lang w:val="zh-CN"/>
        </w:rPr>
        <w:t>+</w:t>
      </w:r>
      <w:r>
        <w:rPr>
          <w:rFonts w:hint="eastAsia"/>
          <w:lang w:val="zh-CN"/>
        </w:rPr>
        <w:t>激光点云等多模定位融合，确保在海上天气、叶片高速旋转等复杂工况下对巡视设备坐标的实时监控精度与稳定性。</w:t>
      </w:r>
    </w:p>
    <w:p w14:paraId="4BC83A8C" w14:textId="77777777" w:rsidR="00000000" w:rsidRDefault="00000000">
      <w:pPr>
        <w:pStyle w:val="a9"/>
        <w:numPr>
          <w:ilvl w:val="0"/>
          <w:numId w:val="148"/>
        </w:numPr>
        <w:ind w:start="0pt" w:firstLineChars="200" w:firstLine="24pt"/>
        <w:rPr>
          <w:rFonts w:hint="eastAsia"/>
          <w:lang w:val="zh-CN"/>
        </w:rPr>
      </w:pPr>
      <w:bookmarkStart w:id="352" w:name="_Toc56182467"/>
      <w:bookmarkStart w:id="353" w:name="_Toc10042"/>
      <w:bookmarkStart w:id="354" w:name="_Toc96701975"/>
      <w:bookmarkStart w:id="355" w:name="_Toc49325765"/>
      <w:bookmarkStart w:id="356" w:name="_Toc99046486"/>
      <w:bookmarkStart w:id="357" w:name="_Toc96632328"/>
      <w:bookmarkStart w:id="358" w:name="_Toc31728"/>
      <w:r>
        <w:rPr>
          <w:rFonts w:hint="eastAsia"/>
          <w:lang w:val="zh-CN"/>
        </w:rPr>
        <w:t>巡视路线</w:t>
      </w:r>
      <w:bookmarkEnd w:id="352"/>
      <w:bookmarkEnd w:id="353"/>
      <w:bookmarkEnd w:id="354"/>
      <w:bookmarkEnd w:id="355"/>
      <w:bookmarkEnd w:id="356"/>
      <w:bookmarkEnd w:id="357"/>
      <w:bookmarkEnd w:id="358"/>
      <w:r>
        <w:rPr>
          <w:rFonts w:hint="eastAsia"/>
          <w:lang w:val="zh-CN"/>
        </w:rPr>
        <w:t>：</w:t>
      </w:r>
      <w:bookmarkStart w:id="359" w:name="OLE_LINK8"/>
      <w:r>
        <w:rPr>
          <w:rFonts w:hint="eastAsia"/>
          <w:lang w:val="zh-CN"/>
        </w:rPr>
        <w:t>应支持通过卫星定位与视觉辅助导航等多源融合定位技术，</w:t>
      </w:r>
      <w:bookmarkEnd w:id="359"/>
      <w:r>
        <w:rPr>
          <w:rFonts w:hint="eastAsia"/>
          <w:lang w:val="zh-CN"/>
        </w:rPr>
        <w:t>结合抗风扰算法动态调整飞行姿态，实现对巡检路线的实时监控与精准控制。</w:t>
      </w:r>
    </w:p>
    <w:p w14:paraId="5B7AF71B" w14:textId="77777777" w:rsidR="00000000" w:rsidRDefault="00000000">
      <w:pPr>
        <w:pStyle w:val="a9"/>
        <w:numPr>
          <w:ilvl w:val="0"/>
          <w:numId w:val="148"/>
        </w:numPr>
        <w:ind w:start="0pt" w:firstLineChars="200" w:firstLine="24pt"/>
        <w:rPr>
          <w:rFonts w:hint="eastAsia"/>
          <w:lang w:val="zh-CN"/>
        </w:rPr>
      </w:pPr>
      <w:bookmarkStart w:id="360" w:name="_Toc45638356"/>
      <w:bookmarkStart w:id="361" w:name="_Toc42116508"/>
      <w:bookmarkStart w:id="362" w:name="_Toc216"/>
      <w:bookmarkStart w:id="363" w:name="_Toc96701978"/>
      <w:bookmarkStart w:id="364" w:name="_Toc5200206"/>
      <w:bookmarkStart w:id="365" w:name="_Toc96632330"/>
      <w:bookmarkStart w:id="366" w:name="_Toc95733772"/>
      <w:bookmarkStart w:id="367" w:name="_Toc81257541"/>
      <w:bookmarkStart w:id="368" w:name="_Toc26517336"/>
      <w:bookmarkStart w:id="369" w:name="_Toc5882974"/>
      <w:bookmarkStart w:id="370" w:name="_Toc96462494"/>
      <w:bookmarkStart w:id="371" w:name="_Toc77099757"/>
      <w:bookmarkStart w:id="372" w:name="_Toc37410791"/>
      <w:bookmarkStart w:id="373" w:name="_Toc37671523"/>
      <w:bookmarkStart w:id="374" w:name="_Toc99046489"/>
      <w:r>
        <w:rPr>
          <w:rFonts w:hint="eastAsia"/>
          <w:lang w:val="zh-CN"/>
        </w:rPr>
        <w:t>巡视设备异常告警数据</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r>
        <w:rPr>
          <w:rFonts w:hint="eastAsia"/>
          <w:lang w:val="zh-CN"/>
        </w:rPr>
        <w:t>：应支持巡视设备产生异常告警时，主动向</w:t>
      </w:r>
      <w:r>
        <w:rPr>
          <w:rFonts w:hint="eastAsia"/>
          <w:szCs w:val="24"/>
        </w:rPr>
        <w:t>站端超融合</w:t>
      </w:r>
      <w:r>
        <w:rPr>
          <w:rFonts w:hint="eastAsia"/>
          <w:szCs w:val="24"/>
          <w:lang w:val="zh-CN"/>
        </w:rPr>
        <w:t>服务器</w:t>
      </w:r>
      <w:r>
        <w:rPr>
          <w:rFonts w:hint="eastAsia"/>
          <w:lang w:val="zh-CN"/>
        </w:rPr>
        <w:t>上报告警数据并接收响应消息。</w:t>
      </w:r>
    </w:p>
    <w:p w14:paraId="1766B661" w14:textId="77777777" w:rsidR="00000000" w:rsidRDefault="00000000">
      <w:pPr>
        <w:pStyle w:val="a9"/>
        <w:numPr>
          <w:ilvl w:val="0"/>
          <w:numId w:val="148"/>
        </w:numPr>
        <w:ind w:start="0pt" w:firstLineChars="200" w:firstLine="24pt"/>
        <w:rPr>
          <w:rFonts w:hint="eastAsia"/>
          <w:lang w:val="zh-CN"/>
        </w:rPr>
      </w:pPr>
      <w:bookmarkStart w:id="375" w:name="_Toc37410794"/>
      <w:bookmarkStart w:id="376" w:name="_Toc96701982"/>
      <w:bookmarkStart w:id="377" w:name="_Toc96632334"/>
      <w:bookmarkStart w:id="378" w:name="_Toc77099761"/>
      <w:bookmarkStart w:id="379" w:name="_Toc95733776"/>
      <w:bookmarkStart w:id="380" w:name="_Toc26517339"/>
      <w:bookmarkStart w:id="381" w:name="_Toc45638359"/>
      <w:bookmarkStart w:id="382" w:name="_Toc12819"/>
      <w:bookmarkStart w:id="383" w:name="_Toc99046493"/>
      <w:bookmarkStart w:id="384" w:name="_Toc37671526"/>
      <w:bookmarkStart w:id="385" w:name="_Toc5882977"/>
      <w:bookmarkStart w:id="386" w:name="_Toc5200209"/>
      <w:bookmarkStart w:id="387" w:name="_Toc42116511"/>
      <w:bookmarkStart w:id="388" w:name="_Toc96462498"/>
      <w:bookmarkStart w:id="389" w:name="_Toc81257545"/>
      <w:r>
        <w:rPr>
          <w:rFonts w:hint="eastAsia"/>
          <w:lang w:val="zh-CN"/>
        </w:rPr>
        <w:t>环境数据</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r>
        <w:rPr>
          <w:rFonts w:hint="eastAsia"/>
          <w:lang w:val="zh-CN"/>
        </w:rPr>
        <w:t>：应支持机器人巡视模块按照一定时间间隔定时、主动向</w:t>
      </w:r>
      <w:r>
        <w:rPr>
          <w:rFonts w:hint="eastAsia"/>
          <w:szCs w:val="24"/>
        </w:rPr>
        <w:t>站端超融合</w:t>
      </w:r>
      <w:r>
        <w:rPr>
          <w:rFonts w:hint="eastAsia"/>
          <w:szCs w:val="24"/>
          <w:lang w:val="zh-CN"/>
        </w:rPr>
        <w:t>服务器</w:t>
      </w:r>
      <w:r>
        <w:rPr>
          <w:rFonts w:hint="eastAsia"/>
          <w:lang w:val="zh-CN"/>
        </w:rPr>
        <w:t>上报数据并接收响应消息，无人机巡视模块应支持实时和返回机巢后向</w:t>
      </w:r>
      <w:r>
        <w:rPr>
          <w:rFonts w:hint="eastAsia"/>
          <w:szCs w:val="24"/>
        </w:rPr>
        <w:t>站端超融合</w:t>
      </w:r>
      <w:r>
        <w:rPr>
          <w:rFonts w:hint="eastAsia"/>
          <w:szCs w:val="24"/>
          <w:lang w:val="zh-CN"/>
        </w:rPr>
        <w:t>服务器</w:t>
      </w:r>
      <w:r>
        <w:rPr>
          <w:rFonts w:hint="eastAsia"/>
          <w:lang w:val="zh-CN"/>
        </w:rPr>
        <w:t>上报状态数据并接收响应消息。</w:t>
      </w:r>
    </w:p>
    <w:p w14:paraId="5A6F6C79" w14:textId="77777777" w:rsidR="00000000" w:rsidRDefault="00000000">
      <w:pPr>
        <w:pStyle w:val="a9"/>
        <w:numPr>
          <w:ilvl w:val="0"/>
          <w:numId w:val="148"/>
        </w:numPr>
        <w:ind w:start="0pt" w:firstLineChars="200" w:firstLine="24pt"/>
        <w:rPr>
          <w:rFonts w:hint="eastAsia"/>
          <w:lang w:val="zh-CN"/>
        </w:rPr>
      </w:pPr>
      <w:bookmarkStart w:id="390" w:name="_Toc96462502"/>
      <w:bookmarkStart w:id="391" w:name="_Toc96632338"/>
      <w:bookmarkStart w:id="392" w:name="_Toc95733780"/>
      <w:bookmarkStart w:id="393" w:name="_Toc26517342"/>
      <w:bookmarkStart w:id="394" w:name="_Toc37671529"/>
      <w:bookmarkStart w:id="395" w:name="_Toc96701986"/>
      <w:bookmarkStart w:id="396" w:name="_Toc81257549"/>
      <w:bookmarkStart w:id="397" w:name="_Toc77099765"/>
      <w:bookmarkStart w:id="398" w:name="_Toc37410797"/>
      <w:bookmarkStart w:id="399" w:name="_Toc5882980"/>
      <w:bookmarkStart w:id="400" w:name="_Toc99046497"/>
      <w:bookmarkStart w:id="401" w:name="_Toc5200212"/>
      <w:bookmarkStart w:id="402" w:name="_Toc42116514"/>
      <w:bookmarkStart w:id="403" w:name="_Toc45638362"/>
      <w:bookmarkStart w:id="404" w:name="_Toc8048"/>
      <w:r>
        <w:rPr>
          <w:rFonts w:hint="eastAsia"/>
          <w:lang w:val="zh-CN"/>
        </w:rPr>
        <w:t>任务状态数据</w:t>
      </w:r>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r>
        <w:rPr>
          <w:rFonts w:hint="eastAsia"/>
          <w:lang w:val="zh-CN"/>
        </w:rPr>
        <w:t>：应支持巡视任务状态发生变化或任务进度发生变化时，主动向</w:t>
      </w:r>
      <w:r>
        <w:rPr>
          <w:rFonts w:hint="eastAsia"/>
          <w:szCs w:val="24"/>
        </w:rPr>
        <w:t>站端超融合</w:t>
      </w:r>
      <w:r>
        <w:rPr>
          <w:rFonts w:hint="eastAsia"/>
          <w:szCs w:val="24"/>
          <w:lang w:val="zh-CN"/>
        </w:rPr>
        <w:t>服务器</w:t>
      </w:r>
      <w:r>
        <w:rPr>
          <w:rFonts w:hint="eastAsia"/>
          <w:lang w:val="zh-CN"/>
        </w:rPr>
        <w:t>上报状态数据并接收响应消息。</w:t>
      </w:r>
    </w:p>
    <w:p w14:paraId="7FA13180" w14:textId="77777777" w:rsidR="00000000" w:rsidRDefault="00000000">
      <w:pPr>
        <w:pStyle w:val="a9"/>
        <w:numPr>
          <w:ilvl w:val="0"/>
          <w:numId w:val="145"/>
        </w:numPr>
        <w:ind w:firstLineChars="200" w:firstLine="24pt"/>
        <w:rPr>
          <w:rFonts w:hint="eastAsia"/>
        </w:rPr>
      </w:pPr>
      <w:bookmarkStart w:id="405" w:name="_Toc37410800"/>
      <w:bookmarkStart w:id="406" w:name="_Toc95733784"/>
      <w:bookmarkStart w:id="407" w:name="_Toc77099769"/>
      <w:bookmarkStart w:id="408" w:name="_Toc5882983"/>
      <w:bookmarkStart w:id="409" w:name="_Toc37671532"/>
      <w:bookmarkStart w:id="410" w:name="_Toc96632342"/>
      <w:bookmarkStart w:id="411" w:name="_Toc81257553"/>
      <w:bookmarkStart w:id="412" w:name="_Toc5200215"/>
      <w:bookmarkStart w:id="413" w:name="_Toc26517345"/>
      <w:bookmarkStart w:id="414" w:name="_Toc96462506"/>
      <w:bookmarkStart w:id="415" w:name="_Toc99046501"/>
      <w:bookmarkStart w:id="416" w:name="_Toc45638365"/>
      <w:bookmarkStart w:id="417" w:name="_Toc8493"/>
      <w:bookmarkStart w:id="418" w:name="_Toc42116517"/>
      <w:bookmarkStart w:id="419" w:name="_Toc96701990"/>
      <w:r>
        <w:rPr>
          <w:rFonts w:hint="eastAsia"/>
        </w:rPr>
        <w:t>巡视结果</w:t>
      </w:r>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hint="eastAsia"/>
        </w:rPr>
        <w:t>：应支持机器人及无人机巡视模块生成巡视结果时，主动向</w:t>
      </w:r>
      <w:r>
        <w:rPr>
          <w:rFonts w:hint="eastAsia"/>
          <w:szCs w:val="24"/>
        </w:rPr>
        <w:t>站端超融合</w:t>
      </w:r>
      <w:r>
        <w:rPr>
          <w:rFonts w:hint="eastAsia"/>
          <w:szCs w:val="24"/>
          <w:lang w:val="zh-CN"/>
        </w:rPr>
        <w:t>服务器</w:t>
      </w:r>
      <w:r>
        <w:rPr>
          <w:rFonts w:hint="eastAsia"/>
        </w:rPr>
        <w:t>上报结果并接收响应消息。</w:t>
      </w:r>
    </w:p>
    <w:p w14:paraId="65F4E9A5"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巡视结果确认与分析应用</w:t>
      </w:r>
    </w:p>
    <w:p w14:paraId="7FB43960" w14:textId="77777777" w:rsidR="00000000" w:rsidRDefault="00000000">
      <w:pPr>
        <w:pStyle w:val="a9"/>
        <w:numPr>
          <w:ilvl w:val="0"/>
          <w:numId w:val="149"/>
        </w:numPr>
        <w:ind w:firstLineChars="200" w:firstLine="24pt"/>
        <w:rPr>
          <w:rFonts w:hint="eastAsia"/>
        </w:rPr>
      </w:pPr>
      <w:r>
        <w:rPr>
          <w:rFonts w:hint="eastAsia"/>
        </w:rPr>
        <w:t>巡视结果分析</w:t>
      </w:r>
    </w:p>
    <w:p w14:paraId="400A214B" w14:textId="77777777" w:rsidR="00000000" w:rsidRDefault="00000000">
      <w:pPr>
        <w:pStyle w:val="a9"/>
        <w:numPr>
          <w:ilvl w:val="0"/>
          <w:numId w:val="150"/>
        </w:numPr>
        <w:ind w:start="0pt" w:firstLineChars="200" w:firstLine="24pt"/>
        <w:rPr>
          <w:rFonts w:hint="eastAsia"/>
          <w:lang w:val="zh-CN"/>
        </w:rPr>
      </w:pPr>
      <w:r>
        <w:rPr>
          <w:rFonts w:hint="eastAsia"/>
          <w:lang w:val="zh-CN"/>
        </w:rPr>
        <w:t>数据对比分析：应具备巡视数据对比分析、历史曲线生成等功能，将采</w:t>
      </w:r>
      <w:r>
        <w:rPr>
          <w:rFonts w:hint="eastAsia"/>
          <w:lang w:val="zh-CN"/>
        </w:rPr>
        <w:lastRenderedPageBreak/>
        <w:t>集到的数据与历史数据进行比对以识别异常情况，并根据需要生成分析报告。</w:t>
      </w:r>
    </w:p>
    <w:p w14:paraId="5FAC192E" w14:textId="77777777" w:rsidR="00000000" w:rsidRDefault="00000000">
      <w:pPr>
        <w:pStyle w:val="a9"/>
        <w:numPr>
          <w:ilvl w:val="0"/>
          <w:numId w:val="150"/>
        </w:numPr>
        <w:ind w:start="0pt" w:firstLineChars="200" w:firstLine="24pt"/>
        <w:rPr>
          <w:rFonts w:hint="eastAsia"/>
          <w:lang w:val="zh-CN"/>
        </w:rPr>
      </w:pPr>
      <w:r>
        <w:rPr>
          <w:rFonts w:hint="eastAsia"/>
          <w:lang w:val="zh-CN"/>
        </w:rPr>
        <w:t>生成报表：应具备在执行完一个任务之后自动生成报表功能，运维人员可以在监控平台根据时间、巡检类型、任务名称等需求进行检索与查看，导出各类报表，包括巡检任务报表、数据报表、报警记录报表、环境信息报表等。</w:t>
      </w:r>
    </w:p>
    <w:p w14:paraId="684ED8DE" w14:textId="77777777" w:rsidR="00000000" w:rsidRDefault="00000000">
      <w:pPr>
        <w:pStyle w:val="a9"/>
        <w:numPr>
          <w:ilvl w:val="0"/>
          <w:numId w:val="149"/>
        </w:numPr>
        <w:ind w:firstLineChars="200" w:firstLine="24pt"/>
        <w:rPr>
          <w:rFonts w:hint="eastAsia"/>
        </w:rPr>
      </w:pPr>
      <w:r>
        <w:rPr>
          <w:rFonts w:hint="eastAsia"/>
        </w:rPr>
        <w:t>巡视结果确认</w:t>
      </w:r>
    </w:p>
    <w:p w14:paraId="33E2B0B7" w14:textId="77777777" w:rsidR="00000000" w:rsidRDefault="00000000">
      <w:pPr>
        <w:pStyle w:val="a9"/>
        <w:numPr>
          <w:ilvl w:val="0"/>
          <w:numId w:val="151"/>
        </w:numPr>
        <w:ind w:start="0pt" w:firstLineChars="200" w:firstLine="24pt"/>
        <w:rPr>
          <w:rFonts w:hint="eastAsia"/>
          <w:lang w:val="zh-CN"/>
        </w:rPr>
      </w:pPr>
      <w:r>
        <w:rPr>
          <w:rFonts w:hint="eastAsia"/>
          <w:lang w:val="zh-CN"/>
        </w:rPr>
        <w:t>告警确认：应具备告警查询、确认和分析功能，主接线展示、间隔展示功能。</w:t>
      </w:r>
      <w:r>
        <w:rPr>
          <w:rFonts w:hint="eastAsia"/>
          <w:lang w:val="zh-CN"/>
        </w:rPr>
        <w:t xml:space="preserve"> </w:t>
      </w:r>
    </w:p>
    <w:p w14:paraId="1AA21DD2" w14:textId="77777777" w:rsidR="00000000" w:rsidRDefault="00000000">
      <w:pPr>
        <w:pStyle w:val="a9"/>
        <w:numPr>
          <w:ilvl w:val="0"/>
          <w:numId w:val="151"/>
        </w:numPr>
        <w:ind w:start="0pt" w:firstLineChars="200" w:firstLine="24pt"/>
        <w:rPr>
          <w:rFonts w:hint="eastAsia"/>
          <w:lang w:val="zh-CN"/>
        </w:rPr>
      </w:pPr>
      <w:r>
        <w:rPr>
          <w:rFonts w:hint="eastAsia"/>
          <w:lang w:val="zh-CN"/>
        </w:rPr>
        <w:t>巡视结果归档：应具备巡视结果分类展示、修正、人工确认、批量设置等功能。</w:t>
      </w:r>
    </w:p>
    <w:p w14:paraId="585EC3C0" w14:textId="77777777" w:rsidR="00000000" w:rsidRDefault="00000000">
      <w:pPr>
        <w:pStyle w:val="a9"/>
        <w:numPr>
          <w:ilvl w:val="0"/>
          <w:numId w:val="151"/>
        </w:numPr>
        <w:ind w:start="0pt" w:firstLineChars="200" w:firstLine="24pt"/>
        <w:rPr>
          <w:rFonts w:hint="eastAsia"/>
          <w:lang w:val="zh-CN"/>
        </w:rPr>
      </w:pPr>
      <w:r>
        <w:rPr>
          <w:rFonts w:hint="eastAsia"/>
          <w:lang w:val="zh-CN"/>
        </w:rPr>
        <w:t>识别异常点位查询：应具备识别状态异常或无法识别的巡视点汇总查询功能。</w:t>
      </w:r>
    </w:p>
    <w:p w14:paraId="46887B02" w14:textId="77777777" w:rsidR="00000000" w:rsidRDefault="00000000">
      <w:pPr>
        <w:pStyle w:val="a9"/>
        <w:numPr>
          <w:ilvl w:val="0"/>
          <w:numId w:val="151"/>
        </w:numPr>
        <w:ind w:start="0pt" w:firstLineChars="200" w:firstLine="24pt"/>
        <w:rPr>
          <w:rFonts w:hint="eastAsia"/>
          <w:lang w:val="zh-CN"/>
        </w:rPr>
      </w:pPr>
      <w:r>
        <w:rPr>
          <w:rFonts w:hint="eastAsia"/>
          <w:lang w:val="zh-CN"/>
        </w:rPr>
        <w:t>巡视报告：应具备查询、浏览、输出巡视报告功能，运维人员可根据任务或监控点在监控平台内对数据进行检索与快速查看，对数据进行标准化后输出巡视报告；巡视报告应至少包括异常点位、待人工确认点位、正常点位等汇总信息及高清巡视图片合集，应支持</w:t>
      </w:r>
      <w:r>
        <w:rPr>
          <w:rFonts w:hint="eastAsia"/>
          <w:lang w:val="zh-CN"/>
        </w:rPr>
        <w:t>Word</w:t>
      </w:r>
      <w:r>
        <w:rPr>
          <w:rFonts w:hint="eastAsia"/>
          <w:lang w:val="zh-CN"/>
        </w:rPr>
        <w:t>或</w:t>
      </w:r>
      <w:r>
        <w:rPr>
          <w:rFonts w:hint="eastAsia"/>
          <w:lang w:val="zh-CN"/>
        </w:rPr>
        <w:t>Excel</w:t>
      </w:r>
      <w:r>
        <w:rPr>
          <w:rFonts w:hint="eastAsia"/>
          <w:lang w:val="zh-CN"/>
        </w:rPr>
        <w:t>等文件格式导出保存。</w:t>
      </w:r>
    </w:p>
    <w:p w14:paraId="7CE3E8E5" w14:textId="77777777" w:rsidR="00000000" w:rsidRDefault="00000000">
      <w:pPr>
        <w:pStyle w:val="a9"/>
        <w:numPr>
          <w:ilvl w:val="0"/>
          <w:numId w:val="149"/>
        </w:numPr>
        <w:ind w:firstLineChars="200" w:firstLine="24pt"/>
        <w:rPr>
          <w:rFonts w:hint="eastAsia"/>
        </w:rPr>
      </w:pPr>
      <w:r>
        <w:rPr>
          <w:rFonts w:hint="eastAsia"/>
        </w:rPr>
        <w:t>巡视结果存储</w:t>
      </w:r>
    </w:p>
    <w:p w14:paraId="4E6A8BFB" w14:textId="77777777" w:rsidR="00000000" w:rsidRDefault="00000000">
      <w:pPr>
        <w:pStyle w:val="a9"/>
        <w:numPr>
          <w:ilvl w:val="0"/>
          <w:numId w:val="152"/>
        </w:numPr>
        <w:ind w:start="0pt" w:firstLineChars="200" w:firstLine="24pt"/>
        <w:rPr>
          <w:rFonts w:hint="eastAsia"/>
          <w:lang w:val="zh-CN"/>
        </w:rPr>
      </w:pPr>
      <w:r>
        <w:rPr>
          <w:rFonts w:hint="eastAsia"/>
          <w:lang w:val="zh-CN"/>
        </w:rPr>
        <w:t>数据存储要求：</w:t>
      </w:r>
    </w:p>
    <w:p w14:paraId="68890083" w14:textId="77777777" w:rsidR="00000000" w:rsidRDefault="00000000">
      <w:pPr>
        <w:pStyle w:val="a9"/>
        <w:widowControl/>
        <w:numPr>
          <w:ilvl w:val="0"/>
          <w:numId w:val="153"/>
        </w:numPr>
        <w:ind w:firstLineChars="200" w:firstLine="24pt"/>
        <w:rPr>
          <w:rFonts w:hint="eastAsia"/>
          <w:szCs w:val="24"/>
          <w:lang w:val="zh-CN"/>
        </w:rPr>
      </w:pPr>
      <w:r>
        <w:rPr>
          <w:rFonts w:hint="eastAsia"/>
          <w:szCs w:val="24"/>
          <w:lang w:val="zh-CN"/>
        </w:rPr>
        <w:t>图片、音频、缺陷视频等文件存储时间应</w:t>
      </w:r>
      <w:r>
        <w:rPr>
          <w:rFonts w:hint="eastAsia"/>
          <w:szCs w:val="24"/>
        </w:rPr>
        <w:t>不低于</w:t>
      </w:r>
      <w:r>
        <w:rPr>
          <w:rFonts w:hint="eastAsia"/>
          <w:szCs w:val="24"/>
          <w:lang w:val="zh-CN"/>
        </w:rPr>
        <w:t>1</w:t>
      </w:r>
      <w:r>
        <w:rPr>
          <w:rFonts w:hint="eastAsia"/>
          <w:szCs w:val="24"/>
          <w:lang w:val="zh-CN"/>
        </w:rPr>
        <w:t>年。</w:t>
      </w:r>
    </w:p>
    <w:p w14:paraId="6AE583BE" w14:textId="77777777" w:rsidR="00000000" w:rsidRDefault="00000000">
      <w:pPr>
        <w:pStyle w:val="a9"/>
        <w:widowControl/>
        <w:numPr>
          <w:ilvl w:val="0"/>
          <w:numId w:val="153"/>
        </w:numPr>
        <w:ind w:firstLineChars="200" w:firstLine="24pt"/>
        <w:rPr>
          <w:rFonts w:hint="eastAsia"/>
          <w:szCs w:val="24"/>
          <w:lang w:val="zh-CN"/>
        </w:rPr>
      </w:pPr>
      <w:r>
        <w:rPr>
          <w:rFonts w:hint="eastAsia"/>
          <w:szCs w:val="24"/>
          <w:lang w:val="zh-CN"/>
        </w:rPr>
        <w:t>巡视结果、告警数据等结构化数据存储时间应</w:t>
      </w:r>
      <w:r>
        <w:rPr>
          <w:rFonts w:hint="eastAsia"/>
          <w:szCs w:val="24"/>
        </w:rPr>
        <w:t>不低于</w:t>
      </w:r>
      <w:r>
        <w:rPr>
          <w:rFonts w:hint="eastAsia"/>
          <w:szCs w:val="24"/>
          <w:lang w:val="zh-CN"/>
        </w:rPr>
        <w:t>3</w:t>
      </w:r>
      <w:r>
        <w:rPr>
          <w:rFonts w:hint="eastAsia"/>
          <w:szCs w:val="24"/>
          <w:lang w:val="zh-CN"/>
        </w:rPr>
        <w:t>年。</w:t>
      </w:r>
    </w:p>
    <w:p w14:paraId="01FC0E48" w14:textId="77777777" w:rsidR="00000000" w:rsidRDefault="00000000">
      <w:pPr>
        <w:pStyle w:val="a9"/>
        <w:numPr>
          <w:ilvl w:val="0"/>
          <w:numId w:val="152"/>
        </w:numPr>
        <w:ind w:start="0pt" w:firstLineChars="200" w:firstLine="24pt"/>
        <w:rPr>
          <w:rFonts w:hint="eastAsia"/>
          <w:lang w:val="zh-CN"/>
        </w:rPr>
      </w:pPr>
      <w:r>
        <w:rPr>
          <w:rFonts w:hint="eastAsia"/>
          <w:lang w:val="zh-CN"/>
        </w:rPr>
        <w:t>存储数据格式要求：</w:t>
      </w:r>
    </w:p>
    <w:p w14:paraId="3DBC962E" w14:textId="77777777" w:rsidR="00000000" w:rsidRDefault="00000000">
      <w:pPr>
        <w:pStyle w:val="a9"/>
        <w:widowControl/>
        <w:numPr>
          <w:ilvl w:val="0"/>
          <w:numId w:val="154"/>
        </w:numPr>
        <w:ind w:firstLineChars="200" w:firstLine="24pt"/>
        <w:rPr>
          <w:rFonts w:hint="eastAsia"/>
          <w:szCs w:val="24"/>
          <w:lang w:val="zh-CN"/>
        </w:rPr>
      </w:pPr>
      <w:r>
        <w:rPr>
          <w:rFonts w:hint="eastAsia"/>
          <w:szCs w:val="24"/>
          <w:lang w:val="zh-CN"/>
        </w:rPr>
        <w:t>可见光照片格式应为</w:t>
      </w:r>
      <w:r>
        <w:rPr>
          <w:rFonts w:hint="eastAsia"/>
          <w:szCs w:val="24"/>
          <w:lang w:val="zh-CN"/>
        </w:rPr>
        <w:t>jpg</w:t>
      </w:r>
      <w:r>
        <w:rPr>
          <w:rFonts w:hint="eastAsia"/>
          <w:szCs w:val="24"/>
          <w:lang w:val="zh-CN"/>
        </w:rPr>
        <w:t>格式，分辨率应不低于</w:t>
      </w:r>
      <w:r>
        <w:rPr>
          <w:rFonts w:hint="eastAsia"/>
          <w:szCs w:val="24"/>
          <w:lang w:val="zh-CN"/>
        </w:rPr>
        <w:t>1920</w:t>
      </w:r>
      <w:r>
        <w:rPr>
          <w:rFonts w:hint="eastAsia"/>
          <w:szCs w:val="24"/>
          <w:lang w:val="zh-CN"/>
        </w:rPr>
        <w:t>×</w:t>
      </w:r>
      <w:r>
        <w:rPr>
          <w:rFonts w:hint="eastAsia"/>
          <w:szCs w:val="24"/>
          <w:lang w:val="zh-CN"/>
        </w:rPr>
        <w:t>1080</w:t>
      </w:r>
      <w:r>
        <w:rPr>
          <w:rFonts w:hint="eastAsia"/>
          <w:szCs w:val="24"/>
          <w:lang w:val="zh-CN"/>
        </w:rPr>
        <w:t>。</w:t>
      </w:r>
    </w:p>
    <w:p w14:paraId="06DA3B22" w14:textId="77777777" w:rsidR="00000000" w:rsidRDefault="00000000">
      <w:pPr>
        <w:pStyle w:val="a9"/>
        <w:widowControl/>
        <w:numPr>
          <w:ilvl w:val="0"/>
          <w:numId w:val="154"/>
        </w:numPr>
        <w:ind w:firstLineChars="200" w:firstLine="24pt"/>
        <w:rPr>
          <w:rFonts w:hint="eastAsia"/>
          <w:szCs w:val="24"/>
          <w:lang w:val="zh-CN"/>
        </w:rPr>
      </w:pPr>
      <w:r>
        <w:rPr>
          <w:rFonts w:hint="eastAsia"/>
          <w:szCs w:val="24"/>
          <w:lang w:val="zh-CN"/>
        </w:rPr>
        <w:t>红外图片格式应为</w:t>
      </w:r>
      <w:r>
        <w:rPr>
          <w:rFonts w:hint="eastAsia"/>
          <w:szCs w:val="24"/>
          <w:lang w:val="zh-CN"/>
        </w:rPr>
        <w:t>jpg</w:t>
      </w:r>
      <w:r>
        <w:rPr>
          <w:rFonts w:hint="eastAsia"/>
          <w:szCs w:val="24"/>
          <w:lang w:val="zh-CN"/>
        </w:rPr>
        <w:t>格式，分辨率应不低于</w:t>
      </w:r>
      <w:r>
        <w:rPr>
          <w:rFonts w:hint="eastAsia"/>
          <w:szCs w:val="24"/>
          <w:lang w:val="zh-CN"/>
        </w:rPr>
        <w:t>640</w:t>
      </w:r>
      <w:r>
        <w:rPr>
          <w:rFonts w:hint="eastAsia"/>
          <w:szCs w:val="24"/>
          <w:lang w:val="zh-CN"/>
        </w:rPr>
        <w:t>×</w:t>
      </w:r>
      <w:r>
        <w:rPr>
          <w:rFonts w:hint="eastAsia"/>
          <w:szCs w:val="24"/>
          <w:lang w:val="zh-CN"/>
        </w:rPr>
        <w:t>480</w:t>
      </w:r>
      <w:r>
        <w:rPr>
          <w:rFonts w:hint="eastAsia"/>
          <w:szCs w:val="24"/>
          <w:lang w:val="zh-CN"/>
        </w:rPr>
        <w:t>。</w:t>
      </w:r>
    </w:p>
    <w:p w14:paraId="7D1B385A" w14:textId="77777777" w:rsidR="00000000" w:rsidRDefault="00000000">
      <w:pPr>
        <w:pStyle w:val="a9"/>
        <w:widowControl/>
        <w:numPr>
          <w:ilvl w:val="0"/>
          <w:numId w:val="154"/>
        </w:numPr>
        <w:ind w:firstLineChars="200" w:firstLine="24pt"/>
        <w:rPr>
          <w:rFonts w:hint="eastAsia"/>
          <w:szCs w:val="24"/>
          <w:lang w:val="zh-CN"/>
        </w:rPr>
      </w:pPr>
      <w:r>
        <w:rPr>
          <w:rFonts w:hint="eastAsia"/>
          <w:szCs w:val="24"/>
          <w:lang w:val="zh-CN"/>
        </w:rPr>
        <w:t>红外图谱格式应为</w:t>
      </w:r>
      <w:r>
        <w:rPr>
          <w:rFonts w:hint="eastAsia"/>
          <w:szCs w:val="24"/>
          <w:lang w:val="zh-CN"/>
        </w:rPr>
        <w:t>jpg</w:t>
      </w:r>
      <w:r>
        <w:rPr>
          <w:rFonts w:hint="eastAsia"/>
          <w:szCs w:val="24"/>
          <w:lang w:val="zh-CN"/>
        </w:rPr>
        <w:t>格式，分辨率应不低于</w:t>
      </w:r>
      <w:r>
        <w:rPr>
          <w:rFonts w:hint="eastAsia"/>
          <w:szCs w:val="24"/>
          <w:lang w:val="zh-CN"/>
        </w:rPr>
        <w:t xml:space="preserve"> 640</w:t>
      </w:r>
      <w:r>
        <w:rPr>
          <w:rFonts w:hint="eastAsia"/>
          <w:szCs w:val="24"/>
          <w:lang w:val="zh-CN"/>
        </w:rPr>
        <w:t>×</w:t>
      </w:r>
      <w:r>
        <w:rPr>
          <w:rFonts w:hint="eastAsia"/>
          <w:szCs w:val="24"/>
          <w:lang w:val="zh-CN"/>
        </w:rPr>
        <w:t>480</w:t>
      </w:r>
      <w:r>
        <w:rPr>
          <w:rFonts w:hint="eastAsia"/>
          <w:szCs w:val="24"/>
          <w:lang w:val="zh-CN"/>
        </w:rPr>
        <w:t>。</w:t>
      </w:r>
    </w:p>
    <w:p w14:paraId="184DCCF5" w14:textId="77777777" w:rsidR="00000000" w:rsidRDefault="00000000">
      <w:pPr>
        <w:pStyle w:val="a9"/>
        <w:widowControl/>
        <w:numPr>
          <w:ilvl w:val="0"/>
          <w:numId w:val="154"/>
        </w:numPr>
        <w:ind w:firstLineChars="200" w:firstLine="24pt"/>
        <w:rPr>
          <w:rFonts w:hint="eastAsia"/>
          <w:szCs w:val="24"/>
          <w:lang w:val="zh-CN"/>
        </w:rPr>
      </w:pPr>
      <w:r>
        <w:rPr>
          <w:rFonts w:hint="eastAsia"/>
          <w:szCs w:val="24"/>
          <w:lang w:val="zh-CN"/>
        </w:rPr>
        <w:t>音频文件的格式应为</w:t>
      </w:r>
      <w:r>
        <w:rPr>
          <w:rFonts w:hint="eastAsia"/>
          <w:szCs w:val="24"/>
          <w:lang w:val="zh-CN"/>
        </w:rPr>
        <w:t>wav</w:t>
      </w:r>
      <w:r>
        <w:rPr>
          <w:rFonts w:hint="eastAsia"/>
          <w:szCs w:val="24"/>
          <w:lang w:val="zh-CN"/>
        </w:rPr>
        <w:t>，编码格式应符合</w:t>
      </w:r>
      <w:r>
        <w:rPr>
          <w:rFonts w:hint="eastAsia"/>
          <w:szCs w:val="24"/>
          <w:lang w:val="zh-CN"/>
        </w:rPr>
        <w:t>G.711a</w:t>
      </w:r>
      <w:r>
        <w:rPr>
          <w:rFonts w:hint="eastAsia"/>
          <w:szCs w:val="24"/>
          <w:lang w:val="zh-CN"/>
        </w:rPr>
        <w:t>标准。</w:t>
      </w:r>
    </w:p>
    <w:p w14:paraId="7BBC9B02" w14:textId="77777777" w:rsidR="00000000" w:rsidRDefault="00000000">
      <w:pPr>
        <w:pStyle w:val="a9"/>
        <w:widowControl/>
        <w:numPr>
          <w:ilvl w:val="0"/>
          <w:numId w:val="154"/>
        </w:numPr>
        <w:ind w:firstLineChars="200" w:firstLine="24pt"/>
        <w:rPr>
          <w:rFonts w:hint="eastAsia"/>
          <w:szCs w:val="24"/>
          <w:lang w:val="zh-CN"/>
        </w:rPr>
      </w:pPr>
      <w:r>
        <w:rPr>
          <w:rFonts w:hint="eastAsia"/>
          <w:szCs w:val="24"/>
          <w:lang w:val="zh-CN"/>
        </w:rPr>
        <w:t>视频文件的格式应为</w:t>
      </w:r>
      <w:r>
        <w:rPr>
          <w:rFonts w:hint="eastAsia"/>
          <w:szCs w:val="24"/>
          <w:lang w:val="zh-CN"/>
        </w:rPr>
        <w:t>mp4</w:t>
      </w:r>
      <w:r>
        <w:rPr>
          <w:rFonts w:hint="eastAsia"/>
          <w:szCs w:val="24"/>
          <w:lang w:val="zh-CN"/>
        </w:rPr>
        <w:t>，编码格式应符合</w:t>
      </w:r>
      <w:r>
        <w:rPr>
          <w:rFonts w:hint="eastAsia"/>
          <w:szCs w:val="24"/>
          <w:lang w:val="zh-CN"/>
        </w:rPr>
        <w:t>H.264</w:t>
      </w:r>
      <w:r>
        <w:rPr>
          <w:rFonts w:hint="eastAsia"/>
          <w:szCs w:val="24"/>
          <w:lang w:val="zh-CN"/>
        </w:rPr>
        <w:t>或</w:t>
      </w:r>
      <w:r>
        <w:rPr>
          <w:rFonts w:hint="eastAsia"/>
          <w:szCs w:val="24"/>
          <w:lang w:val="zh-CN"/>
        </w:rPr>
        <w:t>H.265</w:t>
      </w:r>
      <w:r>
        <w:rPr>
          <w:rFonts w:hint="eastAsia"/>
          <w:szCs w:val="24"/>
          <w:lang w:val="zh-CN"/>
        </w:rPr>
        <w:t>标准。</w:t>
      </w:r>
    </w:p>
    <w:p w14:paraId="0D938AEC"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智能联动与数据交互应用</w:t>
      </w:r>
    </w:p>
    <w:p w14:paraId="7045487D" w14:textId="77777777" w:rsidR="00000000" w:rsidRDefault="00000000">
      <w:pPr>
        <w:pStyle w:val="a9"/>
        <w:numPr>
          <w:ilvl w:val="0"/>
          <w:numId w:val="155"/>
        </w:numPr>
        <w:ind w:firstLineChars="200" w:firstLine="24pt"/>
        <w:rPr>
          <w:rFonts w:hint="eastAsia"/>
        </w:rPr>
      </w:pPr>
      <w:r>
        <w:rPr>
          <w:rFonts w:hint="eastAsia"/>
        </w:rPr>
        <w:t>智能联动</w:t>
      </w:r>
    </w:p>
    <w:p w14:paraId="2CFACB90" w14:textId="77777777" w:rsidR="00000000" w:rsidRDefault="00000000">
      <w:pPr>
        <w:pStyle w:val="a9"/>
        <w:ind w:firstLineChars="200" w:firstLine="24pt"/>
        <w:rPr>
          <w:rFonts w:hint="eastAsia"/>
          <w:lang w:val="zh-CN"/>
        </w:rPr>
      </w:pPr>
      <w:r>
        <w:rPr>
          <w:rFonts w:hint="eastAsia"/>
          <w:lang w:val="zh-CN"/>
        </w:rPr>
        <w:t>智能巡视系统应支持通过与多种设备和系统的协同工作，实现高效、精准的巡视与监控。应至少具备以下功能：</w:t>
      </w:r>
    </w:p>
    <w:p w14:paraId="2C60195F" w14:textId="77777777" w:rsidR="00000000" w:rsidRDefault="00000000">
      <w:pPr>
        <w:pStyle w:val="a9"/>
        <w:numPr>
          <w:ilvl w:val="0"/>
          <w:numId w:val="156"/>
        </w:numPr>
        <w:ind w:start="0pt" w:firstLineChars="200" w:firstLine="24pt"/>
        <w:rPr>
          <w:rFonts w:hint="eastAsia"/>
          <w:lang w:val="zh-CN"/>
        </w:rPr>
      </w:pPr>
      <w:r>
        <w:rPr>
          <w:rFonts w:hint="eastAsia"/>
        </w:rPr>
        <w:lastRenderedPageBreak/>
        <w:t>应支持</w:t>
      </w:r>
      <w:r>
        <w:rPr>
          <w:rFonts w:hint="eastAsia"/>
          <w:lang w:val="zh-CN"/>
        </w:rPr>
        <w:t>主设备遥控预置信号、主设备变位信号、主辅设备监控越限信号和主辅设备监控告警信号的联动功能，</w:t>
      </w:r>
      <w:r>
        <w:rPr>
          <w:rFonts w:hint="eastAsia"/>
        </w:rPr>
        <w:t>应支持</w:t>
      </w:r>
      <w:r>
        <w:rPr>
          <w:rFonts w:hint="eastAsia"/>
          <w:lang w:val="zh-CN"/>
        </w:rPr>
        <w:t>主辅设备监控与</w:t>
      </w:r>
      <w:r>
        <w:rPr>
          <w:rFonts w:hint="eastAsia"/>
          <w:szCs w:val="24"/>
        </w:rPr>
        <w:t>站端超融合</w:t>
      </w:r>
      <w:r>
        <w:rPr>
          <w:rFonts w:hint="eastAsia"/>
          <w:szCs w:val="24"/>
          <w:lang w:val="zh-CN"/>
        </w:rPr>
        <w:t>服务器</w:t>
      </w:r>
      <w:r>
        <w:rPr>
          <w:rFonts w:hint="eastAsia"/>
          <w:lang w:val="zh-CN"/>
        </w:rPr>
        <w:t>之间互相发送联动信号功能。</w:t>
      </w:r>
    </w:p>
    <w:p w14:paraId="7DBA24FA" w14:textId="77777777" w:rsidR="00000000" w:rsidRDefault="00000000">
      <w:pPr>
        <w:pStyle w:val="a9"/>
        <w:numPr>
          <w:ilvl w:val="0"/>
          <w:numId w:val="156"/>
        </w:numPr>
        <w:ind w:start="0pt" w:firstLineChars="200" w:firstLine="24pt"/>
        <w:rPr>
          <w:rFonts w:hint="eastAsia"/>
          <w:lang w:val="zh-CN"/>
        </w:rPr>
      </w:pPr>
      <w:r>
        <w:rPr>
          <w:rFonts w:hint="eastAsia"/>
          <w:szCs w:val="24"/>
        </w:rPr>
        <w:t>站端超融合</w:t>
      </w:r>
      <w:r>
        <w:rPr>
          <w:rFonts w:hint="eastAsia"/>
          <w:szCs w:val="24"/>
          <w:lang w:val="zh-CN"/>
        </w:rPr>
        <w:t>服务器</w:t>
      </w:r>
      <w:r>
        <w:rPr>
          <w:rFonts w:hint="eastAsia"/>
          <w:lang w:val="zh-CN"/>
        </w:rPr>
        <w:t>接到联动信号后，应支持根据配置的联动信号和巡视点位的对应关系，生成巡视任务，由摄像机对需要复核的点位进行巡视。</w:t>
      </w:r>
    </w:p>
    <w:p w14:paraId="6929985C" w14:textId="77777777" w:rsidR="00000000" w:rsidRDefault="00000000">
      <w:pPr>
        <w:pStyle w:val="a9"/>
        <w:numPr>
          <w:ilvl w:val="0"/>
          <w:numId w:val="156"/>
        </w:numPr>
        <w:ind w:start="0pt" w:firstLineChars="200" w:firstLine="24pt"/>
        <w:rPr>
          <w:rFonts w:hint="eastAsia"/>
          <w:lang w:val="zh-CN"/>
        </w:rPr>
      </w:pPr>
      <w:r>
        <w:rPr>
          <w:rFonts w:hint="eastAsia"/>
          <w:lang w:val="zh-CN"/>
        </w:rPr>
        <w:t>应支持实时监控画面辅助人工开展核查工作，</w:t>
      </w:r>
      <w:r>
        <w:rPr>
          <w:rFonts w:hint="eastAsia"/>
        </w:rPr>
        <w:t>应支持</w:t>
      </w:r>
      <w:r>
        <w:rPr>
          <w:rFonts w:hint="eastAsia"/>
          <w:lang w:val="zh-CN"/>
        </w:rPr>
        <w:t>联动信号的实时监控画面跳转功能，联动过程中保持一组画面全景展示联动设备状况。</w:t>
      </w:r>
    </w:p>
    <w:p w14:paraId="7BC6DFE7" w14:textId="77777777" w:rsidR="00000000" w:rsidRDefault="00000000">
      <w:pPr>
        <w:pStyle w:val="a9"/>
        <w:numPr>
          <w:ilvl w:val="0"/>
          <w:numId w:val="156"/>
        </w:numPr>
        <w:ind w:start="0pt" w:firstLineChars="200" w:firstLine="24pt"/>
        <w:rPr>
          <w:rFonts w:hint="eastAsia"/>
          <w:lang w:val="zh-CN"/>
        </w:rPr>
      </w:pPr>
      <w:r>
        <w:rPr>
          <w:rFonts w:hint="eastAsia"/>
          <w:lang w:val="zh-CN"/>
        </w:rPr>
        <w:t>应支持机器人或视频完成复核点位巡视后，</w:t>
      </w:r>
      <w:r>
        <w:rPr>
          <w:rFonts w:hint="eastAsia"/>
        </w:rPr>
        <w:t>应支持</w:t>
      </w:r>
      <w:r>
        <w:rPr>
          <w:rFonts w:hint="eastAsia"/>
          <w:lang w:val="zh-CN"/>
        </w:rPr>
        <w:t>在</w:t>
      </w:r>
      <w:r>
        <w:rPr>
          <w:rFonts w:hint="eastAsia"/>
          <w:szCs w:val="24"/>
        </w:rPr>
        <w:t>站端超融合</w:t>
      </w:r>
      <w:r>
        <w:rPr>
          <w:rFonts w:hint="eastAsia"/>
          <w:szCs w:val="24"/>
          <w:lang w:val="zh-CN"/>
        </w:rPr>
        <w:t>服务器</w:t>
      </w:r>
      <w:r>
        <w:rPr>
          <w:rFonts w:hint="eastAsia"/>
          <w:lang w:val="zh-CN"/>
        </w:rPr>
        <w:t>查看复核结果。</w:t>
      </w:r>
    </w:p>
    <w:p w14:paraId="1788A2FF" w14:textId="77777777" w:rsidR="00000000" w:rsidRDefault="00000000">
      <w:pPr>
        <w:pStyle w:val="a9"/>
        <w:numPr>
          <w:ilvl w:val="0"/>
          <w:numId w:val="156"/>
        </w:numPr>
        <w:ind w:start="0pt" w:firstLineChars="200" w:firstLine="24pt"/>
        <w:rPr>
          <w:rFonts w:hint="eastAsia"/>
          <w:lang w:val="zh-CN"/>
        </w:rPr>
      </w:pPr>
      <w:r>
        <w:rPr>
          <w:rFonts w:hint="eastAsia"/>
          <w:lang w:val="zh-CN"/>
        </w:rPr>
        <w:t>主辅设备监控联动信号类型，可根据实际应用需求扩充，主辅设备监控联动信号类型</w:t>
      </w:r>
      <w:r>
        <w:rPr>
          <w:rFonts w:hint="eastAsia"/>
        </w:rPr>
        <w:t>应至少包括以下类型</w:t>
      </w:r>
      <w:r>
        <w:rPr>
          <w:rFonts w:hint="eastAsia"/>
          <w:lang w:val="zh-CN"/>
        </w:rPr>
        <w:t>：</w:t>
      </w:r>
    </w:p>
    <w:p w14:paraId="6FE1D0B3" w14:textId="77777777" w:rsidR="00000000" w:rsidRDefault="00000000">
      <w:pPr>
        <w:pStyle w:val="ab"/>
        <w:tabs>
          <w:tab w:val="start" w:pos="21pt"/>
        </w:tabs>
        <w:jc w:val="center"/>
        <w:rPr>
          <w:rFonts w:eastAsia="宋体"/>
        </w:rPr>
      </w:pPr>
      <w:r>
        <w:t>表</w:t>
      </w:r>
      <w:r>
        <w:rPr>
          <w:rFonts w:ascii="Times New Roman" w:hAnsi="Times New Roman" w:hint="eastAsia"/>
        </w:rPr>
        <w:t>4</w:t>
      </w:r>
      <w:r>
        <w:t>.</w:t>
      </w:r>
      <w:r>
        <w:rPr>
          <w:rFonts w:ascii="Times New Roman" w:hAnsi="Times New Roman"/>
        </w:rPr>
        <w:t>3</w:t>
      </w:r>
      <w:r>
        <w:t>-</w:t>
      </w:r>
      <w:r>
        <w:rPr>
          <w:rFonts w:ascii="Times New Roman" w:hAnsi="Times New Roman" w:hint="eastAsia"/>
        </w:rPr>
        <w:t>2</w:t>
      </w:r>
      <w:r>
        <w:rPr>
          <w:rFonts w:hint="eastAsia"/>
        </w:rPr>
        <w:t>主辅设备监控联动信号类型</w:t>
      </w:r>
    </w:p>
    <w:tbl>
      <w:tblPr>
        <w:tblW w:w="427.25pt" w:type="dxa"/>
        <w:jc w:val="center"/>
        <w:tblInd w:w="0pt" w:type="dxa"/>
        <w:tblLayout w:type="fixed"/>
        <w:tblCellMar>
          <w:start w:w="0pt" w:type="dxa"/>
          <w:end w:w="0pt" w:type="dxa"/>
        </w:tblCellMar>
        <w:tblLook w:firstRow="0" w:lastRow="0" w:firstColumn="0" w:lastColumn="0" w:noHBand="0" w:noVBand="0"/>
      </w:tblPr>
      <w:tblGrid>
        <w:gridCol w:w="552"/>
        <w:gridCol w:w="1499"/>
        <w:gridCol w:w="3196"/>
        <w:gridCol w:w="1599"/>
        <w:gridCol w:w="1699"/>
      </w:tblGrid>
      <w:tr w:rsidR="00000000" w14:paraId="5A2787C3" w14:textId="77777777">
        <w:trPr>
          <w:trHeight w:val="522"/>
          <w:tblHeader/>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510487B" w14:textId="77777777" w:rsidR="00000000" w:rsidRDefault="00000000">
            <w:pPr>
              <w:rPr>
                <w:b/>
                <w:bCs/>
              </w:rPr>
            </w:pPr>
            <w:r>
              <w:rPr>
                <w:rFonts w:hint="eastAsia"/>
                <w:b/>
                <w:bCs/>
              </w:rPr>
              <w:t>序号</w:t>
            </w: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CB96E6D" w14:textId="77777777" w:rsidR="00000000" w:rsidRDefault="00000000">
            <w:pPr>
              <w:rPr>
                <w:b/>
                <w:bCs/>
              </w:rPr>
            </w:pPr>
            <w:r>
              <w:rPr>
                <w:rFonts w:hint="eastAsia"/>
                <w:b/>
                <w:bCs/>
              </w:rPr>
              <w:t>联动对象</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0CE19FA" w14:textId="77777777" w:rsidR="00000000" w:rsidRDefault="00000000">
            <w:pPr>
              <w:rPr>
                <w:b/>
                <w:bCs/>
              </w:rPr>
            </w:pPr>
            <w:r>
              <w:rPr>
                <w:rFonts w:hint="eastAsia"/>
                <w:b/>
                <w:bCs/>
              </w:rPr>
              <w:t>设备点位</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DC73F25" w14:textId="77777777" w:rsidR="00000000" w:rsidRDefault="00000000">
            <w:pPr>
              <w:rPr>
                <w:b/>
                <w:bCs/>
              </w:rPr>
            </w:pPr>
            <w:r>
              <w:rPr>
                <w:rFonts w:hint="eastAsia"/>
                <w:b/>
                <w:bCs/>
              </w:rPr>
              <w:t>告警信息</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FCE588A" w14:textId="77777777" w:rsidR="00000000" w:rsidRDefault="00000000">
            <w:pPr>
              <w:rPr>
                <w:b/>
                <w:bCs/>
              </w:rPr>
            </w:pPr>
            <w:r>
              <w:rPr>
                <w:rFonts w:hint="eastAsia"/>
                <w:b/>
                <w:bCs/>
              </w:rPr>
              <w:t>联动设备</w:t>
            </w:r>
          </w:p>
        </w:tc>
      </w:tr>
      <w:tr w:rsidR="00000000" w14:paraId="3120946D"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99037C1"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CB7C0E0"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06F4271" w14:textId="77777777" w:rsidR="00000000" w:rsidRDefault="00000000">
            <w:r>
              <w:rPr>
                <w:rFonts w:hint="eastAsia"/>
              </w:rPr>
              <w:t>断路器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754C6A3" w14:textId="77777777" w:rsidR="00000000" w:rsidRDefault="00000000">
            <w:r>
              <w:rPr>
                <w:rFonts w:hint="eastAsia"/>
              </w:rPr>
              <w:t>预操作</w:t>
            </w:r>
            <w:r>
              <w:t>/</w:t>
            </w:r>
            <w:r>
              <w:rPr>
                <w:rFonts w:hint="eastAsia"/>
              </w:rPr>
              <w:t>变位</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A553008" w14:textId="77777777" w:rsidR="00000000" w:rsidRDefault="00000000">
            <w:r>
              <w:rPr>
                <w:rFonts w:hint="eastAsia"/>
              </w:rPr>
              <w:t>摄像机</w:t>
            </w:r>
          </w:p>
        </w:tc>
      </w:tr>
      <w:tr w:rsidR="00000000" w14:paraId="1698DA9E"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9EAD444"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0DE1728"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32B4D4B" w14:textId="77777777" w:rsidR="00000000" w:rsidRDefault="00000000">
            <w:r>
              <w:rPr>
                <w:rFonts w:hint="eastAsia"/>
              </w:rPr>
              <w:t>隔离开关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F41286F" w14:textId="77777777" w:rsidR="00000000" w:rsidRDefault="00000000">
            <w:r>
              <w:rPr>
                <w:rFonts w:hint="eastAsia"/>
              </w:rPr>
              <w:t>预操作</w:t>
            </w:r>
            <w:r>
              <w:t>/</w:t>
            </w:r>
            <w:r>
              <w:rPr>
                <w:rFonts w:hint="eastAsia"/>
              </w:rPr>
              <w:t>变位</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1B923A2" w14:textId="77777777" w:rsidR="00000000" w:rsidRDefault="00000000">
            <w:r>
              <w:rPr>
                <w:rFonts w:hint="eastAsia"/>
              </w:rPr>
              <w:t>摄像机</w:t>
            </w:r>
          </w:p>
        </w:tc>
      </w:tr>
      <w:tr w:rsidR="00000000" w14:paraId="0A553CD7"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1078DEF"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9DCB596"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32EF1F7" w14:textId="77777777" w:rsidR="00000000" w:rsidRDefault="00000000">
            <w:r>
              <w:rPr>
                <w:rFonts w:hint="eastAsia"/>
              </w:rPr>
              <w:t>接地刀闸</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B057817" w14:textId="77777777" w:rsidR="00000000" w:rsidRDefault="00000000">
            <w:r>
              <w:rPr>
                <w:rFonts w:hint="eastAsia"/>
              </w:rPr>
              <w:t>预操作</w:t>
            </w:r>
            <w:r>
              <w:t>/</w:t>
            </w:r>
            <w:r>
              <w:rPr>
                <w:rFonts w:hint="eastAsia"/>
              </w:rPr>
              <w:t>变位</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BDD0D55" w14:textId="77777777" w:rsidR="00000000" w:rsidRDefault="00000000">
            <w:r>
              <w:rPr>
                <w:rFonts w:hint="eastAsia"/>
              </w:rPr>
              <w:t>摄像机</w:t>
            </w:r>
          </w:p>
        </w:tc>
      </w:tr>
      <w:tr w:rsidR="00000000" w14:paraId="0DCF90C5"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30BB81C"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3A2BFE5"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5A89719" w14:textId="77777777" w:rsidR="00000000" w:rsidRDefault="00000000">
            <w:r>
              <w:rPr>
                <w:rFonts w:hint="eastAsia"/>
              </w:rPr>
              <w:t>变压器（高抗）气体继电器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FB98201" w14:textId="77777777" w:rsidR="00000000" w:rsidRDefault="00000000">
            <w:r>
              <w:rPr>
                <w:rFonts w:hint="eastAsia"/>
              </w:rPr>
              <w:t>动作</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ABD5E18" w14:textId="77777777" w:rsidR="00000000" w:rsidRDefault="00000000">
            <w:r>
              <w:rPr>
                <w:rFonts w:hint="eastAsia"/>
              </w:rPr>
              <w:t>摄像机</w:t>
            </w:r>
          </w:p>
        </w:tc>
      </w:tr>
      <w:tr w:rsidR="00000000" w14:paraId="6A365E6C"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EF18512"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28AE386"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5475961" w14:textId="77777777" w:rsidR="00000000" w:rsidRDefault="00000000">
            <w:r>
              <w:rPr>
                <w:rFonts w:hint="eastAsia"/>
              </w:rPr>
              <w:t>变压器（高抗）温度表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D3CC5F0"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F827104" w14:textId="77777777" w:rsidR="00000000" w:rsidRDefault="00000000">
            <w:r>
              <w:rPr>
                <w:rFonts w:hint="eastAsia"/>
              </w:rPr>
              <w:t>摄像机</w:t>
            </w:r>
          </w:p>
        </w:tc>
      </w:tr>
      <w:tr w:rsidR="00000000" w14:paraId="6DB919A0"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2D14960"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1F8B02E"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C8BB96A" w14:textId="77777777" w:rsidR="00000000" w:rsidRDefault="00000000">
            <w:r>
              <w:rPr>
                <w:rFonts w:hint="eastAsia"/>
              </w:rPr>
              <w:t>变压器（高抗）油位计</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754F624"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173ACCE" w14:textId="77777777" w:rsidR="00000000" w:rsidRDefault="00000000">
            <w:r>
              <w:rPr>
                <w:rFonts w:hint="eastAsia"/>
              </w:rPr>
              <w:t>摄像机</w:t>
            </w:r>
          </w:p>
        </w:tc>
      </w:tr>
      <w:tr w:rsidR="00000000" w14:paraId="1140ED08"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118F134"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4EA4F40"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BEF31BB" w14:textId="77777777" w:rsidR="00000000" w:rsidRDefault="00000000">
            <w:r>
              <w:rPr>
                <w:rFonts w:hint="eastAsia"/>
              </w:rPr>
              <w:t>变压器（高抗）压力释放阀</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253807D" w14:textId="77777777" w:rsidR="00000000" w:rsidRDefault="00000000">
            <w:r>
              <w:rPr>
                <w:rFonts w:hint="eastAsia"/>
              </w:rPr>
              <w:t>动作</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8752609" w14:textId="77777777" w:rsidR="00000000" w:rsidRDefault="00000000">
            <w:r>
              <w:rPr>
                <w:rFonts w:hint="eastAsia"/>
              </w:rPr>
              <w:t>摄像机</w:t>
            </w:r>
          </w:p>
        </w:tc>
      </w:tr>
      <w:tr w:rsidR="00000000" w14:paraId="7456B704"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2D20382"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DDD3D29"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B802ACF" w14:textId="77777777" w:rsidR="00000000" w:rsidRDefault="00000000">
            <w:r>
              <w:rPr>
                <w:rFonts w:hint="eastAsia"/>
              </w:rPr>
              <w:t>变压器（高抗）调压开关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EF71AAB" w14:textId="77777777" w:rsidR="00000000" w:rsidRDefault="00000000">
            <w:r>
              <w:rPr>
                <w:rFonts w:hint="eastAsia"/>
              </w:rPr>
              <w:t>动作</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8C6F94D" w14:textId="77777777" w:rsidR="00000000" w:rsidRDefault="00000000">
            <w:r>
              <w:rPr>
                <w:rFonts w:hint="eastAsia"/>
              </w:rPr>
              <w:t>摄像机</w:t>
            </w:r>
          </w:p>
        </w:tc>
      </w:tr>
      <w:tr w:rsidR="00000000" w14:paraId="2D998645"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DB80F90"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939CB92"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9438C17" w14:textId="77777777" w:rsidR="00000000" w:rsidRDefault="00000000">
            <w:r>
              <w:rPr>
                <w:rFonts w:hint="eastAsia"/>
              </w:rPr>
              <w:t>变压器（高抗）冷却器油流继电器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F61FEFC" w14:textId="77777777" w:rsidR="00000000" w:rsidRDefault="00000000">
            <w:r>
              <w:rPr>
                <w:rFonts w:hint="eastAsia"/>
              </w:rPr>
              <w:t>动作</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D7FDEF6" w14:textId="77777777" w:rsidR="00000000" w:rsidRDefault="00000000">
            <w:r>
              <w:rPr>
                <w:rFonts w:hint="eastAsia"/>
              </w:rPr>
              <w:t>摄像机</w:t>
            </w:r>
          </w:p>
        </w:tc>
      </w:tr>
      <w:tr w:rsidR="00000000" w14:paraId="19C1D46B"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5C0C521"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F576870"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74E8ECA" w14:textId="77777777" w:rsidR="00000000" w:rsidRDefault="00000000">
            <w:r>
              <w:rPr>
                <w:rFonts w:hint="eastAsia"/>
              </w:rPr>
              <w:t>避雷器泄漏电流表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BC8D031"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1E7EED2" w14:textId="77777777" w:rsidR="00000000" w:rsidRDefault="00000000">
            <w:r>
              <w:rPr>
                <w:rFonts w:hint="eastAsia"/>
              </w:rPr>
              <w:t>摄像机</w:t>
            </w:r>
          </w:p>
        </w:tc>
      </w:tr>
      <w:tr w:rsidR="00000000" w14:paraId="40CA7CCD"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BFED674"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A75E1DA"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7664D7F" w14:textId="77777777" w:rsidR="00000000" w:rsidRDefault="00000000">
            <w:r>
              <w:rPr>
                <w:rFonts w:hint="eastAsia"/>
              </w:rPr>
              <w:t>避雷器动作次数</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AB7F128" w14:textId="77777777" w:rsidR="00000000" w:rsidRDefault="00000000">
            <w:r>
              <w:rPr>
                <w:rFonts w:hint="eastAsia"/>
              </w:rPr>
              <w:t>计数变化</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DAB5436" w14:textId="77777777" w:rsidR="00000000" w:rsidRDefault="00000000">
            <w:r>
              <w:rPr>
                <w:rFonts w:hint="eastAsia"/>
              </w:rPr>
              <w:t>摄像机</w:t>
            </w:r>
          </w:p>
        </w:tc>
      </w:tr>
      <w:tr w:rsidR="00000000" w14:paraId="5EC21FCE"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3228E81"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FC1B005"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48AA2C1" w14:textId="77777777" w:rsidR="00000000" w:rsidRDefault="00000000">
            <w:r>
              <w:rPr>
                <w:rFonts w:hint="eastAsia"/>
              </w:rPr>
              <w:t>五防装置网门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592B861" w14:textId="77777777" w:rsidR="00000000" w:rsidRDefault="00000000">
            <w:r>
              <w:rPr>
                <w:rFonts w:hint="eastAsia"/>
              </w:rPr>
              <w:t>门开</w:t>
            </w:r>
            <w:r>
              <w:t>/</w:t>
            </w:r>
            <w:r>
              <w:rPr>
                <w:rFonts w:hint="eastAsia"/>
              </w:rPr>
              <w:t>门关</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8B83B27" w14:textId="77777777" w:rsidR="00000000" w:rsidRDefault="00000000">
            <w:r>
              <w:rPr>
                <w:rFonts w:hint="eastAsia"/>
              </w:rPr>
              <w:t>摄像机</w:t>
            </w:r>
          </w:p>
        </w:tc>
      </w:tr>
      <w:tr w:rsidR="00000000" w14:paraId="345ABEEB"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84B1D77"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4B65331" w14:textId="77777777" w:rsidR="00000000" w:rsidRDefault="00000000">
            <w:r>
              <w:rPr>
                <w:rFonts w:hint="eastAsia"/>
              </w:rPr>
              <w:t>主设备监控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1A26D64" w14:textId="77777777" w:rsidR="00000000" w:rsidRDefault="00000000">
            <w:r>
              <w:t>SF6</w:t>
            </w:r>
            <w:r>
              <w:rPr>
                <w:rFonts w:hint="eastAsia"/>
              </w:rPr>
              <w:t>表</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F4B996C"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249CD6E" w14:textId="77777777" w:rsidR="00000000" w:rsidRDefault="00000000">
            <w:r>
              <w:rPr>
                <w:rFonts w:hint="eastAsia"/>
              </w:rPr>
              <w:t>摄像机</w:t>
            </w:r>
          </w:p>
        </w:tc>
      </w:tr>
      <w:tr w:rsidR="00000000" w14:paraId="7009A985"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85AFB90"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5719402"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148029F" w14:textId="77777777" w:rsidR="00000000" w:rsidRDefault="00000000">
            <w:r>
              <w:rPr>
                <w:rFonts w:hint="eastAsia"/>
              </w:rPr>
              <w:t>消防报警</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29944D5" w14:textId="77777777" w:rsidR="00000000" w:rsidRDefault="00000000">
            <w:r>
              <w:rPr>
                <w:rFonts w:hint="eastAsia"/>
              </w:rPr>
              <w:t>火灾报警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CF28CA0" w14:textId="77777777" w:rsidR="00000000" w:rsidRDefault="00000000">
            <w:r>
              <w:rPr>
                <w:rFonts w:hint="eastAsia"/>
              </w:rPr>
              <w:t>摄像机</w:t>
            </w:r>
          </w:p>
        </w:tc>
      </w:tr>
      <w:tr w:rsidR="00000000" w14:paraId="62185A15"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DB93386"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4FA7E37"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8C8B1FD" w14:textId="77777777" w:rsidR="00000000" w:rsidRDefault="00000000">
            <w:r>
              <w:rPr>
                <w:rFonts w:hint="eastAsia"/>
              </w:rPr>
              <w:t>入侵报警装置</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660FE9D"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214C6B8" w14:textId="77777777" w:rsidR="00000000" w:rsidRDefault="00000000">
            <w:r>
              <w:rPr>
                <w:rFonts w:hint="eastAsia"/>
              </w:rPr>
              <w:t>摄像机</w:t>
            </w:r>
          </w:p>
        </w:tc>
      </w:tr>
      <w:tr w:rsidR="00000000" w14:paraId="4227121A"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B44BE48"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744A426"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F5A3766" w14:textId="77777777" w:rsidR="00000000" w:rsidRDefault="00000000">
            <w:r>
              <w:rPr>
                <w:rFonts w:hint="eastAsia"/>
              </w:rPr>
              <w:t>出入口控制装置</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30C059D"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F4055C3" w14:textId="77777777" w:rsidR="00000000" w:rsidRDefault="00000000">
            <w:r>
              <w:rPr>
                <w:rFonts w:hint="eastAsia"/>
              </w:rPr>
              <w:t>摄像机</w:t>
            </w:r>
          </w:p>
        </w:tc>
      </w:tr>
      <w:tr w:rsidR="00000000" w14:paraId="3F39433A"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FEE3760"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0CF461A"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AC12065" w14:textId="77777777" w:rsidR="00000000" w:rsidRDefault="00000000">
            <w:r>
              <w:rPr>
                <w:rFonts w:hint="eastAsia"/>
              </w:rPr>
              <w:t>微气象状态</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E04B16F"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517DAFF" w14:textId="77777777" w:rsidR="00000000" w:rsidRDefault="00000000">
            <w:r>
              <w:rPr>
                <w:rFonts w:hint="eastAsia"/>
              </w:rPr>
              <w:t>摄像机</w:t>
            </w:r>
          </w:p>
        </w:tc>
      </w:tr>
      <w:tr w:rsidR="00000000" w14:paraId="6EA20793"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2D4D2B4"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9A3F393"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1C3FA02" w14:textId="77777777" w:rsidR="00000000" w:rsidRDefault="00000000">
            <w:r>
              <w:rPr>
                <w:rFonts w:hint="eastAsia"/>
              </w:rPr>
              <w:t>温湿度状态</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65B13FE"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F1AB516" w14:textId="77777777" w:rsidR="00000000" w:rsidRDefault="00000000">
            <w:r>
              <w:rPr>
                <w:rFonts w:hint="eastAsia"/>
              </w:rPr>
              <w:t>摄像机</w:t>
            </w:r>
          </w:p>
        </w:tc>
      </w:tr>
      <w:tr w:rsidR="00000000" w14:paraId="4EE57DEA"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9097289"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A7BCD68"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A83EE3D" w14:textId="77777777" w:rsidR="00000000" w:rsidRDefault="00000000">
            <w:r>
              <w:rPr>
                <w:rFonts w:hint="eastAsia"/>
              </w:rPr>
              <w:t>水位状态</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25783BD"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2659A83" w14:textId="77777777" w:rsidR="00000000" w:rsidRDefault="00000000">
            <w:r>
              <w:rPr>
                <w:rFonts w:hint="eastAsia"/>
              </w:rPr>
              <w:t>摄像机，抽水装置启动</w:t>
            </w:r>
          </w:p>
        </w:tc>
      </w:tr>
      <w:tr w:rsidR="00000000" w14:paraId="111F39F9"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51C4A2E"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956AE30"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D653B5B" w14:textId="77777777" w:rsidR="00000000" w:rsidRDefault="00000000">
            <w:r>
              <w:t>SF6</w:t>
            </w:r>
            <w:r>
              <w:rPr>
                <w:rFonts w:hint="eastAsia"/>
              </w:rPr>
              <w:t>监测状态</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FA2FCAF" w14:textId="77777777" w:rsidR="00000000" w:rsidRDefault="00000000">
            <w:r>
              <w:rPr>
                <w:rFonts w:hint="eastAsia"/>
              </w:rPr>
              <w:t>越限</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AC48B41" w14:textId="77777777" w:rsidR="00000000" w:rsidRDefault="00000000">
            <w:r>
              <w:rPr>
                <w:rFonts w:hint="eastAsia"/>
              </w:rPr>
              <w:t>摄像机</w:t>
            </w:r>
          </w:p>
        </w:tc>
      </w:tr>
      <w:tr w:rsidR="00000000" w14:paraId="4F79CF74"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5FFB495"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DBFC1FF"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08235DD" w14:textId="77777777" w:rsidR="00000000" w:rsidRDefault="00000000">
            <w:r>
              <w:rPr>
                <w:rFonts w:hint="eastAsia"/>
              </w:rPr>
              <w:t>水浸监测报警</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E596495"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674875D" w14:textId="77777777" w:rsidR="00000000" w:rsidRDefault="00000000">
            <w:r>
              <w:rPr>
                <w:rFonts w:hint="eastAsia"/>
              </w:rPr>
              <w:t>摄像机，抽水装置启动</w:t>
            </w:r>
          </w:p>
        </w:tc>
      </w:tr>
      <w:tr w:rsidR="00000000" w14:paraId="3608C0F5"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F1878B9"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8DC140B"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DF9C4BB" w14:textId="77777777" w:rsidR="00000000" w:rsidRDefault="00000000">
            <w:r>
              <w:rPr>
                <w:rFonts w:hint="eastAsia"/>
              </w:rPr>
              <w:t>漏水监测报警</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1FD38DD"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A7B44BD" w14:textId="77777777" w:rsidR="00000000" w:rsidRDefault="00000000">
            <w:r>
              <w:rPr>
                <w:rFonts w:hint="eastAsia"/>
              </w:rPr>
              <w:t>摄像机</w:t>
            </w:r>
          </w:p>
        </w:tc>
      </w:tr>
      <w:tr w:rsidR="00000000" w14:paraId="50C23D7B"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8DF369F"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63F2D67"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0BDB8BC" w14:textId="77777777" w:rsidR="00000000" w:rsidRDefault="00000000">
            <w:r>
              <w:rPr>
                <w:rFonts w:hint="eastAsia"/>
              </w:rPr>
              <w:t>空调开关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964E8ED" w14:textId="77777777" w:rsidR="00000000" w:rsidRDefault="00000000">
            <w:r>
              <w:rPr>
                <w:rFonts w:hint="eastAsia"/>
              </w:rPr>
              <w:t>状态变化</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F48A3D6" w14:textId="77777777" w:rsidR="00000000" w:rsidRDefault="00000000">
            <w:r>
              <w:rPr>
                <w:rFonts w:hint="eastAsia"/>
              </w:rPr>
              <w:t>摄像机</w:t>
            </w:r>
          </w:p>
        </w:tc>
      </w:tr>
      <w:tr w:rsidR="00000000" w14:paraId="1776DFF4"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6BD7186"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CB8F359"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E5C9D17" w14:textId="77777777" w:rsidR="00000000" w:rsidRDefault="00000000">
            <w:r>
              <w:rPr>
                <w:rFonts w:hint="eastAsia"/>
              </w:rPr>
              <w:t>空调控制器故障</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203234C"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D6DC6F8" w14:textId="77777777" w:rsidR="00000000" w:rsidRDefault="00000000">
            <w:r>
              <w:rPr>
                <w:rFonts w:hint="eastAsia"/>
              </w:rPr>
              <w:t>摄像机</w:t>
            </w:r>
          </w:p>
        </w:tc>
      </w:tr>
      <w:tr w:rsidR="00000000" w14:paraId="5CB9B384"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67A4E89"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D23AEC4"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CF47C9B" w14:textId="77777777" w:rsidR="00000000" w:rsidRDefault="00000000">
            <w:r>
              <w:rPr>
                <w:rFonts w:hint="eastAsia"/>
              </w:rPr>
              <w:t>照明开关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A5D1343" w14:textId="77777777" w:rsidR="00000000" w:rsidRDefault="00000000">
            <w:r>
              <w:rPr>
                <w:rFonts w:hint="eastAsia"/>
              </w:rPr>
              <w:t>状态变化</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FB8B9B9" w14:textId="77777777" w:rsidR="00000000" w:rsidRDefault="00000000">
            <w:r>
              <w:rPr>
                <w:rFonts w:hint="eastAsia"/>
              </w:rPr>
              <w:t>摄像机</w:t>
            </w:r>
          </w:p>
        </w:tc>
      </w:tr>
      <w:tr w:rsidR="00000000" w14:paraId="6E87A718"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B28A977"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1FA2441"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44DAC47" w14:textId="77777777" w:rsidR="00000000" w:rsidRDefault="00000000">
            <w:r>
              <w:rPr>
                <w:rFonts w:hint="eastAsia"/>
              </w:rPr>
              <w:t>照明控制器故障</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2D6F164"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AF75BC0" w14:textId="77777777" w:rsidR="00000000" w:rsidRDefault="00000000">
            <w:r>
              <w:rPr>
                <w:rFonts w:hint="eastAsia"/>
              </w:rPr>
              <w:t>摄像机</w:t>
            </w:r>
          </w:p>
        </w:tc>
      </w:tr>
      <w:tr w:rsidR="00000000" w14:paraId="13143812"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5223575"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C69BF83"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FE50804" w14:textId="77777777" w:rsidR="00000000" w:rsidRDefault="00000000">
            <w:r>
              <w:rPr>
                <w:rFonts w:hint="eastAsia"/>
              </w:rPr>
              <w:t>风机开关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0714C03" w14:textId="77777777" w:rsidR="00000000" w:rsidRDefault="00000000">
            <w:r>
              <w:rPr>
                <w:rFonts w:hint="eastAsia"/>
              </w:rPr>
              <w:t>状态变化</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57DB84E" w14:textId="77777777" w:rsidR="00000000" w:rsidRDefault="00000000">
            <w:r>
              <w:rPr>
                <w:rFonts w:hint="eastAsia"/>
              </w:rPr>
              <w:t>摄像机</w:t>
            </w:r>
          </w:p>
        </w:tc>
      </w:tr>
      <w:tr w:rsidR="00000000" w14:paraId="74964107"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9B7BE35"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908A0CD"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B0DBABF" w14:textId="77777777" w:rsidR="00000000" w:rsidRDefault="00000000">
            <w:r>
              <w:rPr>
                <w:rFonts w:hint="eastAsia"/>
              </w:rPr>
              <w:t>风机控制器故障</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8C1DA26"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FDAB674" w14:textId="77777777" w:rsidR="00000000" w:rsidRDefault="00000000">
            <w:r>
              <w:rPr>
                <w:rFonts w:hint="eastAsia"/>
              </w:rPr>
              <w:t>摄像机</w:t>
            </w:r>
          </w:p>
        </w:tc>
      </w:tr>
      <w:tr w:rsidR="00000000" w14:paraId="67A7A5B1"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3498EEC"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7FCC46E"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708A1DA" w14:textId="77777777" w:rsidR="00000000" w:rsidRDefault="00000000">
            <w:r>
              <w:rPr>
                <w:rFonts w:hint="eastAsia"/>
              </w:rPr>
              <w:t>水泵开关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13605A1" w14:textId="77777777" w:rsidR="00000000" w:rsidRDefault="00000000">
            <w:r>
              <w:rPr>
                <w:rFonts w:hint="eastAsia"/>
              </w:rPr>
              <w:t>状态变化</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7082DEBB" w14:textId="77777777" w:rsidR="00000000" w:rsidRDefault="00000000">
            <w:r>
              <w:rPr>
                <w:rFonts w:hint="eastAsia"/>
              </w:rPr>
              <w:t>摄像机</w:t>
            </w:r>
          </w:p>
        </w:tc>
      </w:tr>
      <w:tr w:rsidR="00000000" w14:paraId="48ABFD49"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258C5796"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408D8A2"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26B68BD" w14:textId="77777777" w:rsidR="00000000" w:rsidRDefault="00000000">
            <w:r>
              <w:rPr>
                <w:rFonts w:hint="eastAsia"/>
              </w:rPr>
              <w:t>水泵控制器故障</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D9DE2BD"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D1062D3" w14:textId="77777777" w:rsidR="00000000" w:rsidRDefault="00000000">
            <w:r>
              <w:rPr>
                <w:rFonts w:hint="eastAsia"/>
              </w:rPr>
              <w:t>摄像机</w:t>
            </w:r>
          </w:p>
        </w:tc>
      </w:tr>
      <w:tr w:rsidR="00000000" w14:paraId="072CCAD8"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920C20C"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48C108BF"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0795EAE" w14:textId="77777777" w:rsidR="00000000" w:rsidRDefault="00000000">
            <w:r>
              <w:rPr>
                <w:rFonts w:hint="eastAsia"/>
              </w:rPr>
              <w:t>除湿机开关</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B320424" w14:textId="77777777" w:rsidR="00000000" w:rsidRDefault="00000000">
            <w:r>
              <w:rPr>
                <w:rFonts w:hint="eastAsia"/>
              </w:rPr>
              <w:t>状态变化</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08D5A522" w14:textId="77777777" w:rsidR="00000000" w:rsidRDefault="00000000">
            <w:r>
              <w:rPr>
                <w:rFonts w:hint="eastAsia"/>
              </w:rPr>
              <w:t>摄像机</w:t>
            </w:r>
          </w:p>
        </w:tc>
      </w:tr>
      <w:tr w:rsidR="00000000" w14:paraId="2AEA15D5" w14:textId="77777777">
        <w:trPr>
          <w:trHeight w:val="522"/>
          <w:jc w:val="center"/>
        </w:trPr>
        <w:tc>
          <w:tcPr>
            <w:tcW w:w="27.6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5C6E6A81" w14:textId="77777777" w:rsidR="00000000" w:rsidRDefault="00000000">
            <w:pPr>
              <w:numPr>
                <w:ilvl w:val="0"/>
                <w:numId w:val="157"/>
              </w:numPr>
              <w:jc w:val="center"/>
              <w:rPr>
                <w:rFonts w:hint="eastAsia"/>
              </w:rPr>
            </w:pPr>
          </w:p>
        </w:tc>
        <w:tc>
          <w:tcPr>
            <w:tcW w:w="7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12F8ACE2" w14:textId="77777777" w:rsidR="00000000" w:rsidRDefault="00000000">
            <w:r>
              <w:rPr>
                <w:rFonts w:hint="eastAsia"/>
              </w:rPr>
              <w:t>辅助设备监控</w:t>
            </w:r>
          </w:p>
        </w:tc>
        <w:tc>
          <w:tcPr>
            <w:tcW w:w="159.80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90D21A8" w14:textId="77777777" w:rsidR="00000000" w:rsidRDefault="00000000">
            <w:r>
              <w:rPr>
                <w:rFonts w:hint="eastAsia"/>
              </w:rPr>
              <w:t>除湿机控制器故障</w:t>
            </w:r>
          </w:p>
        </w:tc>
        <w:tc>
          <w:tcPr>
            <w:tcW w:w="79.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37D115C7" w14:textId="77777777" w:rsidR="00000000" w:rsidRDefault="00000000">
            <w:r>
              <w:rPr>
                <w:rFonts w:hint="eastAsia"/>
              </w:rPr>
              <w:t>报警</w:t>
            </w:r>
          </w:p>
        </w:tc>
        <w:tc>
          <w:tcPr>
            <w:tcW w:w="84.95pt" w:type="dxa"/>
            <w:tcBorders>
              <w:top w:val="single" w:sz="4" w:space="0" w:color="000000"/>
              <w:start w:val="single" w:sz="4" w:space="0" w:color="000000"/>
              <w:bottom w:val="single" w:sz="4" w:space="0" w:color="000000"/>
              <w:end w:val="single" w:sz="4" w:space="0" w:color="000000"/>
            </w:tcBorders>
            <w:tcMar>
              <w:top w:w="0.75pt" w:type="dxa"/>
              <w:start w:w="0.75pt" w:type="dxa"/>
              <w:end w:w="0.75pt" w:type="dxa"/>
            </w:tcMar>
            <w:vAlign w:val="center"/>
          </w:tcPr>
          <w:p w14:paraId="6B3D54C6" w14:textId="77777777" w:rsidR="00000000" w:rsidRDefault="00000000">
            <w:r>
              <w:rPr>
                <w:rFonts w:hint="eastAsia"/>
              </w:rPr>
              <w:t>摄像机</w:t>
            </w:r>
          </w:p>
        </w:tc>
      </w:tr>
    </w:tbl>
    <w:p w14:paraId="7154676A" w14:textId="77777777" w:rsidR="00000000" w:rsidRDefault="00000000">
      <w:pPr>
        <w:pStyle w:val="a9"/>
        <w:numPr>
          <w:ilvl w:val="0"/>
          <w:numId w:val="156"/>
        </w:numPr>
        <w:ind w:start="0pt" w:firstLineChars="200" w:firstLine="24pt"/>
        <w:rPr>
          <w:rFonts w:hint="eastAsia"/>
          <w:lang w:val="zh-CN"/>
        </w:rPr>
      </w:pPr>
      <w:r>
        <w:rPr>
          <w:rFonts w:hint="eastAsia"/>
          <w:lang w:val="zh-CN"/>
        </w:rPr>
        <w:t>主辅设备监控通过正向隔离装置，将联动信号发送至</w:t>
      </w:r>
      <w:r>
        <w:rPr>
          <w:rFonts w:hint="eastAsia"/>
          <w:szCs w:val="24"/>
        </w:rPr>
        <w:t>站端超融合</w:t>
      </w:r>
      <w:r>
        <w:rPr>
          <w:rFonts w:hint="eastAsia"/>
          <w:szCs w:val="24"/>
          <w:lang w:val="zh-CN"/>
        </w:rPr>
        <w:t>服务器</w:t>
      </w:r>
      <w:r>
        <w:rPr>
          <w:rFonts w:hint="eastAsia"/>
          <w:lang w:val="zh-CN"/>
        </w:rPr>
        <w:t>，应支持</w:t>
      </w:r>
      <w:r>
        <w:rPr>
          <w:rFonts w:hint="eastAsia"/>
          <w:lang w:val="zh-CN"/>
        </w:rPr>
        <w:t>UDP</w:t>
      </w:r>
      <w:r>
        <w:rPr>
          <w:rFonts w:hint="eastAsia"/>
          <w:lang w:val="zh-CN"/>
        </w:rPr>
        <w:t>协议。</w:t>
      </w:r>
    </w:p>
    <w:p w14:paraId="4E1041F2" w14:textId="77777777" w:rsidR="00000000" w:rsidRDefault="00000000">
      <w:pPr>
        <w:pStyle w:val="a9"/>
        <w:numPr>
          <w:ilvl w:val="0"/>
          <w:numId w:val="156"/>
        </w:numPr>
        <w:ind w:start="0pt" w:firstLineChars="200" w:firstLine="24pt"/>
        <w:rPr>
          <w:rFonts w:hint="eastAsia"/>
          <w:lang w:val="zh-CN"/>
        </w:rPr>
      </w:pPr>
      <w:r>
        <w:rPr>
          <w:rFonts w:hint="eastAsia"/>
          <w:lang w:val="zh-CN"/>
        </w:rPr>
        <w:t>在</w:t>
      </w:r>
      <w:r>
        <w:rPr>
          <w:rFonts w:hint="eastAsia"/>
          <w:szCs w:val="24"/>
        </w:rPr>
        <w:t>站端超融合</w:t>
      </w:r>
      <w:r>
        <w:rPr>
          <w:rFonts w:hint="eastAsia"/>
          <w:szCs w:val="24"/>
          <w:lang w:val="zh-CN"/>
        </w:rPr>
        <w:t>服务器</w:t>
      </w:r>
      <w:r>
        <w:rPr>
          <w:rFonts w:hint="eastAsia"/>
          <w:lang w:val="zh-CN"/>
        </w:rPr>
        <w:t>进行巡视期间，应支持向辅助设备监控发送联动任务。</w:t>
      </w:r>
    </w:p>
    <w:p w14:paraId="60BEC53E" w14:textId="77777777" w:rsidR="00000000" w:rsidRDefault="00000000">
      <w:pPr>
        <w:pStyle w:val="a9"/>
        <w:numPr>
          <w:ilvl w:val="0"/>
          <w:numId w:val="156"/>
        </w:numPr>
        <w:ind w:start="0pt" w:firstLineChars="200" w:firstLine="24pt"/>
        <w:rPr>
          <w:rFonts w:hint="eastAsia"/>
          <w:lang w:val="zh-CN"/>
        </w:rPr>
      </w:pPr>
      <w:r>
        <w:rPr>
          <w:rFonts w:hint="eastAsia"/>
          <w:szCs w:val="24"/>
        </w:rPr>
        <w:t>站端超融合</w:t>
      </w:r>
      <w:r>
        <w:rPr>
          <w:rFonts w:hint="eastAsia"/>
          <w:szCs w:val="24"/>
          <w:lang w:val="zh-CN"/>
        </w:rPr>
        <w:t>服务器</w:t>
      </w:r>
      <w:r>
        <w:rPr>
          <w:rFonts w:hint="eastAsia"/>
          <w:lang w:val="zh-CN"/>
        </w:rPr>
        <w:t>通过反向隔离装置，将联动任务发送辅助设备监控，报文格式应支持遵循</w:t>
      </w:r>
      <w:r>
        <w:rPr>
          <w:rFonts w:hint="eastAsia"/>
          <w:lang w:val="zh-CN"/>
        </w:rPr>
        <w:t>CIM/E</w:t>
      </w:r>
      <w:r>
        <w:rPr>
          <w:rFonts w:hint="eastAsia"/>
          <w:lang w:val="zh-CN"/>
        </w:rPr>
        <w:t>语言格式规范。</w:t>
      </w:r>
    </w:p>
    <w:p w14:paraId="11A1BDAF" w14:textId="77777777" w:rsidR="00000000" w:rsidRDefault="00000000">
      <w:pPr>
        <w:pStyle w:val="a9"/>
        <w:numPr>
          <w:ilvl w:val="0"/>
          <w:numId w:val="155"/>
        </w:numPr>
        <w:ind w:firstLineChars="200" w:firstLine="24pt"/>
        <w:rPr>
          <w:rFonts w:hint="eastAsia"/>
        </w:rPr>
      </w:pPr>
      <w:r>
        <w:rPr>
          <w:rFonts w:hint="eastAsia"/>
        </w:rPr>
        <w:t>一键顺控视频确认</w:t>
      </w:r>
    </w:p>
    <w:p w14:paraId="04F6941B" w14:textId="77777777" w:rsidR="00000000" w:rsidRDefault="00000000">
      <w:pPr>
        <w:pStyle w:val="a9"/>
        <w:ind w:firstLineChars="200" w:firstLine="24pt"/>
        <w:rPr>
          <w:rFonts w:hint="eastAsia"/>
          <w:lang w:val="zh-CN"/>
        </w:rPr>
      </w:pPr>
      <w:r>
        <w:rPr>
          <w:rFonts w:hint="eastAsia"/>
          <w:lang w:val="zh-CN"/>
        </w:rPr>
        <w:lastRenderedPageBreak/>
        <w:t>智能巡视系统应具备在主辅设备远程操作（如开关操作、设备启动等）时，可通过摄像头实时提供操作现场的视频画面，并对电气操作进行智能分析与视频确认，确保操作的准确性和安全性，避免误操作：</w:t>
      </w:r>
    </w:p>
    <w:p w14:paraId="029C85C3" w14:textId="77777777" w:rsidR="00000000" w:rsidRDefault="00000000">
      <w:pPr>
        <w:pStyle w:val="a9"/>
        <w:numPr>
          <w:ilvl w:val="0"/>
          <w:numId w:val="158"/>
        </w:numPr>
        <w:ind w:start="0pt" w:firstLineChars="200" w:firstLine="24pt"/>
        <w:rPr>
          <w:rFonts w:hint="eastAsia"/>
          <w:lang w:val="zh-CN"/>
        </w:rPr>
      </w:pPr>
      <w:r>
        <w:rPr>
          <w:rFonts w:hint="eastAsia"/>
          <w:lang w:val="zh-CN"/>
        </w:rPr>
        <w:t>视频确认：智能巡视系统收到相关信号后触发联动，</w:t>
      </w:r>
      <w:r>
        <w:rPr>
          <w:rFonts w:hint="eastAsia"/>
        </w:rPr>
        <w:t>应支持</w:t>
      </w:r>
      <w:r>
        <w:rPr>
          <w:rFonts w:hint="eastAsia"/>
          <w:lang w:val="zh-CN"/>
        </w:rPr>
        <w:t>对相应设备（隔离开关、断路器、主变等）的监控场景在同一页面上进行关联性显示，并显示对该设备的智能分析结果。</w:t>
      </w:r>
      <w:r>
        <w:rPr>
          <w:rFonts w:hint="eastAsia"/>
          <w:lang w:val="zh-CN"/>
        </w:rPr>
        <w:t xml:space="preserve"> </w:t>
      </w:r>
    </w:p>
    <w:p w14:paraId="49C434EC" w14:textId="77777777" w:rsidR="00000000" w:rsidRDefault="00000000">
      <w:pPr>
        <w:pStyle w:val="a9"/>
        <w:numPr>
          <w:ilvl w:val="0"/>
          <w:numId w:val="158"/>
        </w:numPr>
        <w:ind w:start="0pt" w:firstLineChars="200" w:firstLine="24pt"/>
        <w:rPr>
          <w:rFonts w:hint="eastAsia"/>
          <w:lang w:val="zh-CN"/>
        </w:rPr>
      </w:pPr>
      <w:r>
        <w:rPr>
          <w:rFonts w:hint="eastAsia"/>
          <w:lang w:val="zh-CN"/>
        </w:rPr>
        <w:t>主辅设备监控系统通信：主辅设备监控系统</w:t>
      </w:r>
      <w:r>
        <w:rPr>
          <w:rFonts w:hint="eastAsia"/>
        </w:rPr>
        <w:t>应支持</w:t>
      </w:r>
      <w:r>
        <w:rPr>
          <w:rFonts w:hint="eastAsia"/>
          <w:lang w:val="zh-CN"/>
        </w:rPr>
        <w:t>采用</w:t>
      </w:r>
      <w:r>
        <w:rPr>
          <w:rFonts w:hint="eastAsia"/>
          <w:lang w:val="zh-CN"/>
        </w:rPr>
        <w:t>UDP</w:t>
      </w:r>
      <w:r>
        <w:rPr>
          <w:rFonts w:hint="eastAsia"/>
          <w:lang w:val="zh-CN"/>
        </w:rPr>
        <w:t>协议通过正向隔离装置，将一键顺控操作信息发送给</w:t>
      </w:r>
      <w:r>
        <w:rPr>
          <w:rFonts w:hint="eastAsia"/>
          <w:szCs w:val="24"/>
        </w:rPr>
        <w:t>站端超融合</w:t>
      </w:r>
      <w:r>
        <w:rPr>
          <w:rFonts w:hint="eastAsia"/>
          <w:szCs w:val="24"/>
          <w:lang w:val="zh-CN"/>
        </w:rPr>
        <w:t>服务器</w:t>
      </w:r>
      <w:r>
        <w:rPr>
          <w:rFonts w:hint="eastAsia"/>
          <w:lang w:val="zh-CN"/>
        </w:rPr>
        <w:t>，</w:t>
      </w:r>
      <w:r>
        <w:rPr>
          <w:rFonts w:hint="eastAsia"/>
          <w:szCs w:val="24"/>
        </w:rPr>
        <w:t>站端超融合</w:t>
      </w:r>
      <w:r>
        <w:rPr>
          <w:rFonts w:hint="eastAsia"/>
          <w:szCs w:val="24"/>
          <w:lang w:val="zh-CN"/>
        </w:rPr>
        <w:t>服务器</w:t>
      </w:r>
      <w:r>
        <w:rPr>
          <w:rFonts w:hint="eastAsia"/>
        </w:rPr>
        <w:t>应支持</w:t>
      </w:r>
      <w:r>
        <w:rPr>
          <w:rFonts w:hint="eastAsia"/>
          <w:lang w:val="zh-CN"/>
        </w:rPr>
        <w:t>采用</w:t>
      </w:r>
      <w:r>
        <w:rPr>
          <w:rFonts w:hint="eastAsia"/>
          <w:lang w:val="zh-CN"/>
        </w:rPr>
        <w:t>CIM/E</w:t>
      </w:r>
      <w:r>
        <w:rPr>
          <w:rFonts w:hint="eastAsia"/>
          <w:lang w:val="zh-CN"/>
        </w:rPr>
        <w:t>语言格式通过反向隔离装置将视频确认判别结果发送给主辅设备监控。</w:t>
      </w:r>
    </w:p>
    <w:p w14:paraId="072F2C97" w14:textId="77777777" w:rsidR="00000000" w:rsidRDefault="00000000">
      <w:pPr>
        <w:pStyle w:val="a9"/>
        <w:numPr>
          <w:ilvl w:val="0"/>
          <w:numId w:val="158"/>
        </w:numPr>
        <w:ind w:start="0pt" w:firstLineChars="200" w:firstLine="24pt"/>
        <w:rPr>
          <w:rFonts w:hint="eastAsia"/>
          <w:lang w:val="zh-CN"/>
        </w:rPr>
      </w:pPr>
      <w:r>
        <w:rPr>
          <w:rFonts w:hint="eastAsia"/>
          <w:lang w:val="zh-CN"/>
        </w:rPr>
        <w:t>智能分析：智能巡视系统应具备对隔离开关分合闸状态自动判别能力，判别分闸正常、合闸正常、分合闸异常及分析失败等状态信号，</w:t>
      </w:r>
      <w:r>
        <w:rPr>
          <w:rFonts w:hint="eastAsia"/>
          <w:szCs w:val="24"/>
        </w:rPr>
        <w:t>站端超融合</w:t>
      </w:r>
      <w:r>
        <w:rPr>
          <w:rFonts w:hint="eastAsia"/>
          <w:szCs w:val="24"/>
          <w:lang w:val="zh-CN"/>
        </w:rPr>
        <w:t>服务器</w:t>
      </w:r>
      <w:r>
        <w:rPr>
          <w:rFonts w:hint="eastAsia"/>
          <w:lang w:val="zh-CN"/>
        </w:rPr>
        <w:t>将判别结果传输给主辅设备监控系统。</w:t>
      </w:r>
    </w:p>
    <w:p w14:paraId="37CE41B9" w14:textId="77777777" w:rsidR="00000000" w:rsidRDefault="00000000">
      <w:pPr>
        <w:pStyle w:val="a9"/>
        <w:numPr>
          <w:ilvl w:val="0"/>
          <w:numId w:val="158"/>
        </w:numPr>
        <w:ind w:start="0pt" w:firstLineChars="200" w:firstLine="24pt"/>
        <w:rPr>
          <w:rFonts w:hint="eastAsia"/>
          <w:lang w:val="zh-CN"/>
        </w:rPr>
      </w:pPr>
      <w:r>
        <w:rPr>
          <w:rFonts w:hint="eastAsia"/>
          <w:lang w:val="zh-CN"/>
        </w:rPr>
        <w:t>远程控制：运维人员</w:t>
      </w:r>
      <w:r>
        <w:rPr>
          <w:rFonts w:hint="eastAsia"/>
        </w:rPr>
        <w:t>应支持</w:t>
      </w:r>
      <w:r>
        <w:rPr>
          <w:rFonts w:hint="eastAsia"/>
          <w:lang w:val="zh-CN"/>
        </w:rPr>
        <w:t>通过监控系统远程启动一键顺控操作，并实时监控操作的执行情况。在操作过程中，运维人员还可以随时暂停或停止操作，确保操作的安全性和可靠性。</w:t>
      </w:r>
    </w:p>
    <w:p w14:paraId="7EBC17C4"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无人机管理与控制应用</w:t>
      </w:r>
    </w:p>
    <w:p w14:paraId="10E8B7F0" w14:textId="77777777" w:rsidR="00000000" w:rsidRDefault="00000000">
      <w:pPr>
        <w:pStyle w:val="a9"/>
        <w:numPr>
          <w:ilvl w:val="0"/>
          <w:numId w:val="159"/>
        </w:numPr>
        <w:ind w:start="0pt" w:firstLineChars="200" w:firstLine="24pt"/>
        <w:rPr>
          <w:rFonts w:hint="eastAsia"/>
        </w:rPr>
      </w:pPr>
      <w:r>
        <w:rPr>
          <w:rFonts w:hint="eastAsia"/>
        </w:rPr>
        <w:t>系统架构</w:t>
      </w:r>
    </w:p>
    <w:p w14:paraId="4AE51DDF" w14:textId="77777777" w:rsidR="00000000" w:rsidRDefault="00000000">
      <w:pPr>
        <w:pStyle w:val="a9"/>
        <w:ind w:firstLineChars="200" w:firstLine="24pt"/>
        <w:rPr>
          <w:rFonts w:hint="eastAsia"/>
          <w:lang w:val="zh-CN"/>
        </w:rPr>
      </w:pPr>
      <w:bookmarkStart w:id="420" w:name="OLE_LINK7"/>
      <w:r>
        <w:rPr>
          <w:rFonts w:hint="eastAsia"/>
          <w:lang w:val="zh-CN"/>
        </w:rPr>
        <w:t>智能巡视系统的无人机系统</w:t>
      </w:r>
      <w:bookmarkEnd w:id="420"/>
      <w:r>
        <w:rPr>
          <w:rFonts w:hint="eastAsia"/>
          <w:lang w:val="zh-CN"/>
        </w:rPr>
        <w:t>应</w:t>
      </w:r>
      <w:r>
        <w:rPr>
          <w:rFonts w:hint="eastAsia"/>
        </w:rPr>
        <w:t>至少</w:t>
      </w:r>
      <w:r>
        <w:rPr>
          <w:rFonts w:hint="eastAsia"/>
          <w:lang w:val="zh-CN"/>
        </w:rPr>
        <w:t>包括海上升压站</w:t>
      </w:r>
      <w:r>
        <w:rPr>
          <w:rFonts w:hint="eastAsia"/>
        </w:rPr>
        <w:t>长航时</w:t>
      </w:r>
      <w:r>
        <w:rPr>
          <w:rFonts w:hint="eastAsia"/>
          <w:lang w:val="zh-CN"/>
        </w:rPr>
        <w:t>无人机，以及多旋翼无人机，应支持无人机系统相关数据以</w:t>
      </w:r>
      <w:r>
        <w:rPr>
          <w:rFonts w:hint="eastAsia"/>
          <w:lang w:val="zh-CN"/>
        </w:rPr>
        <w:t>API</w:t>
      </w:r>
      <w:r>
        <w:rPr>
          <w:rFonts w:hint="eastAsia"/>
          <w:lang w:val="zh-CN"/>
        </w:rPr>
        <w:t>接口方式与其他系统对接。</w:t>
      </w:r>
    </w:p>
    <w:p w14:paraId="52B7C9E1" w14:textId="77777777" w:rsidR="00000000" w:rsidRDefault="00000000">
      <w:pPr>
        <w:pStyle w:val="a9"/>
        <w:numPr>
          <w:ilvl w:val="0"/>
          <w:numId w:val="160"/>
        </w:numPr>
        <w:ind w:start="0pt" w:firstLineChars="200" w:firstLine="24pt"/>
        <w:rPr>
          <w:rFonts w:hint="eastAsia"/>
          <w:lang w:val="zh-CN"/>
        </w:rPr>
      </w:pPr>
      <w:r>
        <w:rPr>
          <w:rFonts w:hint="eastAsia"/>
          <w:lang w:val="zh-CN"/>
        </w:rPr>
        <w:t>智能巡视系统应在海上升压站部署一套</w:t>
      </w:r>
      <w:r>
        <w:rPr>
          <w:rFonts w:hint="eastAsia"/>
        </w:rPr>
        <w:t>长航时</w:t>
      </w:r>
      <w:r>
        <w:rPr>
          <w:rFonts w:hint="eastAsia"/>
          <w:lang w:val="zh-CN"/>
        </w:rPr>
        <w:t>无人机、无人机巢，应支持通过北斗</w:t>
      </w:r>
      <w:r>
        <w:rPr>
          <w:rFonts w:hint="eastAsia"/>
        </w:rPr>
        <w:t>卫星</w:t>
      </w:r>
      <w:r>
        <w:rPr>
          <w:rFonts w:hint="eastAsia"/>
          <w:lang w:val="zh-CN"/>
        </w:rPr>
        <w:t>实现无人机的精准定位，</w:t>
      </w:r>
      <w:r>
        <w:rPr>
          <w:rFonts w:hint="eastAsia"/>
        </w:rPr>
        <w:t>应支持</w:t>
      </w:r>
      <w:r>
        <w:rPr>
          <w:rFonts w:hint="eastAsia"/>
          <w:lang w:val="zh-CN"/>
        </w:rPr>
        <w:t>通过无人机自带图传链路实时传输无人机巡检数据（包含图片、视频）至智能巡视系统，无人机巢应支持与升压站汇聚交换机连通，通过海底光缆将无人机数据传输至陆上监控中心。</w:t>
      </w:r>
    </w:p>
    <w:p w14:paraId="6FC89CB8" w14:textId="77777777" w:rsidR="00000000" w:rsidRDefault="00000000">
      <w:pPr>
        <w:pStyle w:val="a9"/>
        <w:numPr>
          <w:ilvl w:val="0"/>
          <w:numId w:val="160"/>
        </w:numPr>
        <w:ind w:start="0pt" w:firstLineChars="200" w:firstLine="24pt"/>
        <w:rPr>
          <w:rFonts w:hint="eastAsia"/>
          <w:lang w:val="zh-CN"/>
        </w:rPr>
      </w:pPr>
      <w:r>
        <w:rPr>
          <w:rFonts w:hint="eastAsia"/>
          <w:lang w:val="zh-CN"/>
        </w:rPr>
        <w:t>智能巡视系统应接入多旋翼无人机，</w:t>
      </w:r>
      <w:r>
        <w:rPr>
          <w:rFonts w:hint="eastAsia"/>
        </w:rPr>
        <w:t>应支持</w:t>
      </w:r>
      <w:r>
        <w:rPr>
          <w:rFonts w:hint="eastAsia"/>
          <w:lang w:val="zh-CN"/>
        </w:rPr>
        <w:t>通过遥控器接收无人机实时数据，将无人机巡检数据保存至本地存储卡；</w:t>
      </w:r>
      <w:r>
        <w:rPr>
          <w:rFonts w:hint="eastAsia"/>
        </w:rPr>
        <w:t>应支持</w:t>
      </w:r>
      <w:r>
        <w:rPr>
          <w:rFonts w:hint="eastAsia"/>
          <w:lang w:val="zh-CN"/>
        </w:rPr>
        <w:t>通过存储卡或自带图传链路将无人机巡检数据（包含图片、视频）录入智能巡视系统。无人机定位数据</w:t>
      </w:r>
      <w:r>
        <w:rPr>
          <w:rFonts w:hint="eastAsia"/>
        </w:rPr>
        <w:t>应支持</w:t>
      </w:r>
      <w:r>
        <w:rPr>
          <w:rFonts w:hint="eastAsia"/>
          <w:lang w:val="zh-CN"/>
        </w:rPr>
        <w:t>通过信号传输基站经数据传输天线接入升压站无人机巢，实现</w:t>
      </w:r>
      <w:bookmarkStart w:id="421" w:name="OLE_LINK18"/>
      <w:r>
        <w:rPr>
          <w:rFonts w:hint="eastAsia"/>
          <w:lang w:val="zh-CN"/>
        </w:rPr>
        <w:t>无人</w:t>
      </w:r>
      <w:bookmarkEnd w:id="421"/>
      <w:r>
        <w:rPr>
          <w:rFonts w:hint="eastAsia"/>
          <w:lang w:val="zh-CN"/>
        </w:rPr>
        <w:t>机精准定位，保障无人机定点降落。</w:t>
      </w:r>
    </w:p>
    <w:p w14:paraId="7E3132D4" w14:textId="77777777" w:rsidR="00000000" w:rsidRDefault="00000000">
      <w:pPr>
        <w:pStyle w:val="a9"/>
        <w:numPr>
          <w:ilvl w:val="0"/>
          <w:numId w:val="160"/>
        </w:numPr>
        <w:ind w:start="0pt" w:firstLineChars="200" w:firstLine="24pt"/>
        <w:rPr>
          <w:rFonts w:hint="eastAsia"/>
          <w:lang w:val="zh-CN"/>
        </w:rPr>
      </w:pPr>
      <w:r>
        <w:rPr>
          <w:rFonts w:hint="eastAsia"/>
          <w:lang w:val="zh-CN"/>
        </w:rPr>
        <w:lastRenderedPageBreak/>
        <w:t>无人机应具备较强抗风能力，具备雨中起降能力；</w:t>
      </w:r>
      <w:r>
        <w:rPr>
          <w:rFonts w:hint="eastAsia"/>
        </w:rPr>
        <w:t>应支持</w:t>
      </w:r>
      <w:r>
        <w:rPr>
          <w:rFonts w:hint="eastAsia"/>
          <w:lang w:val="zh-CN"/>
        </w:rPr>
        <w:t>搭载高分辨率可见光相机、红外热像仪等传感设备，对风机基础、塔筒及叶片部分结构污损、裂缝、胶衣脱落、腐蚀等多种结构缺陷类型进行不停机巡检。</w:t>
      </w:r>
    </w:p>
    <w:p w14:paraId="4077F61D" w14:textId="77777777" w:rsidR="00000000" w:rsidRDefault="00000000">
      <w:pPr>
        <w:pStyle w:val="a9"/>
        <w:numPr>
          <w:ilvl w:val="0"/>
          <w:numId w:val="160"/>
        </w:numPr>
        <w:ind w:start="0pt" w:firstLineChars="200" w:firstLine="24pt"/>
        <w:rPr>
          <w:rFonts w:hint="eastAsia"/>
          <w:lang w:val="zh-CN"/>
        </w:rPr>
      </w:pPr>
      <w:r>
        <w:rPr>
          <w:rFonts w:hint="eastAsia"/>
          <w:lang w:val="zh-CN"/>
        </w:rPr>
        <w:t>飞行实时控制：</w:t>
      </w:r>
      <w:r>
        <w:rPr>
          <w:rFonts w:hint="eastAsia"/>
        </w:rPr>
        <w:t>应支持</w:t>
      </w:r>
      <w:r>
        <w:rPr>
          <w:rFonts w:hint="eastAsia"/>
          <w:lang w:val="zh-CN"/>
        </w:rPr>
        <w:t>无人机远程操控、云台控制、多视角呈现、目标识别与追踪、指点飞行、一键降落、复降、备降返航、紧急接管、任务终止和机库操作等功能。</w:t>
      </w:r>
    </w:p>
    <w:p w14:paraId="55297D31" w14:textId="77777777" w:rsidR="00000000" w:rsidRDefault="00000000">
      <w:pPr>
        <w:pStyle w:val="a9"/>
        <w:numPr>
          <w:ilvl w:val="0"/>
          <w:numId w:val="160"/>
        </w:numPr>
        <w:ind w:start="0pt" w:firstLineChars="200" w:firstLine="24pt"/>
        <w:rPr>
          <w:rFonts w:hint="eastAsia"/>
          <w:lang w:val="zh-CN"/>
        </w:rPr>
      </w:pPr>
      <w:r>
        <w:rPr>
          <w:rFonts w:hint="eastAsia"/>
          <w:lang w:val="zh-CN"/>
        </w:rPr>
        <w:t>全自主无人系统：应配备远程飞控与数据管理软件平台，平台应支持无人机资源管理、机库管理、飞行策略设置和管理、飞行历史记录、飞行实时控制等基本功能。</w:t>
      </w:r>
    </w:p>
    <w:p w14:paraId="33B4A5A8" w14:textId="77777777" w:rsidR="00000000" w:rsidRDefault="00000000">
      <w:pPr>
        <w:pStyle w:val="a9"/>
        <w:numPr>
          <w:ilvl w:val="0"/>
          <w:numId w:val="160"/>
        </w:numPr>
        <w:ind w:start="0pt" w:firstLineChars="200" w:firstLine="24pt"/>
        <w:rPr>
          <w:rFonts w:hint="eastAsia"/>
          <w:lang w:val="zh-CN"/>
        </w:rPr>
      </w:pPr>
      <w:r>
        <w:rPr>
          <w:rFonts w:hint="eastAsia"/>
          <w:lang w:val="zh-CN"/>
        </w:rPr>
        <w:t>飞行策略管理模块：应支持基于地图选定飞行航线设置、包括飞行速度、高度、偏航角、云台控制、完成动作等设定。</w:t>
      </w:r>
      <w:r>
        <w:rPr>
          <w:rFonts w:hint="eastAsia"/>
        </w:rPr>
        <w:t>应支持海拔</w:t>
      </w:r>
      <w:r>
        <w:rPr>
          <w:rFonts w:hint="eastAsia"/>
          <w:lang w:val="zh-CN"/>
        </w:rPr>
        <w:t>、相对高度两种高度设置方式；</w:t>
      </w:r>
      <w:r>
        <w:rPr>
          <w:rFonts w:hint="eastAsia"/>
        </w:rPr>
        <w:t>应支持</w:t>
      </w:r>
      <w:r>
        <w:rPr>
          <w:rFonts w:hint="eastAsia"/>
          <w:lang w:val="zh-CN"/>
        </w:rPr>
        <w:t>无人机信号失联后多种动作执行方式。</w:t>
      </w:r>
    </w:p>
    <w:p w14:paraId="3443E43D" w14:textId="77777777" w:rsidR="00000000" w:rsidRDefault="00000000">
      <w:pPr>
        <w:pStyle w:val="a9"/>
        <w:numPr>
          <w:ilvl w:val="0"/>
          <w:numId w:val="160"/>
        </w:numPr>
        <w:ind w:start="0pt" w:firstLineChars="200" w:firstLine="24pt"/>
        <w:rPr>
          <w:rFonts w:hint="eastAsia"/>
          <w:lang w:val="zh-CN"/>
        </w:rPr>
      </w:pPr>
      <w:r>
        <w:rPr>
          <w:rFonts w:hint="eastAsia"/>
          <w:lang w:val="zh-CN"/>
        </w:rPr>
        <w:t>飞行控制管理模块：应支持查看无人机监控视频，查看无人机实时的飞行参数、</w:t>
      </w:r>
      <w:r>
        <w:rPr>
          <w:rFonts w:hint="eastAsia"/>
          <w:lang w:val="zh-CN"/>
        </w:rPr>
        <w:t>GIS</w:t>
      </w:r>
      <w:r>
        <w:rPr>
          <w:rFonts w:hint="eastAsia"/>
          <w:lang w:val="zh-CN"/>
        </w:rPr>
        <w:t>地图上的飞行轨迹，云台参数、镜头参数、飞行距离以及无人机和机库的动作日志查看、警报提醒等功能。应支持随时暂停执行中的任务进行手动操作，通过画面上的虚拟摇杆和动作按钮对飞机进行控制。应支持切换镜头、调整镜头焦距、云台角度调整。</w:t>
      </w:r>
    </w:p>
    <w:p w14:paraId="2B97D992" w14:textId="77777777" w:rsidR="00000000" w:rsidRDefault="00000000">
      <w:pPr>
        <w:pStyle w:val="a9"/>
        <w:numPr>
          <w:ilvl w:val="0"/>
          <w:numId w:val="159"/>
        </w:numPr>
        <w:ind w:start="0pt" w:firstLineChars="200" w:firstLine="24pt"/>
        <w:rPr>
          <w:rFonts w:hint="eastAsia"/>
        </w:rPr>
      </w:pPr>
      <w:r>
        <w:rPr>
          <w:rFonts w:hint="eastAsia"/>
        </w:rPr>
        <w:t>系统功能</w:t>
      </w:r>
    </w:p>
    <w:p w14:paraId="7B826E9B" w14:textId="77777777" w:rsidR="00000000" w:rsidRDefault="00000000">
      <w:pPr>
        <w:pStyle w:val="a9"/>
        <w:numPr>
          <w:ilvl w:val="0"/>
          <w:numId w:val="161"/>
        </w:numPr>
        <w:ind w:start="0pt" w:firstLineChars="200" w:firstLine="24pt"/>
        <w:rPr>
          <w:rFonts w:hint="eastAsia"/>
          <w:lang w:val="zh-CN"/>
        </w:rPr>
      </w:pPr>
      <w:r>
        <w:rPr>
          <w:rFonts w:hint="eastAsia"/>
          <w:lang w:val="zh-CN"/>
        </w:rPr>
        <w:t>具备海上风机叶片任意停机姿态下的无人机自主巡检功能：应支持风机自动三维建模，应支持偏航角、叶片停机位置的自动识别，应支持全自动航线规划、无人机自主飞行和叶片巡检数据采集。</w:t>
      </w:r>
    </w:p>
    <w:p w14:paraId="55DA35D4" w14:textId="77777777" w:rsidR="00000000" w:rsidRDefault="00000000">
      <w:pPr>
        <w:pStyle w:val="a9"/>
        <w:numPr>
          <w:ilvl w:val="0"/>
          <w:numId w:val="161"/>
        </w:numPr>
        <w:ind w:start="0pt" w:firstLineChars="200" w:firstLine="24pt"/>
        <w:rPr>
          <w:rFonts w:hint="eastAsia"/>
          <w:lang w:val="zh-CN"/>
        </w:rPr>
      </w:pPr>
      <w:r>
        <w:rPr>
          <w:rFonts w:hint="eastAsia"/>
          <w:lang w:val="zh-CN"/>
        </w:rPr>
        <w:t>具有风机表面缺陷检测与识别等功能，至少应支持识别风机运行过程中产生的划痕、裂纹、锈蚀、脏污、涂层脱落、开胶腐蚀等缺陷等常见缺陷。</w:t>
      </w:r>
    </w:p>
    <w:p w14:paraId="2F4FFA3B" w14:textId="77777777" w:rsidR="00000000" w:rsidRDefault="00000000">
      <w:pPr>
        <w:pStyle w:val="a9"/>
        <w:numPr>
          <w:ilvl w:val="0"/>
          <w:numId w:val="161"/>
        </w:numPr>
        <w:ind w:start="0pt" w:firstLineChars="200" w:firstLine="24pt"/>
        <w:rPr>
          <w:rFonts w:hint="eastAsia"/>
          <w:lang w:val="zh-CN"/>
        </w:rPr>
      </w:pPr>
      <w:r>
        <w:rPr>
          <w:rFonts w:hint="eastAsia"/>
          <w:szCs w:val="24"/>
        </w:rPr>
        <w:t>站端超融合</w:t>
      </w:r>
      <w:r>
        <w:rPr>
          <w:rFonts w:hint="eastAsia"/>
          <w:szCs w:val="24"/>
          <w:lang w:val="zh-CN"/>
        </w:rPr>
        <w:t>服务器</w:t>
      </w:r>
      <w:r>
        <w:rPr>
          <w:rFonts w:hint="eastAsia"/>
        </w:rPr>
        <w:t>应具备</w:t>
      </w:r>
      <w:r>
        <w:rPr>
          <w:rFonts w:hint="eastAsia"/>
          <w:lang w:val="zh-CN"/>
        </w:rPr>
        <w:t>机巢和无人机的远程控制</w:t>
      </w:r>
      <w:r>
        <w:rPr>
          <w:rFonts w:hint="eastAsia"/>
        </w:rPr>
        <w:t>功能</w:t>
      </w:r>
      <w:r>
        <w:rPr>
          <w:rFonts w:hint="eastAsia"/>
          <w:lang w:val="zh-CN"/>
        </w:rPr>
        <w:t>，通过无人机监控微应用，协同管理、调度无人机机巢，根据巡视计划，执行巡视任务。</w:t>
      </w:r>
    </w:p>
    <w:p w14:paraId="2A3F78B6" w14:textId="77777777" w:rsidR="00000000" w:rsidRDefault="00000000">
      <w:pPr>
        <w:pStyle w:val="a9"/>
        <w:numPr>
          <w:ilvl w:val="0"/>
          <w:numId w:val="161"/>
        </w:numPr>
        <w:ind w:start="0pt" w:firstLineChars="200" w:firstLine="24pt"/>
        <w:rPr>
          <w:rFonts w:hint="eastAsia"/>
          <w:lang w:val="zh-CN"/>
        </w:rPr>
      </w:pPr>
      <w:r>
        <w:rPr>
          <w:rFonts w:hint="eastAsia"/>
          <w:lang w:val="zh-CN"/>
        </w:rPr>
        <w:t>无人机应具备全向感知避障功能和高精度导航定位系统。</w:t>
      </w:r>
    </w:p>
    <w:p w14:paraId="60069856" w14:textId="77777777" w:rsidR="00000000" w:rsidRDefault="00000000">
      <w:pPr>
        <w:pStyle w:val="a9"/>
        <w:numPr>
          <w:ilvl w:val="0"/>
          <w:numId w:val="161"/>
        </w:numPr>
        <w:ind w:start="0pt" w:firstLineChars="200" w:firstLine="24pt"/>
        <w:rPr>
          <w:rFonts w:hint="eastAsia"/>
          <w:lang w:val="zh-CN"/>
        </w:rPr>
      </w:pPr>
      <w:r>
        <w:rPr>
          <w:rFonts w:hint="eastAsia"/>
          <w:lang w:val="zh-CN"/>
        </w:rPr>
        <w:t>无人机</w:t>
      </w:r>
      <w:r>
        <w:rPr>
          <w:rFonts w:hint="eastAsia"/>
        </w:rPr>
        <w:t>应</w:t>
      </w:r>
      <w:r>
        <w:rPr>
          <w:rFonts w:hint="eastAsia"/>
          <w:lang w:val="zh-CN"/>
        </w:rPr>
        <w:t>具备在适飞条件下自动起飞，按既定的航线完成巡检任务，并将数据自动回传至</w:t>
      </w:r>
      <w:r>
        <w:rPr>
          <w:rFonts w:hint="eastAsia"/>
          <w:szCs w:val="24"/>
        </w:rPr>
        <w:t>站端超融合</w:t>
      </w:r>
      <w:r>
        <w:rPr>
          <w:rFonts w:hint="eastAsia"/>
          <w:szCs w:val="24"/>
          <w:lang w:val="zh-CN"/>
        </w:rPr>
        <w:t>服务器</w:t>
      </w:r>
      <w:r>
        <w:rPr>
          <w:rFonts w:hint="eastAsia"/>
          <w:lang w:val="zh-CN"/>
        </w:rPr>
        <w:t>的功能。</w:t>
      </w:r>
    </w:p>
    <w:p w14:paraId="780EFA40" w14:textId="77777777" w:rsidR="00000000" w:rsidRDefault="00000000">
      <w:pPr>
        <w:pStyle w:val="a9"/>
        <w:numPr>
          <w:ilvl w:val="0"/>
          <w:numId w:val="161"/>
        </w:numPr>
        <w:ind w:start="0pt" w:firstLineChars="200" w:firstLine="24pt"/>
        <w:rPr>
          <w:rFonts w:hint="eastAsia"/>
          <w:lang w:val="zh-CN"/>
        </w:rPr>
      </w:pPr>
      <w:r>
        <w:rPr>
          <w:rFonts w:hint="eastAsia"/>
          <w:lang w:val="zh-CN"/>
        </w:rPr>
        <w:t>无人机</w:t>
      </w:r>
      <w:r>
        <w:rPr>
          <w:rFonts w:hint="eastAsia"/>
        </w:rPr>
        <w:t>应</w:t>
      </w:r>
      <w:r>
        <w:rPr>
          <w:rFonts w:hint="eastAsia"/>
          <w:lang w:val="zh-CN"/>
        </w:rPr>
        <w:t>具备将采集的图片、信息、指令等数据进行加密后传输和解密</w:t>
      </w:r>
      <w:r>
        <w:rPr>
          <w:rFonts w:hint="eastAsia"/>
          <w:lang w:val="zh-CN"/>
        </w:rPr>
        <w:lastRenderedPageBreak/>
        <w:t>来自</w:t>
      </w:r>
      <w:r>
        <w:rPr>
          <w:rFonts w:hint="eastAsia"/>
          <w:szCs w:val="24"/>
        </w:rPr>
        <w:t>站端超融合</w:t>
      </w:r>
      <w:r>
        <w:rPr>
          <w:rFonts w:hint="eastAsia"/>
          <w:szCs w:val="24"/>
          <w:lang w:val="zh-CN"/>
        </w:rPr>
        <w:t>服务器</w:t>
      </w:r>
      <w:r>
        <w:rPr>
          <w:rFonts w:hint="eastAsia"/>
          <w:lang w:val="zh-CN"/>
        </w:rPr>
        <w:t>加密的信息及控制指令的功能。</w:t>
      </w:r>
    </w:p>
    <w:p w14:paraId="71A34F60" w14:textId="77777777" w:rsidR="00000000" w:rsidRDefault="00000000">
      <w:pPr>
        <w:pStyle w:val="a9"/>
        <w:numPr>
          <w:ilvl w:val="0"/>
          <w:numId w:val="159"/>
        </w:numPr>
        <w:ind w:start="0pt" w:firstLineChars="200" w:firstLine="24pt"/>
        <w:rPr>
          <w:rFonts w:hint="eastAsia"/>
        </w:rPr>
      </w:pPr>
      <w:r>
        <w:rPr>
          <w:rFonts w:hint="eastAsia"/>
        </w:rPr>
        <w:t>通信方式</w:t>
      </w:r>
    </w:p>
    <w:p w14:paraId="212905E5" w14:textId="77777777" w:rsidR="00000000" w:rsidRDefault="00000000">
      <w:pPr>
        <w:pStyle w:val="a9"/>
        <w:ind w:firstLineChars="200" w:firstLine="24pt"/>
        <w:rPr>
          <w:rFonts w:hint="eastAsia"/>
          <w:lang w:val="zh-CN"/>
        </w:rPr>
      </w:pPr>
      <w:r>
        <w:rPr>
          <w:rFonts w:hint="eastAsia"/>
          <w:lang w:val="zh-CN"/>
        </w:rPr>
        <w:t>无人机系统应在海上升压站布置</w:t>
      </w:r>
      <w:r>
        <w:rPr>
          <w:rFonts w:hint="eastAsia"/>
          <w:lang w:val="zh-CN"/>
        </w:rPr>
        <w:t>RTK</w:t>
      </w:r>
      <w:r>
        <w:rPr>
          <w:rFonts w:hint="eastAsia"/>
          <w:lang w:val="zh-CN"/>
        </w:rPr>
        <w:t>基站，应支持通过</w:t>
      </w:r>
      <w:r>
        <w:rPr>
          <w:rFonts w:hint="eastAsia"/>
          <w:lang w:val="zh-CN"/>
        </w:rPr>
        <w:t>RTK</w:t>
      </w:r>
      <w:r>
        <w:rPr>
          <w:rFonts w:hint="eastAsia"/>
          <w:lang w:val="zh-CN"/>
        </w:rPr>
        <w:t>基站和北斗卫星导航系统实现无人机的精准定位，无人机应支持通过无人机自带图传链路实时传输无人机巡检视频至无人机巢，无人机巢应支持与海上升压站汇聚交换机连通，通过海底光缆将无人机数据传输至陆上集控中心。应至少包含以下通信相关设备与网络：</w:t>
      </w:r>
    </w:p>
    <w:p w14:paraId="3DD3EAF2" w14:textId="77777777" w:rsidR="00000000" w:rsidRDefault="00000000">
      <w:pPr>
        <w:pStyle w:val="a9"/>
        <w:numPr>
          <w:ilvl w:val="0"/>
          <w:numId w:val="162"/>
        </w:numPr>
        <w:ind w:start="0pt" w:firstLineChars="200" w:firstLine="24pt"/>
        <w:rPr>
          <w:rFonts w:hint="eastAsia"/>
          <w:lang w:val="zh-CN"/>
        </w:rPr>
      </w:pPr>
      <w:r>
        <w:rPr>
          <w:rFonts w:hint="eastAsia"/>
          <w:lang w:val="zh-CN"/>
        </w:rPr>
        <w:t>RTK-GNSS</w:t>
      </w:r>
      <w:r>
        <w:rPr>
          <w:rFonts w:hint="eastAsia"/>
          <w:lang w:val="zh-CN"/>
        </w:rPr>
        <w:t>接收机（定位）：</w:t>
      </w:r>
    </w:p>
    <w:p w14:paraId="05E92E11" w14:textId="77777777" w:rsidR="00000000" w:rsidRDefault="00000000">
      <w:pPr>
        <w:pStyle w:val="a9"/>
        <w:numPr>
          <w:ilvl w:val="0"/>
          <w:numId w:val="163"/>
        </w:numPr>
        <w:tabs>
          <w:tab w:val="start" w:pos="-21pt"/>
        </w:tabs>
        <w:ind w:firstLineChars="200" w:firstLine="24pt"/>
        <w:rPr>
          <w:szCs w:val="24"/>
          <w:lang w:val="zh-CN"/>
        </w:rPr>
      </w:pPr>
      <w:r>
        <w:rPr>
          <w:rFonts w:hint="eastAsia"/>
          <w:szCs w:val="24"/>
          <w:lang w:val="zh-CN"/>
        </w:rPr>
        <w:t>平面监测精度应在</w:t>
      </w:r>
      <w:r>
        <w:rPr>
          <w:szCs w:val="24"/>
          <w:lang w:val="zh-CN"/>
        </w:rPr>
        <w:t>±(2.5mm + 0.5×10⁻⁶D) RMS</w:t>
      </w:r>
      <w:r>
        <w:rPr>
          <w:rFonts w:hint="eastAsia"/>
          <w:szCs w:val="24"/>
          <w:lang w:val="zh-CN"/>
        </w:rPr>
        <w:t>，高程监测精度应在</w:t>
      </w:r>
      <w:r>
        <w:rPr>
          <w:szCs w:val="24"/>
          <w:lang w:val="zh-CN"/>
        </w:rPr>
        <w:t>±(5mm + 0.5×10⁻⁶D) RMS</w:t>
      </w:r>
      <w:r>
        <w:rPr>
          <w:rFonts w:hint="eastAsia"/>
          <w:szCs w:val="24"/>
          <w:lang w:val="zh-CN"/>
        </w:rPr>
        <w:t>。</w:t>
      </w:r>
    </w:p>
    <w:p w14:paraId="5D990815" w14:textId="77777777" w:rsidR="00000000" w:rsidRDefault="00000000">
      <w:pPr>
        <w:pStyle w:val="a9"/>
        <w:numPr>
          <w:ilvl w:val="0"/>
          <w:numId w:val="163"/>
        </w:numPr>
        <w:tabs>
          <w:tab w:val="start" w:pos="-21pt"/>
        </w:tabs>
        <w:ind w:firstLineChars="200" w:firstLine="24pt"/>
        <w:rPr>
          <w:szCs w:val="24"/>
          <w:lang w:val="zh-CN"/>
        </w:rPr>
      </w:pPr>
      <w:r>
        <w:rPr>
          <w:rFonts w:hint="eastAsia"/>
          <w:szCs w:val="24"/>
          <w:lang w:val="zh-CN"/>
        </w:rPr>
        <w:t>星座接收应保证全星座全频点接收，包括北斗</w:t>
      </w:r>
      <w:r>
        <w:rPr>
          <w:rFonts w:hint="eastAsia"/>
          <w:szCs w:val="24"/>
          <w:lang w:val="zh-CN"/>
        </w:rPr>
        <w:t>/</w:t>
      </w:r>
      <w:r>
        <w:rPr>
          <w:szCs w:val="24"/>
          <w:lang w:val="zh-CN"/>
        </w:rPr>
        <w:t>GPS</w:t>
      </w:r>
      <w:r>
        <w:rPr>
          <w:rFonts w:hint="eastAsia"/>
          <w:szCs w:val="24"/>
          <w:lang w:val="zh-CN"/>
        </w:rPr>
        <w:t>。</w:t>
      </w:r>
    </w:p>
    <w:p w14:paraId="52D7F986" w14:textId="77777777" w:rsidR="00000000" w:rsidRDefault="00000000">
      <w:pPr>
        <w:pStyle w:val="a9"/>
        <w:numPr>
          <w:ilvl w:val="0"/>
          <w:numId w:val="163"/>
        </w:numPr>
        <w:tabs>
          <w:tab w:val="start" w:pos="-21pt"/>
        </w:tabs>
        <w:ind w:firstLineChars="200" w:firstLine="24pt"/>
        <w:rPr>
          <w:szCs w:val="24"/>
          <w:lang w:val="zh-CN"/>
        </w:rPr>
      </w:pPr>
      <w:r>
        <w:rPr>
          <w:rFonts w:hint="eastAsia"/>
          <w:szCs w:val="24"/>
          <w:lang w:val="zh-CN"/>
        </w:rPr>
        <w:t>应支持有线通信，包括</w:t>
      </w:r>
      <w:r>
        <w:rPr>
          <w:szCs w:val="24"/>
          <w:lang w:val="zh-CN"/>
        </w:rPr>
        <w:t>RS485</w:t>
      </w:r>
      <w:r>
        <w:rPr>
          <w:rFonts w:hint="eastAsia"/>
          <w:szCs w:val="24"/>
          <w:lang w:val="zh-CN"/>
        </w:rPr>
        <w:t>和</w:t>
      </w:r>
      <w:r>
        <w:rPr>
          <w:szCs w:val="24"/>
          <w:lang w:val="zh-CN"/>
        </w:rPr>
        <w:t>R</w:t>
      </w:r>
      <w:r>
        <w:rPr>
          <w:rFonts w:hint="eastAsia"/>
          <w:szCs w:val="24"/>
        </w:rPr>
        <w:t>J</w:t>
      </w:r>
      <w:r>
        <w:rPr>
          <w:szCs w:val="24"/>
          <w:lang w:val="zh-CN"/>
        </w:rPr>
        <w:t>45</w:t>
      </w:r>
      <w:r>
        <w:rPr>
          <w:rFonts w:hint="eastAsia"/>
          <w:szCs w:val="24"/>
          <w:lang w:val="zh-CN"/>
        </w:rPr>
        <w:t>。</w:t>
      </w:r>
    </w:p>
    <w:p w14:paraId="428C7919" w14:textId="77777777" w:rsidR="00000000" w:rsidRDefault="00000000">
      <w:pPr>
        <w:pStyle w:val="a9"/>
        <w:numPr>
          <w:ilvl w:val="0"/>
          <w:numId w:val="163"/>
        </w:numPr>
        <w:tabs>
          <w:tab w:val="start" w:pos="-21pt"/>
        </w:tabs>
        <w:ind w:firstLineChars="200" w:firstLine="24pt"/>
        <w:rPr>
          <w:szCs w:val="24"/>
          <w:lang w:val="zh-CN"/>
        </w:rPr>
      </w:pPr>
      <w:r>
        <w:rPr>
          <w:szCs w:val="24"/>
          <w:lang w:val="zh-CN"/>
        </w:rPr>
        <w:t xml:space="preserve">IP </w:t>
      </w:r>
      <w:r>
        <w:rPr>
          <w:rFonts w:hint="eastAsia"/>
          <w:szCs w:val="24"/>
          <w:lang w:val="zh-CN"/>
        </w:rPr>
        <w:t>等级</w:t>
      </w:r>
      <w:r>
        <w:rPr>
          <w:rFonts w:hAnsi="宋体" w:hint="eastAsia"/>
          <w:color w:val="000000"/>
        </w:rPr>
        <w:t>应</w:t>
      </w:r>
      <w:r>
        <w:rPr>
          <w:rFonts w:hint="eastAsia"/>
          <w:szCs w:val="24"/>
          <w:lang w:val="zh-CN"/>
        </w:rPr>
        <w:t>不低于</w:t>
      </w:r>
      <w:r>
        <w:rPr>
          <w:szCs w:val="24"/>
          <w:lang w:val="zh-CN"/>
        </w:rPr>
        <w:t>IP56</w:t>
      </w:r>
      <w:r>
        <w:rPr>
          <w:rFonts w:hint="eastAsia"/>
          <w:szCs w:val="24"/>
          <w:lang w:val="zh-CN"/>
        </w:rPr>
        <w:t>。</w:t>
      </w:r>
    </w:p>
    <w:p w14:paraId="220E91BF" w14:textId="77777777" w:rsidR="00000000" w:rsidRDefault="00000000">
      <w:pPr>
        <w:pStyle w:val="a9"/>
        <w:numPr>
          <w:ilvl w:val="0"/>
          <w:numId w:val="163"/>
        </w:numPr>
        <w:tabs>
          <w:tab w:val="start" w:pos="-21pt"/>
        </w:tabs>
        <w:ind w:firstLineChars="200" w:firstLine="24pt"/>
        <w:rPr>
          <w:szCs w:val="24"/>
          <w:lang w:val="zh-CN"/>
        </w:rPr>
      </w:pPr>
      <w:r>
        <w:rPr>
          <w:rFonts w:hint="eastAsia"/>
          <w:szCs w:val="24"/>
          <w:lang w:val="zh-CN"/>
        </w:rPr>
        <w:t>应支持多系统（北斗</w:t>
      </w:r>
      <w:r>
        <w:rPr>
          <w:rFonts w:hint="eastAsia"/>
          <w:szCs w:val="24"/>
          <w:lang w:val="zh-CN"/>
        </w:rPr>
        <w:t>/GPS</w:t>
      </w:r>
      <w:r>
        <w:rPr>
          <w:rFonts w:hint="eastAsia"/>
          <w:szCs w:val="24"/>
          <w:lang w:val="zh-CN"/>
        </w:rPr>
        <w:t>），定位精度达厘米级（±</w:t>
      </w:r>
      <w:r>
        <w:rPr>
          <w:rFonts w:hint="eastAsia"/>
          <w:szCs w:val="24"/>
          <w:lang w:val="zh-CN"/>
        </w:rPr>
        <w:t>2cm</w:t>
      </w:r>
      <w:r>
        <w:rPr>
          <w:rFonts w:hint="eastAsia"/>
          <w:szCs w:val="24"/>
          <w:lang w:val="zh-CN"/>
        </w:rPr>
        <w:t>）。</w:t>
      </w:r>
    </w:p>
    <w:p w14:paraId="23FA01D0" w14:textId="77777777" w:rsidR="00000000" w:rsidRDefault="00000000">
      <w:pPr>
        <w:pStyle w:val="a9"/>
        <w:numPr>
          <w:ilvl w:val="0"/>
          <w:numId w:val="162"/>
        </w:numPr>
        <w:ind w:start="0pt" w:firstLineChars="200" w:firstLine="24pt"/>
        <w:rPr>
          <w:rFonts w:hint="eastAsia"/>
          <w:lang w:val="zh-CN"/>
        </w:rPr>
      </w:pPr>
      <w:r>
        <w:rPr>
          <w:rFonts w:hint="eastAsia"/>
          <w:lang w:val="zh-CN"/>
        </w:rPr>
        <w:t>数传电台（数据传输）：</w:t>
      </w:r>
    </w:p>
    <w:p w14:paraId="49244F98" w14:textId="77777777" w:rsidR="00000000" w:rsidRDefault="00000000">
      <w:pPr>
        <w:pStyle w:val="a9"/>
        <w:numPr>
          <w:ilvl w:val="0"/>
          <w:numId w:val="164"/>
        </w:numPr>
        <w:tabs>
          <w:tab w:val="start" w:pos="-21pt"/>
        </w:tabs>
        <w:ind w:firstLineChars="200" w:firstLine="24pt"/>
        <w:rPr>
          <w:szCs w:val="24"/>
          <w:lang w:val="zh-CN"/>
        </w:rPr>
      </w:pPr>
      <w:r>
        <w:rPr>
          <w:rFonts w:hint="eastAsia"/>
          <w:szCs w:val="24"/>
          <w:lang w:val="zh-CN"/>
        </w:rPr>
        <w:t>发射功率</w:t>
      </w:r>
      <w:r>
        <w:rPr>
          <w:rFonts w:hAnsi="宋体" w:hint="eastAsia"/>
          <w:color w:val="000000"/>
        </w:rPr>
        <w:t>应</w:t>
      </w:r>
      <w:r>
        <w:rPr>
          <w:rFonts w:hint="eastAsia"/>
          <w:szCs w:val="24"/>
          <w:lang w:val="zh-CN"/>
        </w:rPr>
        <w:t>不低于</w:t>
      </w:r>
      <w:r>
        <w:rPr>
          <w:szCs w:val="24"/>
          <w:lang w:val="zh-CN"/>
        </w:rPr>
        <w:t>20dBm</w:t>
      </w:r>
      <w:r>
        <w:rPr>
          <w:rFonts w:hint="eastAsia"/>
          <w:szCs w:val="24"/>
          <w:lang w:val="zh-CN"/>
        </w:rPr>
        <w:t>。</w:t>
      </w:r>
    </w:p>
    <w:p w14:paraId="110E5B8E" w14:textId="77777777" w:rsidR="00000000" w:rsidRDefault="00000000">
      <w:pPr>
        <w:pStyle w:val="a9"/>
        <w:numPr>
          <w:ilvl w:val="0"/>
          <w:numId w:val="164"/>
        </w:numPr>
        <w:tabs>
          <w:tab w:val="start" w:pos="-21pt"/>
        </w:tabs>
        <w:ind w:firstLineChars="200" w:firstLine="24pt"/>
        <w:rPr>
          <w:szCs w:val="24"/>
          <w:lang w:val="zh-CN"/>
        </w:rPr>
      </w:pPr>
      <w:r>
        <w:rPr>
          <w:rFonts w:hint="eastAsia"/>
          <w:szCs w:val="24"/>
          <w:lang w:val="zh-CN"/>
        </w:rPr>
        <w:t>通信距离</w:t>
      </w:r>
      <w:r>
        <w:rPr>
          <w:rFonts w:hAnsi="宋体" w:hint="eastAsia"/>
          <w:color w:val="000000"/>
        </w:rPr>
        <w:t>应</w:t>
      </w:r>
      <w:r>
        <w:rPr>
          <w:rFonts w:hint="eastAsia"/>
          <w:szCs w:val="24"/>
          <w:lang w:val="zh-CN"/>
        </w:rPr>
        <w:t>不低于</w:t>
      </w:r>
      <w:r>
        <w:rPr>
          <w:rFonts w:hint="eastAsia"/>
          <w:szCs w:val="24"/>
          <w:lang w:val="zh-CN"/>
        </w:rPr>
        <w:t>2</w:t>
      </w:r>
      <w:r>
        <w:rPr>
          <w:szCs w:val="24"/>
          <w:lang w:val="zh-CN"/>
        </w:rPr>
        <w:t>0km</w:t>
      </w:r>
      <w:r>
        <w:rPr>
          <w:rFonts w:hint="eastAsia"/>
          <w:szCs w:val="24"/>
          <w:lang w:val="zh-CN"/>
        </w:rPr>
        <w:t>。</w:t>
      </w:r>
    </w:p>
    <w:p w14:paraId="6EDB0830" w14:textId="77777777" w:rsidR="00000000" w:rsidRDefault="00000000">
      <w:pPr>
        <w:pStyle w:val="a9"/>
        <w:numPr>
          <w:ilvl w:val="0"/>
          <w:numId w:val="164"/>
        </w:numPr>
        <w:tabs>
          <w:tab w:val="start" w:pos="-21pt"/>
        </w:tabs>
        <w:ind w:firstLineChars="200" w:firstLine="24pt"/>
        <w:rPr>
          <w:szCs w:val="24"/>
          <w:lang w:val="zh-CN"/>
        </w:rPr>
      </w:pPr>
      <w:r>
        <w:rPr>
          <w:rFonts w:hint="eastAsia"/>
          <w:szCs w:val="24"/>
          <w:lang w:val="zh-CN"/>
        </w:rPr>
        <w:t>空中速率范围</w:t>
      </w:r>
      <w:r>
        <w:rPr>
          <w:rFonts w:hAnsi="宋体" w:hint="eastAsia"/>
          <w:color w:val="000000"/>
        </w:rPr>
        <w:t>应</w:t>
      </w:r>
      <w:r>
        <w:rPr>
          <w:rFonts w:hint="eastAsia"/>
          <w:szCs w:val="24"/>
          <w:lang w:val="zh-CN"/>
        </w:rPr>
        <w:t>不小于</w:t>
      </w:r>
      <w:r>
        <w:rPr>
          <w:szCs w:val="24"/>
          <w:lang w:val="zh-CN"/>
        </w:rPr>
        <w:t>0.3kbps~15.6kbps</w:t>
      </w:r>
      <w:r>
        <w:rPr>
          <w:rFonts w:hint="eastAsia"/>
          <w:szCs w:val="24"/>
          <w:lang w:val="zh-CN"/>
        </w:rPr>
        <w:t>。</w:t>
      </w:r>
    </w:p>
    <w:p w14:paraId="63D5FCB7" w14:textId="77777777" w:rsidR="00000000" w:rsidRDefault="00000000">
      <w:pPr>
        <w:pStyle w:val="a9"/>
        <w:numPr>
          <w:ilvl w:val="0"/>
          <w:numId w:val="162"/>
        </w:numPr>
        <w:ind w:start="0pt" w:firstLineChars="200" w:firstLine="24pt"/>
        <w:rPr>
          <w:rFonts w:hint="eastAsia"/>
          <w:lang w:val="zh-CN"/>
        </w:rPr>
      </w:pPr>
      <w:bookmarkStart w:id="422" w:name="OLE_LINK11"/>
      <w:r>
        <w:rPr>
          <w:rFonts w:hint="eastAsia"/>
          <w:lang w:val="zh-CN"/>
        </w:rPr>
        <w:t>通信协议：</w:t>
      </w:r>
    </w:p>
    <w:p w14:paraId="234CEC3F" w14:textId="77777777" w:rsidR="00000000" w:rsidRDefault="00000000">
      <w:pPr>
        <w:pStyle w:val="a9"/>
        <w:numPr>
          <w:ilvl w:val="0"/>
          <w:numId w:val="165"/>
        </w:numPr>
        <w:tabs>
          <w:tab w:val="start" w:pos="-21pt"/>
        </w:tabs>
        <w:ind w:firstLineChars="200" w:firstLine="24pt"/>
        <w:rPr>
          <w:szCs w:val="24"/>
          <w:lang w:val="zh-CN"/>
        </w:rPr>
      </w:pPr>
      <w:r>
        <w:rPr>
          <w:rFonts w:hint="eastAsia"/>
          <w:szCs w:val="24"/>
          <w:lang w:val="zh-CN"/>
        </w:rPr>
        <w:t>无人机巢与陆上集控中心智能巡视系统之间通信：应</w:t>
      </w:r>
      <w:r>
        <w:rPr>
          <w:rFonts w:hint="eastAsia"/>
          <w:szCs w:val="24"/>
        </w:rPr>
        <w:t>至少</w:t>
      </w:r>
      <w:r>
        <w:rPr>
          <w:rFonts w:hint="eastAsia"/>
          <w:szCs w:val="24"/>
          <w:lang w:val="zh-CN"/>
        </w:rPr>
        <w:t>支持</w:t>
      </w:r>
      <w:r>
        <w:rPr>
          <w:szCs w:val="24"/>
          <w:lang w:val="zh-CN"/>
        </w:rPr>
        <w:t>TCP/IP</w:t>
      </w:r>
      <w:r>
        <w:rPr>
          <w:rFonts w:hint="eastAsia"/>
          <w:szCs w:val="24"/>
          <w:lang w:val="zh-CN"/>
        </w:rPr>
        <w:t>、</w:t>
      </w:r>
      <w:r>
        <w:rPr>
          <w:szCs w:val="24"/>
          <w:lang w:val="zh-CN"/>
        </w:rPr>
        <w:t>MQTT/HTTP</w:t>
      </w:r>
      <w:r>
        <w:rPr>
          <w:rFonts w:hint="eastAsia"/>
          <w:szCs w:val="24"/>
          <w:lang w:val="zh-CN"/>
        </w:rPr>
        <w:t>S</w:t>
      </w:r>
      <w:r>
        <w:rPr>
          <w:rFonts w:hint="eastAsia"/>
          <w:szCs w:val="24"/>
          <w:lang w:val="zh-CN"/>
        </w:rPr>
        <w:t>、</w:t>
      </w:r>
      <w:r>
        <w:rPr>
          <w:szCs w:val="24"/>
          <w:lang w:val="zh-CN"/>
        </w:rPr>
        <w:t>GB/T 28181</w:t>
      </w:r>
      <w:r>
        <w:rPr>
          <w:rFonts w:hint="eastAsia"/>
          <w:szCs w:val="24"/>
          <w:lang w:val="zh-CN"/>
        </w:rPr>
        <w:t>等协议。</w:t>
      </w:r>
    </w:p>
    <w:p w14:paraId="590FF8B7" w14:textId="77777777" w:rsidR="00000000" w:rsidRDefault="00000000">
      <w:pPr>
        <w:pStyle w:val="a9"/>
        <w:numPr>
          <w:ilvl w:val="0"/>
          <w:numId w:val="165"/>
        </w:numPr>
        <w:tabs>
          <w:tab w:val="start" w:pos="-21pt"/>
        </w:tabs>
        <w:ind w:firstLineChars="200" w:firstLine="24pt"/>
        <w:rPr>
          <w:szCs w:val="24"/>
          <w:lang w:val="zh-CN"/>
        </w:rPr>
      </w:pPr>
      <w:r>
        <w:rPr>
          <w:rFonts w:hint="eastAsia"/>
          <w:szCs w:val="24"/>
          <w:lang w:val="zh-CN"/>
        </w:rPr>
        <w:t>无人机与无人机巢之间的控制指令通信：应</w:t>
      </w:r>
      <w:r>
        <w:rPr>
          <w:rFonts w:hint="eastAsia"/>
          <w:szCs w:val="24"/>
        </w:rPr>
        <w:t>至少</w:t>
      </w:r>
      <w:r>
        <w:rPr>
          <w:rFonts w:hint="eastAsia"/>
          <w:szCs w:val="24"/>
          <w:lang w:val="zh-CN"/>
        </w:rPr>
        <w:t>支持</w:t>
      </w:r>
      <w:r>
        <w:rPr>
          <w:rFonts w:hint="eastAsia"/>
          <w:szCs w:val="24"/>
          <w:lang w:val="zh-CN"/>
        </w:rPr>
        <w:t>MAVLink over UDP</w:t>
      </w:r>
      <w:r>
        <w:rPr>
          <w:rFonts w:hint="eastAsia"/>
          <w:szCs w:val="24"/>
          <w:lang w:val="zh-CN"/>
        </w:rPr>
        <w:t>或</w:t>
      </w:r>
      <w:r>
        <w:rPr>
          <w:rFonts w:hint="eastAsia"/>
          <w:szCs w:val="24"/>
          <w:lang w:val="zh-CN"/>
        </w:rPr>
        <w:t>MAVLink</w:t>
      </w:r>
      <w:r>
        <w:rPr>
          <w:rFonts w:hint="eastAsia"/>
          <w:szCs w:val="24"/>
          <w:lang w:val="zh-CN"/>
        </w:rPr>
        <w:t>等实时控制协议、</w:t>
      </w:r>
      <w:r>
        <w:rPr>
          <w:rFonts w:hint="eastAsia"/>
          <w:szCs w:val="24"/>
          <w:lang w:val="zh-CN"/>
        </w:rPr>
        <w:t>MAVLink over TCP</w:t>
      </w:r>
      <w:r>
        <w:rPr>
          <w:rFonts w:hint="eastAsia"/>
          <w:szCs w:val="24"/>
          <w:lang w:val="zh-CN"/>
        </w:rPr>
        <w:t>或</w:t>
      </w:r>
      <w:r>
        <w:rPr>
          <w:rFonts w:hint="eastAsia"/>
          <w:szCs w:val="24"/>
          <w:lang w:val="zh-CN"/>
        </w:rPr>
        <w:t>TCP</w:t>
      </w:r>
      <w:r>
        <w:rPr>
          <w:rFonts w:hint="eastAsia"/>
          <w:szCs w:val="24"/>
          <w:lang w:val="zh-CN"/>
        </w:rPr>
        <w:t>等非实时控制协议。</w:t>
      </w:r>
    </w:p>
    <w:p w14:paraId="54C5576D" w14:textId="77777777" w:rsidR="00000000" w:rsidRDefault="00000000">
      <w:pPr>
        <w:pStyle w:val="a9"/>
        <w:numPr>
          <w:ilvl w:val="0"/>
          <w:numId w:val="165"/>
        </w:numPr>
        <w:tabs>
          <w:tab w:val="start" w:pos="-21pt"/>
        </w:tabs>
        <w:ind w:firstLineChars="200" w:firstLine="24pt"/>
        <w:rPr>
          <w:szCs w:val="24"/>
          <w:lang w:val="zh-CN"/>
        </w:rPr>
      </w:pPr>
      <w:r>
        <w:rPr>
          <w:rFonts w:hint="eastAsia"/>
          <w:szCs w:val="24"/>
          <w:lang w:val="zh-CN"/>
        </w:rPr>
        <w:t>无人机与无人机巢之间的视频流（可见光照片、红外图谱、音频等文件）通信：</w:t>
      </w:r>
      <w:r>
        <w:rPr>
          <w:rFonts w:hint="eastAsia"/>
          <w:szCs w:val="24"/>
        </w:rPr>
        <w:t>应至少支持</w:t>
      </w:r>
      <w:r>
        <w:rPr>
          <w:szCs w:val="24"/>
          <w:lang w:val="zh-CN"/>
        </w:rPr>
        <w:t>RTSP/RTP</w:t>
      </w:r>
      <w:r>
        <w:rPr>
          <w:rFonts w:hint="eastAsia"/>
          <w:szCs w:val="24"/>
          <w:lang w:val="zh-CN"/>
        </w:rPr>
        <w:t>、私有</w:t>
      </w:r>
      <w:r>
        <w:rPr>
          <w:rFonts w:hint="eastAsia"/>
          <w:szCs w:val="24"/>
          <w:lang w:val="zh-CN"/>
        </w:rPr>
        <w:t>UDP</w:t>
      </w:r>
      <w:r>
        <w:rPr>
          <w:rFonts w:hint="eastAsia"/>
          <w:szCs w:val="24"/>
          <w:lang w:val="zh-CN"/>
        </w:rPr>
        <w:t>协议、</w:t>
      </w:r>
      <w:r>
        <w:rPr>
          <w:szCs w:val="24"/>
          <w:lang w:val="zh-CN"/>
        </w:rPr>
        <w:t>WebRTC</w:t>
      </w:r>
      <w:r>
        <w:rPr>
          <w:rFonts w:hint="eastAsia"/>
          <w:szCs w:val="24"/>
          <w:lang w:val="zh-CN"/>
        </w:rPr>
        <w:t>等</w:t>
      </w:r>
      <w:bookmarkEnd w:id="422"/>
      <w:r>
        <w:rPr>
          <w:rFonts w:hint="eastAsia"/>
          <w:szCs w:val="24"/>
        </w:rPr>
        <w:t>协议</w:t>
      </w:r>
      <w:r>
        <w:rPr>
          <w:rFonts w:hint="eastAsia"/>
          <w:szCs w:val="24"/>
          <w:lang w:val="zh-CN"/>
        </w:rPr>
        <w:t>。</w:t>
      </w:r>
    </w:p>
    <w:p w14:paraId="31B7CD5C" w14:textId="77777777" w:rsidR="00000000" w:rsidRDefault="00000000">
      <w:pPr>
        <w:pStyle w:val="a9"/>
        <w:numPr>
          <w:ilvl w:val="0"/>
          <w:numId w:val="159"/>
        </w:numPr>
        <w:ind w:start="0pt" w:firstLineChars="200" w:firstLine="24pt"/>
        <w:rPr>
          <w:rFonts w:hint="eastAsia"/>
        </w:rPr>
      </w:pPr>
      <w:r>
        <w:rPr>
          <w:rFonts w:hint="eastAsia"/>
        </w:rPr>
        <w:t>部署原则</w:t>
      </w:r>
    </w:p>
    <w:p w14:paraId="734E1750" w14:textId="77777777" w:rsidR="00000000" w:rsidRDefault="00000000">
      <w:pPr>
        <w:pStyle w:val="a9"/>
        <w:numPr>
          <w:ilvl w:val="0"/>
          <w:numId w:val="166"/>
        </w:numPr>
        <w:ind w:start="0pt" w:firstLineChars="200" w:firstLine="24pt"/>
        <w:rPr>
          <w:rFonts w:hint="eastAsia"/>
          <w:lang w:val="zh-CN"/>
        </w:rPr>
      </w:pPr>
      <w:r>
        <w:rPr>
          <w:rFonts w:hint="eastAsia"/>
        </w:rPr>
        <w:t>应</w:t>
      </w:r>
      <w:r>
        <w:rPr>
          <w:rFonts w:hint="eastAsia"/>
          <w:lang w:val="zh-CN"/>
        </w:rPr>
        <w:t>选择周围比较空旷、没有遮挡物、没有强电磁干扰的位置（根据现场情况布置）部署机巢，机巢应具备电力网络、以太网（变电站局域网）及对应</w:t>
      </w:r>
      <w:r>
        <w:rPr>
          <w:rFonts w:hint="eastAsia"/>
          <w:lang w:val="zh-CN"/>
        </w:rPr>
        <w:lastRenderedPageBreak/>
        <w:t>RTK</w:t>
      </w:r>
      <w:r>
        <w:rPr>
          <w:rFonts w:hint="eastAsia"/>
          <w:lang w:val="zh-CN"/>
        </w:rPr>
        <w:t>基站的接入条件。</w:t>
      </w:r>
    </w:p>
    <w:p w14:paraId="15E1508D" w14:textId="77777777" w:rsidR="00000000" w:rsidRDefault="00000000">
      <w:pPr>
        <w:pStyle w:val="a9"/>
        <w:numPr>
          <w:ilvl w:val="0"/>
          <w:numId w:val="166"/>
        </w:numPr>
        <w:ind w:start="0pt" w:firstLineChars="200" w:firstLine="24pt"/>
        <w:rPr>
          <w:rFonts w:hint="eastAsia"/>
          <w:lang w:val="zh-CN"/>
        </w:rPr>
      </w:pPr>
      <w:r>
        <w:rPr>
          <w:rFonts w:hint="eastAsia"/>
          <w:lang w:val="zh-CN"/>
        </w:rPr>
        <w:t>应结合变电站布局、设备位置，规划航线、设定巡视点位与安全距离，制定安全飞行策略和巡视路线，优先选择适合无人机安全飞行的巡视点位进行部署。</w:t>
      </w:r>
    </w:p>
    <w:p w14:paraId="7FDBE7B1" w14:textId="77777777" w:rsidR="00000000" w:rsidRDefault="00000000">
      <w:pPr>
        <w:pStyle w:val="a9"/>
        <w:numPr>
          <w:ilvl w:val="0"/>
          <w:numId w:val="166"/>
        </w:numPr>
        <w:ind w:start="0pt" w:firstLineChars="200" w:firstLine="24pt"/>
        <w:rPr>
          <w:rFonts w:hint="eastAsia"/>
          <w:lang w:val="zh-CN"/>
        </w:rPr>
      </w:pPr>
      <w:r>
        <w:rPr>
          <w:rFonts w:hint="eastAsia"/>
          <w:lang w:val="zh-CN"/>
        </w:rPr>
        <w:t>非紧急情况下，禁止手动获取无人机本体及云台的操控权。</w:t>
      </w:r>
    </w:p>
    <w:p w14:paraId="32547387" w14:textId="77777777" w:rsidR="00000000" w:rsidRDefault="00000000">
      <w:pPr>
        <w:pStyle w:val="a9"/>
        <w:numPr>
          <w:ilvl w:val="0"/>
          <w:numId w:val="166"/>
        </w:numPr>
        <w:ind w:start="0pt" w:firstLineChars="200" w:firstLine="24pt"/>
        <w:rPr>
          <w:rFonts w:hint="eastAsia"/>
          <w:lang w:val="zh-CN"/>
        </w:rPr>
      </w:pPr>
      <w:r>
        <w:rPr>
          <w:rFonts w:hint="eastAsia"/>
          <w:lang w:val="zh-CN"/>
        </w:rPr>
        <w:t>风电机组巡检拍摄的照片应至少包括叶片、轮毂及导流罩、机舱、塔筒以及桩基，每个巡检点应至少拍摄</w:t>
      </w:r>
      <w:r>
        <w:rPr>
          <w:rFonts w:hint="eastAsia"/>
          <w:lang w:val="zh-CN"/>
        </w:rPr>
        <w:t>3</w:t>
      </w:r>
      <w:r>
        <w:rPr>
          <w:rFonts w:hint="eastAsia"/>
          <w:lang w:val="zh-CN"/>
        </w:rPr>
        <w:t>张照片，照片的最小分辨率应不大于</w:t>
      </w:r>
      <w:r>
        <w:rPr>
          <w:rFonts w:hint="eastAsia"/>
          <w:lang w:val="zh-CN"/>
        </w:rPr>
        <w:t>1mm</w:t>
      </w:r>
      <w:r>
        <w:rPr>
          <w:rFonts w:hint="eastAsia"/>
          <w:lang w:val="zh-CN"/>
        </w:rPr>
        <w:t>。</w:t>
      </w:r>
    </w:p>
    <w:p w14:paraId="6CE0D031" w14:textId="77777777" w:rsidR="00000000" w:rsidRDefault="00000000">
      <w:pPr>
        <w:pStyle w:val="a9"/>
        <w:numPr>
          <w:ilvl w:val="0"/>
          <w:numId w:val="166"/>
        </w:numPr>
        <w:ind w:start="0pt" w:firstLineChars="200" w:firstLine="24pt"/>
        <w:rPr>
          <w:rFonts w:hint="eastAsia"/>
          <w:lang w:val="zh-CN"/>
        </w:rPr>
      </w:pPr>
      <w:r>
        <w:rPr>
          <w:rFonts w:hint="eastAsia"/>
          <w:lang w:val="zh-CN"/>
        </w:rPr>
        <w:t>叶片的巡检应至少包括正面、侧面和反面，每张照片重叠率不应低于</w:t>
      </w:r>
      <w:r>
        <w:rPr>
          <w:rFonts w:hint="eastAsia"/>
          <w:lang w:val="zh-CN"/>
        </w:rPr>
        <w:t>20%</w:t>
      </w:r>
      <w:r>
        <w:rPr>
          <w:rFonts w:hint="eastAsia"/>
          <w:lang w:val="zh-CN"/>
        </w:rPr>
        <w:t>。</w:t>
      </w:r>
    </w:p>
    <w:p w14:paraId="079FD2F4" w14:textId="77777777" w:rsidR="00000000" w:rsidRDefault="00000000">
      <w:pPr>
        <w:pStyle w:val="a9"/>
        <w:numPr>
          <w:ilvl w:val="0"/>
          <w:numId w:val="166"/>
        </w:numPr>
        <w:ind w:start="0pt" w:firstLineChars="200" w:firstLine="24pt"/>
        <w:rPr>
          <w:rFonts w:hint="eastAsia"/>
          <w:lang w:val="zh-CN"/>
        </w:rPr>
      </w:pPr>
      <w:r>
        <w:rPr>
          <w:rFonts w:hint="eastAsia"/>
          <w:lang w:val="zh-CN"/>
        </w:rPr>
        <w:t>应保证所拍摄对象照片覆盖完整、清晰度良好、亮度均匀。</w:t>
      </w:r>
    </w:p>
    <w:p w14:paraId="196C8487" w14:textId="77777777" w:rsidR="00000000" w:rsidRDefault="00000000">
      <w:pPr>
        <w:pStyle w:val="a9"/>
        <w:numPr>
          <w:ilvl w:val="0"/>
          <w:numId w:val="166"/>
        </w:numPr>
        <w:ind w:start="0pt" w:firstLineChars="200" w:firstLine="24pt"/>
        <w:rPr>
          <w:rFonts w:hint="eastAsia"/>
          <w:lang w:val="zh-CN"/>
        </w:rPr>
      </w:pPr>
      <w:r>
        <w:rPr>
          <w:rFonts w:hint="eastAsia"/>
          <w:lang w:val="zh-CN"/>
        </w:rPr>
        <w:t>可见光高清视频应清晰连贯，对焦准确，确保巡检人员能够分辨出缺陷、故障情况。</w:t>
      </w:r>
    </w:p>
    <w:p w14:paraId="7324F71F" w14:textId="77777777" w:rsidR="00000000" w:rsidRDefault="00000000">
      <w:pPr>
        <w:pStyle w:val="a9"/>
        <w:numPr>
          <w:ilvl w:val="0"/>
          <w:numId w:val="166"/>
        </w:numPr>
        <w:ind w:start="0pt" w:firstLineChars="200" w:firstLine="24pt"/>
        <w:rPr>
          <w:rFonts w:hint="eastAsia"/>
          <w:lang w:val="zh-CN"/>
        </w:rPr>
      </w:pPr>
      <w:r>
        <w:rPr>
          <w:rFonts w:hint="eastAsia"/>
          <w:lang w:val="zh-CN"/>
        </w:rPr>
        <w:t>特殊巡检时，被巡检风电机组及叶片运行状态不作要求，发现有缺陷及隐患后应停机使用常规巡检的方法再次确认缺陷隐患。</w:t>
      </w:r>
    </w:p>
    <w:p w14:paraId="6C29566C" w14:textId="77777777" w:rsidR="00000000" w:rsidRDefault="00000000">
      <w:pPr>
        <w:pStyle w:val="a9"/>
        <w:numPr>
          <w:ilvl w:val="0"/>
          <w:numId w:val="166"/>
        </w:numPr>
        <w:ind w:start="0pt" w:firstLineChars="200" w:firstLine="24pt"/>
        <w:rPr>
          <w:rFonts w:hint="eastAsia"/>
          <w:lang w:val="zh-CN"/>
        </w:rPr>
      </w:pPr>
      <w:r>
        <w:rPr>
          <w:rFonts w:hint="eastAsia"/>
          <w:lang w:val="zh-CN"/>
        </w:rPr>
        <w:t>应及时确认巡检数据的质量，若存在质量问题，应立即对存在问题的巡检数据进行补拍。</w:t>
      </w:r>
    </w:p>
    <w:p w14:paraId="08E55850" w14:textId="77777777" w:rsidR="00000000" w:rsidRDefault="00000000">
      <w:pPr>
        <w:pStyle w:val="a9"/>
        <w:numPr>
          <w:ilvl w:val="0"/>
          <w:numId w:val="159"/>
        </w:numPr>
        <w:ind w:start="0pt" w:firstLineChars="200" w:firstLine="24pt"/>
        <w:rPr>
          <w:rFonts w:hint="eastAsia"/>
        </w:rPr>
      </w:pPr>
      <w:r>
        <w:rPr>
          <w:rFonts w:hint="eastAsia"/>
        </w:rPr>
        <w:t>保障要求：</w:t>
      </w:r>
      <w:r>
        <w:rPr>
          <w:rFonts w:hint="eastAsia"/>
        </w:rPr>
        <w:t xml:space="preserve"> </w:t>
      </w:r>
    </w:p>
    <w:p w14:paraId="617997E7" w14:textId="77777777" w:rsidR="00000000" w:rsidRDefault="00000000">
      <w:pPr>
        <w:pStyle w:val="a9"/>
        <w:numPr>
          <w:ilvl w:val="0"/>
          <w:numId w:val="167"/>
        </w:numPr>
        <w:ind w:start="0pt" w:firstLineChars="200" w:firstLine="24pt"/>
        <w:rPr>
          <w:szCs w:val="24"/>
          <w:lang w:val="zh-CN"/>
        </w:rPr>
      </w:pPr>
      <w:r>
        <w:rPr>
          <w:szCs w:val="24"/>
          <w:lang w:val="zh-CN"/>
        </w:rPr>
        <w:t>设备异常保险要求：应至少涵盖</w:t>
      </w:r>
      <w:bookmarkStart w:id="423" w:name="OLE_LINK22"/>
      <w:r>
        <w:rPr>
          <w:szCs w:val="24"/>
          <w:lang w:val="zh-CN"/>
        </w:rPr>
        <w:t>设备财产险、第三方责任险、运输与安装险、误工险、专项附加险等</w:t>
      </w:r>
      <w:bookmarkEnd w:id="423"/>
      <w:r>
        <w:rPr>
          <w:szCs w:val="24"/>
          <w:lang w:val="zh-CN"/>
        </w:rPr>
        <w:t>全方面保障，确保无人机在运行过</w:t>
      </w:r>
      <w:r>
        <w:rPr>
          <w:rFonts w:hint="eastAsia"/>
          <w:szCs w:val="24"/>
          <w:lang w:val="zh-CN"/>
        </w:rPr>
        <w:t>程中</w:t>
      </w:r>
      <w:r>
        <w:rPr>
          <w:szCs w:val="24"/>
          <w:lang w:val="zh-CN"/>
        </w:rPr>
        <w:t>不会因异常原因而造成损失，应支持在</w:t>
      </w:r>
      <w:r>
        <w:rPr>
          <w:szCs w:val="24"/>
          <w:lang w:val="zh-CN"/>
        </w:rPr>
        <w:t>3</w:t>
      </w:r>
      <w:r>
        <w:rPr>
          <w:szCs w:val="24"/>
          <w:lang w:val="zh-CN"/>
        </w:rPr>
        <w:t>年有效期内对年度保险理赔申报次数不超过</w:t>
      </w:r>
      <w:r>
        <w:rPr>
          <w:szCs w:val="24"/>
          <w:lang w:val="zh-CN"/>
        </w:rPr>
        <w:t>2</w:t>
      </w:r>
      <w:r>
        <w:rPr>
          <w:szCs w:val="24"/>
          <w:lang w:val="zh-CN"/>
        </w:rPr>
        <w:t>次的设备财产险、第三方责任险、运输与安装险、误工险、专项附加险等保险需求予以保障：</w:t>
      </w:r>
    </w:p>
    <w:p w14:paraId="10C56485" w14:textId="77777777" w:rsidR="00000000" w:rsidRDefault="00000000">
      <w:pPr>
        <w:pStyle w:val="a9"/>
        <w:widowControl/>
        <w:numPr>
          <w:ilvl w:val="0"/>
          <w:numId w:val="168"/>
        </w:numPr>
        <w:ind w:firstLineChars="200" w:firstLine="24pt"/>
        <w:rPr>
          <w:rFonts w:hint="eastAsia"/>
          <w:szCs w:val="24"/>
          <w:lang w:val="zh-CN"/>
        </w:rPr>
      </w:pPr>
      <w:r>
        <w:rPr>
          <w:rFonts w:hint="eastAsia"/>
          <w:szCs w:val="24"/>
          <w:lang w:val="zh-CN"/>
        </w:rPr>
        <w:t>设备财产险：针对无人机本体及附属设备（无人机巢、传感器、电池、通信模块等）的物理损失或损毁，应至少包含以下要求：</w:t>
      </w:r>
    </w:p>
    <w:p w14:paraId="7FADEF7F" w14:textId="77777777" w:rsidR="00000000" w:rsidRDefault="00000000">
      <w:pPr>
        <w:pStyle w:val="a9"/>
        <w:numPr>
          <w:ilvl w:val="0"/>
          <w:numId w:val="169"/>
        </w:numPr>
        <w:tabs>
          <w:tab w:val="start" w:pos="-21pt"/>
        </w:tabs>
        <w:ind w:firstLineChars="200" w:firstLine="24pt"/>
        <w:rPr>
          <w:szCs w:val="24"/>
          <w:lang w:val="zh-CN"/>
        </w:rPr>
      </w:pPr>
      <w:r>
        <w:rPr>
          <w:szCs w:val="24"/>
          <w:lang w:val="zh-CN"/>
        </w:rPr>
        <w:t>自然灾害：台风、雷击、海啸、巨浪等极端天气造成的</w:t>
      </w:r>
      <w:r>
        <w:rPr>
          <w:rFonts w:hint="eastAsia"/>
          <w:szCs w:val="24"/>
          <w:lang w:val="zh-CN"/>
        </w:rPr>
        <w:t>自然灾害</w:t>
      </w:r>
      <w:r>
        <w:rPr>
          <w:szCs w:val="24"/>
          <w:lang w:val="zh-CN"/>
        </w:rPr>
        <w:t>损坏</w:t>
      </w:r>
      <w:r>
        <w:rPr>
          <w:rFonts w:hint="eastAsia"/>
          <w:szCs w:val="24"/>
          <w:lang w:val="zh-CN"/>
        </w:rPr>
        <w:t>。</w:t>
      </w:r>
    </w:p>
    <w:p w14:paraId="4EC9C948" w14:textId="77777777" w:rsidR="00000000" w:rsidRDefault="00000000">
      <w:pPr>
        <w:pStyle w:val="a9"/>
        <w:numPr>
          <w:ilvl w:val="0"/>
          <w:numId w:val="169"/>
        </w:numPr>
        <w:tabs>
          <w:tab w:val="start" w:pos="-21pt"/>
        </w:tabs>
        <w:ind w:firstLineChars="200" w:firstLine="24pt"/>
        <w:rPr>
          <w:szCs w:val="24"/>
          <w:lang w:val="zh-CN"/>
        </w:rPr>
      </w:pPr>
      <w:r>
        <w:rPr>
          <w:szCs w:val="24"/>
          <w:lang w:val="zh-CN"/>
        </w:rPr>
        <w:t>意外事故：</w:t>
      </w:r>
      <w:r>
        <w:rPr>
          <w:rFonts w:hint="eastAsia"/>
          <w:szCs w:val="24"/>
          <w:lang w:val="zh-CN"/>
        </w:rPr>
        <w:t>电池自燃、</w:t>
      </w:r>
      <w:r>
        <w:rPr>
          <w:szCs w:val="24"/>
          <w:lang w:val="zh-CN"/>
        </w:rPr>
        <w:t>碰撞、倾覆、火灾、操作失误导致的设备故障</w:t>
      </w:r>
      <w:r>
        <w:rPr>
          <w:rFonts w:hint="eastAsia"/>
          <w:szCs w:val="24"/>
          <w:lang w:val="zh-CN"/>
        </w:rPr>
        <w:t>。</w:t>
      </w:r>
    </w:p>
    <w:p w14:paraId="2E3BA999" w14:textId="77777777" w:rsidR="00000000" w:rsidRDefault="00000000">
      <w:pPr>
        <w:pStyle w:val="a9"/>
        <w:numPr>
          <w:ilvl w:val="0"/>
          <w:numId w:val="169"/>
        </w:numPr>
        <w:tabs>
          <w:tab w:val="start" w:pos="-21pt"/>
        </w:tabs>
        <w:ind w:firstLineChars="200" w:firstLine="24pt"/>
        <w:rPr>
          <w:szCs w:val="24"/>
          <w:lang w:val="zh-CN"/>
        </w:rPr>
      </w:pPr>
      <w:r>
        <w:rPr>
          <w:szCs w:val="24"/>
          <w:lang w:val="zh-CN"/>
        </w:rPr>
        <w:t>盗窃与人为破坏：海上无人值守场景下的安保风险</w:t>
      </w:r>
      <w:r>
        <w:rPr>
          <w:rFonts w:hint="eastAsia"/>
          <w:szCs w:val="24"/>
          <w:lang w:val="zh-CN"/>
        </w:rPr>
        <w:t>。</w:t>
      </w:r>
    </w:p>
    <w:p w14:paraId="41E60F46" w14:textId="77777777" w:rsidR="00000000" w:rsidRDefault="00000000">
      <w:pPr>
        <w:pStyle w:val="a9"/>
        <w:numPr>
          <w:ilvl w:val="0"/>
          <w:numId w:val="169"/>
        </w:numPr>
        <w:tabs>
          <w:tab w:val="start" w:pos="-21pt"/>
        </w:tabs>
        <w:ind w:firstLineChars="200" w:firstLine="24pt"/>
        <w:rPr>
          <w:szCs w:val="24"/>
          <w:lang w:val="zh-CN"/>
        </w:rPr>
      </w:pPr>
      <w:r>
        <w:rPr>
          <w:szCs w:val="24"/>
          <w:lang w:val="zh-CN"/>
        </w:rPr>
        <w:t>保额设定：按购置成本（含研发费用）的</w:t>
      </w:r>
      <w:r>
        <w:rPr>
          <w:szCs w:val="24"/>
          <w:lang w:val="zh-CN"/>
        </w:rPr>
        <w:t>100%</w:t>
      </w:r>
      <w:r>
        <w:rPr>
          <w:rFonts w:hint="eastAsia"/>
          <w:szCs w:val="24"/>
          <w:lang w:val="zh-CN"/>
        </w:rPr>
        <w:t>～</w:t>
      </w:r>
      <w:r>
        <w:rPr>
          <w:szCs w:val="24"/>
          <w:lang w:val="zh-CN"/>
        </w:rPr>
        <w:t>120%</w:t>
      </w:r>
      <w:r>
        <w:rPr>
          <w:szCs w:val="24"/>
          <w:lang w:val="zh-CN"/>
        </w:rPr>
        <w:t>投保，覆盖设备</w:t>
      </w:r>
      <w:r>
        <w:rPr>
          <w:szCs w:val="24"/>
          <w:lang w:val="zh-CN"/>
        </w:rPr>
        <w:lastRenderedPageBreak/>
        <w:t>重置费用</w:t>
      </w:r>
      <w:r>
        <w:rPr>
          <w:rFonts w:hint="eastAsia"/>
          <w:szCs w:val="24"/>
          <w:lang w:val="zh-CN"/>
        </w:rPr>
        <w:t>。</w:t>
      </w:r>
    </w:p>
    <w:p w14:paraId="31E4CF37" w14:textId="77777777" w:rsidR="00000000" w:rsidRDefault="00000000">
      <w:pPr>
        <w:pStyle w:val="a9"/>
        <w:numPr>
          <w:ilvl w:val="0"/>
          <w:numId w:val="169"/>
        </w:numPr>
        <w:tabs>
          <w:tab w:val="start" w:pos="-21pt"/>
        </w:tabs>
        <w:ind w:firstLineChars="200" w:firstLine="24pt"/>
        <w:rPr>
          <w:szCs w:val="24"/>
          <w:lang w:val="zh-CN"/>
        </w:rPr>
      </w:pPr>
      <w:r>
        <w:rPr>
          <w:szCs w:val="24"/>
          <w:lang w:val="zh-CN"/>
        </w:rPr>
        <w:t>特殊条款：针对盐雾腐蚀、长期浸泡等海洋环境特有风险，需在保单中明确纳入。</w:t>
      </w:r>
    </w:p>
    <w:p w14:paraId="31EE4234" w14:textId="77777777" w:rsidR="00000000" w:rsidRDefault="00000000">
      <w:pPr>
        <w:pStyle w:val="a9"/>
        <w:widowControl/>
        <w:numPr>
          <w:ilvl w:val="0"/>
          <w:numId w:val="168"/>
        </w:numPr>
        <w:ind w:firstLineChars="200" w:firstLine="24pt"/>
        <w:rPr>
          <w:rFonts w:hint="eastAsia"/>
          <w:szCs w:val="24"/>
          <w:lang w:val="zh-CN"/>
        </w:rPr>
      </w:pPr>
      <w:r>
        <w:rPr>
          <w:rFonts w:hint="eastAsia"/>
          <w:szCs w:val="24"/>
          <w:lang w:val="zh-CN"/>
        </w:rPr>
        <w:t>第三者责任险：无人机作业过程中对第三方（如风电机组、船舶、海洋生物保护区等）造成的人身伤害或财产损失，单次事故赔偿限额应不低于</w:t>
      </w:r>
      <w:r>
        <w:rPr>
          <w:rFonts w:hint="eastAsia"/>
          <w:szCs w:val="24"/>
          <w:lang w:val="zh-CN"/>
        </w:rPr>
        <w:t>5000</w:t>
      </w:r>
      <w:r>
        <w:rPr>
          <w:rFonts w:hint="eastAsia"/>
          <w:szCs w:val="24"/>
          <w:lang w:val="zh-CN"/>
        </w:rPr>
        <w:t>万元，年度累计应不低于</w:t>
      </w:r>
      <w:r>
        <w:rPr>
          <w:rFonts w:hint="eastAsia"/>
          <w:szCs w:val="24"/>
          <w:lang w:val="zh-CN"/>
        </w:rPr>
        <w:t>2</w:t>
      </w:r>
      <w:r>
        <w:rPr>
          <w:rFonts w:hint="eastAsia"/>
          <w:szCs w:val="24"/>
          <w:lang w:val="zh-CN"/>
        </w:rPr>
        <w:t>亿元（根据国际海上风电项目惯例）。</w:t>
      </w:r>
    </w:p>
    <w:p w14:paraId="1C6E9AD6" w14:textId="77777777" w:rsidR="00000000" w:rsidRDefault="00000000">
      <w:pPr>
        <w:pStyle w:val="a9"/>
        <w:widowControl/>
        <w:numPr>
          <w:ilvl w:val="0"/>
          <w:numId w:val="168"/>
        </w:numPr>
        <w:ind w:firstLineChars="200" w:firstLine="24pt"/>
        <w:rPr>
          <w:rFonts w:hint="eastAsia"/>
          <w:szCs w:val="24"/>
          <w:lang w:val="zh-CN"/>
        </w:rPr>
      </w:pPr>
      <w:r>
        <w:rPr>
          <w:rFonts w:hint="eastAsia"/>
          <w:szCs w:val="24"/>
          <w:lang w:val="zh-CN"/>
        </w:rPr>
        <w:t>运输与安装险：应保障从出厂运输、海上吊装到调试完成的全流程风险，以及运输途中的颠簸损坏、吊装坠落、安装调试中的操作失误。</w:t>
      </w:r>
    </w:p>
    <w:p w14:paraId="5A36C454" w14:textId="77777777" w:rsidR="00000000" w:rsidRDefault="00000000">
      <w:pPr>
        <w:pStyle w:val="a9"/>
        <w:widowControl/>
        <w:numPr>
          <w:ilvl w:val="0"/>
          <w:numId w:val="168"/>
        </w:numPr>
        <w:ind w:firstLineChars="200" w:firstLine="24pt"/>
        <w:rPr>
          <w:rFonts w:hint="eastAsia"/>
          <w:szCs w:val="24"/>
          <w:lang w:val="zh-CN"/>
        </w:rPr>
      </w:pPr>
      <w:r>
        <w:rPr>
          <w:rFonts w:hint="eastAsia"/>
          <w:szCs w:val="24"/>
          <w:lang w:val="zh-CN"/>
        </w:rPr>
        <w:t>业务中断险（误工险）：应保障因机器人故障或损毁导致风电场巡检中断而影响发电效率的，应按停机时间补偿发电量损失（如每停机</w:t>
      </w:r>
      <w:r>
        <w:rPr>
          <w:rFonts w:hint="eastAsia"/>
          <w:szCs w:val="24"/>
          <w:lang w:val="zh-CN"/>
        </w:rPr>
        <w:t>1</w:t>
      </w:r>
      <w:r>
        <w:rPr>
          <w:rFonts w:hint="eastAsia"/>
          <w:szCs w:val="24"/>
          <w:lang w:val="zh-CN"/>
        </w:rPr>
        <w:t>天赔付</w:t>
      </w:r>
      <w:r>
        <w:rPr>
          <w:rFonts w:hint="eastAsia"/>
          <w:szCs w:val="24"/>
          <w:lang w:val="zh-CN"/>
        </w:rPr>
        <w:t>10</w:t>
      </w:r>
      <w:r>
        <w:rPr>
          <w:rFonts w:hint="eastAsia"/>
          <w:szCs w:val="24"/>
          <w:lang w:val="zh-CN"/>
        </w:rPr>
        <w:t>万元）。</w:t>
      </w:r>
    </w:p>
    <w:p w14:paraId="0216BA63" w14:textId="77777777" w:rsidR="00000000" w:rsidRDefault="00000000">
      <w:pPr>
        <w:pStyle w:val="a9"/>
        <w:widowControl/>
        <w:numPr>
          <w:ilvl w:val="0"/>
          <w:numId w:val="168"/>
        </w:numPr>
        <w:ind w:firstLineChars="200" w:firstLine="24pt"/>
        <w:rPr>
          <w:rFonts w:hint="eastAsia"/>
          <w:szCs w:val="24"/>
          <w:lang w:val="zh-CN"/>
        </w:rPr>
      </w:pPr>
      <w:r>
        <w:rPr>
          <w:rFonts w:hint="eastAsia"/>
          <w:szCs w:val="24"/>
          <w:lang w:val="zh-CN"/>
        </w:rPr>
        <w:t>专项附加险：覆盖因机器人通信故障或黑客攻击导致的数据安全风险，以及因</w:t>
      </w:r>
      <w:r>
        <w:rPr>
          <w:rFonts w:hint="eastAsia"/>
          <w:szCs w:val="24"/>
          <w:lang w:val="zh-CN"/>
        </w:rPr>
        <w:t>AI</w:t>
      </w:r>
      <w:r>
        <w:rPr>
          <w:rFonts w:hint="eastAsia"/>
          <w:szCs w:val="24"/>
          <w:lang w:val="zh-CN"/>
        </w:rPr>
        <w:t>算法缺陷或新型材料失效引发的意外损失。</w:t>
      </w:r>
    </w:p>
    <w:p w14:paraId="3CF922B6" w14:textId="77777777" w:rsidR="00000000" w:rsidRDefault="00000000">
      <w:pPr>
        <w:pStyle w:val="a9"/>
        <w:numPr>
          <w:ilvl w:val="0"/>
          <w:numId w:val="167"/>
        </w:numPr>
        <w:ind w:start="0pt" w:firstLineChars="200" w:firstLine="24pt"/>
        <w:rPr>
          <w:szCs w:val="24"/>
          <w:lang w:val="zh-CN"/>
        </w:rPr>
      </w:pPr>
      <w:r>
        <w:rPr>
          <w:szCs w:val="24"/>
          <w:lang w:val="zh-CN"/>
        </w:rPr>
        <w:t>设备质保要求：应按照质保期、质保期服务标准、质保期外服务标准等要求对设备进行质量保障，具体要求如下：</w:t>
      </w:r>
    </w:p>
    <w:p w14:paraId="3CB5632E" w14:textId="77777777" w:rsidR="00000000" w:rsidRDefault="00000000">
      <w:pPr>
        <w:pStyle w:val="a9"/>
        <w:numPr>
          <w:ilvl w:val="0"/>
          <w:numId w:val="170"/>
        </w:numPr>
        <w:ind w:firstLineChars="200" w:firstLine="24pt"/>
        <w:rPr>
          <w:szCs w:val="24"/>
          <w:lang w:val="zh-CN"/>
        </w:rPr>
      </w:pPr>
      <w:bookmarkStart w:id="424" w:name="OLE_LINK23"/>
      <w:r>
        <w:rPr>
          <w:rFonts w:hint="eastAsia"/>
          <w:szCs w:val="24"/>
          <w:lang w:val="zh-CN"/>
        </w:rPr>
        <w:t>质保期要求：对</w:t>
      </w:r>
      <w:r>
        <w:rPr>
          <w:szCs w:val="24"/>
          <w:lang w:val="zh-CN"/>
        </w:rPr>
        <w:t>无人机机体、动力系统、核心传感器等</w:t>
      </w:r>
      <w:r>
        <w:rPr>
          <w:rFonts w:hint="eastAsia"/>
          <w:szCs w:val="24"/>
          <w:lang w:val="zh-CN"/>
        </w:rPr>
        <w:t>整机系统及附属部件的质保期应不低于</w:t>
      </w:r>
      <w:r>
        <w:rPr>
          <w:rFonts w:hint="eastAsia"/>
          <w:szCs w:val="24"/>
          <w:lang w:val="zh-CN"/>
        </w:rPr>
        <w:t>3</w:t>
      </w:r>
      <w:r>
        <w:rPr>
          <w:rFonts w:hint="eastAsia"/>
          <w:szCs w:val="24"/>
          <w:lang w:val="zh-CN"/>
        </w:rPr>
        <w:t>年；对电池系统的质保期应不低于</w:t>
      </w:r>
      <w:r>
        <w:rPr>
          <w:rFonts w:hint="eastAsia"/>
          <w:szCs w:val="24"/>
          <w:lang w:val="zh-CN"/>
        </w:rPr>
        <w:t>5</w:t>
      </w:r>
      <w:r>
        <w:rPr>
          <w:rFonts w:hint="eastAsia"/>
          <w:szCs w:val="24"/>
          <w:lang w:val="zh-CN"/>
        </w:rPr>
        <w:t>年，并确保容量衰减</w:t>
      </w:r>
      <w:r>
        <w:rPr>
          <w:rFonts w:hAnsi="宋体" w:hint="eastAsia"/>
          <w:color w:val="000000"/>
        </w:rPr>
        <w:t>应</w:t>
      </w:r>
      <w:r>
        <w:rPr>
          <w:rFonts w:hint="eastAsia"/>
          <w:szCs w:val="24"/>
          <w:lang w:val="zh-CN"/>
        </w:rPr>
        <w:t>不高于</w:t>
      </w:r>
      <w:r>
        <w:rPr>
          <w:rFonts w:hint="eastAsia"/>
          <w:szCs w:val="24"/>
          <w:lang w:val="zh-CN"/>
        </w:rPr>
        <w:t>20%</w:t>
      </w:r>
      <w:r>
        <w:rPr>
          <w:rFonts w:hint="eastAsia"/>
          <w:szCs w:val="24"/>
          <w:lang w:val="zh-CN"/>
        </w:rPr>
        <w:t>；对电机、螺旋桨等运动部件的质保期应不低于</w:t>
      </w:r>
      <w:r>
        <w:rPr>
          <w:rFonts w:hint="eastAsia"/>
          <w:szCs w:val="24"/>
          <w:lang w:val="zh-CN"/>
        </w:rPr>
        <w:t>5</w:t>
      </w:r>
      <w:r>
        <w:rPr>
          <w:rFonts w:hint="eastAsia"/>
          <w:szCs w:val="24"/>
          <w:lang w:val="zh-CN"/>
        </w:rPr>
        <w:t>年，并确保</w:t>
      </w:r>
      <w:r>
        <w:rPr>
          <w:szCs w:val="24"/>
          <w:lang w:val="zh-CN"/>
        </w:rPr>
        <w:t>无异常磨损或腐蚀失效</w:t>
      </w:r>
      <w:r>
        <w:rPr>
          <w:rFonts w:hint="eastAsia"/>
          <w:szCs w:val="24"/>
          <w:lang w:val="zh-CN"/>
        </w:rPr>
        <w:t>；对激光雷达、红外成像仪等传感器的质保期应不低于</w:t>
      </w:r>
      <w:r>
        <w:rPr>
          <w:rFonts w:hint="eastAsia"/>
          <w:szCs w:val="24"/>
          <w:lang w:val="zh-CN"/>
        </w:rPr>
        <w:t>3</w:t>
      </w:r>
      <w:r>
        <w:rPr>
          <w:rFonts w:hint="eastAsia"/>
          <w:szCs w:val="24"/>
          <w:lang w:val="zh-CN"/>
        </w:rPr>
        <w:t>年，并确保</w:t>
      </w:r>
      <w:r>
        <w:rPr>
          <w:szCs w:val="24"/>
          <w:lang w:val="zh-CN"/>
        </w:rPr>
        <w:t>精度误差</w:t>
      </w:r>
      <w:r>
        <w:rPr>
          <w:rFonts w:hAnsi="宋体" w:hint="eastAsia"/>
          <w:color w:val="000000"/>
        </w:rPr>
        <w:t>应</w:t>
      </w:r>
      <w:r>
        <w:rPr>
          <w:rFonts w:hint="eastAsia"/>
          <w:szCs w:val="24"/>
          <w:lang w:val="zh-CN"/>
        </w:rPr>
        <w:t>不高于</w:t>
      </w:r>
      <w:r>
        <w:rPr>
          <w:szCs w:val="24"/>
          <w:lang w:val="zh-CN"/>
        </w:rPr>
        <w:t>1%</w:t>
      </w:r>
      <w:r>
        <w:rPr>
          <w:rFonts w:hint="eastAsia"/>
          <w:szCs w:val="24"/>
          <w:lang w:val="zh-CN"/>
        </w:rPr>
        <w:t>。</w:t>
      </w:r>
    </w:p>
    <w:p w14:paraId="15AABBFF" w14:textId="77777777" w:rsidR="00000000" w:rsidRDefault="00000000">
      <w:pPr>
        <w:pStyle w:val="a9"/>
        <w:numPr>
          <w:ilvl w:val="0"/>
          <w:numId w:val="170"/>
        </w:numPr>
        <w:ind w:firstLineChars="200" w:firstLine="24pt"/>
        <w:rPr>
          <w:szCs w:val="24"/>
          <w:lang w:val="zh-CN"/>
        </w:rPr>
      </w:pPr>
      <w:r>
        <w:rPr>
          <w:rFonts w:hint="eastAsia"/>
          <w:szCs w:val="24"/>
          <w:lang w:val="zh-CN"/>
        </w:rPr>
        <w:t>质保期服务标准要求：</w:t>
      </w:r>
    </w:p>
    <w:p w14:paraId="51FAE8C6" w14:textId="77777777" w:rsidR="00000000" w:rsidRDefault="00000000">
      <w:pPr>
        <w:pStyle w:val="a9"/>
        <w:numPr>
          <w:ilvl w:val="0"/>
          <w:numId w:val="171"/>
        </w:numPr>
        <w:tabs>
          <w:tab w:val="start" w:pos="-21pt"/>
        </w:tabs>
        <w:ind w:firstLineChars="200" w:firstLine="24pt"/>
        <w:rPr>
          <w:szCs w:val="24"/>
          <w:lang w:val="zh-CN"/>
        </w:rPr>
      </w:pPr>
      <w:r>
        <w:rPr>
          <w:rFonts w:hint="eastAsia"/>
          <w:szCs w:val="24"/>
          <w:lang w:val="zh-CN"/>
        </w:rPr>
        <w:t>响应时效：故障报修后</w:t>
      </w:r>
      <w:r>
        <w:rPr>
          <w:rFonts w:hint="eastAsia"/>
          <w:szCs w:val="24"/>
        </w:rPr>
        <w:t>应不超过</w:t>
      </w:r>
      <w:r>
        <w:rPr>
          <w:rFonts w:hint="eastAsia"/>
          <w:szCs w:val="24"/>
          <w:lang w:val="zh-CN"/>
        </w:rPr>
        <w:t>2</w:t>
      </w:r>
      <w:r>
        <w:rPr>
          <w:rFonts w:hint="eastAsia"/>
          <w:szCs w:val="24"/>
          <w:lang w:val="zh-CN"/>
        </w:rPr>
        <w:t>小时内提供远程诊断支持，</w:t>
      </w:r>
      <w:r>
        <w:rPr>
          <w:rFonts w:hint="eastAsia"/>
          <w:szCs w:val="24"/>
          <w:lang w:val="zh-CN"/>
        </w:rPr>
        <w:t>48</w:t>
      </w:r>
      <w:r>
        <w:rPr>
          <w:rFonts w:hint="eastAsia"/>
          <w:szCs w:val="24"/>
          <w:lang w:val="zh-CN"/>
        </w:rPr>
        <w:t>小时内到达现场维修；紧急故障（如导航失灵）需承诺</w:t>
      </w:r>
      <w:r>
        <w:rPr>
          <w:rFonts w:hint="eastAsia"/>
          <w:szCs w:val="24"/>
          <w:lang w:val="zh-CN"/>
        </w:rPr>
        <w:t>24</w:t>
      </w:r>
      <w:r>
        <w:rPr>
          <w:rFonts w:hint="eastAsia"/>
          <w:szCs w:val="24"/>
          <w:lang w:val="zh-CN"/>
        </w:rPr>
        <w:t>小时应急响应。</w:t>
      </w:r>
    </w:p>
    <w:p w14:paraId="21C0C42E" w14:textId="77777777" w:rsidR="00000000" w:rsidRDefault="00000000">
      <w:pPr>
        <w:pStyle w:val="a9"/>
        <w:numPr>
          <w:ilvl w:val="0"/>
          <w:numId w:val="171"/>
        </w:numPr>
        <w:tabs>
          <w:tab w:val="start" w:pos="-21pt"/>
        </w:tabs>
        <w:ind w:firstLineChars="200" w:firstLine="24pt"/>
        <w:rPr>
          <w:szCs w:val="24"/>
          <w:lang w:val="zh-CN"/>
        </w:rPr>
      </w:pPr>
      <w:r>
        <w:rPr>
          <w:rFonts w:hint="eastAsia"/>
          <w:szCs w:val="24"/>
          <w:lang w:val="zh-CN"/>
        </w:rPr>
        <w:t>质保范围：对设计缺陷、材料老化、工艺等问题导致的故障进行免费维修或更换，并应确保备件供应周期不超过</w:t>
      </w:r>
      <w:r>
        <w:rPr>
          <w:rFonts w:hint="eastAsia"/>
          <w:szCs w:val="24"/>
          <w:lang w:val="zh-CN"/>
        </w:rPr>
        <w:t>72</w:t>
      </w:r>
      <w:r>
        <w:rPr>
          <w:rFonts w:hint="eastAsia"/>
          <w:szCs w:val="24"/>
          <w:lang w:val="zh-CN"/>
        </w:rPr>
        <w:t>小时。</w:t>
      </w:r>
    </w:p>
    <w:p w14:paraId="7B32E0CA" w14:textId="77777777" w:rsidR="00000000" w:rsidRDefault="00000000">
      <w:pPr>
        <w:pStyle w:val="a9"/>
        <w:numPr>
          <w:ilvl w:val="0"/>
          <w:numId w:val="171"/>
        </w:numPr>
        <w:tabs>
          <w:tab w:val="start" w:pos="-21pt"/>
        </w:tabs>
        <w:ind w:firstLineChars="200" w:firstLine="24pt"/>
        <w:rPr>
          <w:szCs w:val="24"/>
          <w:lang w:val="zh-CN"/>
        </w:rPr>
      </w:pPr>
      <w:r>
        <w:rPr>
          <w:rFonts w:hint="eastAsia"/>
          <w:szCs w:val="24"/>
          <w:lang w:val="zh-CN"/>
        </w:rPr>
        <w:t>性能保证：质保期内承诺巡检任务完成率</w:t>
      </w:r>
      <w:r>
        <w:rPr>
          <w:rFonts w:hint="eastAsia"/>
          <w:szCs w:val="24"/>
        </w:rPr>
        <w:t>应不低于</w:t>
      </w:r>
      <w:r>
        <w:rPr>
          <w:rFonts w:hint="eastAsia"/>
          <w:szCs w:val="24"/>
          <w:lang w:val="zh-CN"/>
        </w:rPr>
        <w:t>98%</w:t>
      </w:r>
      <w:r>
        <w:rPr>
          <w:rFonts w:hint="eastAsia"/>
          <w:szCs w:val="24"/>
          <w:lang w:val="zh-CN"/>
        </w:rPr>
        <w:t>（扣除极端天气影响），缺陷识别准确率</w:t>
      </w:r>
      <w:r>
        <w:rPr>
          <w:rFonts w:hint="eastAsia"/>
          <w:szCs w:val="24"/>
        </w:rPr>
        <w:t>应不低于</w:t>
      </w:r>
      <w:r>
        <w:rPr>
          <w:rFonts w:hint="eastAsia"/>
          <w:szCs w:val="24"/>
          <w:lang w:val="zh-CN"/>
        </w:rPr>
        <w:t>90%</w:t>
      </w:r>
      <w:r>
        <w:rPr>
          <w:rFonts w:hint="eastAsia"/>
          <w:szCs w:val="24"/>
          <w:lang w:val="zh-CN"/>
        </w:rPr>
        <w:t>。</w:t>
      </w:r>
    </w:p>
    <w:bookmarkEnd w:id="424"/>
    <w:p w14:paraId="69E69B8B" w14:textId="77777777" w:rsidR="00000000" w:rsidRDefault="00000000">
      <w:pPr>
        <w:pStyle w:val="a9"/>
        <w:numPr>
          <w:ilvl w:val="0"/>
          <w:numId w:val="170"/>
        </w:numPr>
        <w:ind w:firstLineChars="200" w:firstLine="24pt"/>
        <w:rPr>
          <w:szCs w:val="24"/>
          <w:lang w:val="zh-CN"/>
        </w:rPr>
      </w:pPr>
      <w:r>
        <w:rPr>
          <w:rFonts w:hint="eastAsia"/>
          <w:szCs w:val="24"/>
          <w:lang w:val="zh-CN"/>
        </w:rPr>
        <w:t>质保期外服务标准要求：</w:t>
      </w:r>
    </w:p>
    <w:p w14:paraId="4EEA0E91" w14:textId="77777777" w:rsidR="00000000" w:rsidRDefault="00000000">
      <w:pPr>
        <w:pStyle w:val="a9"/>
        <w:ind w:firstLineChars="200" w:firstLine="24pt"/>
        <w:rPr>
          <w:rFonts w:hint="eastAsia"/>
          <w:lang w:val="zh-CN"/>
        </w:rPr>
      </w:pPr>
      <w:r>
        <w:rPr>
          <w:rFonts w:hint="eastAsia"/>
          <w:lang w:val="zh-CN"/>
        </w:rPr>
        <w:t>质保期结束后，应承诺每年</w:t>
      </w:r>
      <w:r>
        <w:rPr>
          <w:rFonts w:hint="eastAsia"/>
        </w:rPr>
        <w:t>的质保金额</w:t>
      </w:r>
      <w:r>
        <w:rPr>
          <w:rFonts w:hint="eastAsia"/>
          <w:lang w:val="zh-CN"/>
        </w:rPr>
        <w:t>（具体金额以双方协商为准）提供</w:t>
      </w:r>
      <w:r>
        <w:rPr>
          <w:rFonts w:hint="eastAsia"/>
          <w:lang w:val="zh-CN"/>
        </w:rPr>
        <w:lastRenderedPageBreak/>
        <w:t>覆盖备件和人工成本在内的延保服务，并确保达到质保期服务标准。</w:t>
      </w:r>
    </w:p>
    <w:p w14:paraId="043DC02C"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智能巡视点位要求</w:t>
      </w:r>
    </w:p>
    <w:p w14:paraId="50021640" w14:textId="77777777" w:rsidR="00000000" w:rsidRDefault="00000000">
      <w:pPr>
        <w:pStyle w:val="a9"/>
        <w:ind w:firstLineChars="200" w:firstLine="24pt"/>
        <w:rPr>
          <w:rFonts w:hint="eastAsia"/>
          <w:lang w:val="zh-CN"/>
        </w:rPr>
      </w:pPr>
      <w:r>
        <w:rPr>
          <w:rFonts w:hint="eastAsia"/>
          <w:lang w:val="zh-CN"/>
        </w:rPr>
        <w:t>智能巡视任务点位，应至少</w:t>
      </w:r>
      <w:r>
        <w:rPr>
          <w:rFonts w:hint="eastAsia"/>
        </w:rPr>
        <w:t>满足</w:t>
      </w:r>
      <w:r>
        <w:rPr>
          <w:rFonts w:hint="eastAsia"/>
          <w:lang w:val="zh-CN"/>
        </w:rPr>
        <w:t>以下要求：</w:t>
      </w:r>
    </w:p>
    <w:p w14:paraId="7B1C6CEA" w14:textId="77777777" w:rsidR="00000000" w:rsidRDefault="00000000">
      <w:pPr>
        <w:pStyle w:val="a9"/>
        <w:numPr>
          <w:ilvl w:val="0"/>
          <w:numId w:val="172"/>
        </w:numPr>
        <w:ind w:start="0pt" w:firstLineChars="200" w:firstLine="24pt"/>
        <w:rPr>
          <w:rFonts w:hint="eastAsia"/>
        </w:rPr>
      </w:pPr>
      <w:r>
        <w:rPr>
          <w:rFonts w:hint="eastAsia"/>
        </w:rPr>
        <w:t>巡视点位设置原则：应满足室内外一次、二次及辅助设备设施巡视覆盖要求，包括设备外观、表计、状态指示、变压器（电抗器）声音、二次屏柜、设备及接头测温等。</w:t>
      </w:r>
    </w:p>
    <w:p w14:paraId="0C8B3AC8" w14:textId="77777777" w:rsidR="00000000" w:rsidRDefault="00000000">
      <w:pPr>
        <w:pStyle w:val="a9"/>
        <w:numPr>
          <w:ilvl w:val="0"/>
          <w:numId w:val="172"/>
        </w:numPr>
        <w:ind w:start="0pt" w:firstLineChars="200" w:firstLine="24pt"/>
        <w:rPr>
          <w:rFonts w:hint="eastAsia"/>
        </w:rPr>
      </w:pPr>
      <w:r>
        <w:rPr>
          <w:rFonts w:hint="eastAsia"/>
        </w:rPr>
        <w:t>巡视范围：应包括变压器（电抗器）、断路器、组合电器、隔离开关、开关柜、电流互感器、电压互感器、避雷器、并联电容器、干式电抗器、串联补偿装置、母线及绝缘子、穿墙套管、电力电缆、消弧线圈、高频阻波器、耦合电容器、高压熔断器、中性点隔直装置、接地装置、端子箱及检修电源、站用变、站用交流电源、站用直流电源、构支架、避雷针、二次屏柜、辅助设施、建筑设施等。</w:t>
      </w:r>
    </w:p>
    <w:p w14:paraId="545AC22D" w14:textId="77777777" w:rsidR="00000000" w:rsidRDefault="00000000">
      <w:pPr>
        <w:pStyle w:val="a9"/>
        <w:numPr>
          <w:ilvl w:val="0"/>
          <w:numId w:val="172"/>
        </w:numPr>
        <w:ind w:start="0pt" w:firstLineChars="200" w:firstLine="24pt"/>
        <w:rPr>
          <w:rFonts w:hint="eastAsia"/>
        </w:rPr>
      </w:pPr>
      <w:r>
        <w:rPr>
          <w:rFonts w:hint="eastAsia"/>
        </w:rPr>
        <w:t>巡视类型：应至少包括例行巡视、特殊巡视、专项巡视、自定义巡视等，其中，恶劣天气特巡包括大风后、雷暴后、雾霾中、冰雪中、冰雹中等；专项巡视包括设备红外测温、油位油温表抄录、避雷器表计抄录、</w:t>
      </w:r>
      <w:r>
        <w:rPr>
          <w:rFonts w:hint="eastAsia"/>
        </w:rPr>
        <w:t>SF6</w:t>
      </w:r>
      <w:r>
        <w:rPr>
          <w:rFonts w:hint="eastAsia"/>
        </w:rPr>
        <w:t>压力表抄录、液压表抄录、位置状态识别、高压带电显示装置检查抄录等。</w:t>
      </w:r>
    </w:p>
    <w:p w14:paraId="38D8290A" w14:textId="77777777" w:rsidR="00000000" w:rsidRDefault="00000000">
      <w:pPr>
        <w:pStyle w:val="a9"/>
        <w:numPr>
          <w:ilvl w:val="0"/>
          <w:numId w:val="172"/>
        </w:numPr>
        <w:ind w:start="0pt" w:firstLineChars="200" w:firstLine="24pt"/>
        <w:rPr>
          <w:rFonts w:hint="eastAsia"/>
        </w:rPr>
      </w:pPr>
      <w:r>
        <w:rPr>
          <w:rFonts w:hint="eastAsia"/>
        </w:rPr>
        <w:t>巡视点位数据采集源：应至少包括机器人、无人机、摄像机、声纹及主辅设备状态监测等，重要巡视点位应采用非同源冗余巡视采集设置。</w:t>
      </w:r>
    </w:p>
    <w:p w14:paraId="57AB45AA" w14:textId="77777777" w:rsidR="00000000" w:rsidRDefault="00000000">
      <w:pPr>
        <w:pStyle w:val="a9"/>
        <w:numPr>
          <w:ilvl w:val="0"/>
          <w:numId w:val="172"/>
        </w:numPr>
        <w:ind w:start="0pt" w:firstLineChars="200" w:firstLine="24pt"/>
        <w:rPr>
          <w:rFonts w:hint="eastAsia"/>
        </w:rPr>
      </w:pPr>
      <w:r>
        <w:rPr>
          <w:rFonts w:hint="eastAsia"/>
        </w:rPr>
        <w:t>巡视数据格式：应至少包括数值结果、可见光图片、红外图谱、音频</w:t>
      </w:r>
      <w:r>
        <w:rPr>
          <w:rFonts w:hint="eastAsia"/>
        </w:rPr>
        <w:t>4</w:t>
      </w:r>
      <w:r>
        <w:rPr>
          <w:rFonts w:hint="eastAsia"/>
        </w:rPr>
        <w:t>类。</w:t>
      </w:r>
    </w:p>
    <w:p w14:paraId="609C6D36" w14:textId="77777777" w:rsidR="00000000" w:rsidRDefault="00000000">
      <w:pPr>
        <w:pStyle w:val="3"/>
        <w:numPr>
          <w:ilvl w:val="2"/>
          <w:numId w:val="24"/>
        </w:numPr>
        <w:rPr>
          <w:rFonts w:hint="eastAsia"/>
          <w:kern w:val="44"/>
          <w:szCs w:val="24"/>
        </w:rPr>
      </w:pPr>
      <w:r>
        <w:rPr>
          <w:rFonts w:hint="eastAsia"/>
          <w:kern w:val="44"/>
          <w:szCs w:val="24"/>
        </w:rPr>
        <w:t>第三方应用数据接口要求</w:t>
      </w:r>
    </w:p>
    <w:p w14:paraId="6C16A461" w14:textId="77777777" w:rsidR="00000000" w:rsidRDefault="00000000">
      <w:pPr>
        <w:pStyle w:val="a9"/>
        <w:ind w:firstLineChars="200" w:firstLine="24pt"/>
        <w:rPr>
          <w:rFonts w:hint="eastAsia"/>
          <w:lang w:val="zh-CN"/>
        </w:rPr>
      </w:pPr>
      <w:r>
        <w:rPr>
          <w:rFonts w:hint="eastAsia"/>
          <w:lang w:val="zh-CN"/>
        </w:rPr>
        <w:t>本章节所述的调度对象聚合服务系统、涉网考核管理服务系统、智能巡视系统应提供面向第三方系统的数据接口，便于其他子系统获取集控系统数据。对外访问接口应包含通讯规约及</w:t>
      </w:r>
      <w:r>
        <w:rPr>
          <w:rFonts w:hint="eastAsia"/>
          <w:lang w:val="zh-CN"/>
        </w:rPr>
        <w:t>API</w:t>
      </w:r>
      <w:r>
        <w:rPr>
          <w:rFonts w:hint="eastAsia"/>
          <w:lang w:val="zh-CN"/>
        </w:rPr>
        <w:t>形式。通讯规约接口应支持电力行业常用的标准规约，应支持整场转发、挑点转发等多种数据转发形式。</w:t>
      </w:r>
      <w:r>
        <w:rPr>
          <w:rFonts w:hint="eastAsia"/>
          <w:lang w:val="zh-CN"/>
        </w:rPr>
        <w:t>API</w:t>
      </w:r>
      <w:r>
        <w:rPr>
          <w:rFonts w:hint="eastAsia"/>
          <w:lang w:val="zh-CN"/>
        </w:rPr>
        <w:t>接口</w:t>
      </w:r>
      <w:r>
        <w:rPr>
          <w:rFonts w:hint="eastAsia"/>
        </w:rPr>
        <w:t>应不支持</w:t>
      </w:r>
      <w:r>
        <w:rPr>
          <w:rFonts w:hint="eastAsia"/>
          <w:lang w:val="zh-CN"/>
        </w:rPr>
        <w:t>用</w:t>
      </w:r>
      <w:r>
        <w:rPr>
          <w:rFonts w:hint="eastAsia"/>
          <w:lang w:val="zh-CN"/>
        </w:rPr>
        <w:t>restful</w:t>
      </w:r>
      <w:r>
        <w:rPr>
          <w:rFonts w:hint="eastAsia"/>
          <w:lang w:val="zh-CN"/>
        </w:rPr>
        <w:t>形式对外提供数据，需提供权限和安全校验机制，</w:t>
      </w:r>
      <w:r>
        <w:rPr>
          <w:rFonts w:hint="eastAsia"/>
        </w:rPr>
        <w:t>应支持</w:t>
      </w:r>
      <w:r>
        <w:rPr>
          <w:rFonts w:hint="eastAsia"/>
          <w:lang w:val="zh-CN"/>
        </w:rPr>
        <w:t>通过</w:t>
      </w:r>
      <w:r>
        <w:rPr>
          <w:rFonts w:hint="eastAsia"/>
          <w:lang w:val="zh-CN"/>
        </w:rPr>
        <w:t>Token</w:t>
      </w:r>
      <w:r>
        <w:rPr>
          <w:rFonts w:hint="eastAsia"/>
          <w:lang w:val="zh-CN"/>
        </w:rPr>
        <w:t>或</w:t>
      </w:r>
      <w:r>
        <w:rPr>
          <w:rFonts w:hint="eastAsia"/>
          <w:lang w:val="zh-CN"/>
        </w:rPr>
        <w:t>Session</w:t>
      </w:r>
      <w:r>
        <w:rPr>
          <w:rFonts w:hint="eastAsia"/>
          <w:lang w:val="zh-CN"/>
        </w:rPr>
        <w:t>的形式进行对外访问权限鉴定，对于非法接口调用，应予以拒绝，保证数据的安全。</w:t>
      </w:r>
    </w:p>
    <w:p w14:paraId="3BAD0F6E" w14:textId="77777777" w:rsidR="00000000" w:rsidRDefault="00000000">
      <w:pPr>
        <w:pStyle w:val="20"/>
        <w:numPr>
          <w:ilvl w:val="1"/>
          <w:numId w:val="24"/>
        </w:numPr>
        <w:rPr>
          <w:rFonts w:hint="eastAsia"/>
        </w:rPr>
      </w:pPr>
      <w:r>
        <w:rPr>
          <w:rFonts w:hint="eastAsia"/>
        </w:rPr>
        <w:t>性能要求</w:t>
      </w:r>
    </w:p>
    <w:p w14:paraId="7935C1E7" w14:textId="77777777" w:rsidR="00000000" w:rsidRDefault="00000000">
      <w:pPr>
        <w:pStyle w:val="3"/>
        <w:numPr>
          <w:ilvl w:val="2"/>
          <w:numId w:val="24"/>
        </w:numPr>
        <w:rPr>
          <w:rFonts w:hint="eastAsia"/>
          <w:kern w:val="44"/>
          <w:szCs w:val="24"/>
        </w:rPr>
      </w:pPr>
      <w:r>
        <w:rPr>
          <w:rFonts w:hint="eastAsia"/>
          <w:kern w:val="44"/>
          <w:szCs w:val="24"/>
        </w:rPr>
        <w:lastRenderedPageBreak/>
        <w:t>多旋翼无人机性能要求</w:t>
      </w:r>
    </w:p>
    <w:p w14:paraId="1E5CBE0B" w14:textId="77777777" w:rsidR="00000000" w:rsidRDefault="00000000">
      <w:pPr>
        <w:pStyle w:val="a9"/>
        <w:numPr>
          <w:ilvl w:val="0"/>
          <w:numId w:val="173"/>
        </w:numPr>
        <w:ind w:start="0pt" w:firstLineChars="200" w:firstLine="24pt"/>
        <w:rPr>
          <w:rFonts w:hint="eastAsia"/>
        </w:rPr>
      </w:pPr>
      <w:r>
        <w:rPr>
          <w:rFonts w:hint="eastAsia"/>
        </w:rPr>
        <w:t>最大载重应不低于</w:t>
      </w:r>
      <w:r>
        <w:rPr>
          <w:rFonts w:hint="eastAsia"/>
        </w:rPr>
        <w:t>2kg</w:t>
      </w:r>
      <w:r>
        <w:rPr>
          <w:rFonts w:hint="eastAsia"/>
        </w:rPr>
        <w:t>。</w:t>
      </w:r>
    </w:p>
    <w:p w14:paraId="66F3810A" w14:textId="77777777" w:rsidR="00000000" w:rsidRDefault="00000000">
      <w:pPr>
        <w:pStyle w:val="a9"/>
        <w:numPr>
          <w:ilvl w:val="0"/>
          <w:numId w:val="173"/>
        </w:numPr>
        <w:ind w:start="0pt" w:firstLineChars="200" w:firstLine="24pt"/>
        <w:rPr>
          <w:rFonts w:hint="eastAsia"/>
        </w:rPr>
      </w:pPr>
      <w:r>
        <w:rPr>
          <w:rFonts w:hint="eastAsia"/>
        </w:rPr>
        <w:t>抗风能力应不低于</w:t>
      </w:r>
      <w:r>
        <w:rPr>
          <w:rFonts w:hint="eastAsia"/>
        </w:rPr>
        <w:t>12m/s</w:t>
      </w:r>
      <w:r>
        <w:rPr>
          <w:rFonts w:hint="eastAsia"/>
        </w:rPr>
        <w:t>（</w:t>
      </w:r>
      <w:r>
        <w:rPr>
          <w:rFonts w:hint="eastAsia"/>
        </w:rPr>
        <w:t>6</w:t>
      </w:r>
      <w:r>
        <w:rPr>
          <w:rFonts w:hint="eastAsia"/>
        </w:rPr>
        <w:t>级风）。</w:t>
      </w:r>
    </w:p>
    <w:p w14:paraId="26AA3CB1" w14:textId="77777777" w:rsidR="00000000" w:rsidRDefault="00000000">
      <w:pPr>
        <w:pStyle w:val="a9"/>
        <w:numPr>
          <w:ilvl w:val="0"/>
          <w:numId w:val="173"/>
        </w:numPr>
        <w:ind w:start="0pt" w:firstLineChars="200" w:firstLine="24pt"/>
        <w:rPr>
          <w:rFonts w:hint="eastAsia"/>
        </w:rPr>
      </w:pPr>
      <w:r>
        <w:rPr>
          <w:rFonts w:hint="eastAsia"/>
        </w:rPr>
        <w:t>最远作业半径应不低于</w:t>
      </w:r>
      <w:r>
        <w:rPr>
          <w:rFonts w:hint="eastAsia"/>
        </w:rPr>
        <w:t>5000m</w:t>
      </w:r>
      <w:r>
        <w:rPr>
          <w:rFonts w:hint="eastAsia"/>
        </w:rPr>
        <w:t>。</w:t>
      </w:r>
    </w:p>
    <w:p w14:paraId="6BE726E4" w14:textId="77777777" w:rsidR="00000000" w:rsidRDefault="00000000">
      <w:pPr>
        <w:pStyle w:val="a9"/>
        <w:numPr>
          <w:ilvl w:val="0"/>
          <w:numId w:val="173"/>
        </w:numPr>
        <w:ind w:start="0pt" w:firstLineChars="200" w:firstLine="24pt"/>
        <w:rPr>
          <w:rFonts w:hint="eastAsia"/>
        </w:rPr>
      </w:pPr>
      <w:r>
        <w:rPr>
          <w:rFonts w:hint="eastAsia"/>
        </w:rPr>
        <w:t>工作环境温度在</w:t>
      </w:r>
      <w:r>
        <w:rPr>
          <w:rFonts w:hint="eastAsia"/>
        </w:rPr>
        <w:t>-10</w:t>
      </w:r>
      <w:r>
        <w:rPr>
          <w:rFonts w:hint="eastAsia"/>
        </w:rPr>
        <w:t>℃至</w:t>
      </w:r>
      <w:r>
        <w:rPr>
          <w:rFonts w:hint="eastAsia"/>
        </w:rPr>
        <w:t>40</w:t>
      </w:r>
      <w:r>
        <w:rPr>
          <w:rFonts w:hint="eastAsia"/>
        </w:rPr>
        <w:t>℃。</w:t>
      </w:r>
    </w:p>
    <w:p w14:paraId="1DCBFBCE" w14:textId="77777777" w:rsidR="00000000" w:rsidRDefault="00000000">
      <w:pPr>
        <w:pStyle w:val="a9"/>
        <w:numPr>
          <w:ilvl w:val="0"/>
          <w:numId w:val="173"/>
        </w:numPr>
        <w:ind w:start="0pt" w:firstLineChars="200" w:firstLine="24pt"/>
        <w:rPr>
          <w:rFonts w:hint="eastAsia"/>
        </w:rPr>
      </w:pPr>
      <w:r>
        <w:rPr>
          <w:rFonts w:hint="eastAsia"/>
        </w:rPr>
        <w:t>防护等级应不低于</w:t>
      </w:r>
      <w:r>
        <w:rPr>
          <w:rFonts w:hint="eastAsia"/>
        </w:rPr>
        <w:t>IP55</w:t>
      </w:r>
      <w:bookmarkStart w:id="425" w:name="_Hlk193095310"/>
      <w:r>
        <w:rPr>
          <w:rFonts w:hint="eastAsia"/>
        </w:rPr>
        <w:t>，应具有防盐雾防腐蚀能力，防腐蚀性能应按照</w:t>
      </w:r>
      <w:r>
        <w:rPr>
          <w:rFonts w:hint="eastAsia"/>
        </w:rPr>
        <w:t xml:space="preserve"> GB/T 2423.17</w:t>
      </w:r>
      <w:r>
        <w:rPr>
          <w:rFonts w:hint="eastAsia"/>
        </w:rPr>
        <w:t>中“试验</w:t>
      </w:r>
      <w:r>
        <w:rPr>
          <w:rFonts w:hint="eastAsia"/>
        </w:rPr>
        <w:t>Ka</w:t>
      </w:r>
      <w:r>
        <w:rPr>
          <w:rFonts w:hint="eastAsia"/>
        </w:rPr>
        <w:t>”进行且符合</w:t>
      </w:r>
      <w:r>
        <w:rPr>
          <w:rFonts w:hint="eastAsia"/>
        </w:rPr>
        <w:t>GB/T 6461</w:t>
      </w:r>
      <w:r>
        <w:rPr>
          <w:rFonts w:hint="eastAsia"/>
        </w:rPr>
        <w:t>中保护评级</w:t>
      </w:r>
      <w:r>
        <w:rPr>
          <w:rFonts w:hint="eastAsia"/>
        </w:rPr>
        <w:t>10</w:t>
      </w:r>
      <w:r>
        <w:rPr>
          <w:rFonts w:hint="eastAsia"/>
        </w:rPr>
        <w:t>级的要求</w:t>
      </w:r>
      <w:bookmarkEnd w:id="425"/>
      <w:r>
        <w:rPr>
          <w:rFonts w:hint="eastAsia"/>
        </w:rPr>
        <w:t>。</w:t>
      </w:r>
    </w:p>
    <w:p w14:paraId="3587D4CB" w14:textId="77777777" w:rsidR="00000000" w:rsidRDefault="00000000">
      <w:pPr>
        <w:pStyle w:val="a9"/>
        <w:numPr>
          <w:ilvl w:val="0"/>
          <w:numId w:val="173"/>
        </w:numPr>
        <w:ind w:start="0pt" w:firstLineChars="200" w:firstLine="24pt"/>
        <w:rPr>
          <w:rFonts w:hint="eastAsia"/>
        </w:rPr>
      </w:pPr>
      <w:r>
        <w:rPr>
          <w:rFonts w:hint="eastAsia"/>
        </w:rPr>
        <w:t>最大飞行时间应不小于</w:t>
      </w:r>
      <w:r>
        <w:rPr>
          <w:rFonts w:hint="eastAsia"/>
        </w:rPr>
        <w:t>40</w:t>
      </w:r>
      <w:r>
        <w:rPr>
          <w:rFonts w:hint="eastAsia"/>
        </w:rPr>
        <w:t>分钟。</w:t>
      </w:r>
    </w:p>
    <w:p w14:paraId="36FB4A1C" w14:textId="77777777" w:rsidR="00000000" w:rsidRDefault="00000000">
      <w:pPr>
        <w:pStyle w:val="a9"/>
        <w:numPr>
          <w:ilvl w:val="0"/>
          <w:numId w:val="173"/>
        </w:numPr>
        <w:ind w:start="0pt" w:firstLineChars="200" w:firstLine="24pt"/>
        <w:rPr>
          <w:rFonts w:hint="eastAsia"/>
        </w:rPr>
      </w:pPr>
      <w:r>
        <w:rPr>
          <w:rFonts w:hint="eastAsia"/>
        </w:rPr>
        <w:t>最大水平飞行速度应不小于</w:t>
      </w:r>
      <w:r>
        <w:rPr>
          <w:rFonts w:hint="eastAsia"/>
        </w:rPr>
        <w:t>18m/s</w:t>
      </w:r>
      <w:r>
        <w:rPr>
          <w:rFonts w:hint="eastAsia"/>
        </w:rPr>
        <w:t>。</w:t>
      </w:r>
    </w:p>
    <w:p w14:paraId="6156F042" w14:textId="77777777" w:rsidR="00000000" w:rsidRDefault="00000000">
      <w:pPr>
        <w:pStyle w:val="a9"/>
        <w:numPr>
          <w:ilvl w:val="0"/>
          <w:numId w:val="173"/>
        </w:numPr>
        <w:ind w:start="0pt" w:firstLineChars="200" w:firstLine="24pt"/>
        <w:rPr>
          <w:rFonts w:hint="eastAsia"/>
        </w:rPr>
      </w:pPr>
      <w:r>
        <w:rPr>
          <w:rFonts w:hint="eastAsia"/>
        </w:rPr>
        <w:t>悬停精度（无风或微风环境）：</w:t>
      </w:r>
    </w:p>
    <w:p w14:paraId="5F4BF6E1" w14:textId="77777777" w:rsidR="00000000" w:rsidRDefault="00000000">
      <w:pPr>
        <w:pStyle w:val="a9"/>
        <w:ind w:startChars="800" w:start="72pt" w:firstLine="0pt"/>
        <w:rPr>
          <w:rFonts w:hint="eastAsia"/>
        </w:rPr>
      </w:pPr>
      <w:r>
        <w:rPr>
          <w:rFonts w:hint="eastAsia"/>
        </w:rPr>
        <w:t>垂直：±</w:t>
      </w:r>
      <w:r>
        <w:rPr>
          <w:rFonts w:hint="eastAsia"/>
        </w:rPr>
        <w:t>0.1</w:t>
      </w:r>
      <w:r>
        <w:rPr>
          <w:rFonts w:hint="eastAsia"/>
        </w:rPr>
        <w:t>米（视觉定位正常工作时），</w:t>
      </w:r>
    </w:p>
    <w:p w14:paraId="004B0CF4" w14:textId="77777777" w:rsidR="00000000" w:rsidRDefault="00000000">
      <w:pPr>
        <w:pStyle w:val="a9"/>
        <w:ind w:startChars="800" w:start="72pt" w:firstLine="0pt"/>
        <w:rPr>
          <w:rFonts w:hint="eastAsia"/>
        </w:rPr>
      </w:pPr>
      <w:r>
        <w:rPr>
          <w:rFonts w:hint="eastAsia"/>
        </w:rPr>
        <w:t>水平：±</w:t>
      </w:r>
      <w:r>
        <w:rPr>
          <w:rFonts w:hint="eastAsia"/>
        </w:rPr>
        <w:t>0.3</w:t>
      </w:r>
      <w:r>
        <w:rPr>
          <w:rFonts w:hint="eastAsia"/>
        </w:rPr>
        <w:t>米（视觉定位正常工作时）。</w:t>
      </w:r>
    </w:p>
    <w:p w14:paraId="5A3C9FBE" w14:textId="77777777" w:rsidR="00000000" w:rsidRDefault="00000000">
      <w:pPr>
        <w:pStyle w:val="a9"/>
        <w:numPr>
          <w:ilvl w:val="0"/>
          <w:numId w:val="173"/>
        </w:numPr>
        <w:ind w:start="0pt" w:firstLineChars="200" w:firstLine="24pt"/>
        <w:rPr>
          <w:rFonts w:hint="eastAsia"/>
        </w:rPr>
      </w:pPr>
      <w:r>
        <w:rPr>
          <w:rFonts w:hint="eastAsia"/>
        </w:rPr>
        <w:t>配备图像传感器，有效像素应不低于</w:t>
      </w:r>
      <w:r>
        <w:rPr>
          <w:rFonts w:hint="eastAsia"/>
        </w:rPr>
        <w:t>4200</w:t>
      </w:r>
      <w:r>
        <w:rPr>
          <w:rFonts w:hint="eastAsia"/>
        </w:rPr>
        <w:t>万像素。</w:t>
      </w:r>
    </w:p>
    <w:p w14:paraId="62C91137" w14:textId="77777777" w:rsidR="00000000" w:rsidRDefault="00000000">
      <w:pPr>
        <w:pStyle w:val="a9"/>
        <w:numPr>
          <w:ilvl w:val="0"/>
          <w:numId w:val="173"/>
        </w:numPr>
        <w:ind w:start="0pt" w:firstLineChars="200" w:firstLine="24pt"/>
        <w:rPr>
          <w:rFonts w:hint="eastAsia"/>
        </w:rPr>
      </w:pPr>
      <w:r>
        <w:rPr>
          <w:rFonts w:hint="eastAsia"/>
        </w:rPr>
        <w:t>配备光电吊舱，应至少具备高速相机、变焦相机、广角相机、红外热成像相机、激光测距仪等多类传感器功能。</w:t>
      </w:r>
    </w:p>
    <w:p w14:paraId="56A6675C" w14:textId="77777777" w:rsidR="00000000" w:rsidRDefault="00000000">
      <w:pPr>
        <w:pStyle w:val="3"/>
        <w:numPr>
          <w:ilvl w:val="2"/>
          <w:numId w:val="24"/>
        </w:numPr>
        <w:rPr>
          <w:rFonts w:hint="eastAsia"/>
          <w:kern w:val="44"/>
          <w:szCs w:val="24"/>
        </w:rPr>
      </w:pPr>
      <w:r>
        <w:rPr>
          <w:rFonts w:hint="eastAsia"/>
          <w:kern w:val="44"/>
          <w:szCs w:val="24"/>
        </w:rPr>
        <w:t>长航时无人机（升压站）系统性能要求</w:t>
      </w:r>
    </w:p>
    <w:p w14:paraId="48D82257" w14:textId="77777777" w:rsidR="00000000" w:rsidRDefault="00000000">
      <w:pPr>
        <w:pStyle w:val="a9"/>
        <w:numPr>
          <w:ilvl w:val="0"/>
          <w:numId w:val="174"/>
        </w:numPr>
        <w:ind w:start="0pt" w:firstLineChars="200" w:firstLine="24pt"/>
        <w:rPr>
          <w:rFonts w:hint="eastAsia"/>
        </w:rPr>
      </w:pPr>
      <w:r>
        <w:rPr>
          <w:rFonts w:hint="eastAsia"/>
        </w:rPr>
        <w:t>长航时无人机要求</w:t>
      </w:r>
    </w:p>
    <w:p w14:paraId="26AA4F5B" w14:textId="77777777" w:rsidR="00000000" w:rsidRDefault="00000000">
      <w:pPr>
        <w:pStyle w:val="a9"/>
        <w:numPr>
          <w:ilvl w:val="0"/>
          <w:numId w:val="175"/>
        </w:numPr>
        <w:ind w:start="0pt" w:firstLineChars="200" w:firstLine="24pt"/>
      </w:pPr>
      <w:r>
        <w:rPr>
          <w:rFonts w:hint="eastAsia"/>
        </w:rPr>
        <w:t>最大载重应不低于</w:t>
      </w:r>
      <w:r>
        <w:rPr>
          <w:rFonts w:hint="eastAsia"/>
        </w:rPr>
        <w:t>1.5kg</w:t>
      </w:r>
      <w:r>
        <w:rPr>
          <w:rFonts w:hint="eastAsia"/>
        </w:rPr>
        <w:t>。</w:t>
      </w:r>
    </w:p>
    <w:p w14:paraId="6EB3112D" w14:textId="77777777" w:rsidR="00000000" w:rsidRDefault="00000000">
      <w:pPr>
        <w:pStyle w:val="a9"/>
        <w:numPr>
          <w:ilvl w:val="0"/>
          <w:numId w:val="175"/>
        </w:numPr>
        <w:ind w:start="0pt" w:firstLineChars="200" w:firstLine="24pt"/>
      </w:pPr>
      <w:r>
        <w:rPr>
          <w:rFonts w:hint="eastAsia"/>
        </w:rPr>
        <w:t>抗风能力应不低于</w:t>
      </w:r>
      <w:r>
        <w:rPr>
          <w:rFonts w:hint="eastAsia"/>
        </w:rPr>
        <w:t>12m/s</w:t>
      </w:r>
      <w:r>
        <w:rPr>
          <w:rFonts w:hint="eastAsia"/>
        </w:rPr>
        <w:t>（</w:t>
      </w:r>
      <w:r>
        <w:rPr>
          <w:rFonts w:hint="eastAsia"/>
        </w:rPr>
        <w:t>6</w:t>
      </w:r>
      <w:r>
        <w:rPr>
          <w:rFonts w:hint="eastAsia"/>
        </w:rPr>
        <w:t>级风）。</w:t>
      </w:r>
    </w:p>
    <w:p w14:paraId="66A6D140" w14:textId="77777777" w:rsidR="00000000" w:rsidRDefault="00000000">
      <w:pPr>
        <w:pStyle w:val="a9"/>
        <w:numPr>
          <w:ilvl w:val="0"/>
          <w:numId w:val="175"/>
        </w:numPr>
        <w:ind w:start="0pt" w:firstLineChars="200" w:firstLine="24pt"/>
      </w:pPr>
      <w:r>
        <w:rPr>
          <w:rFonts w:hint="eastAsia"/>
        </w:rPr>
        <w:t>最远作业半径应不低于</w:t>
      </w:r>
      <w:r>
        <w:rPr>
          <w:rFonts w:hint="eastAsia"/>
        </w:rPr>
        <w:t>10km</w:t>
      </w:r>
      <w:r>
        <w:rPr>
          <w:rFonts w:hint="eastAsia"/>
        </w:rPr>
        <w:t>。</w:t>
      </w:r>
    </w:p>
    <w:p w14:paraId="28B65F4A" w14:textId="77777777" w:rsidR="00000000" w:rsidRDefault="00000000">
      <w:pPr>
        <w:pStyle w:val="a9"/>
        <w:numPr>
          <w:ilvl w:val="0"/>
          <w:numId w:val="175"/>
        </w:numPr>
        <w:ind w:start="0pt" w:firstLineChars="200" w:firstLine="24pt"/>
      </w:pPr>
      <w:r>
        <w:rPr>
          <w:rFonts w:hint="eastAsia"/>
        </w:rPr>
        <w:t>工作环境温度在</w:t>
      </w:r>
      <w:r>
        <w:rPr>
          <w:rFonts w:hint="eastAsia"/>
        </w:rPr>
        <w:t>-10</w:t>
      </w:r>
      <w:r>
        <w:rPr>
          <w:rFonts w:hint="eastAsia"/>
        </w:rPr>
        <w:t>℃至</w:t>
      </w:r>
      <w:r>
        <w:rPr>
          <w:rFonts w:hint="eastAsia"/>
        </w:rPr>
        <w:t>40</w:t>
      </w:r>
      <w:r>
        <w:rPr>
          <w:rFonts w:hint="eastAsia"/>
        </w:rPr>
        <w:t>℃。</w:t>
      </w:r>
    </w:p>
    <w:p w14:paraId="777267F4" w14:textId="77777777" w:rsidR="00000000" w:rsidRDefault="00000000">
      <w:pPr>
        <w:pStyle w:val="a9"/>
        <w:numPr>
          <w:ilvl w:val="0"/>
          <w:numId w:val="175"/>
        </w:numPr>
        <w:ind w:start="0pt" w:firstLineChars="200" w:firstLine="24pt"/>
      </w:pPr>
      <w:r>
        <w:rPr>
          <w:rFonts w:hint="eastAsia"/>
        </w:rPr>
        <w:t>防护等级应不低于</w:t>
      </w:r>
      <w:r>
        <w:rPr>
          <w:rFonts w:hint="eastAsia"/>
        </w:rPr>
        <w:t>IP55</w:t>
      </w:r>
      <w:r>
        <w:rPr>
          <w:rFonts w:hint="eastAsia"/>
        </w:rPr>
        <w:t>，应具有防盐雾防腐蚀能力，防腐蚀性能应按照</w:t>
      </w:r>
      <w:r>
        <w:rPr>
          <w:rFonts w:hint="eastAsia"/>
        </w:rPr>
        <w:t xml:space="preserve"> GB/T 2423.17</w:t>
      </w:r>
      <w:r>
        <w:rPr>
          <w:rFonts w:hint="eastAsia"/>
        </w:rPr>
        <w:t>中“试验</w:t>
      </w:r>
      <w:r>
        <w:rPr>
          <w:rFonts w:hint="eastAsia"/>
        </w:rPr>
        <w:t>Ka</w:t>
      </w:r>
      <w:r>
        <w:rPr>
          <w:rFonts w:hint="eastAsia"/>
        </w:rPr>
        <w:t>”进行且符合</w:t>
      </w:r>
      <w:r>
        <w:rPr>
          <w:rFonts w:hint="eastAsia"/>
        </w:rPr>
        <w:t>GB/T 6461</w:t>
      </w:r>
      <w:r>
        <w:rPr>
          <w:rFonts w:hint="eastAsia"/>
        </w:rPr>
        <w:t>中保护评级</w:t>
      </w:r>
      <w:r>
        <w:rPr>
          <w:rFonts w:hint="eastAsia"/>
        </w:rPr>
        <w:t>10</w:t>
      </w:r>
      <w:r>
        <w:rPr>
          <w:rFonts w:hint="eastAsia"/>
        </w:rPr>
        <w:t>级的要求。</w:t>
      </w:r>
    </w:p>
    <w:p w14:paraId="7B0B062E" w14:textId="77777777" w:rsidR="00000000" w:rsidRDefault="00000000">
      <w:pPr>
        <w:pStyle w:val="a9"/>
        <w:numPr>
          <w:ilvl w:val="0"/>
          <w:numId w:val="175"/>
        </w:numPr>
        <w:ind w:start="0pt" w:firstLineChars="200" w:firstLine="24pt"/>
      </w:pPr>
      <w:r>
        <w:rPr>
          <w:rFonts w:hint="eastAsia"/>
        </w:rPr>
        <w:t>最大飞行时间应不小于</w:t>
      </w:r>
      <w:r>
        <w:rPr>
          <w:rFonts w:hint="eastAsia"/>
        </w:rPr>
        <w:t>90</w:t>
      </w:r>
      <w:r>
        <w:rPr>
          <w:rFonts w:hint="eastAsia"/>
        </w:rPr>
        <w:t>分钟。</w:t>
      </w:r>
    </w:p>
    <w:p w14:paraId="70F90D5E" w14:textId="77777777" w:rsidR="00000000" w:rsidRDefault="00000000">
      <w:pPr>
        <w:pStyle w:val="a9"/>
        <w:numPr>
          <w:ilvl w:val="0"/>
          <w:numId w:val="175"/>
        </w:numPr>
        <w:ind w:start="0pt" w:firstLineChars="200" w:firstLine="24pt"/>
      </w:pPr>
      <w:r>
        <w:rPr>
          <w:rFonts w:hint="eastAsia"/>
        </w:rPr>
        <w:t>最大水平飞行速度应不小于</w:t>
      </w:r>
      <w:r>
        <w:rPr>
          <w:rFonts w:hint="eastAsia"/>
        </w:rPr>
        <w:t>18m/s</w:t>
      </w:r>
      <w:r>
        <w:rPr>
          <w:rFonts w:hint="eastAsia"/>
        </w:rPr>
        <w:t>。</w:t>
      </w:r>
    </w:p>
    <w:p w14:paraId="1D82B654" w14:textId="77777777" w:rsidR="00000000" w:rsidRDefault="00000000">
      <w:pPr>
        <w:pStyle w:val="a9"/>
        <w:numPr>
          <w:ilvl w:val="0"/>
          <w:numId w:val="175"/>
        </w:numPr>
        <w:ind w:start="0pt" w:firstLineChars="200" w:firstLine="24pt"/>
      </w:pPr>
      <w:r>
        <w:rPr>
          <w:rFonts w:hint="eastAsia"/>
        </w:rPr>
        <w:t>悬停精度（无风或微风环境）：</w:t>
      </w:r>
    </w:p>
    <w:p w14:paraId="3A996CA3" w14:textId="77777777" w:rsidR="00000000" w:rsidRDefault="00000000">
      <w:pPr>
        <w:pStyle w:val="a9"/>
        <w:ind w:startChars="700" w:start="63pt" w:firstLine="0pt"/>
        <w:rPr>
          <w:rFonts w:hint="eastAsia"/>
        </w:rPr>
      </w:pPr>
      <w:r>
        <w:rPr>
          <w:rFonts w:hint="eastAsia"/>
        </w:rPr>
        <w:t>垂直：±</w:t>
      </w:r>
      <w:r>
        <w:rPr>
          <w:rFonts w:hint="eastAsia"/>
        </w:rPr>
        <w:t>0.1</w:t>
      </w:r>
      <w:r>
        <w:rPr>
          <w:rFonts w:hint="eastAsia"/>
        </w:rPr>
        <w:t>米（视觉定位正常工作时），</w:t>
      </w:r>
    </w:p>
    <w:p w14:paraId="2AE984EE" w14:textId="77777777" w:rsidR="00000000" w:rsidRDefault="00000000">
      <w:pPr>
        <w:pStyle w:val="a9"/>
        <w:ind w:startChars="700" w:start="63pt" w:firstLine="0pt"/>
        <w:rPr>
          <w:rFonts w:hint="eastAsia"/>
        </w:rPr>
      </w:pPr>
      <w:r>
        <w:rPr>
          <w:rFonts w:hint="eastAsia"/>
        </w:rPr>
        <w:t>水平：±</w:t>
      </w:r>
      <w:r>
        <w:rPr>
          <w:rFonts w:hint="eastAsia"/>
        </w:rPr>
        <w:t>0.3</w:t>
      </w:r>
      <w:r>
        <w:rPr>
          <w:rFonts w:hint="eastAsia"/>
        </w:rPr>
        <w:t>米（视觉定位正常工作时）。</w:t>
      </w:r>
    </w:p>
    <w:p w14:paraId="5B9D5E86" w14:textId="77777777" w:rsidR="00000000" w:rsidRDefault="00000000">
      <w:pPr>
        <w:pStyle w:val="a9"/>
        <w:numPr>
          <w:ilvl w:val="0"/>
          <w:numId w:val="175"/>
        </w:numPr>
        <w:ind w:start="0pt" w:firstLineChars="200" w:firstLine="24pt"/>
      </w:pPr>
      <w:r>
        <w:rPr>
          <w:rFonts w:hint="eastAsia"/>
        </w:rPr>
        <w:t>配备图像传感器，有效像素应不低于</w:t>
      </w:r>
      <w:r>
        <w:rPr>
          <w:rFonts w:hint="eastAsia"/>
        </w:rPr>
        <w:t>4200</w:t>
      </w:r>
      <w:r>
        <w:rPr>
          <w:rFonts w:hint="eastAsia"/>
        </w:rPr>
        <w:t>万像素。</w:t>
      </w:r>
    </w:p>
    <w:p w14:paraId="3F402022" w14:textId="77777777" w:rsidR="00000000" w:rsidRDefault="00000000">
      <w:pPr>
        <w:pStyle w:val="a9"/>
        <w:numPr>
          <w:ilvl w:val="0"/>
          <w:numId w:val="175"/>
        </w:numPr>
        <w:ind w:start="0pt" w:firstLineChars="200" w:firstLine="24pt"/>
      </w:pPr>
      <w:r>
        <w:rPr>
          <w:rFonts w:hint="eastAsia"/>
        </w:rPr>
        <w:lastRenderedPageBreak/>
        <w:t>配备光电吊舱，应至少具备高速相机、变焦相机、广角相机、红外热成像相机、激光测距仪等多类传感器功能。</w:t>
      </w:r>
    </w:p>
    <w:p w14:paraId="1A1D8FF2" w14:textId="77777777" w:rsidR="00000000" w:rsidRDefault="00000000">
      <w:pPr>
        <w:pStyle w:val="a9"/>
        <w:numPr>
          <w:ilvl w:val="0"/>
          <w:numId w:val="174"/>
        </w:numPr>
        <w:ind w:start="0pt" w:firstLineChars="200" w:firstLine="24pt"/>
        <w:rPr>
          <w:rFonts w:hint="eastAsia"/>
        </w:rPr>
      </w:pPr>
      <w:r>
        <w:rPr>
          <w:rFonts w:hint="eastAsia"/>
        </w:rPr>
        <w:t>无人机巢要求</w:t>
      </w:r>
    </w:p>
    <w:p w14:paraId="7B27F759" w14:textId="77777777" w:rsidR="00000000" w:rsidRDefault="00000000">
      <w:pPr>
        <w:pStyle w:val="a9"/>
        <w:numPr>
          <w:ilvl w:val="0"/>
          <w:numId w:val="176"/>
        </w:numPr>
        <w:ind w:start="0pt" w:firstLineChars="200" w:firstLine="24pt"/>
      </w:pPr>
      <w:r>
        <w:rPr>
          <w:rFonts w:hint="eastAsia"/>
        </w:rPr>
        <w:t>开合方式：双开门。</w:t>
      </w:r>
    </w:p>
    <w:p w14:paraId="474919A0" w14:textId="77777777" w:rsidR="00000000" w:rsidRDefault="00000000">
      <w:pPr>
        <w:pStyle w:val="a9"/>
        <w:numPr>
          <w:ilvl w:val="0"/>
          <w:numId w:val="176"/>
        </w:numPr>
        <w:ind w:start="0pt" w:firstLineChars="200" w:firstLine="24pt"/>
      </w:pPr>
      <w:r>
        <w:rPr>
          <w:rFonts w:hint="eastAsia"/>
        </w:rPr>
        <w:t>工作环境温度：</w:t>
      </w:r>
      <w:r>
        <w:rPr>
          <w:rFonts w:hint="eastAsia"/>
        </w:rPr>
        <w:t>-20</w:t>
      </w:r>
      <w:r>
        <w:rPr>
          <w:rFonts w:hint="eastAsia"/>
        </w:rPr>
        <w:t>℃至</w:t>
      </w:r>
      <w:r>
        <w:rPr>
          <w:rFonts w:hint="eastAsia"/>
        </w:rPr>
        <w:t>50</w:t>
      </w:r>
      <w:r>
        <w:rPr>
          <w:rFonts w:hint="eastAsia"/>
        </w:rPr>
        <w:t>℃。</w:t>
      </w:r>
    </w:p>
    <w:p w14:paraId="5A68F88C" w14:textId="77777777" w:rsidR="00000000" w:rsidRDefault="00000000">
      <w:pPr>
        <w:pStyle w:val="a9"/>
        <w:numPr>
          <w:ilvl w:val="0"/>
          <w:numId w:val="176"/>
        </w:numPr>
        <w:ind w:start="0pt" w:firstLineChars="200" w:firstLine="24pt"/>
      </w:pPr>
      <w:r>
        <w:rPr>
          <w:rFonts w:hint="eastAsia"/>
        </w:rPr>
        <w:t>最大同时充电数量：应至少不少于</w:t>
      </w:r>
      <w:r>
        <w:rPr>
          <w:rFonts w:hint="eastAsia"/>
        </w:rPr>
        <w:t>1</w:t>
      </w:r>
      <w:r>
        <w:rPr>
          <w:rFonts w:hint="eastAsia"/>
        </w:rPr>
        <w:t>架无人机，触点充电。</w:t>
      </w:r>
    </w:p>
    <w:p w14:paraId="08140282" w14:textId="77777777" w:rsidR="00000000" w:rsidRDefault="00000000">
      <w:pPr>
        <w:pStyle w:val="a9"/>
        <w:numPr>
          <w:ilvl w:val="0"/>
          <w:numId w:val="176"/>
        </w:numPr>
        <w:ind w:start="0pt" w:firstLineChars="200" w:firstLine="24pt"/>
      </w:pPr>
      <w:r>
        <w:rPr>
          <w:rFonts w:hint="eastAsia"/>
        </w:rPr>
        <w:t>温控与照明要求：采用工业恒温恒湿系统，并配备智能灯光系统附带</w:t>
      </w:r>
      <w:r>
        <w:rPr>
          <w:rFonts w:hint="eastAsia"/>
        </w:rPr>
        <w:t>UPS</w:t>
      </w:r>
      <w:r>
        <w:rPr>
          <w:rFonts w:hint="eastAsia"/>
        </w:rPr>
        <w:t>不间断电源以实现光照不良时的精准起降。</w:t>
      </w:r>
    </w:p>
    <w:p w14:paraId="02B0DB12" w14:textId="77777777" w:rsidR="00000000" w:rsidRDefault="00000000">
      <w:pPr>
        <w:pStyle w:val="a9"/>
        <w:numPr>
          <w:ilvl w:val="0"/>
          <w:numId w:val="176"/>
        </w:numPr>
        <w:ind w:start="0pt" w:firstLineChars="200" w:firstLine="24pt"/>
      </w:pPr>
      <w:r>
        <w:rPr>
          <w:rFonts w:hint="eastAsia"/>
        </w:rPr>
        <w:t>自带</w:t>
      </w:r>
      <w:r>
        <w:rPr>
          <w:rFonts w:hint="eastAsia"/>
        </w:rPr>
        <w:t>UPS</w:t>
      </w:r>
      <w:r>
        <w:rPr>
          <w:rFonts w:hint="eastAsia"/>
        </w:rPr>
        <w:t>电源：</w:t>
      </w:r>
      <w:bookmarkStart w:id="426" w:name="_Hlk193096281"/>
      <w:r>
        <w:rPr>
          <w:rFonts w:hint="eastAsia"/>
        </w:rPr>
        <w:t>应急使用时间应不少于</w:t>
      </w:r>
      <w:r>
        <w:rPr>
          <w:rFonts w:hint="eastAsia"/>
        </w:rPr>
        <w:t>60</w:t>
      </w:r>
      <w:r>
        <w:rPr>
          <w:rFonts w:hint="eastAsia"/>
        </w:rPr>
        <w:t>分钟</w:t>
      </w:r>
      <w:bookmarkEnd w:id="426"/>
      <w:r>
        <w:rPr>
          <w:rFonts w:hint="eastAsia"/>
        </w:rPr>
        <w:t>，应支持高温警报。</w:t>
      </w:r>
    </w:p>
    <w:p w14:paraId="55D0EA99" w14:textId="77777777" w:rsidR="00000000" w:rsidRDefault="00000000">
      <w:pPr>
        <w:pStyle w:val="a9"/>
        <w:numPr>
          <w:ilvl w:val="0"/>
          <w:numId w:val="176"/>
        </w:numPr>
        <w:ind w:start="0pt" w:firstLineChars="200" w:firstLine="24pt"/>
      </w:pPr>
      <w:r>
        <w:rPr>
          <w:rFonts w:hint="eastAsia"/>
        </w:rPr>
        <w:t>机库防护等级：应不低于</w:t>
      </w:r>
      <w:r>
        <w:rPr>
          <w:rFonts w:hint="eastAsia"/>
        </w:rPr>
        <w:t>IP67</w:t>
      </w:r>
      <w:r>
        <w:rPr>
          <w:rFonts w:hint="eastAsia"/>
        </w:rPr>
        <w:t>，应具有防盐雾防腐蚀能力，防腐蚀性能应按照</w:t>
      </w:r>
      <w:r>
        <w:rPr>
          <w:rFonts w:hint="eastAsia"/>
        </w:rPr>
        <w:t>GB/T 2423.17</w:t>
      </w:r>
      <w:r>
        <w:rPr>
          <w:rFonts w:hint="eastAsia"/>
        </w:rPr>
        <w:t>中“试验</w:t>
      </w:r>
      <w:r>
        <w:rPr>
          <w:rFonts w:hint="eastAsia"/>
        </w:rPr>
        <w:t>Ka</w:t>
      </w:r>
      <w:r>
        <w:rPr>
          <w:rFonts w:hint="eastAsia"/>
        </w:rPr>
        <w:t>”进行且符合</w:t>
      </w:r>
      <w:r>
        <w:rPr>
          <w:rFonts w:hint="eastAsia"/>
        </w:rPr>
        <w:t>GB/T 6461</w:t>
      </w:r>
      <w:r>
        <w:rPr>
          <w:rFonts w:hint="eastAsia"/>
        </w:rPr>
        <w:t>中保护评级</w:t>
      </w:r>
      <w:r>
        <w:rPr>
          <w:rFonts w:hint="eastAsia"/>
        </w:rPr>
        <w:t>10</w:t>
      </w:r>
      <w:r>
        <w:rPr>
          <w:rFonts w:hint="eastAsia"/>
        </w:rPr>
        <w:t>级的要求。</w:t>
      </w:r>
    </w:p>
    <w:p w14:paraId="4AC4DE1A" w14:textId="77777777" w:rsidR="00000000" w:rsidRDefault="00000000">
      <w:pPr>
        <w:pStyle w:val="a9"/>
        <w:numPr>
          <w:ilvl w:val="0"/>
          <w:numId w:val="176"/>
        </w:numPr>
        <w:ind w:start="0pt" w:firstLineChars="200" w:firstLine="24pt"/>
      </w:pPr>
      <w:r>
        <w:rPr>
          <w:rFonts w:hint="eastAsia"/>
        </w:rPr>
        <w:t>使用寿命：保证设备能安全可靠运行</w:t>
      </w:r>
      <w:r>
        <w:rPr>
          <w:rFonts w:hint="eastAsia"/>
        </w:rPr>
        <w:t>10</w:t>
      </w:r>
      <w:r>
        <w:rPr>
          <w:rFonts w:hint="eastAsia"/>
        </w:rPr>
        <w:t>年以上。</w:t>
      </w:r>
    </w:p>
    <w:p w14:paraId="7D897936" w14:textId="77777777" w:rsidR="00000000" w:rsidRDefault="00000000">
      <w:pPr>
        <w:pStyle w:val="a9"/>
        <w:numPr>
          <w:ilvl w:val="0"/>
          <w:numId w:val="176"/>
        </w:numPr>
        <w:ind w:start="0pt" w:firstLineChars="200" w:firstLine="24pt"/>
      </w:pPr>
      <w:r>
        <w:rPr>
          <w:rFonts w:hint="eastAsia"/>
        </w:rPr>
        <w:t>输入电压：交流</w:t>
      </w:r>
      <w:r>
        <w:rPr>
          <w:rFonts w:hint="eastAsia"/>
        </w:rPr>
        <w:t>220</w:t>
      </w:r>
      <w:r>
        <w:rPr>
          <w:rFonts w:hint="eastAsia"/>
        </w:rPr>
        <w:t>～</w:t>
      </w:r>
      <w:r>
        <w:rPr>
          <w:rFonts w:hint="eastAsia"/>
        </w:rPr>
        <w:t>240V</w:t>
      </w:r>
      <w:r>
        <w:rPr>
          <w:rFonts w:hint="eastAsia"/>
        </w:rPr>
        <w:t>。</w:t>
      </w:r>
    </w:p>
    <w:p w14:paraId="1DFC10CB" w14:textId="77777777" w:rsidR="00000000" w:rsidRDefault="00000000">
      <w:pPr>
        <w:pStyle w:val="a9"/>
        <w:numPr>
          <w:ilvl w:val="0"/>
          <w:numId w:val="176"/>
        </w:numPr>
        <w:ind w:start="0pt" w:firstLineChars="200" w:firstLine="24pt"/>
      </w:pPr>
      <w:r>
        <w:rPr>
          <w:rFonts w:hint="eastAsia"/>
        </w:rPr>
        <w:t>应支持有线网络接入、</w:t>
      </w:r>
      <w:r>
        <w:rPr>
          <w:rFonts w:hint="eastAsia"/>
        </w:rPr>
        <w:t>4G/5G</w:t>
      </w:r>
      <w:r>
        <w:rPr>
          <w:rFonts w:hint="eastAsia"/>
        </w:rPr>
        <w:t>信号传输。</w:t>
      </w:r>
    </w:p>
    <w:p w14:paraId="6A1CFF1B" w14:textId="77777777" w:rsidR="00000000" w:rsidRDefault="00000000">
      <w:pPr>
        <w:pStyle w:val="a9"/>
        <w:numPr>
          <w:ilvl w:val="0"/>
          <w:numId w:val="176"/>
        </w:numPr>
        <w:ind w:start="0pt" w:firstLineChars="200" w:firstLine="24pt"/>
      </w:pPr>
      <w:r>
        <w:rPr>
          <w:rFonts w:hint="eastAsia"/>
        </w:rPr>
        <w:t>应具备无人机飞行避障、精准降落、自动充换电、图像采集、数据传输等功能，无人机自主返航后，精准降落至无人机巢，降落误差应不大于</w:t>
      </w:r>
      <w:r>
        <w:rPr>
          <w:rFonts w:hint="eastAsia"/>
        </w:rPr>
        <w:t>20cm</w:t>
      </w:r>
      <w:r>
        <w:rPr>
          <w:rFonts w:hint="eastAsia"/>
        </w:rPr>
        <w:t>，无人机巢故障时可紧急备降至备降点，降落误差应不大于</w:t>
      </w:r>
      <w:r>
        <w:rPr>
          <w:rFonts w:hint="eastAsia"/>
        </w:rPr>
        <w:t>50cm</w:t>
      </w:r>
      <w:r>
        <w:rPr>
          <w:rFonts w:hint="eastAsia"/>
        </w:rPr>
        <w:t>。</w:t>
      </w:r>
    </w:p>
    <w:p w14:paraId="757393F5" w14:textId="77777777" w:rsidR="00000000" w:rsidRDefault="00000000">
      <w:pPr>
        <w:pStyle w:val="a9"/>
        <w:numPr>
          <w:ilvl w:val="0"/>
          <w:numId w:val="176"/>
        </w:numPr>
        <w:ind w:start="0pt" w:firstLineChars="200" w:firstLine="24pt"/>
      </w:pPr>
      <w:r>
        <w:rPr>
          <w:rFonts w:hint="eastAsia"/>
        </w:rPr>
        <w:t>无人机与机巢之间链式通讯的稳定图传半径应不少于</w:t>
      </w:r>
      <w:r>
        <w:rPr>
          <w:rFonts w:hint="eastAsia"/>
        </w:rPr>
        <w:t>15km</w:t>
      </w:r>
      <w:r>
        <w:rPr>
          <w:rFonts w:hint="eastAsia"/>
        </w:rPr>
        <w:t>。</w:t>
      </w:r>
    </w:p>
    <w:p w14:paraId="6E002672" w14:textId="77777777" w:rsidR="00000000" w:rsidRDefault="00000000">
      <w:pPr>
        <w:pStyle w:val="a9"/>
        <w:numPr>
          <w:ilvl w:val="0"/>
          <w:numId w:val="176"/>
        </w:numPr>
        <w:ind w:start="0pt" w:firstLineChars="200" w:firstLine="24pt"/>
        <w:rPr>
          <w:lang w:val="zh-CN"/>
        </w:rPr>
      </w:pPr>
      <w:r>
        <w:rPr>
          <w:rFonts w:hint="eastAsia"/>
          <w:lang w:val="zh-CN"/>
        </w:rPr>
        <w:t>无人机机巢</w:t>
      </w:r>
      <w:r>
        <w:rPr>
          <w:rFonts w:hint="eastAsia"/>
        </w:rPr>
        <w:t>应</w:t>
      </w:r>
      <w:r>
        <w:rPr>
          <w:rFonts w:hint="eastAsia"/>
          <w:lang w:val="zh-CN"/>
        </w:rPr>
        <w:t>具备全天候恒温恒湿的机库空间。</w:t>
      </w:r>
    </w:p>
    <w:p w14:paraId="16CFDAC7" w14:textId="77777777" w:rsidR="00000000" w:rsidRDefault="00000000">
      <w:pPr>
        <w:pStyle w:val="a9"/>
        <w:numPr>
          <w:ilvl w:val="0"/>
          <w:numId w:val="176"/>
        </w:numPr>
        <w:ind w:start="0pt" w:firstLineChars="200" w:firstLine="24pt"/>
        <w:rPr>
          <w:lang w:val="zh-CN"/>
        </w:rPr>
      </w:pPr>
      <w:r>
        <w:rPr>
          <w:rFonts w:hint="eastAsia"/>
          <w:lang w:val="zh-CN"/>
        </w:rPr>
        <w:t>无人机机巢</w:t>
      </w:r>
      <w:r>
        <w:rPr>
          <w:rFonts w:hint="eastAsia"/>
        </w:rPr>
        <w:t>应</w:t>
      </w:r>
      <w:r>
        <w:rPr>
          <w:rFonts w:hint="eastAsia"/>
          <w:lang w:val="zh-CN"/>
        </w:rPr>
        <w:t>具备精准降落引导系统、自动充电或基于机械手臂的电池更换系统。</w:t>
      </w:r>
    </w:p>
    <w:p w14:paraId="3F08C568" w14:textId="77777777" w:rsidR="00000000" w:rsidRDefault="00000000">
      <w:pPr>
        <w:pStyle w:val="a9"/>
        <w:numPr>
          <w:ilvl w:val="0"/>
          <w:numId w:val="176"/>
        </w:numPr>
        <w:ind w:start="0pt" w:firstLineChars="200" w:firstLine="24pt"/>
        <w:rPr>
          <w:lang w:val="zh-CN"/>
        </w:rPr>
      </w:pPr>
      <w:r>
        <w:rPr>
          <w:rFonts w:hint="eastAsia"/>
          <w:lang w:val="zh-CN"/>
        </w:rPr>
        <w:t>无人机机巢应具备独立的环境监测系统以自动判断适飞条件。</w:t>
      </w:r>
    </w:p>
    <w:p w14:paraId="4E89FAB3" w14:textId="77777777" w:rsidR="00000000" w:rsidRDefault="00000000">
      <w:pPr>
        <w:pStyle w:val="3"/>
        <w:numPr>
          <w:ilvl w:val="2"/>
          <w:numId w:val="24"/>
        </w:numPr>
        <w:rPr>
          <w:rFonts w:hint="eastAsia"/>
          <w:kern w:val="44"/>
          <w:szCs w:val="24"/>
        </w:rPr>
      </w:pPr>
      <w:r>
        <w:rPr>
          <w:rFonts w:hint="eastAsia"/>
          <w:kern w:val="44"/>
          <w:szCs w:val="24"/>
        </w:rPr>
        <w:t>智能巡视系统性能要求</w:t>
      </w:r>
    </w:p>
    <w:p w14:paraId="1E638FA7" w14:textId="77777777" w:rsidR="00000000" w:rsidRDefault="00000000">
      <w:pPr>
        <w:pStyle w:val="a9"/>
        <w:numPr>
          <w:ilvl w:val="0"/>
          <w:numId w:val="177"/>
        </w:numPr>
        <w:ind w:start="0pt" w:firstLineChars="200" w:firstLine="24pt"/>
        <w:rPr>
          <w:rFonts w:hint="eastAsia"/>
          <w:lang w:val="zh-CN" w:eastAsia="zh-Hans"/>
        </w:rPr>
      </w:pPr>
      <w:r>
        <w:rPr>
          <w:rFonts w:hint="eastAsia"/>
          <w:lang w:val="zh-CN" w:eastAsia="zh-Hans"/>
        </w:rPr>
        <w:t>系统可接入巡视点位数量</w:t>
      </w:r>
      <w:r>
        <w:rPr>
          <w:rFonts w:hint="eastAsia"/>
        </w:rPr>
        <w:t>应</w:t>
      </w:r>
      <w:r>
        <w:rPr>
          <w:rFonts w:hint="eastAsia"/>
          <w:lang w:val="zh-CN" w:eastAsia="zh-Hans"/>
        </w:rPr>
        <w:t>不小于</w:t>
      </w:r>
      <w:r>
        <w:rPr>
          <w:rFonts w:hint="eastAsia"/>
          <w:lang w:val="zh-CN" w:eastAsia="zh-Hans"/>
        </w:rPr>
        <w:t>10000</w:t>
      </w:r>
      <w:r>
        <w:rPr>
          <w:rFonts w:hint="eastAsia"/>
          <w:lang w:val="zh-CN" w:eastAsia="zh-Hans"/>
        </w:rPr>
        <w:t>个。</w:t>
      </w:r>
    </w:p>
    <w:p w14:paraId="6C8ABF59" w14:textId="77777777" w:rsidR="00000000" w:rsidRDefault="00000000">
      <w:pPr>
        <w:pStyle w:val="a9"/>
        <w:numPr>
          <w:ilvl w:val="0"/>
          <w:numId w:val="177"/>
        </w:numPr>
        <w:ind w:start="0pt" w:firstLineChars="200" w:firstLine="24pt"/>
        <w:rPr>
          <w:rFonts w:hint="eastAsia"/>
          <w:lang w:val="zh-CN" w:eastAsia="zh-Hans"/>
        </w:rPr>
      </w:pPr>
      <w:r>
        <w:rPr>
          <w:rFonts w:hint="eastAsia"/>
          <w:lang w:val="zh-CN" w:eastAsia="zh-Hans"/>
        </w:rPr>
        <w:t>缺陷识别准确率</w:t>
      </w:r>
      <w:r>
        <w:rPr>
          <w:rFonts w:hint="eastAsia"/>
        </w:rPr>
        <w:t>应</w:t>
      </w:r>
      <w:r>
        <w:rPr>
          <w:rFonts w:hint="eastAsia"/>
          <w:lang w:val="zh-CN" w:eastAsia="zh-Hans"/>
        </w:rPr>
        <w:t>不低于</w:t>
      </w:r>
      <w:r>
        <w:rPr>
          <w:rFonts w:hint="eastAsia"/>
        </w:rPr>
        <w:t>8</w:t>
      </w:r>
      <w:r>
        <w:rPr>
          <w:rFonts w:hint="eastAsia"/>
          <w:lang w:val="zh-CN" w:eastAsia="zh-Hans"/>
        </w:rPr>
        <w:t>0%</w:t>
      </w:r>
      <w:r>
        <w:rPr>
          <w:rFonts w:hint="eastAsia"/>
          <w:lang w:val="zh-CN" w:eastAsia="zh-Hans"/>
        </w:rPr>
        <w:t>。</w:t>
      </w:r>
    </w:p>
    <w:p w14:paraId="21DBB6B0" w14:textId="77777777" w:rsidR="00000000" w:rsidRDefault="00000000">
      <w:pPr>
        <w:pStyle w:val="a9"/>
        <w:numPr>
          <w:ilvl w:val="0"/>
          <w:numId w:val="177"/>
        </w:numPr>
        <w:ind w:start="0pt" w:firstLineChars="200" w:firstLine="24pt"/>
        <w:rPr>
          <w:rFonts w:hint="eastAsia"/>
          <w:lang w:val="zh-CN" w:eastAsia="zh-Hans"/>
        </w:rPr>
      </w:pPr>
      <w:r>
        <w:rPr>
          <w:rFonts w:hint="eastAsia"/>
          <w:lang w:val="zh-CN" w:eastAsia="zh-Hans"/>
        </w:rPr>
        <w:t>图像识别平均运行时间应</w:t>
      </w:r>
      <w:r>
        <w:rPr>
          <w:rFonts w:hint="eastAsia"/>
        </w:rPr>
        <w:t>不大</w:t>
      </w:r>
      <w:r>
        <w:rPr>
          <w:rFonts w:hint="eastAsia"/>
          <w:lang w:val="zh-CN" w:eastAsia="zh-Hans"/>
        </w:rPr>
        <w:t>于</w:t>
      </w:r>
      <w:r>
        <w:rPr>
          <w:rFonts w:hint="eastAsia"/>
          <w:lang w:val="zh-CN" w:eastAsia="zh-Hans"/>
        </w:rPr>
        <w:t>500ms</w:t>
      </w:r>
      <w:r>
        <w:rPr>
          <w:rFonts w:hint="eastAsia"/>
          <w:lang w:val="zh-CN" w:eastAsia="zh-Hans"/>
        </w:rPr>
        <w:t>。</w:t>
      </w:r>
    </w:p>
    <w:p w14:paraId="04FC536F" w14:textId="77777777" w:rsidR="00000000" w:rsidRDefault="00000000">
      <w:pPr>
        <w:pStyle w:val="a9"/>
        <w:numPr>
          <w:ilvl w:val="0"/>
          <w:numId w:val="177"/>
        </w:numPr>
        <w:ind w:start="0pt" w:firstLineChars="200" w:firstLine="24pt"/>
        <w:rPr>
          <w:rFonts w:hint="eastAsia"/>
          <w:lang w:val="zh-CN" w:eastAsia="zh-Hans"/>
        </w:rPr>
      </w:pPr>
      <w:r>
        <w:rPr>
          <w:rFonts w:hint="eastAsia"/>
          <w:lang w:val="zh-CN" w:eastAsia="zh-Hans"/>
        </w:rPr>
        <w:t>视频控制切换响应时间</w:t>
      </w:r>
      <w:r>
        <w:rPr>
          <w:rFonts w:hint="eastAsia"/>
        </w:rPr>
        <w:t>应不大</w:t>
      </w:r>
      <w:r>
        <w:rPr>
          <w:rFonts w:hint="eastAsia"/>
          <w:lang w:val="zh-CN" w:eastAsia="zh-Hans"/>
        </w:rPr>
        <w:t>于</w:t>
      </w:r>
      <w:r>
        <w:rPr>
          <w:rFonts w:hint="eastAsia"/>
          <w:lang w:val="zh-CN" w:eastAsia="zh-Hans"/>
        </w:rPr>
        <w:t>2s</w:t>
      </w:r>
      <w:r>
        <w:rPr>
          <w:rFonts w:hint="eastAsia"/>
          <w:lang w:val="zh-CN" w:eastAsia="zh-Hans"/>
        </w:rPr>
        <w:t>。</w:t>
      </w:r>
    </w:p>
    <w:p w14:paraId="5F198677" w14:textId="77777777" w:rsidR="00000000" w:rsidRDefault="00000000">
      <w:pPr>
        <w:pStyle w:val="a9"/>
        <w:numPr>
          <w:ilvl w:val="0"/>
          <w:numId w:val="177"/>
        </w:numPr>
        <w:ind w:start="0pt" w:firstLineChars="200" w:firstLine="24pt"/>
        <w:rPr>
          <w:rFonts w:hint="eastAsia"/>
          <w:lang w:val="zh-CN" w:eastAsia="zh-Hans"/>
        </w:rPr>
      </w:pPr>
      <w:r>
        <w:rPr>
          <w:rFonts w:hint="eastAsia"/>
          <w:lang w:val="zh-CN" w:eastAsia="zh-Hans"/>
        </w:rPr>
        <w:t>监控画面显示与实际事件发生时间差</w:t>
      </w:r>
      <w:r>
        <w:rPr>
          <w:rFonts w:hint="eastAsia"/>
        </w:rPr>
        <w:t>应不大于</w:t>
      </w:r>
      <w:r>
        <w:rPr>
          <w:rFonts w:hint="eastAsia"/>
          <w:lang w:val="zh-CN" w:eastAsia="zh-Hans"/>
        </w:rPr>
        <w:t>2s</w:t>
      </w:r>
      <w:r>
        <w:rPr>
          <w:rFonts w:hint="eastAsia"/>
          <w:lang w:val="zh-CN" w:eastAsia="zh-Hans"/>
        </w:rPr>
        <w:t>。</w:t>
      </w:r>
    </w:p>
    <w:p w14:paraId="71486575" w14:textId="77777777" w:rsidR="00000000" w:rsidRDefault="00000000">
      <w:pPr>
        <w:pStyle w:val="3"/>
        <w:numPr>
          <w:ilvl w:val="2"/>
          <w:numId w:val="24"/>
        </w:numPr>
        <w:rPr>
          <w:rFonts w:hint="eastAsia"/>
          <w:kern w:val="44"/>
          <w:szCs w:val="24"/>
        </w:rPr>
      </w:pPr>
      <w:r>
        <w:rPr>
          <w:rFonts w:hint="eastAsia"/>
          <w:kern w:val="44"/>
          <w:szCs w:val="24"/>
        </w:rPr>
        <w:lastRenderedPageBreak/>
        <w:t>风机叶片巡视系统性能要求</w:t>
      </w:r>
    </w:p>
    <w:p w14:paraId="01693EBB" w14:textId="77777777" w:rsidR="00000000" w:rsidRDefault="00000000">
      <w:pPr>
        <w:pStyle w:val="a9"/>
        <w:numPr>
          <w:ilvl w:val="0"/>
          <w:numId w:val="178"/>
        </w:numPr>
        <w:ind w:start="0pt" w:firstLineChars="200" w:firstLine="24pt"/>
        <w:rPr>
          <w:rFonts w:hint="eastAsia"/>
          <w:lang w:val="zh-CN" w:eastAsia="zh-Hans"/>
        </w:rPr>
      </w:pPr>
      <w:r>
        <w:rPr>
          <w:rFonts w:hint="eastAsia"/>
        </w:rPr>
        <w:t>单台风机巡视时间应不大于</w:t>
      </w:r>
      <w:r>
        <w:rPr>
          <w:rFonts w:hint="eastAsia"/>
        </w:rPr>
        <w:t>20</w:t>
      </w:r>
      <w:r>
        <w:rPr>
          <w:rFonts w:hint="eastAsia"/>
        </w:rPr>
        <w:t>分钟（风机半径约</w:t>
      </w:r>
      <w:r>
        <w:rPr>
          <w:rFonts w:hint="eastAsia"/>
        </w:rPr>
        <w:t>120</w:t>
      </w:r>
      <w:r>
        <w:rPr>
          <w:rFonts w:hint="eastAsia"/>
        </w:rPr>
        <w:t>米）。</w:t>
      </w:r>
    </w:p>
    <w:p w14:paraId="3D983DE9" w14:textId="77777777" w:rsidR="00000000" w:rsidRDefault="00000000">
      <w:pPr>
        <w:pStyle w:val="a9"/>
        <w:numPr>
          <w:ilvl w:val="0"/>
          <w:numId w:val="178"/>
        </w:numPr>
        <w:ind w:start="0pt" w:firstLineChars="200" w:firstLine="24pt"/>
        <w:rPr>
          <w:rFonts w:hint="eastAsia"/>
          <w:lang w:val="zh-CN" w:eastAsia="zh-Hans"/>
        </w:rPr>
      </w:pPr>
      <w:r>
        <w:rPr>
          <w:rFonts w:hint="eastAsia"/>
          <w:lang w:val="zh-CN" w:eastAsia="zh-Hans"/>
        </w:rPr>
        <w:t>缺陷识别准确率</w:t>
      </w:r>
      <w:r>
        <w:rPr>
          <w:rFonts w:hint="eastAsia"/>
        </w:rPr>
        <w:t>应</w:t>
      </w:r>
      <w:r>
        <w:rPr>
          <w:rFonts w:hint="eastAsia"/>
          <w:lang w:val="zh-CN" w:eastAsia="zh-Hans"/>
        </w:rPr>
        <w:t>不低于</w:t>
      </w:r>
      <w:r>
        <w:rPr>
          <w:rFonts w:hint="eastAsia"/>
        </w:rPr>
        <w:t>8</w:t>
      </w:r>
      <w:r>
        <w:rPr>
          <w:rFonts w:hint="eastAsia"/>
          <w:lang w:val="zh-CN" w:eastAsia="zh-Hans"/>
        </w:rPr>
        <w:t>0%</w:t>
      </w:r>
      <w:r>
        <w:rPr>
          <w:rFonts w:hint="eastAsia"/>
          <w:lang w:val="zh-CN" w:eastAsia="zh-Hans"/>
        </w:rPr>
        <w:t>。</w:t>
      </w:r>
    </w:p>
    <w:p w14:paraId="148BF368" w14:textId="77777777" w:rsidR="00000000" w:rsidRDefault="00000000">
      <w:pPr>
        <w:pStyle w:val="a9"/>
        <w:numPr>
          <w:ilvl w:val="0"/>
          <w:numId w:val="178"/>
        </w:numPr>
        <w:ind w:start="0pt" w:firstLineChars="200" w:firstLine="24pt"/>
        <w:rPr>
          <w:rFonts w:hint="eastAsia"/>
          <w:lang w:val="zh-CN" w:eastAsia="zh-Hans"/>
        </w:rPr>
      </w:pPr>
      <w:r>
        <w:rPr>
          <w:rFonts w:hint="eastAsia"/>
          <w:lang w:val="zh-CN" w:eastAsia="zh-Hans"/>
        </w:rPr>
        <w:t>图像识别平均运行时间应</w:t>
      </w:r>
      <w:r>
        <w:rPr>
          <w:rFonts w:hint="eastAsia"/>
        </w:rPr>
        <w:t>不大</w:t>
      </w:r>
      <w:r>
        <w:rPr>
          <w:rFonts w:hint="eastAsia"/>
          <w:lang w:val="zh-CN" w:eastAsia="zh-Hans"/>
        </w:rPr>
        <w:t>于</w:t>
      </w:r>
      <w:r>
        <w:rPr>
          <w:rFonts w:hint="eastAsia"/>
          <w:lang w:val="zh-CN" w:eastAsia="zh-Hans"/>
        </w:rPr>
        <w:t>500ms</w:t>
      </w:r>
      <w:r>
        <w:rPr>
          <w:rFonts w:hint="eastAsia"/>
          <w:lang w:val="zh-CN" w:eastAsia="zh-Hans"/>
        </w:rPr>
        <w:t>。</w:t>
      </w:r>
    </w:p>
    <w:p w14:paraId="5805A0F7" w14:textId="77777777" w:rsidR="00000000" w:rsidRDefault="00000000">
      <w:pPr>
        <w:pStyle w:val="a9"/>
        <w:numPr>
          <w:ilvl w:val="0"/>
          <w:numId w:val="178"/>
        </w:numPr>
        <w:ind w:start="0pt" w:firstLineChars="200" w:firstLine="24pt"/>
        <w:rPr>
          <w:rFonts w:hint="eastAsia"/>
          <w:lang w:val="zh-CN" w:eastAsia="zh-Hans"/>
        </w:rPr>
      </w:pPr>
      <w:r>
        <w:rPr>
          <w:rFonts w:hint="eastAsia"/>
          <w:lang w:val="zh-CN" w:eastAsia="zh-Hans"/>
        </w:rPr>
        <w:t>视频控制切换响应时间</w:t>
      </w:r>
      <w:r>
        <w:rPr>
          <w:rFonts w:hint="eastAsia"/>
        </w:rPr>
        <w:t>应不大</w:t>
      </w:r>
      <w:r>
        <w:rPr>
          <w:rFonts w:hint="eastAsia"/>
          <w:lang w:val="zh-CN" w:eastAsia="zh-Hans"/>
        </w:rPr>
        <w:t>于</w:t>
      </w:r>
      <w:r>
        <w:rPr>
          <w:rFonts w:hint="eastAsia"/>
          <w:lang w:val="zh-CN" w:eastAsia="zh-Hans"/>
        </w:rPr>
        <w:t>2s</w:t>
      </w:r>
      <w:r>
        <w:rPr>
          <w:rFonts w:hint="eastAsia"/>
          <w:lang w:val="zh-CN" w:eastAsia="zh-Hans"/>
        </w:rPr>
        <w:t>。</w:t>
      </w:r>
    </w:p>
    <w:p w14:paraId="6AFD08CE" w14:textId="77777777" w:rsidR="00000000" w:rsidRDefault="00000000">
      <w:pPr>
        <w:pStyle w:val="a9"/>
        <w:numPr>
          <w:ilvl w:val="0"/>
          <w:numId w:val="178"/>
        </w:numPr>
        <w:ind w:start="0pt" w:firstLineChars="200" w:firstLine="24pt"/>
        <w:rPr>
          <w:rFonts w:hint="eastAsia"/>
          <w:lang w:val="zh-CN" w:eastAsia="zh-Hans"/>
        </w:rPr>
      </w:pPr>
      <w:r>
        <w:rPr>
          <w:rFonts w:hint="eastAsia"/>
          <w:lang w:val="zh-CN" w:eastAsia="zh-Hans"/>
        </w:rPr>
        <w:t>监控画面显示与实际事件发生时间差</w:t>
      </w:r>
      <w:r>
        <w:rPr>
          <w:rFonts w:hint="eastAsia"/>
        </w:rPr>
        <w:t>应不大于</w:t>
      </w:r>
      <w:r>
        <w:rPr>
          <w:rFonts w:hint="eastAsia"/>
          <w:lang w:val="zh-CN" w:eastAsia="zh-Hans"/>
        </w:rPr>
        <w:t>2s</w:t>
      </w:r>
      <w:r>
        <w:rPr>
          <w:rFonts w:hint="eastAsia"/>
          <w:lang w:val="zh-CN" w:eastAsia="zh-Hans"/>
        </w:rPr>
        <w:t>。</w:t>
      </w:r>
    </w:p>
    <w:p w14:paraId="0847C851" w14:textId="77777777" w:rsidR="00000000" w:rsidRDefault="00000000">
      <w:pPr>
        <w:pStyle w:val="3"/>
        <w:numPr>
          <w:ilvl w:val="2"/>
          <w:numId w:val="24"/>
        </w:numPr>
        <w:rPr>
          <w:rFonts w:hint="eastAsia"/>
          <w:kern w:val="44"/>
          <w:szCs w:val="24"/>
        </w:rPr>
      </w:pPr>
      <w:r>
        <w:rPr>
          <w:rFonts w:hint="eastAsia"/>
          <w:kern w:val="44"/>
          <w:szCs w:val="24"/>
        </w:rPr>
        <w:t>其他性能要求</w:t>
      </w:r>
    </w:p>
    <w:p w14:paraId="44DC7A1B" w14:textId="77777777" w:rsidR="00000000" w:rsidRDefault="00000000">
      <w:pPr>
        <w:pStyle w:val="a9"/>
        <w:numPr>
          <w:ilvl w:val="0"/>
          <w:numId w:val="179"/>
        </w:numPr>
        <w:ind w:start="0pt" w:firstLineChars="200" w:firstLine="24pt"/>
        <w:rPr>
          <w:rFonts w:hint="eastAsia"/>
          <w:lang w:val="zh-CN" w:eastAsia="zh-Hans"/>
        </w:rPr>
      </w:pPr>
      <w:r>
        <w:rPr>
          <w:rFonts w:hint="eastAsia"/>
          <w:lang w:val="zh-CN" w:eastAsia="zh-Hans"/>
        </w:rPr>
        <w:t>系统可用性：系统的可用性应</w:t>
      </w:r>
      <w:r>
        <w:rPr>
          <w:rFonts w:hint="eastAsia"/>
        </w:rPr>
        <w:t>不低于</w:t>
      </w:r>
      <w:r>
        <w:rPr>
          <w:rFonts w:hint="eastAsia"/>
          <w:lang w:val="zh-CN" w:eastAsia="zh-Hans"/>
        </w:rPr>
        <w:t>99.9%</w:t>
      </w:r>
      <w:r>
        <w:rPr>
          <w:rFonts w:hint="eastAsia"/>
          <w:lang w:val="zh-CN"/>
        </w:rPr>
        <w:t>。</w:t>
      </w:r>
    </w:p>
    <w:p w14:paraId="59453DDE" w14:textId="77777777" w:rsidR="00000000" w:rsidRDefault="00000000">
      <w:pPr>
        <w:pStyle w:val="a9"/>
        <w:numPr>
          <w:ilvl w:val="0"/>
          <w:numId w:val="179"/>
        </w:numPr>
        <w:ind w:start="0pt" w:firstLineChars="200" w:firstLine="24pt"/>
        <w:rPr>
          <w:rFonts w:hint="eastAsia"/>
          <w:lang w:val="zh-CN" w:eastAsia="zh-Hans"/>
        </w:rPr>
      </w:pPr>
      <w:r>
        <w:rPr>
          <w:rFonts w:hint="eastAsia"/>
          <w:lang w:val="zh-CN" w:eastAsia="zh-Hans"/>
        </w:rPr>
        <w:t>负载均衡：当用户数量增加时，系统应能自动进行负载均衡，保证所有用户都能得到良好的服务</w:t>
      </w:r>
      <w:r>
        <w:rPr>
          <w:rFonts w:hint="eastAsia"/>
          <w:lang w:val="zh-CN"/>
        </w:rPr>
        <w:t>。</w:t>
      </w:r>
    </w:p>
    <w:p w14:paraId="5063423E" w14:textId="77777777" w:rsidR="00000000" w:rsidRDefault="00000000">
      <w:pPr>
        <w:pStyle w:val="a9"/>
        <w:numPr>
          <w:ilvl w:val="0"/>
          <w:numId w:val="179"/>
        </w:numPr>
        <w:ind w:start="0pt" w:firstLineChars="200" w:firstLine="24pt"/>
        <w:rPr>
          <w:rFonts w:hint="eastAsia"/>
          <w:lang w:val="zh-CN" w:eastAsia="zh-Hans"/>
        </w:rPr>
      </w:pPr>
      <w:r>
        <w:rPr>
          <w:rFonts w:hint="eastAsia"/>
          <w:lang w:val="zh-CN" w:eastAsia="zh-Hans"/>
        </w:rPr>
        <w:t>易用性和可定制性：系统应提供直观、易用的操作界面，方便用户快速上手</w:t>
      </w:r>
      <w:r>
        <w:rPr>
          <w:rFonts w:hint="eastAsia"/>
          <w:lang w:val="zh-CN"/>
        </w:rPr>
        <w:t>。</w:t>
      </w:r>
    </w:p>
    <w:p w14:paraId="0AF12123" w14:textId="77777777" w:rsidR="00000000" w:rsidRDefault="00000000">
      <w:pPr>
        <w:pStyle w:val="a9"/>
        <w:numPr>
          <w:ilvl w:val="0"/>
          <w:numId w:val="179"/>
        </w:numPr>
        <w:ind w:start="0pt" w:firstLineChars="200" w:firstLine="24pt"/>
        <w:rPr>
          <w:rFonts w:hint="eastAsia"/>
          <w:lang w:val="zh-CN"/>
        </w:rPr>
      </w:pPr>
      <w:r>
        <w:rPr>
          <w:rFonts w:hint="eastAsia"/>
          <w:lang w:val="zh-CN" w:eastAsia="zh-Hans"/>
        </w:rPr>
        <w:t>稳定性和可靠性：系统应具有高可用性和容错能力，能够在硬件故障、网络中断等异常情况下保持正常运行</w:t>
      </w:r>
      <w:r>
        <w:rPr>
          <w:rFonts w:hint="eastAsia"/>
          <w:lang w:val="zh-CN"/>
        </w:rPr>
        <w:t>；</w:t>
      </w:r>
      <w:r>
        <w:rPr>
          <w:rFonts w:hint="eastAsia"/>
          <w:lang w:val="zh-CN" w:eastAsia="zh-Hans"/>
        </w:rPr>
        <w:t>应提供备份和恢复机制，确保数据的完整性和可恢复性。</w:t>
      </w:r>
    </w:p>
    <w:p w14:paraId="5F9102AC" w14:textId="77777777" w:rsidR="00000000" w:rsidRDefault="00000000">
      <w:pPr>
        <w:pStyle w:val="1"/>
        <w:numPr>
          <w:ilvl w:val="0"/>
          <w:numId w:val="24"/>
        </w:numPr>
        <w:rPr>
          <w:rFonts w:eastAsia="宋体" w:hAnsi="宋体" w:hint="eastAsia"/>
          <w:bCs/>
          <w:lang w:val="zh-CN" w:eastAsia="zh-Hans"/>
        </w:rPr>
      </w:pPr>
      <w:r>
        <w:rPr>
          <w:rFonts w:eastAsia="宋体" w:hAnsi="宋体" w:hint="eastAsia"/>
          <w:bCs/>
          <w:lang w:val="zh-CN" w:eastAsia="zh-Hans"/>
        </w:rPr>
        <w:br w:type="page"/>
      </w:r>
      <w:r>
        <w:rPr>
          <w:rFonts w:hint="eastAsia"/>
          <w:lang w:val="zh-CN" w:eastAsia="zh-Hans"/>
        </w:rPr>
        <w:lastRenderedPageBreak/>
        <w:t>三维可视化运行监视系统</w:t>
      </w:r>
    </w:p>
    <w:p w14:paraId="59205AD9" w14:textId="77777777" w:rsidR="00000000" w:rsidRDefault="00000000">
      <w:pPr>
        <w:pStyle w:val="20"/>
        <w:numPr>
          <w:ilvl w:val="1"/>
          <w:numId w:val="24"/>
        </w:numPr>
        <w:rPr>
          <w:rFonts w:hint="eastAsia"/>
        </w:rPr>
      </w:pPr>
      <w:r>
        <w:rPr>
          <w:rFonts w:hint="eastAsia"/>
        </w:rPr>
        <w:t>功能概述</w:t>
      </w:r>
    </w:p>
    <w:p w14:paraId="494A12EB" w14:textId="77777777" w:rsidR="00000000" w:rsidRDefault="00000000">
      <w:pPr>
        <w:pStyle w:val="a9"/>
        <w:ind w:firstLine="24pt"/>
        <w:rPr>
          <w:rFonts w:hint="eastAsia"/>
        </w:rPr>
      </w:pPr>
      <w:r>
        <w:rPr>
          <w:rFonts w:hint="eastAsia"/>
        </w:rPr>
        <w:t>海上风电场三维可视化运行监视系统基于数字孪生技术，通过高精度建模、实时数据融合与动态感知监测，将现实中的海上风电场以虚拟数字空间的形式重现，实现与物理风电场的一一映射，构建与物理风电场完全映射的虚拟海上风电场。系统集成风机运行数据、海上电气平台与陆上集控中心运行数据、海洋气象信息、设备状态监测等多源异构数据，利用三维可视化引擎实现风机结构、海上电气平台、陆上集控中心、海底电缆、海洋气象环境的全场景动态可视化呈现。</w:t>
      </w:r>
    </w:p>
    <w:p w14:paraId="39C4A447" w14:textId="77777777" w:rsidR="00000000" w:rsidRDefault="00000000">
      <w:pPr>
        <w:pStyle w:val="a9"/>
        <w:ind w:firstLine="24pt"/>
        <w:rPr>
          <w:rFonts w:hint="eastAsia"/>
        </w:rPr>
      </w:pPr>
      <w:r>
        <w:rPr>
          <w:rFonts w:hint="eastAsia"/>
        </w:rPr>
        <w:t>系统深度整合海上风电智能体高级应用程序，通过自然语言指令快速响应用户需求，实现场景切换、设备聚焦与动态报表生成，支持三维场景与业务数据的关联交互穿透式查询。</w:t>
      </w:r>
    </w:p>
    <w:p w14:paraId="47DF08A4" w14:textId="77777777" w:rsidR="00000000" w:rsidRDefault="00000000">
      <w:pPr>
        <w:pStyle w:val="a9"/>
        <w:ind w:firstLine="24pt"/>
        <w:rPr>
          <w:rFonts w:hint="eastAsia"/>
        </w:rPr>
      </w:pPr>
      <w:r>
        <w:rPr>
          <w:rFonts w:hint="eastAsia"/>
        </w:rPr>
        <w:t>通过虚实交互数字孪生场景，运维人员可实时掌握海上风电场全场运行态势，显著提升海上风电运维效率。</w:t>
      </w:r>
    </w:p>
    <w:p w14:paraId="525B550B" w14:textId="77777777" w:rsidR="00000000" w:rsidRDefault="00000000">
      <w:pPr>
        <w:pStyle w:val="a9"/>
        <w:ind w:firstLine="24pt"/>
        <w:rPr>
          <w:rFonts w:hint="eastAsia"/>
          <w:kern w:val="44"/>
          <w:szCs w:val="24"/>
        </w:rPr>
      </w:pPr>
      <w:r>
        <w:rPr>
          <w:rFonts w:hint="eastAsia"/>
          <w:kern w:val="44"/>
          <w:szCs w:val="24"/>
        </w:rPr>
        <w:t>★三维可视化运行监视系统应采用</w:t>
      </w:r>
      <w:r>
        <w:rPr>
          <w:rFonts w:hint="eastAsia"/>
          <w:kern w:val="44"/>
          <w:szCs w:val="24"/>
        </w:rPr>
        <w:t xml:space="preserve">RESTful API </w:t>
      </w:r>
      <w:r>
        <w:rPr>
          <w:rFonts w:hint="eastAsia"/>
          <w:kern w:val="44"/>
          <w:szCs w:val="24"/>
        </w:rPr>
        <w:t>或数据库接口访问方式，将采集、生成的相关数据同步到招标方提供的海风场站级数据服务系统。三维可视化运行监视系统能够提供智能体（招标方提供）调用需要的发送对话消息、上传文件、文件预览、停止响应、消息反馈、获取会话历史消息、获取会话列表、删除会话、会话重命名、获取对话变量、更新对话变量等功能。</w:t>
      </w:r>
    </w:p>
    <w:p w14:paraId="14DA5C31" w14:textId="77777777" w:rsidR="00000000" w:rsidRDefault="00000000">
      <w:pPr>
        <w:pStyle w:val="a9"/>
        <w:ind w:firstLine="24pt"/>
        <w:rPr>
          <w:rFonts w:hint="eastAsia"/>
        </w:rPr>
      </w:pPr>
      <w:r>
        <w:rPr>
          <w:rFonts w:hint="eastAsia"/>
          <w:kern w:val="44"/>
          <w:szCs w:val="24"/>
        </w:rPr>
        <w:t>三维可视化运行监视系统应用</w:t>
      </w:r>
      <w:r>
        <w:rPr>
          <w:rFonts w:hint="eastAsia"/>
        </w:rPr>
        <w:t>对接招标方的数智中台，通过数智中台完成数据资产以及元数据构建，将训练以及测试用数据接入数智中台，利用数智中台的业务指标建模、数理建模、诊断建模以及仿真建模工具完成应用所需模型的训练、测试，以及运行部署下发至集控侧应用运行环境，通过数智中台完成业务模型的版本管控。数智中台相关架构规范详见附件三数智中台系统及智能应用架构说明。</w:t>
      </w:r>
    </w:p>
    <w:p w14:paraId="180F8B6F" w14:textId="77777777" w:rsidR="00000000" w:rsidRDefault="00000000">
      <w:pPr>
        <w:pStyle w:val="a9"/>
        <w:ind w:firstLine="24pt"/>
        <w:rPr>
          <w:rFonts w:hint="eastAsia"/>
        </w:rPr>
      </w:pPr>
      <w:r>
        <w:rPr>
          <w:rFonts w:hint="eastAsia"/>
        </w:rPr>
        <w:t>应按照管理人员、运行人员、检修人员等不同业务人员视角设计大屏展示功能。</w:t>
      </w:r>
    </w:p>
    <w:p w14:paraId="2764EDAE" w14:textId="77777777" w:rsidR="00000000" w:rsidRDefault="00000000">
      <w:pPr>
        <w:pStyle w:val="20"/>
        <w:numPr>
          <w:ilvl w:val="1"/>
          <w:numId w:val="24"/>
        </w:numPr>
        <w:rPr>
          <w:rFonts w:hint="eastAsia"/>
        </w:rPr>
      </w:pPr>
      <w:r>
        <w:rPr>
          <w:rFonts w:hint="eastAsia"/>
        </w:rPr>
        <w:t>功能要求</w:t>
      </w:r>
    </w:p>
    <w:p w14:paraId="65FEE335" w14:textId="77777777" w:rsidR="00000000" w:rsidRDefault="00000000">
      <w:pPr>
        <w:pStyle w:val="3"/>
        <w:numPr>
          <w:ilvl w:val="2"/>
          <w:numId w:val="24"/>
        </w:numPr>
        <w:rPr>
          <w:rFonts w:hint="eastAsia"/>
          <w:kern w:val="44"/>
          <w:szCs w:val="24"/>
        </w:rPr>
      </w:pPr>
      <w:r>
        <w:rPr>
          <w:rFonts w:hint="eastAsia"/>
          <w:kern w:val="44"/>
          <w:szCs w:val="24"/>
        </w:rPr>
        <w:lastRenderedPageBreak/>
        <w:t>三维可视化基础服务平台</w:t>
      </w:r>
    </w:p>
    <w:p w14:paraId="7E5F4E87" w14:textId="77777777" w:rsidR="00000000" w:rsidRDefault="00000000">
      <w:pPr>
        <w:pStyle w:val="a9"/>
        <w:ind w:firstLine="24pt"/>
        <w:rPr>
          <w:rFonts w:hint="eastAsia"/>
        </w:rPr>
      </w:pPr>
      <w:r>
        <w:rPr>
          <w:rFonts w:hint="eastAsia"/>
        </w:rPr>
        <w:t>三维可视化基础服务平台应支持提供标准的场景生成支撑服务、渲染能力服务、平台统一管理服务。通过构建一个与物理世界孪生对应的数字孪生场景，并在虚拟场景中集成智能化监测设备数据，实现海上风电场三维可视化运行监视。</w:t>
      </w:r>
    </w:p>
    <w:p w14:paraId="29548EED" w14:textId="77777777" w:rsidR="00000000" w:rsidRDefault="00000000">
      <w:pPr>
        <w:pStyle w:val="4"/>
        <w:numPr>
          <w:ilvl w:val="3"/>
          <w:numId w:val="24"/>
        </w:numPr>
        <w:rPr>
          <w:rFonts w:ascii="黑体" w:hAnsi="黑体" w:cs="黑体" w:hint="eastAsia"/>
        </w:rPr>
      </w:pPr>
      <w:r>
        <w:rPr>
          <w:rFonts w:ascii="黑体" w:hAnsi="黑体" w:cs="黑体" w:hint="eastAsia"/>
        </w:rPr>
        <w:t>多源数据融合场景构建</w:t>
      </w:r>
    </w:p>
    <w:p w14:paraId="2BFBD392" w14:textId="77777777" w:rsidR="00000000" w:rsidRDefault="00000000">
      <w:pPr>
        <w:pStyle w:val="a9"/>
        <w:ind w:firstLine="24pt"/>
        <w:rPr>
          <w:rFonts w:hint="eastAsia"/>
        </w:rPr>
      </w:pPr>
      <w:r>
        <w:rPr>
          <w:rFonts w:hint="eastAsia"/>
        </w:rPr>
        <w:t>平台应支持多源数据融合加载功能，应包括但不限于以下内容。</w:t>
      </w:r>
    </w:p>
    <w:p w14:paraId="76F047BA" w14:textId="77777777" w:rsidR="00000000" w:rsidRDefault="00000000">
      <w:pPr>
        <w:pStyle w:val="a9"/>
        <w:numPr>
          <w:ilvl w:val="0"/>
          <w:numId w:val="180"/>
        </w:numPr>
        <w:ind w:start="0pt" w:firstLineChars="200" w:firstLine="24pt"/>
        <w:rPr>
          <w:rFonts w:hint="eastAsia"/>
        </w:rPr>
      </w:pPr>
      <w:r>
        <w:rPr>
          <w:rFonts w:hint="eastAsia"/>
        </w:rPr>
        <w:t>GIS</w:t>
      </w:r>
      <w:r>
        <w:rPr>
          <w:rFonts w:hint="eastAsia"/>
        </w:rPr>
        <w:t>数据加载：应实现地图图层、高程信息等离线</w:t>
      </w:r>
      <w:r>
        <w:rPr>
          <w:rFonts w:hint="eastAsia"/>
        </w:rPr>
        <w:t>GIS</w:t>
      </w:r>
      <w:r>
        <w:rPr>
          <w:rFonts w:hint="eastAsia"/>
        </w:rPr>
        <w:t>数据的加载。</w:t>
      </w:r>
    </w:p>
    <w:p w14:paraId="7AFC938B" w14:textId="77777777" w:rsidR="00000000" w:rsidRDefault="00000000">
      <w:pPr>
        <w:pStyle w:val="a9"/>
        <w:numPr>
          <w:ilvl w:val="0"/>
          <w:numId w:val="180"/>
        </w:numPr>
        <w:ind w:start="0pt" w:firstLineChars="200" w:firstLine="24pt"/>
        <w:rPr>
          <w:rFonts w:hint="eastAsia"/>
        </w:rPr>
      </w:pPr>
      <w:r>
        <w:rPr>
          <w:rFonts w:hint="eastAsia"/>
        </w:rPr>
        <w:t>GIS</w:t>
      </w:r>
      <w:r>
        <w:rPr>
          <w:rFonts w:hint="eastAsia"/>
        </w:rPr>
        <w:t>服务加载：应支持</w:t>
      </w:r>
      <w:r>
        <w:rPr>
          <w:rFonts w:hint="eastAsia"/>
        </w:rPr>
        <w:t>OGC</w:t>
      </w:r>
      <w:r>
        <w:rPr>
          <w:rFonts w:hint="eastAsia"/>
        </w:rPr>
        <w:t>标准地图服务的加载、渲染和查询分析等操作。</w:t>
      </w:r>
      <w:r>
        <w:rPr>
          <w:rFonts w:hint="eastAsia"/>
        </w:rPr>
        <w:t>OGC</w:t>
      </w:r>
      <w:r>
        <w:rPr>
          <w:rFonts w:hint="eastAsia"/>
        </w:rPr>
        <w:t>标准数据格式包括：</w:t>
      </w:r>
      <w:r>
        <w:rPr>
          <w:rFonts w:hint="eastAsia"/>
        </w:rPr>
        <w:t>WMS</w:t>
      </w:r>
      <w:r>
        <w:rPr>
          <w:rFonts w:hint="eastAsia"/>
        </w:rPr>
        <w:t>、</w:t>
      </w:r>
      <w:r>
        <w:rPr>
          <w:rFonts w:hint="eastAsia"/>
        </w:rPr>
        <w:t>WMTS</w:t>
      </w:r>
      <w:r>
        <w:rPr>
          <w:rFonts w:hint="eastAsia"/>
        </w:rPr>
        <w:t>、</w:t>
      </w:r>
      <w:r>
        <w:rPr>
          <w:rFonts w:hint="eastAsia"/>
        </w:rPr>
        <w:t>WFS</w:t>
      </w:r>
      <w:r>
        <w:rPr>
          <w:rFonts w:hint="eastAsia"/>
        </w:rPr>
        <w:t>等。</w:t>
      </w:r>
    </w:p>
    <w:p w14:paraId="46B527C4" w14:textId="77777777" w:rsidR="00000000" w:rsidRDefault="00000000">
      <w:pPr>
        <w:pStyle w:val="a9"/>
        <w:numPr>
          <w:ilvl w:val="0"/>
          <w:numId w:val="180"/>
        </w:numPr>
        <w:ind w:start="0pt" w:firstLineChars="200" w:firstLine="24pt"/>
        <w:rPr>
          <w:rFonts w:hint="eastAsia"/>
        </w:rPr>
      </w:pPr>
      <w:r>
        <w:rPr>
          <w:rFonts w:hint="eastAsia"/>
        </w:rPr>
        <w:t>三维模型加载：应支持</w:t>
      </w:r>
      <w:r>
        <w:rPr>
          <w:rFonts w:hint="eastAsia"/>
        </w:rPr>
        <w:t>BIM</w:t>
      </w:r>
      <w:r>
        <w:rPr>
          <w:rFonts w:hint="eastAsia"/>
        </w:rPr>
        <w:t>（</w:t>
      </w:r>
      <w:r>
        <w:rPr>
          <w:rFonts w:hint="eastAsia"/>
        </w:rPr>
        <w:t>RVT</w:t>
      </w:r>
      <w:r>
        <w:rPr>
          <w:rFonts w:hint="eastAsia"/>
        </w:rPr>
        <w:t>、</w:t>
      </w:r>
      <w:r>
        <w:rPr>
          <w:rFonts w:hint="eastAsia"/>
        </w:rPr>
        <w:t>DGN</w:t>
      </w:r>
      <w:r>
        <w:rPr>
          <w:rFonts w:hint="eastAsia"/>
        </w:rPr>
        <w:t>等）、</w:t>
      </w:r>
      <w:r>
        <w:rPr>
          <w:rFonts w:hint="eastAsia"/>
        </w:rPr>
        <w:t>FBX</w:t>
      </w:r>
      <w:r>
        <w:rPr>
          <w:rFonts w:hint="eastAsia"/>
        </w:rPr>
        <w:t>、</w:t>
      </w:r>
      <w:r>
        <w:rPr>
          <w:rFonts w:hint="eastAsia"/>
        </w:rPr>
        <w:t>OSGB</w:t>
      </w:r>
      <w:r>
        <w:rPr>
          <w:rFonts w:hint="eastAsia"/>
        </w:rPr>
        <w:t>、</w:t>
      </w:r>
      <w:r>
        <w:rPr>
          <w:rFonts w:hint="eastAsia"/>
        </w:rPr>
        <w:t>3Dtiles</w:t>
      </w:r>
      <w:r>
        <w:rPr>
          <w:rFonts w:hint="eastAsia"/>
        </w:rPr>
        <w:t>、</w:t>
      </w:r>
      <w:r>
        <w:rPr>
          <w:rFonts w:hint="eastAsia"/>
        </w:rPr>
        <w:t>SKP</w:t>
      </w:r>
      <w:r>
        <w:rPr>
          <w:rFonts w:hint="eastAsia"/>
        </w:rPr>
        <w:t>、</w:t>
      </w:r>
      <w:r>
        <w:rPr>
          <w:rFonts w:hint="eastAsia"/>
        </w:rPr>
        <w:t>OBJ</w:t>
      </w:r>
      <w:r>
        <w:rPr>
          <w:rFonts w:hint="eastAsia"/>
        </w:rPr>
        <w:t>、</w:t>
      </w:r>
      <w:r>
        <w:rPr>
          <w:rFonts w:hint="eastAsia"/>
        </w:rPr>
        <w:t>GLB</w:t>
      </w:r>
      <w:r>
        <w:rPr>
          <w:rFonts w:hint="eastAsia"/>
        </w:rPr>
        <w:t>、</w:t>
      </w:r>
      <w:r>
        <w:rPr>
          <w:rFonts w:hint="eastAsia"/>
        </w:rPr>
        <w:t>STP</w:t>
      </w:r>
      <w:r>
        <w:rPr>
          <w:rFonts w:hint="eastAsia"/>
        </w:rPr>
        <w:t>、</w:t>
      </w:r>
      <w:r>
        <w:rPr>
          <w:rFonts w:hint="eastAsia"/>
        </w:rPr>
        <w:t>X_T</w:t>
      </w:r>
      <w:r>
        <w:rPr>
          <w:rFonts w:hint="eastAsia"/>
        </w:rPr>
        <w:t>等常见三维模型数据的融合服务；应支持模型属性加载；应支持模型显示</w:t>
      </w:r>
      <w:r>
        <w:rPr>
          <w:rFonts w:hint="eastAsia"/>
        </w:rPr>
        <w:t>/</w:t>
      </w:r>
      <w:r>
        <w:rPr>
          <w:rFonts w:hint="eastAsia"/>
        </w:rPr>
        <w:t>隐藏。</w:t>
      </w:r>
    </w:p>
    <w:p w14:paraId="2EC3762D" w14:textId="77777777" w:rsidR="00000000" w:rsidRDefault="00000000">
      <w:pPr>
        <w:pStyle w:val="a9"/>
        <w:numPr>
          <w:ilvl w:val="0"/>
          <w:numId w:val="180"/>
        </w:numPr>
        <w:ind w:start="0pt" w:firstLineChars="200" w:firstLine="24pt"/>
        <w:rPr>
          <w:rFonts w:hint="eastAsia"/>
        </w:rPr>
      </w:pPr>
      <w:r>
        <w:rPr>
          <w:rFonts w:hint="eastAsia"/>
        </w:rPr>
        <w:t>数据加载：应支持对接本项目的数据平台，获取实时以及历史数据。</w:t>
      </w:r>
    </w:p>
    <w:p w14:paraId="1B996C60" w14:textId="77777777" w:rsidR="00000000" w:rsidRDefault="00000000">
      <w:pPr>
        <w:pStyle w:val="4"/>
        <w:numPr>
          <w:ilvl w:val="3"/>
          <w:numId w:val="24"/>
        </w:numPr>
        <w:rPr>
          <w:rFonts w:ascii="黑体" w:hAnsi="黑体" w:cs="黑体" w:hint="eastAsia"/>
        </w:rPr>
      </w:pPr>
      <w:r>
        <w:rPr>
          <w:rFonts w:ascii="黑体" w:hAnsi="黑体" w:cs="黑体" w:hint="eastAsia"/>
        </w:rPr>
        <w:t>模型资产库</w:t>
      </w:r>
    </w:p>
    <w:p w14:paraId="67DF520D" w14:textId="77777777" w:rsidR="00000000" w:rsidRDefault="00000000">
      <w:pPr>
        <w:pStyle w:val="a9"/>
        <w:numPr>
          <w:ilvl w:val="0"/>
          <w:numId w:val="181"/>
        </w:numPr>
        <w:ind w:firstLineChars="200" w:firstLine="24pt"/>
        <w:rPr>
          <w:rFonts w:hint="eastAsia"/>
        </w:rPr>
      </w:pPr>
      <w:r>
        <w:rPr>
          <w:rFonts w:hint="eastAsia"/>
        </w:rPr>
        <w:t>模型库：应根据本项目基建期交付的数字模型资产，建立海上风电专业模型库。应具备底板库，支持选择底板区域将底板模型加载到三维场景中。</w:t>
      </w:r>
    </w:p>
    <w:p w14:paraId="7D5B98E2" w14:textId="77777777" w:rsidR="00000000" w:rsidRDefault="00000000">
      <w:pPr>
        <w:pStyle w:val="a9"/>
        <w:numPr>
          <w:ilvl w:val="0"/>
          <w:numId w:val="181"/>
        </w:numPr>
        <w:ind w:firstLineChars="200" w:firstLine="24pt"/>
        <w:rPr>
          <w:rFonts w:hint="eastAsia"/>
        </w:rPr>
      </w:pPr>
      <w:r>
        <w:rPr>
          <w:rFonts w:hint="eastAsia"/>
        </w:rPr>
        <w:t>特效库：应支持创建和编辑多种类型的交互特效，包括</w:t>
      </w:r>
      <w:r>
        <w:rPr>
          <w:rFonts w:hint="eastAsia"/>
        </w:rPr>
        <w:t>POI</w:t>
      </w:r>
      <w:r>
        <w:rPr>
          <w:rFonts w:hint="eastAsia"/>
        </w:rPr>
        <w:t>、特效、可视域、路径、区域轮廓和组合效果等。通过低代码方式实现交互特效控件化的参数调节。在场景中保存的效果具有唯一交互事件</w:t>
      </w:r>
      <w:r>
        <w:rPr>
          <w:rFonts w:hint="eastAsia"/>
        </w:rPr>
        <w:t>ID</w:t>
      </w:r>
      <w:r>
        <w:rPr>
          <w:rFonts w:hint="eastAsia"/>
        </w:rPr>
        <w:t>，可以被调用，对接业务逻辑。</w:t>
      </w:r>
    </w:p>
    <w:p w14:paraId="3E04FFFA" w14:textId="77777777" w:rsidR="00000000" w:rsidRDefault="00000000">
      <w:pPr>
        <w:pStyle w:val="a9"/>
        <w:numPr>
          <w:ilvl w:val="0"/>
          <w:numId w:val="181"/>
        </w:numPr>
        <w:ind w:firstLineChars="200" w:firstLine="24pt"/>
        <w:rPr>
          <w:rFonts w:hint="eastAsia"/>
        </w:rPr>
      </w:pPr>
      <w:r>
        <w:rPr>
          <w:rFonts w:hint="eastAsia"/>
        </w:rPr>
        <w:t>材质库：数字孪生平台材质库中应包含但不限于以下类型材质：大理石、砖石、混凝土、金属、漆面、地面、玻璃幕墙和半透明。</w:t>
      </w:r>
    </w:p>
    <w:p w14:paraId="60DCE69F" w14:textId="77777777" w:rsidR="00000000" w:rsidRDefault="00000000">
      <w:pPr>
        <w:pStyle w:val="4"/>
        <w:numPr>
          <w:ilvl w:val="3"/>
          <w:numId w:val="24"/>
        </w:numPr>
        <w:rPr>
          <w:rFonts w:ascii="黑体" w:hAnsi="黑体" w:cs="黑体" w:hint="eastAsia"/>
        </w:rPr>
      </w:pPr>
      <w:r>
        <w:rPr>
          <w:rFonts w:ascii="黑体" w:hAnsi="黑体" w:cs="黑体" w:hint="eastAsia"/>
        </w:rPr>
        <w:t>后端渲染服务</w:t>
      </w:r>
    </w:p>
    <w:p w14:paraId="15884292" w14:textId="77777777" w:rsidR="00000000" w:rsidRDefault="00000000">
      <w:pPr>
        <w:pStyle w:val="a9"/>
        <w:ind w:firstLine="24pt"/>
        <w:rPr>
          <w:rFonts w:hint="eastAsia"/>
        </w:rPr>
      </w:pPr>
      <w:r>
        <w:rPr>
          <w:rFonts w:hint="eastAsia"/>
        </w:rPr>
        <w:t>后端渲染技术架构整体应分为前端管理服务、集群调度服务和渲染工作机服务。应支持通过后端渲染端生成的链接，通过前端客户任一浏览器访问系统，不受操作系统限制。应支持在后端算力服务器完成数字孪生场景渲染，基于三维渲染引擎采用视频串流技术将</w:t>
      </w:r>
      <w:r>
        <w:rPr>
          <w:rFonts w:hint="eastAsia"/>
        </w:rPr>
        <w:t>3D</w:t>
      </w:r>
      <w:r>
        <w:rPr>
          <w:rFonts w:hint="eastAsia"/>
        </w:rPr>
        <w:t>渲染画面实时传送给用户。应支持白天、夜景，支持实时动态光源。应支持</w:t>
      </w:r>
      <w:r>
        <w:rPr>
          <w:rFonts w:hint="eastAsia"/>
        </w:rPr>
        <w:t>LOD</w:t>
      </w:r>
      <w:r>
        <w:rPr>
          <w:rFonts w:hint="eastAsia"/>
        </w:rPr>
        <w:t>动态加载。通过多重</w:t>
      </w:r>
      <w:r>
        <w:rPr>
          <w:rFonts w:hint="eastAsia"/>
        </w:rPr>
        <w:t>LOD</w:t>
      </w:r>
      <w:r>
        <w:rPr>
          <w:rFonts w:hint="eastAsia"/>
        </w:rPr>
        <w:t>计算，</w:t>
      </w:r>
      <w:r>
        <w:rPr>
          <w:rFonts w:hint="eastAsia"/>
        </w:rPr>
        <w:lastRenderedPageBreak/>
        <w:t>为同一个构件分别生成轮廓模型与精细实体模型。</w:t>
      </w:r>
    </w:p>
    <w:p w14:paraId="276EA897" w14:textId="77777777" w:rsidR="00000000" w:rsidRDefault="00000000">
      <w:pPr>
        <w:pStyle w:val="4"/>
        <w:numPr>
          <w:ilvl w:val="3"/>
          <w:numId w:val="24"/>
        </w:numPr>
        <w:rPr>
          <w:rFonts w:ascii="黑体" w:hAnsi="黑体" w:cs="黑体" w:hint="eastAsia"/>
        </w:rPr>
      </w:pPr>
      <w:r>
        <w:rPr>
          <w:rFonts w:ascii="黑体" w:hAnsi="黑体" w:cs="黑体" w:hint="eastAsia"/>
        </w:rPr>
        <w:t>应用支持引擎</w:t>
      </w:r>
    </w:p>
    <w:p w14:paraId="5B46829E" w14:textId="77777777" w:rsidR="00000000" w:rsidRDefault="00000000">
      <w:pPr>
        <w:pStyle w:val="a9"/>
        <w:numPr>
          <w:ilvl w:val="0"/>
          <w:numId w:val="182"/>
        </w:numPr>
        <w:ind w:start="0pt" w:firstLine="21pt"/>
        <w:rPr>
          <w:rFonts w:hint="eastAsia"/>
        </w:rPr>
      </w:pPr>
      <w:r>
        <w:rPr>
          <w:rFonts w:hint="eastAsia"/>
        </w:rPr>
        <w:t>图形引擎</w:t>
      </w:r>
    </w:p>
    <w:p w14:paraId="3B0DD877" w14:textId="77777777" w:rsidR="00000000" w:rsidRDefault="00000000">
      <w:pPr>
        <w:pStyle w:val="a9"/>
        <w:ind w:firstLine="24pt"/>
        <w:rPr>
          <w:rFonts w:hint="eastAsia"/>
        </w:rPr>
      </w:pPr>
      <w:r>
        <w:rPr>
          <w:rFonts w:hint="eastAsia"/>
        </w:rPr>
        <w:t>图形引擎应支持场景分层渲染功能，要求应至少包括：</w:t>
      </w:r>
    </w:p>
    <w:p w14:paraId="1D362ABE" w14:textId="77777777" w:rsidR="00000000" w:rsidRDefault="00000000">
      <w:pPr>
        <w:pStyle w:val="a9"/>
        <w:ind w:firstLine="24pt"/>
        <w:rPr>
          <w:rFonts w:hint="eastAsia"/>
        </w:rPr>
      </w:pPr>
      <w:r>
        <w:rPr>
          <w:rFonts w:hint="eastAsia"/>
        </w:rPr>
        <w:t>应支持不小于一千平方公里的超大场景加载；应支持倾斜摄影数据的导入；应支持对原</w:t>
      </w:r>
      <w:r>
        <w:rPr>
          <w:rFonts w:hint="eastAsia"/>
        </w:rPr>
        <w:t>BIM</w:t>
      </w:r>
      <w:r>
        <w:rPr>
          <w:rFonts w:hint="eastAsia"/>
        </w:rPr>
        <w:t>数据结构信息的检索、分层查看。</w:t>
      </w:r>
    </w:p>
    <w:p w14:paraId="421288E0" w14:textId="77777777" w:rsidR="00000000" w:rsidRDefault="00000000">
      <w:pPr>
        <w:pStyle w:val="a9"/>
        <w:ind w:firstLine="24pt"/>
        <w:rPr>
          <w:rFonts w:hint="eastAsia"/>
        </w:rPr>
      </w:pPr>
      <w:r>
        <w:rPr>
          <w:rFonts w:hint="eastAsia"/>
        </w:rPr>
        <w:t>应支持动态预加载技术和切片技术，支持宏观微观场景的一体化显示，支持远景与近景的平滑过渡、虚实结合和无缝切换。</w:t>
      </w:r>
    </w:p>
    <w:p w14:paraId="5C19C8A6" w14:textId="77777777" w:rsidR="00000000" w:rsidRDefault="00000000">
      <w:pPr>
        <w:pStyle w:val="a9"/>
        <w:ind w:firstLine="24pt"/>
        <w:rPr>
          <w:rFonts w:hint="eastAsia"/>
        </w:rPr>
      </w:pPr>
      <w:r>
        <w:rPr>
          <w:rFonts w:hint="eastAsia"/>
        </w:rPr>
        <w:t>应支持基于物理的真实光照系统。可支持</w:t>
      </w:r>
      <w:r>
        <w:rPr>
          <w:rFonts w:hint="eastAsia"/>
        </w:rPr>
        <w:t>24</w:t>
      </w:r>
      <w:r>
        <w:rPr>
          <w:rFonts w:hint="eastAsia"/>
        </w:rPr>
        <w:t>小时光照的实时模拟与自定义。</w:t>
      </w:r>
    </w:p>
    <w:p w14:paraId="643368E3" w14:textId="77777777" w:rsidR="00000000" w:rsidRDefault="00000000">
      <w:pPr>
        <w:pStyle w:val="a9"/>
        <w:ind w:firstLine="24pt"/>
        <w:rPr>
          <w:rFonts w:hint="eastAsia"/>
        </w:rPr>
      </w:pPr>
      <w:r>
        <w:rPr>
          <w:rFonts w:hint="eastAsia"/>
        </w:rPr>
        <w:t>应支持真实天气变换。可支持阴、晴、云、雨、雾、大风、雷电等不少于</w:t>
      </w:r>
      <w:r>
        <w:rPr>
          <w:rFonts w:hint="eastAsia"/>
        </w:rPr>
        <w:t>16</w:t>
      </w:r>
      <w:r>
        <w:rPr>
          <w:rFonts w:hint="eastAsia"/>
        </w:rPr>
        <w:t>种真实天气的模拟；天气效果支持接入数据，根据实时的天气数据变化不同的参数效果。</w:t>
      </w:r>
    </w:p>
    <w:p w14:paraId="234BAB7A" w14:textId="77777777" w:rsidR="00000000" w:rsidRDefault="00000000">
      <w:pPr>
        <w:pStyle w:val="a9"/>
        <w:ind w:firstLine="24pt"/>
        <w:rPr>
          <w:color w:val="000000"/>
        </w:rPr>
      </w:pPr>
      <w:r>
        <w:rPr>
          <w:rFonts w:hint="eastAsia"/>
        </w:rPr>
        <w:t>应支持漫游操作，可在场景中自定义设置漫游线路，实现漫游路线的自动播放，具有漫游录制功能。</w:t>
      </w:r>
    </w:p>
    <w:p w14:paraId="28FE2716" w14:textId="77777777" w:rsidR="00000000" w:rsidRDefault="00000000">
      <w:pPr>
        <w:pStyle w:val="a9"/>
        <w:numPr>
          <w:ilvl w:val="0"/>
          <w:numId w:val="182"/>
        </w:numPr>
        <w:ind w:start="0pt" w:firstLineChars="200" w:firstLine="24pt"/>
        <w:rPr>
          <w:rFonts w:hint="eastAsia"/>
        </w:rPr>
      </w:pPr>
      <w:r>
        <w:rPr>
          <w:rFonts w:hint="eastAsia"/>
        </w:rPr>
        <w:t>图表引擎</w:t>
      </w:r>
    </w:p>
    <w:p w14:paraId="392E4093" w14:textId="77777777" w:rsidR="00000000" w:rsidRDefault="00000000">
      <w:pPr>
        <w:pStyle w:val="a9"/>
        <w:numPr>
          <w:ilvl w:val="0"/>
          <w:numId w:val="183"/>
        </w:numPr>
        <w:ind w:start="0pt" w:firstLineChars="200" w:firstLine="24pt"/>
        <w:rPr>
          <w:rFonts w:hint="eastAsia"/>
        </w:rPr>
      </w:pPr>
      <w:r>
        <w:rPr>
          <w:rFonts w:hint="eastAsia"/>
        </w:rPr>
        <w:t>支持自定义图形、图表组件：支持用户上传自定义图标、图形组件，支持兼容第三方图表开发工具。</w:t>
      </w:r>
    </w:p>
    <w:p w14:paraId="3E70091D" w14:textId="77777777" w:rsidR="00000000" w:rsidRDefault="00000000">
      <w:pPr>
        <w:pStyle w:val="a9"/>
        <w:numPr>
          <w:ilvl w:val="0"/>
          <w:numId w:val="183"/>
        </w:numPr>
        <w:ind w:start="0pt" w:firstLineChars="200" w:firstLine="24pt"/>
        <w:rPr>
          <w:rFonts w:hint="eastAsia"/>
        </w:rPr>
      </w:pPr>
      <w:r>
        <w:rPr>
          <w:rFonts w:hint="eastAsia"/>
        </w:rPr>
        <w:t>支持快速搭建业务面板，支持自适应分辨率比例，画幅自动填充；支持动态数据接口对接；支持新增配置或编辑删除等管理操作。</w:t>
      </w:r>
    </w:p>
    <w:p w14:paraId="6B1A82D6" w14:textId="77777777" w:rsidR="00000000" w:rsidRDefault="00000000">
      <w:pPr>
        <w:pStyle w:val="a9"/>
        <w:numPr>
          <w:ilvl w:val="0"/>
          <w:numId w:val="182"/>
        </w:numPr>
        <w:ind w:start="0pt" w:firstLineChars="200" w:firstLine="24pt"/>
        <w:rPr>
          <w:rFonts w:hint="eastAsia"/>
        </w:rPr>
      </w:pPr>
      <w:r>
        <w:rPr>
          <w:rFonts w:hint="eastAsia"/>
        </w:rPr>
        <w:t>可视化组件</w:t>
      </w:r>
    </w:p>
    <w:p w14:paraId="731A3BC2" w14:textId="77777777" w:rsidR="00000000" w:rsidRDefault="00000000">
      <w:pPr>
        <w:pStyle w:val="a9"/>
        <w:ind w:firstLine="24pt"/>
        <w:rPr>
          <w:rFonts w:hint="eastAsia"/>
        </w:rPr>
      </w:pPr>
      <w:r>
        <w:rPr>
          <w:rFonts w:hint="eastAsia"/>
        </w:rPr>
        <w:t>应支持包括镜头行为、自定义</w:t>
      </w:r>
      <w:r>
        <w:rPr>
          <w:rFonts w:hint="eastAsia"/>
        </w:rPr>
        <w:t>POI</w:t>
      </w:r>
      <w:r>
        <w:rPr>
          <w:rFonts w:hint="eastAsia"/>
        </w:rPr>
        <w:t>点、</w:t>
      </w:r>
      <w:r>
        <w:rPr>
          <w:rFonts w:hint="eastAsia"/>
        </w:rPr>
        <w:t>POI</w:t>
      </w:r>
      <w:r>
        <w:rPr>
          <w:rFonts w:hint="eastAsia"/>
        </w:rPr>
        <w:t>点聚合、路径、区域热力图、点云热力图、路径热力图、区域轮廓、特效、标准水晶体、测量工具、</w:t>
      </w:r>
      <w:r>
        <w:rPr>
          <w:rFonts w:hint="eastAsia"/>
        </w:rPr>
        <w:t>24</w:t>
      </w:r>
      <w:r>
        <w:rPr>
          <w:rFonts w:hint="eastAsia"/>
        </w:rPr>
        <w:t>小时光照、天气变化等功能。</w:t>
      </w:r>
    </w:p>
    <w:p w14:paraId="50737098" w14:textId="77777777" w:rsidR="00000000" w:rsidRDefault="00000000">
      <w:pPr>
        <w:pStyle w:val="a9"/>
        <w:numPr>
          <w:ilvl w:val="0"/>
          <w:numId w:val="182"/>
        </w:numPr>
        <w:ind w:start="0pt" w:firstLineChars="200" w:firstLine="24pt"/>
        <w:rPr>
          <w:rFonts w:hint="eastAsia"/>
        </w:rPr>
      </w:pPr>
      <w:r>
        <w:rPr>
          <w:rFonts w:hint="eastAsia"/>
        </w:rPr>
        <w:t>智能控制组件</w:t>
      </w:r>
    </w:p>
    <w:p w14:paraId="77B35F71" w14:textId="77777777" w:rsidR="00000000" w:rsidRDefault="00000000">
      <w:pPr>
        <w:pStyle w:val="a9"/>
        <w:ind w:firstLine="24pt"/>
        <w:rPr>
          <w:rFonts w:hint="eastAsia"/>
        </w:rPr>
      </w:pPr>
      <w:r>
        <w:rPr>
          <w:rFonts w:hint="eastAsia"/>
        </w:rPr>
        <w:t>应支持自定义和管理三维场景上的快捷键功能，以及支持通过语音控制形式，对可视化内容进行操作互动。</w:t>
      </w:r>
    </w:p>
    <w:p w14:paraId="3761654B" w14:textId="77777777" w:rsidR="00000000" w:rsidRDefault="00000000">
      <w:pPr>
        <w:pStyle w:val="a9"/>
        <w:numPr>
          <w:ilvl w:val="0"/>
          <w:numId w:val="182"/>
        </w:numPr>
        <w:ind w:start="0pt" w:firstLineChars="200" w:firstLine="24pt"/>
        <w:rPr>
          <w:rFonts w:hint="eastAsia"/>
        </w:rPr>
      </w:pPr>
      <w:r>
        <w:rPr>
          <w:rFonts w:hint="eastAsia"/>
        </w:rPr>
        <w:t>监控视频组件</w:t>
      </w:r>
    </w:p>
    <w:p w14:paraId="2E77AFCF" w14:textId="77777777" w:rsidR="00000000" w:rsidRDefault="00000000">
      <w:pPr>
        <w:pStyle w:val="a9"/>
        <w:ind w:firstLine="24pt"/>
        <w:rPr>
          <w:rFonts w:hint="eastAsia"/>
        </w:rPr>
      </w:pPr>
      <w:r>
        <w:rPr>
          <w:rFonts w:hint="eastAsia"/>
        </w:rPr>
        <w:t>应支持各主流品牌监控摄像机、硬盘录像机、无人机等设备视频接入，支</w:t>
      </w:r>
      <w:r>
        <w:rPr>
          <w:rFonts w:hint="eastAsia"/>
        </w:rPr>
        <w:lastRenderedPageBreak/>
        <w:t>持同时展示多路视频。</w:t>
      </w:r>
    </w:p>
    <w:p w14:paraId="40A06F91" w14:textId="77777777" w:rsidR="00000000" w:rsidRDefault="00000000">
      <w:pPr>
        <w:pStyle w:val="a9"/>
        <w:numPr>
          <w:ilvl w:val="0"/>
          <w:numId w:val="182"/>
        </w:numPr>
        <w:ind w:start="0pt" w:firstLineChars="200" w:firstLine="24pt"/>
        <w:rPr>
          <w:rFonts w:hint="eastAsia"/>
        </w:rPr>
      </w:pPr>
      <w:r>
        <w:rPr>
          <w:rFonts w:hint="eastAsia"/>
        </w:rPr>
        <w:t>前端应用交互</w:t>
      </w:r>
      <w:r>
        <w:rPr>
          <w:rFonts w:hint="eastAsia"/>
        </w:rPr>
        <w:t>API</w:t>
      </w:r>
    </w:p>
    <w:p w14:paraId="65E4DF92" w14:textId="77777777" w:rsidR="00000000" w:rsidRDefault="00000000">
      <w:pPr>
        <w:pStyle w:val="a9"/>
        <w:ind w:firstLine="24pt"/>
        <w:rPr>
          <w:rFonts w:hint="eastAsia"/>
        </w:rPr>
      </w:pPr>
      <w:r>
        <w:rPr>
          <w:rFonts w:hint="eastAsia"/>
        </w:rPr>
        <w:t>应提供标准前端应用交互</w:t>
      </w:r>
      <w:r>
        <w:rPr>
          <w:rFonts w:hint="eastAsia"/>
        </w:rPr>
        <w:t>API</w:t>
      </w:r>
      <w:r>
        <w:rPr>
          <w:rFonts w:hint="eastAsia"/>
        </w:rPr>
        <w:t>，提供接口服务和开发工具，应支持</w:t>
      </w:r>
      <w:r>
        <w:rPr>
          <w:rFonts w:hint="eastAsia"/>
        </w:rPr>
        <w:t>B/S</w:t>
      </w:r>
      <w:r>
        <w:rPr>
          <w:rFonts w:hint="eastAsia"/>
        </w:rPr>
        <w:t>架构应用交互开发。应包括但不限于以下内容：</w:t>
      </w:r>
    </w:p>
    <w:p w14:paraId="1861D256" w14:textId="77777777" w:rsidR="00000000" w:rsidRDefault="00000000">
      <w:pPr>
        <w:pStyle w:val="a9"/>
        <w:ind w:firstLine="24pt"/>
        <w:rPr>
          <w:rFonts w:hint="eastAsia"/>
        </w:rPr>
      </w:pPr>
      <w:r>
        <w:rPr>
          <w:rFonts w:hint="eastAsia"/>
        </w:rPr>
        <w:t>应支持</w:t>
      </w:r>
      <w:r>
        <w:rPr>
          <w:rFonts w:hint="eastAsia"/>
        </w:rPr>
        <w:t>API</w:t>
      </w:r>
      <w:r>
        <w:rPr>
          <w:rFonts w:hint="eastAsia"/>
        </w:rPr>
        <w:t>实现前端和后端的交互：三维场景通过后台渲染，然后采用实时视频流推送到网页端。应支持用户开发</w:t>
      </w:r>
      <w:r>
        <w:rPr>
          <w:rFonts w:hint="eastAsia"/>
        </w:rPr>
        <w:t>WEB</w:t>
      </w:r>
      <w:r>
        <w:rPr>
          <w:rFonts w:hint="eastAsia"/>
        </w:rPr>
        <w:t>页面通过</w:t>
      </w:r>
      <w:r>
        <w:rPr>
          <w:rFonts w:hint="eastAsia"/>
        </w:rPr>
        <w:t>API</w:t>
      </w:r>
      <w:r>
        <w:rPr>
          <w:rFonts w:hint="eastAsia"/>
        </w:rPr>
        <w:t>实现前端到后端的交互同步。</w:t>
      </w:r>
    </w:p>
    <w:p w14:paraId="7BCEEF1A" w14:textId="77777777" w:rsidR="00000000" w:rsidRDefault="00000000">
      <w:pPr>
        <w:pStyle w:val="a9"/>
        <w:ind w:firstLine="24pt"/>
        <w:rPr>
          <w:rFonts w:hint="eastAsia"/>
        </w:rPr>
      </w:pPr>
      <w:r>
        <w:rPr>
          <w:rFonts w:hint="eastAsia"/>
        </w:rPr>
        <w:t>模型批量操作：应支持使用</w:t>
      </w:r>
      <w:r>
        <w:rPr>
          <w:rFonts w:hint="eastAsia"/>
        </w:rPr>
        <w:t>API</w:t>
      </w:r>
      <w:r>
        <w:rPr>
          <w:rFonts w:hint="eastAsia"/>
        </w:rPr>
        <w:t>模型的批量控制和数据更新。</w:t>
      </w:r>
    </w:p>
    <w:p w14:paraId="4CB7ABAF" w14:textId="77777777" w:rsidR="00000000" w:rsidRDefault="00000000">
      <w:pPr>
        <w:pStyle w:val="a9"/>
        <w:ind w:firstLine="24pt"/>
        <w:rPr>
          <w:rFonts w:hint="eastAsia"/>
        </w:rPr>
      </w:pPr>
      <w:r>
        <w:rPr>
          <w:rFonts w:hint="eastAsia"/>
        </w:rPr>
        <w:t>视角：应支持使用</w:t>
      </w:r>
      <w:r>
        <w:rPr>
          <w:rFonts w:hint="eastAsia"/>
        </w:rPr>
        <w:t>API</w:t>
      </w:r>
      <w:r>
        <w:rPr>
          <w:rFonts w:hint="eastAsia"/>
        </w:rPr>
        <w:t>视角远近、转动、移动的操控，场景画面到指定视角。</w:t>
      </w:r>
    </w:p>
    <w:p w14:paraId="3D424080" w14:textId="77777777" w:rsidR="00000000" w:rsidRDefault="00000000">
      <w:pPr>
        <w:pStyle w:val="a9"/>
        <w:ind w:firstLine="24pt"/>
        <w:rPr>
          <w:rFonts w:hint="eastAsia"/>
        </w:rPr>
      </w:pPr>
      <w:r>
        <w:rPr>
          <w:rFonts w:hint="eastAsia"/>
        </w:rPr>
        <w:t>建筑：应支持高亮和熄灭预设物体，支持建筑分层和室内场景。</w:t>
      </w:r>
    </w:p>
    <w:p w14:paraId="31B145DE" w14:textId="77777777" w:rsidR="00000000" w:rsidRDefault="00000000">
      <w:pPr>
        <w:pStyle w:val="a9"/>
        <w:ind w:firstLine="24pt"/>
        <w:rPr>
          <w:rFonts w:hint="eastAsia"/>
        </w:rPr>
      </w:pPr>
      <w:r>
        <w:rPr>
          <w:rFonts w:hint="eastAsia"/>
        </w:rPr>
        <w:t>线条：应支持在场景中使用</w:t>
      </w:r>
      <w:r>
        <w:rPr>
          <w:rFonts w:hint="eastAsia"/>
        </w:rPr>
        <w:t>API</w:t>
      </w:r>
      <w:r>
        <w:rPr>
          <w:rFonts w:hint="eastAsia"/>
        </w:rPr>
        <w:t>将位置点集合画线呈现出来，并支持修改线条的宽度、样式（直线</w:t>
      </w:r>
      <w:r>
        <w:rPr>
          <w:rFonts w:hint="eastAsia"/>
        </w:rPr>
        <w:t>/</w:t>
      </w:r>
      <w:r>
        <w:rPr>
          <w:rFonts w:hint="eastAsia"/>
        </w:rPr>
        <w:t>点状</w:t>
      </w:r>
      <w:r>
        <w:rPr>
          <w:rFonts w:hint="eastAsia"/>
        </w:rPr>
        <w:t>/</w:t>
      </w:r>
      <w:r>
        <w:rPr>
          <w:rFonts w:hint="eastAsia"/>
        </w:rPr>
        <w:t>虚线</w:t>
      </w:r>
      <w:r>
        <w:rPr>
          <w:rFonts w:hint="eastAsia"/>
        </w:rPr>
        <w:t>/</w:t>
      </w:r>
      <w:r>
        <w:rPr>
          <w:rFonts w:hint="eastAsia"/>
        </w:rPr>
        <w:t>箭头）、颜色，支持箭头。</w:t>
      </w:r>
    </w:p>
    <w:p w14:paraId="78D2278B" w14:textId="77777777" w:rsidR="00000000" w:rsidRDefault="00000000">
      <w:pPr>
        <w:pStyle w:val="a9"/>
        <w:ind w:firstLine="24pt"/>
        <w:rPr>
          <w:rFonts w:hint="eastAsia"/>
        </w:rPr>
      </w:pPr>
      <w:r>
        <w:rPr>
          <w:rFonts w:hint="eastAsia"/>
        </w:rPr>
        <w:t>电子围栏：应支持使用</w:t>
      </w:r>
      <w:r>
        <w:rPr>
          <w:rFonts w:hint="eastAsia"/>
        </w:rPr>
        <w:t>API</w:t>
      </w:r>
      <w:r>
        <w:rPr>
          <w:rFonts w:hint="eastAsia"/>
        </w:rPr>
        <w:t>生成示警区域和电子围栏，形状和颜色可设置。</w:t>
      </w:r>
    </w:p>
    <w:p w14:paraId="3143EDCB" w14:textId="77777777" w:rsidR="00000000" w:rsidRDefault="00000000">
      <w:pPr>
        <w:pStyle w:val="a9"/>
        <w:ind w:firstLine="24pt"/>
        <w:rPr>
          <w:rFonts w:hint="eastAsia"/>
        </w:rPr>
      </w:pPr>
      <w:r>
        <w:rPr>
          <w:rFonts w:hint="eastAsia"/>
        </w:rPr>
        <w:t>人员热力图：应支持通过</w:t>
      </w:r>
      <w:r>
        <w:rPr>
          <w:rFonts w:hint="eastAsia"/>
        </w:rPr>
        <w:t>API</w:t>
      </w:r>
      <w:r>
        <w:rPr>
          <w:rFonts w:hint="eastAsia"/>
        </w:rPr>
        <w:t>对三维场景中添加区域热力图，并对热力图的类型、位置、范围、热力点渐变颜色、热力数据点位置、热力数据点热力值进行定义。</w:t>
      </w:r>
    </w:p>
    <w:p w14:paraId="1606469C" w14:textId="77777777" w:rsidR="00000000" w:rsidRDefault="00000000">
      <w:pPr>
        <w:pStyle w:val="a9"/>
        <w:ind w:firstLine="24pt"/>
        <w:rPr>
          <w:rFonts w:hint="eastAsia"/>
        </w:rPr>
      </w:pPr>
      <w:r>
        <w:rPr>
          <w:rFonts w:hint="eastAsia"/>
        </w:rPr>
        <w:t>标签：应支持使用</w:t>
      </w:r>
      <w:r>
        <w:rPr>
          <w:rFonts w:hint="eastAsia"/>
        </w:rPr>
        <w:t>API</w:t>
      </w:r>
      <w:r>
        <w:rPr>
          <w:rFonts w:hint="eastAsia"/>
        </w:rPr>
        <w:t>调用默认样式的标签，支持自定义标签。支持新增、删除、隐藏、显示、聚焦、批量删除、批量隐藏等操作。</w:t>
      </w:r>
    </w:p>
    <w:p w14:paraId="09CF9B8D" w14:textId="77777777" w:rsidR="00000000" w:rsidRDefault="00000000">
      <w:pPr>
        <w:pStyle w:val="a9"/>
        <w:ind w:firstLine="24pt"/>
        <w:rPr>
          <w:rFonts w:hint="eastAsia"/>
        </w:rPr>
      </w:pPr>
      <w:r>
        <w:rPr>
          <w:rFonts w:hint="eastAsia"/>
        </w:rPr>
        <w:t>告警可视化：应支持区域内告警进行可视化呈现。</w:t>
      </w:r>
    </w:p>
    <w:p w14:paraId="7C8F31A2" w14:textId="77777777" w:rsidR="00000000" w:rsidRDefault="00000000">
      <w:pPr>
        <w:pStyle w:val="a9"/>
        <w:ind w:firstLine="24pt"/>
        <w:rPr>
          <w:rFonts w:hint="eastAsia"/>
        </w:rPr>
      </w:pPr>
      <w:r>
        <w:rPr>
          <w:rFonts w:hint="eastAsia"/>
        </w:rPr>
        <w:t>季节天气时间的变化：应支持通过</w:t>
      </w:r>
      <w:r>
        <w:rPr>
          <w:rFonts w:hint="eastAsia"/>
        </w:rPr>
        <w:t>API</w:t>
      </w:r>
      <w:r>
        <w:rPr>
          <w:rFonts w:hint="eastAsia"/>
        </w:rPr>
        <w:t>进行季节天气时间的变化。</w:t>
      </w:r>
    </w:p>
    <w:p w14:paraId="1C7003A6" w14:textId="77777777" w:rsidR="00000000" w:rsidRDefault="00000000">
      <w:pPr>
        <w:pStyle w:val="a9"/>
        <w:ind w:firstLine="24pt"/>
        <w:rPr>
          <w:rFonts w:hint="eastAsia"/>
        </w:rPr>
      </w:pPr>
      <w:r>
        <w:rPr>
          <w:rFonts w:hint="eastAsia"/>
        </w:rPr>
        <w:t>位置拾取：应支持在场景中拾取鼠标位置。</w:t>
      </w:r>
    </w:p>
    <w:p w14:paraId="1048AB15" w14:textId="77777777" w:rsidR="00000000" w:rsidRDefault="00000000">
      <w:pPr>
        <w:pStyle w:val="a9"/>
        <w:ind w:firstLine="24pt"/>
        <w:rPr>
          <w:rFonts w:hint="eastAsia"/>
        </w:rPr>
      </w:pPr>
      <w:r>
        <w:rPr>
          <w:rFonts w:hint="eastAsia"/>
        </w:rPr>
        <w:t>支持水晶体：应支持水晶体效果。</w:t>
      </w:r>
      <w:r>
        <w:rPr>
          <w:rFonts w:hint="eastAsia"/>
        </w:rPr>
        <w:t xml:space="preserve"> </w:t>
      </w:r>
    </w:p>
    <w:p w14:paraId="4ED80BCF" w14:textId="77777777" w:rsidR="00000000" w:rsidRDefault="00000000">
      <w:pPr>
        <w:pStyle w:val="a9"/>
        <w:ind w:firstLine="24pt"/>
        <w:rPr>
          <w:rFonts w:hint="eastAsia"/>
        </w:rPr>
      </w:pPr>
      <w:r>
        <w:rPr>
          <w:rFonts w:hint="eastAsia"/>
        </w:rPr>
        <w:t>支持漫游：应支持在孪生模型中沿着预先设置的路径漫游，以近景视角查看路线上的孪生模型。</w:t>
      </w:r>
    </w:p>
    <w:p w14:paraId="5149F378" w14:textId="77777777" w:rsidR="00000000" w:rsidRDefault="00000000">
      <w:pPr>
        <w:pStyle w:val="a9"/>
        <w:ind w:firstLine="24pt"/>
        <w:rPr>
          <w:rFonts w:hint="eastAsia"/>
        </w:rPr>
      </w:pPr>
      <w:r>
        <w:rPr>
          <w:rFonts w:hint="eastAsia"/>
        </w:rPr>
        <w:t>支持应用创建的视频窗口铺点：应支持应用创建视频窗口播放视频，并将视频窗口在模型中铺点。</w:t>
      </w:r>
    </w:p>
    <w:p w14:paraId="1D0E1252" w14:textId="77777777" w:rsidR="00000000" w:rsidRDefault="00000000">
      <w:pPr>
        <w:pStyle w:val="a9"/>
        <w:ind w:firstLine="24pt"/>
        <w:rPr>
          <w:rFonts w:hint="eastAsia"/>
        </w:rPr>
      </w:pPr>
      <w:r>
        <w:rPr>
          <w:rFonts w:hint="eastAsia"/>
        </w:rPr>
        <w:t>支持摄像头批量导入：应支持摄像头批量导入，并与点位进行关联。</w:t>
      </w:r>
    </w:p>
    <w:p w14:paraId="3FE19175" w14:textId="77777777" w:rsidR="00000000" w:rsidRDefault="00000000">
      <w:pPr>
        <w:pStyle w:val="a9"/>
        <w:ind w:firstLine="24pt"/>
        <w:rPr>
          <w:rFonts w:hint="eastAsia"/>
        </w:rPr>
      </w:pPr>
      <w:r>
        <w:rPr>
          <w:rFonts w:hint="eastAsia"/>
        </w:rPr>
        <w:lastRenderedPageBreak/>
        <w:t>支持视频巡航：应支持在孪生场景内按照设定的路线巡航，以视频融合的方式，查看实时情况。</w:t>
      </w:r>
    </w:p>
    <w:p w14:paraId="4B95FBC9" w14:textId="77777777" w:rsidR="00000000" w:rsidRDefault="00000000">
      <w:pPr>
        <w:pStyle w:val="a9"/>
        <w:ind w:firstLine="24pt"/>
        <w:rPr>
          <w:rFonts w:hint="eastAsia"/>
        </w:rPr>
      </w:pPr>
      <w:r>
        <w:rPr>
          <w:rFonts w:hint="eastAsia"/>
        </w:rPr>
        <w:t>支持设置模型的正方向：应支持设置模型的正方向，行走时要保持模型正方向向前。</w:t>
      </w:r>
    </w:p>
    <w:p w14:paraId="53E93665" w14:textId="77777777" w:rsidR="00000000" w:rsidRDefault="00000000">
      <w:pPr>
        <w:pStyle w:val="a9"/>
        <w:ind w:firstLine="24pt"/>
        <w:rPr>
          <w:rFonts w:hint="eastAsia"/>
        </w:rPr>
      </w:pPr>
      <w:r>
        <w:rPr>
          <w:rFonts w:hint="eastAsia"/>
        </w:rPr>
        <w:t>模型支持</w:t>
      </w:r>
      <w:r>
        <w:rPr>
          <w:rFonts w:hint="eastAsia"/>
        </w:rPr>
        <w:t>xyz</w:t>
      </w:r>
      <w:r>
        <w:rPr>
          <w:rFonts w:hint="eastAsia"/>
        </w:rPr>
        <w:t>轴的三轴的旋转：模型应支持</w:t>
      </w:r>
      <w:r>
        <w:rPr>
          <w:rFonts w:hint="eastAsia"/>
        </w:rPr>
        <w:t>xyz</w:t>
      </w:r>
      <w:r>
        <w:rPr>
          <w:rFonts w:hint="eastAsia"/>
        </w:rPr>
        <w:t>轴的三轴的旋转。</w:t>
      </w:r>
    </w:p>
    <w:p w14:paraId="34D89B81" w14:textId="77777777" w:rsidR="00000000" w:rsidRDefault="00000000">
      <w:pPr>
        <w:pStyle w:val="a9"/>
        <w:ind w:firstLine="24pt"/>
        <w:rPr>
          <w:rFonts w:hint="eastAsia"/>
        </w:rPr>
      </w:pPr>
      <w:r>
        <w:rPr>
          <w:rFonts w:hint="eastAsia"/>
        </w:rPr>
        <w:t>监听鼠标点击事件：应支持监听鼠标点击事件，支持和外部</w:t>
      </w:r>
      <w:r>
        <w:rPr>
          <w:rFonts w:hint="eastAsia"/>
        </w:rPr>
        <w:t>web</w:t>
      </w:r>
      <w:r>
        <w:rPr>
          <w:rFonts w:hint="eastAsia"/>
        </w:rPr>
        <w:t>交互。</w:t>
      </w:r>
    </w:p>
    <w:p w14:paraId="74D28365" w14:textId="77777777" w:rsidR="00000000" w:rsidRDefault="00000000">
      <w:pPr>
        <w:pStyle w:val="a9"/>
        <w:ind w:firstLine="24pt"/>
        <w:rPr>
          <w:bCs/>
        </w:rPr>
      </w:pPr>
      <w:r>
        <w:rPr>
          <w:rFonts w:hint="eastAsia"/>
        </w:rPr>
        <w:t>场景镜头：应支持获取场景镜头信息，设置镜头绕中心点旋转，设置场景镜头移动，设置当前场景镜头视界，镜头沿覆盖物移动。支持相机轨迹，取位置和当前视角功能，高视角进行跟随。</w:t>
      </w:r>
    </w:p>
    <w:p w14:paraId="4B07AA3C" w14:textId="77777777" w:rsidR="00000000" w:rsidRDefault="00000000">
      <w:pPr>
        <w:pStyle w:val="a9"/>
        <w:numPr>
          <w:ilvl w:val="0"/>
          <w:numId w:val="182"/>
        </w:numPr>
        <w:ind w:start="0pt" w:firstLineChars="200" w:firstLine="24pt"/>
        <w:rPr>
          <w:rFonts w:hint="eastAsia"/>
        </w:rPr>
      </w:pPr>
      <w:r>
        <w:rPr>
          <w:rFonts w:hint="eastAsia"/>
        </w:rPr>
        <w:t>业务面板低代码搭建</w:t>
      </w:r>
    </w:p>
    <w:p w14:paraId="001A930C" w14:textId="77777777" w:rsidR="00000000" w:rsidRDefault="00000000">
      <w:pPr>
        <w:pStyle w:val="a9"/>
        <w:ind w:firstLine="24pt"/>
        <w:rPr>
          <w:rFonts w:hint="eastAsia"/>
        </w:rPr>
      </w:pPr>
      <w:r>
        <w:rPr>
          <w:rFonts w:hint="eastAsia"/>
        </w:rPr>
        <w:t>系统应提供丰富的套件、模板、图表、文表和组件控件用于制作可视化业务面板，应支持用户根据业务需求按需进行选择和配置。系统应支持自定义动静态业务面板、元素组件、交互等创建与展示，低代码实现三维场景交互等全方位业务应用功能。</w:t>
      </w:r>
    </w:p>
    <w:p w14:paraId="1687DF45" w14:textId="77777777" w:rsidR="00000000" w:rsidRDefault="00000000">
      <w:pPr>
        <w:pStyle w:val="4"/>
        <w:numPr>
          <w:ilvl w:val="3"/>
          <w:numId w:val="24"/>
        </w:numPr>
        <w:rPr>
          <w:rFonts w:ascii="黑体" w:hAnsi="黑体" w:cs="黑体" w:hint="eastAsia"/>
        </w:rPr>
      </w:pPr>
      <w:r>
        <w:rPr>
          <w:rFonts w:ascii="黑体" w:hAnsi="黑体" w:cs="黑体" w:hint="eastAsia"/>
        </w:rPr>
        <w:t>系统管理</w:t>
      </w:r>
    </w:p>
    <w:p w14:paraId="758D1E79" w14:textId="77777777" w:rsidR="00000000" w:rsidRDefault="00000000">
      <w:pPr>
        <w:pStyle w:val="a9"/>
        <w:ind w:firstLine="24pt"/>
        <w:rPr>
          <w:rFonts w:hint="eastAsia"/>
        </w:rPr>
      </w:pPr>
      <w:r>
        <w:rPr>
          <w:rFonts w:hint="eastAsia"/>
        </w:rPr>
        <w:t>系统管理应包括用户权限及场景管理，如性能监测，预热驻留，案例管理，</w:t>
      </w:r>
      <w:r>
        <w:rPr>
          <w:rFonts w:hint="eastAsia"/>
        </w:rPr>
        <w:t>API</w:t>
      </w:r>
      <w:r>
        <w:rPr>
          <w:rFonts w:hint="eastAsia"/>
        </w:rPr>
        <w:t>调用，日志信息等功能。</w:t>
      </w:r>
    </w:p>
    <w:p w14:paraId="41D7104F" w14:textId="77777777" w:rsidR="00000000" w:rsidRDefault="00000000">
      <w:pPr>
        <w:pStyle w:val="a9"/>
        <w:numPr>
          <w:ilvl w:val="0"/>
          <w:numId w:val="184"/>
        </w:numPr>
        <w:ind w:start="0pt" w:firstLineChars="200" w:firstLine="24pt"/>
        <w:rPr>
          <w:rFonts w:hint="eastAsia"/>
        </w:rPr>
      </w:pPr>
      <w:r>
        <w:rPr>
          <w:rFonts w:hint="eastAsia"/>
        </w:rPr>
        <w:t>性能监测：应支持资源可见性管理和资源限制管理，支持修改群组资源配置的功能。</w:t>
      </w:r>
    </w:p>
    <w:p w14:paraId="72997898" w14:textId="77777777" w:rsidR="00000000" w:rsidRDefault="00000000">
      <w:pPr>
        <w:pStyle w:val="a9"/>
        <w:numPr>
          <w:ilvl w:val="0"/>
          <w:numId w:val="184"/>
        </w:numPr>
        <w:ind w:start="0pt" w:firstLineChars="200" w:firstLine="24pt"/>
        <w:rPr>
          <w:rFonts w:hint="eastAsia"/>
        </w:rPr>
      </w:pPr>
      <w:r>
        <w:rPr>
          <w:rFonts w:hint="eastAsia"/>
        </w:rPr>
        <w:t>预热驻留：应支持根据实际使用需求为不同版本和类型的场景提供预热渲染功能。</w:t>
      </w:r>
    </w:p>
    <w:p w14:paraId="04B44D84" w14:textId="77777777" w:rsidR="00000000" w:rsidRDefault="00000000">
      <w:pPr>
        <w:pStyle w:val="a9"/>
        <w:numPr>
          <w:ilvl w:val="0"/>
          <w:numId w:val="184"/>
        </w:numPr>
        <w:ind w:start="0pt" w:firstLineChars="200" w:firstLine="24pt"/>
        <w:rPr>
          <w:rFonts w:hint="eastAsia"/>
        </w:rPr>
      </w:pPr>
      <w:r>
        <w:rPr>
          <w:rFonts w:hint="eastAsia"/>
        </w:rPr>
        <w:t>案例管理：应支持案例管理、案例创建、案例发布、案例预览、案例联调、邀请体验、网络测试、版本检测升级、团队管理、用户中心、系统设置等功能。</w:t>
      </w:r>
    </w:p>
    <w:p w14:paraId="140E82D1" w14:textId="77777777" w:rsidR="00000000" w:rsidRDefault="00000000">
      <w:pPr>
        <w:pStyle w:val="a9"/>
        <w:numPr>
          <w:ilvl w:val="0"/>
          <w:numId w:val="184"/>
        </w:numPr>
        <w:ind w:start="0pt" w:firstLineChars="200" w:firstLine="24pt"/>
        <w:rPr>
          <w:rFonts w:hint="eastAsia"/>
        </w:rPr>
      </w:pPr>
      <w:r>
        <w:rPr>
          <w:rFonts w:hint="eastAsia"/>
        </w:rPr>
        <w:t>用户权限管理：应支持对用户账号进行创建分配</w:t>
      </w:r>
      <w:r>
        <w:rPr>
          <w:rFonts w:hint="eastAsia"/>
        </w:rPr>
        <w:t>ID</w:t>
      </w:r>
      <w:r>
        <w:rPr>
          <w:rFonts w:hint="eastAsia"/>
        </w:rPr>
        <w:t>并配置相关用户权限。</w:t>
      </w:r>
    </w:p>
    <w:p w14:paraId="0BBD58CE" w14:textId="77777777" w:rsidR="00000000" w:rsidRDefault="00000000">
      <w:pPr>
        <w:pStyle w:val="a9"/>
        <w:numPr>
          <w:ilvl w:val="0"/>
          <w:numId w:val="184"/>
        </w:numPr>
        <w:ind w:start="0pt" w:firstLineChars="200" w:firstLine="24pt"/>
        <w:rPr>
          <w:rFonts w:hint="eastAsia"/>
        </w:rPr>
      </w:pPr>
      <w:r>
        <w:rPr>
          <w:rFonts w:hint="eastAsia"/>
        </w:rPr>
        <w:t>资源访问分配：应支持对渲染资源分配的管理，并支持基于高级别权限账号一键式管理。支持建立群组管理模块。</w:t>
      </w:r>
    </w:p>
    <w:p w14:paraId="7A04983F" w14:textId="77777777" w:rsidR="00000000" w:rsidRDefault="00000000">
      <w:pPr>
        <w:pStyle w:val="a9"/>
        <w:numPr>
          <w:ilvl w:val="0"/>
          <w:numId w:val="184"/>
        </w:numPr>
        <w:ind w:start="0pt" w:firstLineChars="200" w:firstLine="24pt"/>
        <w:rPr>
          <w:rFonts w:hint="eastAsia"/>
        </w:rPr>
      </w:pPr>
      <w:r>
        <w:rPr>
          <w:rFonts w:hint="eastAsia"/>
        </w:rPr>
        <w:t>系统管理日志：系统应建立日志审核机制，管理人员可以通过日志审核</w:t>
      </w:r>
      <w:r>
        <w:rPr>
          <w:rFonts w:hint="eastAsia"/>
        </w:rPr>
        <w:lastRenderedPageBreak/>
        <w:t>功能来查看终端应用软件对服务的访问情况。</w:t>
      </w:r>
    </w:p>
    <w:p w14:paraId="1D5198AF" w14:textId="77777777" w:rsidR="00000000" w:rsidRDefault="00000000">
      <w:pPr>
        <w:pStyle w:val="3"/>
        <w:numPr>
          <w:ilvl w:val="2"/>
          <w:numId w:val="24"/>
        </w:numPr>
        <w:rPr>
          <w:rFonts w:hint="eastAsia"/>
          <w:kern w:val="44"/>
          <w:szCs w:val="24"/>
        </w:rPr>
      </w:pPr>
      <w:r>
        <w:rPr>
          <w:rFonts w:hint="eastAsia"/>
          <w:kern w:val="44"/>
          <w:szCs w:val="24"/>
        </w:rPr>
        <w:t>三维可视化模型构建服务</w:t>
      </w:r>
    </w:p>
    <w:p w14:paraId="5E5B2559" w14:textId="77777777" w:rsidR="00000000" w:rsidRDefault="00000000">
      <w:pPr>
        <w:pStyle w:val="a9"/>
        <w:ind w:firstLine="24pt"/>
        <w:rPr>
          <w:rFonts w:hint="eastAsia"/>
        </w:rPr>
      </w:pPr>
      <w:r>
        <w:rPr>
          <w:rFonts w:hint="eastAsia"/>
        </w:rPr>
        <w:t>根据汕尾红海湾六海上风电场的真实的地理信息状况、海上风机分布情况、关键设备、周边环境等全要素信息进行三维场景仿真模型建设，真实还原海上风电场地形地貌以及主要设备分布等因素。海上风电场数字孪生建设主要包括对整个海上风电场建筑物、地形、植被、设备、景观的孪生场景搭建。本次三维场景仿真建模主要包括：</w:t>
      </w:r>
    </w:p>
    <w:p w14:paraId="69B4B4E0" w14:textId="77777777" w:rsidR="00000000" w:rsidRDefault="00000000">
      <w:pPr>
        <w:pStyle w:val="4"/>
        <w:numPr>
          <w:ilvl w:val="3"/>
          <w:numId w:val="24"/>
        </w:numPr>
        <w:rPr>
          <w:rFonts w:ascii="黑体" w:hAnsi="黑体" w:cs="黑体" w:hint="eastAsia"/>
        </w:rPr>
      </w:pPr>
      <w:r>
        <w:rPr>
          <w:rFonts w:ascii="黑体" w:hAnsi="黑体" w:cs="黑体" w:hint="eastAsia"/>
        </w:rPr>
        <w:t>场景底板</w:t>
      </w:r>
    </w:p>
    <w:p w14:paraId="548BE4A5" w14:textId="77777777" w:rsidR="00000000" w:rsidRDefault="00000000">
      <w:pPr>
        <w:pStyle w:val="a9"/>
        <w:ind w:firstLine="24pt"/>
        <w:rPr>
          <w:rFonts w:hint="eastAsia"/>
        </w:rPr>
      </w:pPr>
      <w:r>
        <w:rPr>
          <w:rFonts w:hint="eastAsia"/>
        </w:rPr>
        <w:t>应覆盖汕尾红海湾六海上风电场、海上升压站、海上补偿站、海底电缆、陆上集控中心等物理空间，对周边总计不小于一千平方公里的区域进行场景底板建设，构建海上风电场空间数据底板，对整体空间场景进行基底模型展示。</w:t>
      </w:r>
    </w:p>
    <w:p w14:paraId="15CF5DAB" w14:textId="77777777" w:rsidR="00000000" w:rsidRDefault="00000000">
      <w:pPr>
        <w:pStyle w:val="a9"/>
        <w:ind w:firstLine="24pt"/>
        <w:rPr>
          <w:rFonts w:hint="eastAsia"/>
        </w:rPr>
      </w:pPr>
      <w:r>
        <w:rPr>
          <w:rFonts w:hint="eastAsia"/>
        </w:rPr>
        <w:t>基于海上风电场区域数字化海勘成果文件，包括相应区域水深地形图等，对海上风电场区、海上升压站、海上补偿站以及送出海底电缆路由区域进行对应区域的海洋海底地形进行模型构建。</w:t>
      </w:r>
    </w:p>
    <w:p w14:paraId="4F4926C9" w14:textId="77777777" w:rsidR="00000000" w:rsidRDefault="00000000">
      <w:pPr>
        <w:pStyle w:val="4"/>
        <w:numPr>
          <w:ilvl w:val="3"/>
          <w:numId w:val="24"/>
        </w:numPr>
        <w:rPr>
          <w:rFonts w:ascii="黑体" w:hAnsi="黑体" w:cs="黑体" w:hint="eastAsia"/>
        </w:rPr>
      </w:pPr>
      <w:r>
        <w:rPr>
          <w:rFonts w:ascii="黑体" w:hAnsi="黑体" w:cs="黑体" w:hint="eastAsia"/>
        </w:rPr>
        <w:t>风机模型</w:t>
      </w:r>
    </w:p>
    <w:p w14:paraId="4461D9AA" w14:textId="77777777" w:rsidR="00000000" w:rsidRDefault="00000000">
      <w:pPr>
        <w:pStyle w:val="a9"/>
        <w:ind w:firstLine="24pt"/>
        <w:rPr>
          <w:rFonts w:hint="eastAsia"/>
        </w:rPr>
      </w:pPr>
      <w:r>
        <w:rPr>
          <w:rFonts w:hint="eastAsia"/>
        </w:rPr>
        <w:t>风机数字孪生模型应满足如下技术要求：</w:t>
      </w:r>
    </w:p>
    <w:p w14:paraId="78E83721" w14:textId="77777777" w:rsidR="00000000" w:rsidRDefault="00000000">
      <w:pPr>
        <w:pStyle w:val="a9"/>
        <w:ind w:firstLine="24pt"/>
        <w:rPr>
          <w:rFonts w:hint="eastAsia"/>
        </w:rPr>
      </w:pPr>
      <w:r>
        <w:rPr>
          <w:rFonts w:hint="eastAsia"/>
        </w:rPr>
        <w:t>通过系统对接实现叠加属性描述信息：（</w:t>
      </w:r>
      <w:r>
        <w:rPr>
          <w:rFonts w:hint="eastAsia"/>
        </w:rPr>
        <w:t>1</w:t>
      </w:r>
      <w:r>
        <w:rPr>
          <w:rFonts w:hint="eastAsia"/>
        </w:rPr>
        <w:t>）</w:t>
      </w:r>
      <w:r>
        <w:rPr>
          <w:rFonts w:hint="eastAsia"/>
          <w:lang w:val="zh-CN"/>
        </w:rPr>
        <w:t>应</w:t>
      </w:r>
      <w:r>
        <w:rPr>
          <w:rFonts w:hint="eastAsia"/>
        </w:rPr>
        <w:t>至少</w:t>
      </w:r>
      <w:r>
        <w:rPr>
          <w:rFonts w:hint="eastAsia"/>
          <w:lang w:val="zh-CN"/>
        </w:rPr>
        <w:t>包括描述实际风电机组叶片、轮毂、机舱、塔筒、</w:t>
      </w:r>
      <w:r>
        <w:rPr>
          <w:rFonts w:hint="eastAsia"/>
        </w:rPr>
        <w:t>气动、传动链、</w:t>
      </w:r>
      <w:r>
        <w:rPr>
          <w:rFonts w:hint="eastAsia"/>
          <w:lang w:val="zh-CN"/>
        </w:rPr>
        <w:t>发电机及辅助设备等关键部件</w:t>
      </w:r>
      <w:r>
        <w:rPr>
          <w:rFonts w:hint="eastAsia"/>
        </w:rPr>
        <w:t>性能设计</w:t>
      </w:r>
      <w:r>
        <w:rPr>
          <w:rFonts w:hint="eastAsia"/>
          <w:lang w:val="zh-CN"/>
        </w:rPr>
        <w:t>参数；（</w:t>
      </w:r>
      <w:r>
        <w:rPr>
          <w:rFonts w:hint="eastAsia"/>
        </w:rPr>
        <w:t>2</w:t>
      </w:r>
      <w:r>
        <w:rPr>
          <w:rFonts w:hint="eastAsia"/>
          <w:lang w:val="zh-CN"/>
        </w:rPr>
        <w:t>）应</w:t>
      </w:r>
      <w:r>
        <w:rPr>
          <w:rFonts w:hint="eastAsia"/>
        </w:rPr>
        <w:t>至少</w:t>
      </w:r>
      <w:r>
        <w:rPr>
          <w:rFonts w:hint="eastAsia"/>
          <w:lang w:val="zh-CN"/>
        </w:rPr>
        <w:t>包括描述实际风电机组</w:t>
      </w:r>
      <w:r>
        <w:rPr>
          <w:rFonts w:hint="eastAsia"/>
        </w:rPr>
        <w:t>气动特性、</w:t>
      </w:r>
      <w:r>
        <w:rPr>
          <w:rFonts w:hint="eastAsia"/>
          <w:lang w:val="zh-CN"/>
        </w:rPr>
        <w:t>机械特性、电磁特性、载荷特性等关键部件物理属性。</w:t>
      </w:r>
      <w:r>
        <w:rPr>
          <w:rFonts w:hint="eastAsia"/>
          <w:lang w:val="zh-CN"/>
        </w:rPr>
        <w:t xml:space="preserve"> </w:t>
      </w:r>
    </w:p>
    <w:p w14:paraId="7F97EE29" w14:textId="77777777" w:rsidR="00000000" w:rsidRDefault="00000000">
      <w:pPr>
        <w:pStyle w:val="a9"/>
        <w:ind w:firstLine="24pt"/>
        <w:rPr>
          <w:rFonts w:hint="eastAsia"/>
        </w:rPr>
      </w:pPr>
      <w:r>
        <w:rPr>
          <w:rFonts w:hint="eastAsia"/>
        </w:rPr>
        <w:t>三维表达：风电机组数字孪生模型应涉及部件级、机组级等不同尺度，服务于不同的业务需求。</w:t>
      </w:r>
    </w:p>
    <w:p w14:paraId="0298A0CC" w14:textId="77777777" w:rsidR="00000000" w:rsidRDefault="00000000">
      <w:pPr>
        <w:pStyle w:val="a9"/>
        <w:ind w:firstLine="24pt"/>
        <w:rPr>
          <w:rFonts w:hint="eastAsia"/>
          <w:lang w:val="zh-CN"/>
        </w:rPr>
      </w:pPr>
      <w:r>
        <w:rPr>
          <w:rFonts w:hint="eastAsia"/>
        </w:rPr>
        <w:t>风机</w:t>
      </w:r>
      <w:r>
        <w:rPr>
          <w:rFonts w:hint="eastAsia"/>
          <w:lang w:val="zh-CN"/>
        </w:rPr>
        <w:t>主机</w:t>
      </w:r>
      <w:r>
        <w:rPr>
          <w:rFonts w:hint="eastAsia"/>
        </w:rPr>
        <w:t>数字孪生</w:t>
      </w:r>
      <w:r>
        <w:rPr>
          <w:rFonts w:hint="eastAsia"/>
          <w:lang w:val="zh-CN"/>
        </w:rPr>
        <w:t>模型的</w:t>
      </w:r>
      <w:r>
        <w:rPr>
          <w:rFonts w:hint="eastAsia"/>
        </w:rPr>
        <w:t>建模层级</w:t>
      </w:r>
      <w:r>
        <w:rPr>
          <w:rFonts w:hint="eastAsia"/>
          <w:lang w:val="zh-CN"/>
        </w:rPr>
        <w:t>应</w:t>
      </w:r>
      <w:r>
        <w:rPr>
          <w:rFonts w:hint="eastAsia"/>
        </w:rPr>
        <w:t>基于下表进行建模</w:t>
      </w:r>
      <w:r>
        <w:rPr>
          <w:rFonts w:hint="eastAsia"/>
          <w:lang w:val="zh-CN"/>
        </w:rPr>
        <w:t>。</w:t>
      </w:r>
    </w:p>
    <w:p w14:paraId="345D5600" w14:textId="77777777" w:rsidR="00000000" w:rsidRDefault="00000000">
      <w:pPr>
        <w:pStyle w:val="ab"/>
        <w:jc w:val="center"/>
        <w:rPr>
          <w:rFonts w:eastAsia="宋体"/>
        </w:rPr>
      </w:pPr>
      <w:r>
        <w:t>表</w:t>
      </w:r>
      <w:r>
        <w:rPr>
          <w:rFonts w:hint="eastAsia"/>
        </w:rPr>
        <w:t xml:space="preserve">5.2-1 </w:t>
      </w:r>
      <w:r>
        <w:rPr>
          <w:rFonts w:hint="eastAsia"/>
        </w:rPr>
        <w:t>风机三维模型建模层级要求</w:t>
      </w: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762"/>
        <w:gridCol w:w="1169"/>
        <w:gridCol w:w="1477"/>
        <w:gridCol w:w="3617"/>
      </w:tblGrid>
      <w:tr w:rsidR="00000000" w14:paraId="5DF597D7" w14:textId="77777777">
        <w:trPr>
          <w:trHeight w:val="315"/>
          <w:tblHeader/>
          <w:jc w:val="center"/>
        </w:trPr>
        <w:tc>
          <w:tcPr>
            <w:tcW w:w="96.55pt" w:type="dxa"/>
            <w:gridSpan w:val="2"/>
            <w:tcBorders>
              <w:tl2br w:val="nil"/>
            </w:tcBorders>
            <w:shd w:val="clear" w:color="auto" w:fill="FFFFFF"/>
            <w:vAlign w:val="center"/>
          </w:tcPr>
          <w:p w14:paraId="7BB91810" w14:textId="77777777" w:rsidR="00000000" w:rsidRDefault="00000000">
            <w:pPr>
              <w:rPr>
                <w:rFonts w:hint="eastAsia"/>
                <w:b/>
                <w:color w:val="000000"/>
              </w:rPr>
            </w:pPr>
            <w:r>
              <w:rPr>
                <w:rFonts w:hint="eastAsia"/>
                <w:b/>
                <w:color w:val="000000"/>
              </w:rPr>
              <w:t>系统模型</w:t>
            </w:r>
          </w:p>
        </w:tc>
        <w:tc>
          <w:tcPr>
            <w:tcW w:w="73.85pt" w:type="dxa"/>
            <w:shd w:val="clear" w:color="auto" w:fill="FFFFFF"/>
            <w:vAlign w:val="center"/>
          </w:tcPr>
          <w:p w14:paraId="06DD1B65" w14:textId="77777777" w:rsidR="00000000" w:rsidRDefault="00000000">
            <w:pPr>
              <w:rPr>
                <w:rFonts w:hint="eastAsia"/>
                <w:b/>
                <w:color w:val="000000"/>
              </w:rPr>
            </w:pPr>
            <w:r>
              <w:rPr>
                <w:rFonts w:hint="eastAsia"/>
                <w:b/>
                <w:color w:val="000000"/>
              </w:rPr>
              <w:t>子系统模型</w:t>
            </w:r>
          </w:p>
        </w:tc>
        <w:tc>
          <w:tcPr>
            <w:tcW w:w="180.85pt" w:type="dxa"/>
            <w:shd w:val="clear" w:color="auto" w:fill="FFFFFF"/>
            <w:vAlign w:val="center"/>
          </w:tcPr>
          <w:p w14:paraId="6B70B5A6" w14:textId="77777777" w:rsidR="00000000" w:rsidRDefault="00000000">
            <w:pPr>
              <w:rPr>
                <w:rFonts w:hint="eastAsia"/>
                <w:b/>
                <w:color w:val="000000"/>
              </w:rPr>
            </w:pPr>
            <w:r>
              <w:rPr>
                <w:rFonts w:hint="eastAsia"/>
                <w:b/>
                <w:color w:val="000000"/>
              </w:rPr>
              <w:t>部件模型</w:t>
            </w:r>
          </w:p>
        </w:tc>
      </w:tr>
      <w:tr w:rsidR="00000000" w14:paraId="1676CA1D" w14:textId="77777777">
        <w:trPr>
          <w:trHeight w:val="90"/>
          <w:jc w:val="center"/>
        </w:trPr>
        <w:tc>
          <w:tcPr>
            <w:tcW w:w="38.10pt" w:type="dxa"/>
            <w:vMerge w:val="restart"/>
            <w:shd w:val="clear" w:color="auto" w:fill="FFFFFF"/>
            <w:vAlign w:val="center"/>
          </w:tcPr>
          <w:p w14:paraId="31CEFABC" w14:textId="77777777" w:rsidR="00000000" w:rsidRDefault="00000000">
            <w:pPr>
              <w:rPr>
                <w:color w:val="000000"/>
              </w:rPr>
            </w:pPr>
            <w:r>
              <w:rPr>
                <w:rFonts w:hint="eastAsia"/>
                <w:color w:val="000000"/>
              </w:rPr>
              <w:t>风机三维模型</w:t>
            </w:r>
          </w:p>
        </w:tc>
        <w:tc>
          <w:tcPr>
            <w:tcW w:w="58.45pt" w:type="dxa"/>
            <w:vMerge w:val="restart"/>
            <w:shd w:val="clear" w:color="auto" w:fill="FFFFFF"/>
            <w:vAlign w:val="center"/>
          </w:tcPr>
          <w:p w14:paraId="6C75B9CA" w14:textId="77777777" w:rsidR="00000000" w:rsidRDefault="00000000">
            <w:pPr>
              <w:rPr>
                <w:color w:val="000000"/>
              </w:rPr>
            </w:pPr>
            <w:r>
              <w:rPr>
                <w:rFonts w:hint="eastAsia"/>
                <w:color w:val="000000"/>
              </w:rPr>
              <w:t>叶轮总成</w:t>
            </w:r>
          </w:p>
        </w:tc>
        <w:tc>
          <w:tcPr>
            <w:tcW w:w="73.85pt" w:type="dxa"/>
            <w:shd w:val="clear" w:color="auto" w:fill="FFFFFF"/>
            <w:vAlign w:val="center"/>
          </w:tcPr>
          <w:p w14:paraId="7B655CC3" w14:textId="77777777" w:rsidR="00000000" w:rsidRDefault="00000000">
            <w:pPr>
              <w:rPr>
                <w:rFonts w:hint="eastAsia"/>
                <w:color w:val="000000"/>
              </w:rPr>
            </w:pPr>
            <w:r>
              <w:rPr>
                <w:rFonts w:hint="eastAsia"/>
                <w:color w:val="000000"/>
              </w:rPr>
              <w:t>轮毂</w:t>
            </w:r>
          </w:p>
        </w:tc>
        <w:tc>
          <w:tcPr>
            <w:tcW w:w="180.85pt" w:type="dxa"/>
            <w:shd w:val="clear" w:color="auto" w:fill="FFFFFF"/>
            <w:vAlign w:val="center"/>
          </w:tcPr>
          <w:p w14:paraId="7AA491B5" w14:textId="77777777" w:rsidR="00000000" w:rsidRDefault="00000000">
            <w:pPr>
              <w:rPr>
                <w:rFonts w:hint="eastAsia"/>
                <w:color w:val="000000"/>
              </w:rPr>
            </w:pPr>
            <w:r>
              <w:rPr>
                <w:rFonts w:hint="eastAsia"/>
                <w:color w:val="000000"/>
              </w:rPr>
              <w:t>/</w:t>
            </w:r>
          </w:p>
        </w:tc>
      </w:tr>
      <w:tr w:rsidR="00000000" w14:paraId="32D488E5" w14:textId="77777777">
        <w:trPr>
          <w:trHeight w:val="90"/>
          <w:jc w:val="center"/>
        </w:trPr>
        <w:tc>
          <w:tcPr>
            <w:tcW w:w="38.10pt" w:type="dxa"/>
            <w:vMerge/>
            <w:shd w:val="clear" w:color="auto" w:fill="FFFFFF"/>
            <w:vAlign w:val="center"/>
          </w:tcPr>
          <w:p w14:paraId="663469AA" w14:textId="77777777" w:rsidR="00000000" w:rsidRDefault="00000000">
            <w:pPr>
              <w:rPr>
                <w:color w:val="000000"/>
              </w:rPr>
            </w:pPr>
          </w:p>
        </w:tc>
        <w:tc>
          <w:tcPr>
            <w:tcW w:w="58.45pt" w:type="dxa"/>
            <w:vMerge/>
            <w:shd w:val="clear" w:color="auto" w:fill="FFFFFF"/>
            <w:vAlign w:val="center"/>
          </w:tcPr>
          <w:p w14:paraId="03C68244" w14:textId="77777777" w:rsidR="00000000" w:rsidRDefault="00000000">
            <w:pPr>
              <w:rPr>
                <w:color w:val="000000"/>
              </w:rPr>
            </w:pPr>
          </w:p>
        </w:tc>
        <w:tc>
          <w:tcPr>
            <w:tcW w:w="73.85pt" w:type="dxa"/>
            <w:shd w:val="clear" w:color="auto" w:fill="FFFFFF"/>
            <w:vAlign w:val="center"/>
          </w:tcPr>
          <w:p w14:paraId="71802691" w14:textId="77777777" w:rsidR="00000000" w:rsidRDefault="00000000">
            <w:pPr>
              <w:rPr>
                <w:color w:val="000000"/>
              </w:rPr>
            </w:pPr>
            <w:r>
              <w:rPr>
                <w:rFonts w:hint="eastAsia"/>
                <w:color w:val="000000"/>
              </w:rPr>
              <w:t>变桨系统</w:t>
            </w:r>
          </w:p>
        </w:tc>
        <w:tc>
          <w:tcPr>
            <w:tcW w:w="180.85pt" w:type="dxa"/>
            <w:shd w:val="clear" w:color="auto" w:fill="FFFFFF"/>
            <w:vAlign w:val="center"/>
          </w:tcPr>
          <w:p w14:paraId="5C548DE6" w14:textId="77777777" w:rsidR="00000000" w:rsidRDefault="00000000">
            <w:pPr>
              <w:rPr>
                <w:color w:val="000000"/>
              </w:rPr>
            </w:pPr>
            <w:r>
              <w:rPr>
                <w:rFonts w:hint="eastAsia"/>
                <w:color w:val="000000"/>
              </w:rPr>
              <w:t>变桨轴承等</w:t>
            </w:r>
          </w:p>
        </w:tc>
      </w:tr>
      <w:tr w:rsidR="00000000" w14:paraId="0F6B0675" w14:textId="77777777">
        <w:trPr>
          <w:trHeight w:val="315"/>
          <w:jc w:val="center"/>
        </w:trPr>
        <w:tc>
          <w:tcPr>
            <w:tcW w:w="38.10pt" w:type="dxa"/>
            <w:vMerge/>
            <w:shd w:val="clear" w:color="auto" w:fill="FFFFFF"/>
            <w:vAlign w:val="center"/>
          </w:tcPr>
          <w:p w14:paraId="1E9498F4" w14:textId="77777777" w:rsidR="00000000" w:rsidRDefault="00000000">
            <w:pPr>
              <w:rPr>
                <w:color w:val="000000"/>
              </w:rPr>
            </w:pPr>
          </w:p>
        </w:tc>
        <w:tc>
          <w:tcPr>
            <w:tcW w:w="58.45pt" w:type="dxa"/>
            <w:vMerge/>
            <w:shd w:val="clear" w:color="auto" w:fill="FFFFFF"/>
            <w:vAlign w:val="center"/>
          </w:tcPr>
          <w:p w14:paraId="45BC815C" w14:textId="77777777" w:rsidR="00000000" w:rsidRDefault="00000000">
            <w:pPr>
              <w:rPr>
                <w:color w:val="000000"/>
              </w:rPr>
            </w:pPr>
          </w:p>
        </w:tc>
        <w:tc>
          <w:tcPr>
            <w:tcW w:w="73.85pt" w:type="dxa"/>
            <w:shd w:val="clear" w:color="auto" w:fill="FFFFFF"/>
            <w:vAlign w:val="center"/>
          </w:tcPr>
          <w:p w14:paraId="6BBB9384" w14:textId="77777777" w:rsidR="00000000" w:rsidRDefault="00000000">
            <w:pPr>
              <w:rPr>
                <w:color w:val="000000"/>
              </w:rPr>
            </w:pPr>
            <w:r>
              <w:rPr>
                <w:rFonts w:hint="eastAsia"/>
                <w:color w:val="000000"/>
              </w:rPr>
              <w:t>叶片</w:t>
            </w:r>
          </w:p>
        </w:tc>
        <w:tc>
          <w:tcPr>
            <w:tcW w:w="180.85pt" w:type="dxa"/>
            <w:shd w:val="clear" w:color="auto" w:fill="FFFFFF"/>
            <w:vAlign w:val="center"/>
          </w:tcPr>
          <w:p w14:paraId="16171AC7" w14:textId="77777777" w:rsidR="00000000" w:rsidRDefault="00000000">
            <w:pPr>
              <w:rPr>
                <w:color w:val="000000"/>
              </w:rPr>
            </w:pPr>
            <w:r>
              <w:rPr>
                <w:rFonts w:hint="eastAsia"/>
                <w:color w:val="000000"/>
              </w:rPr>
              <w:t>/</w:t>
            </w:r>
          </w:p>
        </w:tc>
      </w:tr>
      <w:tr w:rsidR="00000000" w14:paraId="0C893C0D" w14:textId="77777777">
        <w:trPr>
          <w:trHeight w:val="315"/>
          <w:jc w:val="center"/>
        </w:trPr>
        <w:tc>
          <w:tcPr>
            <w:tcW w:w="38.10pt" w:type="dxa"/>
            <w:vMerge/>
            <w:shd w:val="clear" w:color="auto" w:fill="FFFFFF"/>
            <w:vAlign w:val="center"/>
          </w:tcPr>
          <w:p w14:paraId="17E378E5" w14:textId="77777777" w:rsidR="00000000" w:rsidRDefault="00000000">
            <w:pPr>
              <w:rPr>
                <w:color w:val="000000"/>
              </w:rPr>
            </w:pPr>
          </w:p>
        </w:tc>
        <w:tc>
          <w:tcPr>
            <w:tcW w:w="58.45pt" w:type="dxa"/>
            <w:vMerge w:val="restart"/>
            <w:shd w:val="clear" w:color="auto" w:fill="FFFFFF"/>
            <w:vAlign w:val="center"/>
          </w:tcPr>
          <w:p w14:paraId="0CA19A1F" w14:textId="77777777" w:rsidR="00000000" w:rsidRDefault="00000000">
            <w:pPr>
              <w:rPr>
                <w:color w:val="000000"/>
              </w:rPr>
            </w:pPr>
            <w:r>
              <w:rPr>
                <w:rFonts w:hint="eastAsia"/>
                <w:color w:val="000000"/>
              </w:rPr>
              <w:t>机舱总成</w:t>
            </w:r>
          </w:p>
        </w:tc>
        <w:tc>
          <w:tcPr>
            <w:tcW w:w="73.85pt" w:type="dxa"/>
            <w:shd w:val="clear" w:color="auto" w:fill="FFFFFF"/>
            <w:vAlign w:val="center"/>
          </w:tcPr>
          <w:p w14:paraId="2EA26231" w14:textId="77777777" w:rsidR="00000000" w:rsidRDefault="00000000">
            <w:pPr>
              <w:rPr>
                <w:color w:val="000000"/>
              </w:rPr>
            </w:pPr>
            <w:r>
              <w:rPr>
                <w:rFonts w:hint="eastAsia"/>
                <w:color w:val="000000"/>
              </w:rPr>
              <w:t>传动链</w:t>
            </w:r>
          </w:p>
        </w:tc>
        <w:tc>
          <w:tcPr>
            <w:tcW w:w="180.85pt" w:type="dxa"/>
            <w:shd w:val="clear" w:color="auto" w:fill="FFFFFF"/>
            <w:vAlign w:val="center"/>
          </w:tcPr>
          <w:p w14:paraId="269DBDDB" w14:textId="77777777" w:rsidR="00000000" w:rsidRDefault="00000000">
            <w:pPr>
              <w:rPr>
                <w:color w:val="000000"/>
              </w:rPr>
            </w:pPr>
            <w:r>
              <w:rPr>
                <w:rFonts w:hint="eastAsia"/>
                <w:color w:val="000000"/>
              </w:rPr>
              <w:t>主轴、齿轮箱、联轴器、主轴轴承等</w:t>
            </w:r>
          </w:p>
        </w:tc>
      </w:tr>
      <w:tr w:rsidR="00000000" w14:paraId="2BFB0ED8" w14:textId="77777777">
        <w:trPr>
          <w:trHeight w:val="315"/>
          <w:jc w:val="center"/>
        </w:trPr>
        <w:tc>
          <w:tcPr>
            <w:tcW w:w="38.10pt" w:type="dxa"/>
            <w:vMerge/>
            <w:shd w:val="clear" w:color="auto" w:fill="FFFFFF"/>
            <w:vAlign w:val="center"/>
          </w:tcPr>
          <w:p w14:paraId="07D168C3" w14:textId="77777777" w:rsidR="00000000" w:rsidRDefault="00000000">
            <w:pPr>
              <w:rPr>
                <w:color w:val="000000"/>
              </w:rPr>
            </w:pPr>
          </w:p>
        </w:tc>
        <w:tc>
          <w:tcPr>
            <w:tcW w:w="58.45pt" w:type="dxa"/>
            <w:vMerge/>
            <w:shd w:val="clear" w:color="auto" w:fill="FFFFFF"/>
            <w:vAlign w:val="center"/>
          </w:tcPr>
          <w:p w14:paraId="07ACB07F" w14:textId="77777777" w:rsidR="00000000" w:rsidRDefault="00000000">
            <w:pPr>
              <w:rPr>
                <w:color w:val="000000"/>
              </w:rPr>
            </w:pPr>
          </w:p>
        </w:tc>
        <w:tc>
          <w:tcPr>
            <w:tcW w:w="73.85pt" w:type="dxa"/>
            <w:shd w:val="clear" w:color="auto" w:fill="FFFFFF"/>
            <w:vAlign w:val="center"/>
          </w:tcPr>
          <w:p w14:paraId="06FBBFB2" w14:textId="77777777" w:rsidR="00000000" w:rsidRDefault="00000000">
            <w:pPr>
              <w:rPr>
                <w:color w:val="000000"/>
              </w:rPr>
            </w:pPr>
            <w:r>
              <w:rPr>
                <w:rFonts w:hint="eastAsia"/>
                <w:color w:val="000000"/>
              </w:rPr>
              <w:t>偏航系统</w:t>
            </w:r>
          </w:p>
        </w:tc>
        <w:tc>
          <w:tcPr>
            <w:tcW w:w="180.85pt" w:type="dxa"/>
            <w:shd w:val="clear" w:color="auto" w:fill="FFFFFF"/>
            <w:vAlign w:val="center"/>
          </w:tcPr>
          <w:p w14:paraId="02F5D50D" w14:textId="77777777" w:rsidR="00000000" w:rsidRDefault="00000000">
            <w:pPr>
              <w:rPr>
                <w:color w:val="000000"/>
              </w:rPr>
            </w:pPr>
            <w:r>
              <w:rPr>
                <w:rFonts w:hint="eastAsia"/>
                <w:color w:val="000000"/>
              </w:rPr>
              <w:t>偏航轴承、偏航驱动电机、偏航减速器等</w:t>
            </w:r>
          </w:p>
        </w:tc>
      </w:tr>
      <w:tr w:rsidR="00000000" w14:paraId="12F7F851" w14:textId="77777777">
        <w:trPr>
          <w:trHeight w:val="315"/>
          <w:jc w:val="center"/>
        </w:trPr>
        <w:tc>
          <w:tcPr>
            <w:tcW w:w="38.10pt" w:type="dxa"/>
            <w:vMerge/>
            <w:shd w:val="clear" w:color="auto" w:fill="FFFFFF"/>
            <w:vAlign w:val="center"/>
          </w:tcPr>
          <w:p w14:paraId="59753402" w14:textId="77777777" w:rsidR="00000000" w:rsidRDefault="00000000">
            <w:pPr>
              <w:rPr>
                <w:color w:val="000000"/>
              </w:rPr>
            </w:pPr>
          </w:p>
        </w:tc>
        <w:tc>
          <w:tcPr>
            <w:tcW w:w="58.45pt" w:type="dxa"/>
            <w:vMerge/>
            <w:shd w:val="clear" w:color="auto" w:fill="FFFFFF"/>
            <w:vAlign w:val="center"/>
          </w:tcPr>
          <w:p w14:paraId="005922C6" w14:textId="77777777" w:rsidR="00000000" w:rsidRDefault="00000000">
            <w:pPr>
              <w:rPr>
                <w:color w:val="000000"/>
              </w:rPr>
            </w:pPr>
          </w:p>
        </w:tc>
        <w:tc>
          <w:tcPr>
            <w:tcW w:w="73.85pt" w:type="dxa"/>
            <w:shd w:val="clear" w:color="auto" w:fill="FFFFFF"/>
            <w:vAlign w:val="center"/>
          </w:tcPr>
          <w:p w14:paraId="7697A493" w14:textId="77777777" w:rsidR="00000000" w:rsidRDefault="00000000">
            <w:pPr>
              <w:rPr>
                <w:color w:val="000000"/>
              </w:rPr>
            </w:pPr>
            <w:r>
              <w:rPr>
                <w:rFonts w:hint="eastAsia"/>
                <w:color w:val="000000"/>
              </w:rPr>
              <w:t>液压系统</w:t>
            </w:r>
          </w:p>
        </w:tc>
        <w:tc>
          <w:tcPr>
            <w:tcW w:w="180.85pt" w:type="dxa"/>
            <w:shd w:val="clear" w:color="auto" w:fill="FFFFFF"/>
            <w:vAlign w:val="center"/>
          </w:tcPr>
          <w:p w14:paraId="32918069" w14:textId="77777777" w:rsidR="00000000" w:rsidRDefault="00000000">
            <w:pPr>
              <w:rPr>
                <w:color w:val="000000"/>
              </w:rPr>
            </w:pPr>
            <w:r>
              <w:rPr>
                <w:rFonts w:hint="eastAsia"/>
                <w:color w:val="000000"/>
              </w:rPr>
              <w:t>液压泵、液压缸、伺服阀、蓄能器、过滤器、冷却器、管道等</w:t>
            </w:r>
          </w:p>
        </w:tc>
      </w:tr>
      <w:tr w:rsidR="00000000" w14:paraId="0C45E05B" w14:textId="77777777">
        <w:trPr>
          <w:trHeight w:val="315"/>
          <w:jc w:val="center"/>
        </w:trPr>
        <w:tc>
          <w:tcPr>
            <w:tcW w:w="38.10pt" w:type="dxa"/>
            <w:vMerge/>
            <w:shd w:val="clear" w:color="auto" w:fill="FFFFFF"/>
            <w:vAlign w:val="center"/>
          </w:tcPr>
          <w:p w14:paraId="4DFDE96E" w14:textId="77777777" w:rsidR="00000000" w:rsidRDefault="00000000">
            <w:pPr>
              <w:rPr>
                <w:color w:val="000000"/>
              </w:rPr>
            </w:pPr>
          </w:p>
        </w:tc>
        <w:tc>
          <w:tcPr>
            <w:tcW w:w="58.45pt" w:type="dxa"/>
            <w:vMerge/>
            <w:shd w:val="clear" w:color="auto" w:fill="FFFFFF"/>
            <w:vAlign w:val="center"/>
          </w:tcPr>
          <w:p w14:paraId="20F10F08" w14:textId="77777777" w:rsidR="00000000" w:rsidRDefault="00000000">
            <w:pPr>
              <w:rPr>
                <w:color w:val="000000"/>
              </w:rPr>
            </w:pPr>
          </w:p>
        </w:tc>
        <w:tc>
          <w:tcPr>
            <w:tcW w:w="73.85pt" w:type="dxa"/>
            <w:shd w:val="clear" w:color="auto" w:fill="FFFFFF"/>
            <w:vAlign w:val="center"/>
          </w:tcPr>
          <w:p w14:paraId="5ADA793A" w14:textId="77777777" w:rsidR="00000000" w:rsidRDefault="00000000">
            <w:pPr>
              <w:rPr>
                <w:color w:val="000000"/>
              </w:rPr>
            </w:pPr>
            <w:r>
              <w:rPr>
                <w:rFonts w:hint="eastAsia"/>
                <w:color w:val="000000"/>
              </w:rPr>
              <w:t>润滑系统</w:t>
            </w:r>
          </w:p>
        </w:tc>
        <w:tc>
          <w:tcPr>
            <w:tcW w:w="180.85pt" w:type="dxa"/>
            <w:shd w:val="clear" w:color="auto" w:fill="FFFFFF"/>
            <w:vAlign w:val="center"/>
          </w:tcPr>
          <w:p w14:paraId="0A697F50" w14:textId="77777777" w:rsidR="00000000" w:rsidRDefault="00000000">
            <w:pPr>
              <w:rPr>
                <w:color w:val="000000"/>
              </w:rPr>
            </w:pPr>
            <w:r>
              <w:rPr>
                <w:rFonts w:hint="eastAsia"/>
                <w:color w:val="000000"/>
              </w:rPr>
              <w:t>润滑油泵等</w:t>
            </w:r>
          </w:p>
        </w:tc>
      </w:tr>
      <w:tr w:rsidR="00000000" w14:paraId="2F74D4C4" w14:textId="77777777">
        <w:trPr>
          <w:trHeight w:val="315"/>
          <w:jc w:val="center"/>
        </w:trPr>
        <w:tc>
          <w:tcPr>
            <w:tcW w:w="38.10pt" w:type="dxa"/>
            <w:vMerge/>
            <w:shd w:val="clear" w:color="auto" w:fill="FFFFFF"/>
            <w:vAlign w:val="center"/>
          </w:tcPr>
          <w:p w14:paraId="6FBCB0B0" w14:textId="77777777" w:rsidR="00000000" w:rsidRDefault="00000000">
            <w:pPr>
              <w:rPr>
                <w:color w:val="000000"/>
              </w:rPr>
            </w:pPr>
          </w:p>
        </w:tc>
        <w:tc>
          <w:tcPr>
            <w:tcW w:w="58.45pt" w:type="dxa"/>
            <w:vMerge/>
            <w:shd w:val="clear" w:color="auto" w:fill="FFFFFF"/>
            <w:vAlign w:val="center"/>
          </w:tcPr>
          <w:p w14:paraId="34D34188" w14:textId="77777777" w:rsidR="00000000" w:rsidRDefault="00000000">
            <w:pPr>
              <w:rPr>
                <w:color w:val="000000"/>
              </w:rPr>
            </w:pPr>
          </w:p>
        </w:tc>
        <w:tc>
          <w:tcPr>
            <w:tcW w:w="73.85pt" w:type="dxa"/>
            <w:shd w:val="clear" w:color="auto" w:fill="FFFFFF"/>
            <w:vAlign w:val="center"/>
          </w:tcPr>
          <w:p w14:paraId="2785BFF8" w14:textId="77777777" w:rsidR="00000000" w:rsidRDefault="00000000">
            <w:pPr>
              <w:rPr>
                <w:color w:val="000000"/>
              </w:rPr>
            </w:pPr>
            <w:r>
              <w:rPr>
                <w:rFonts w:hint="eastAsia"/>
                <w:color w:val="000000"/>
              </w:rPr>
              <w:t>发电机</w:t>
            </w:r>
          </w:p>
        </w:tc>
        <w:tc>
          <w:tcPr>
            <w:tcW w:w="180.85pt" w:type="dxa"/>
            <w:shd w:val="clear" w:color="auto" w:fill="FFFFFF"/>
            <w:vAlign w:val="center"/>
          </w:tcPr>
          <w:p w14:paraId="51226476" w14:textId="77777777" w:rsidR="00000000" w:rsidRDefault="00000000">
            <w:pPr>
              <w:rPr>
                <w:color w:val="000000"/>
              </w:rPr>
            </w:pPr>
            <w:r>
              <w:rPr>
                <w:rFonts w:hint="eastAsia"/>
                <w:color w:val="000000"/>
              </w:rPr>
              <w:t>转子、定子、控制器等</w:t>
            </w:r>
          </w:p>
        </w:tc>
      </w:tr>
      <w:tr w:rsidR="00000000" w14:paraId="1C4F807E" w14:textId="77777777">
        <w:trPr>
          <w:trHeight w:val="315"/>
          <w:jc w:val="center"/>
        </w:trPr>
        <w:tc>
          <w:tcPr>
            <w:tcW w:w="38.10pt" w:type="dxa"/>
            <w:vMerge/>
            <w:shd w:val="clear" w:color="auto" w:fill="FFFFFF"/>
            <w:vAlign w:val="center"/>
          </w:tcPr>
          <w:p w14:paraId="30132B23" w14:textId="77777777" w:rsidR="00000000" w:rsidRDefault="00000000">
            <w:pPr>
              <w:rPr>
                <w:color w:val="000000"/>
              </w:rPr>
            </w:pPr>
          </w:p>
        </w:tc>
        <w:tc>
          <w:tcPr>
            <w:tcW w:w="58.45pt" w:type="dxa"/>
            <w:vMerge/>
            <w:shd w:val="clear" w:color="auto" w:fill="FFFFFF"/>
            <w:vAlign w:val="center"/>
          </w:tcPr>
          <w:p w14:paraId="6A6A9F93" w14:textId="77777777" w:rsidR="00000000" w:rsidRDefault="00000000">
            <w:pPr>
              <w:rPr>
                <w:color w:val="000000"/>
              </w:rPr>
            </w:pPr>
          </w:p>
        </w:tc>
        <w:tc>
          <w:tcPr>
            <w:tcW w:w="73.85pt" w:type="dxa"/>
            <w:shd w:val="clear" w:color="auto" w:fill="FFFFFF"/>
            <w:vAlign w:val="center"/>
          </w:tcPr>
          <w:p w14:paraId="1778BDA5" w14:textId="77777777" w:rsidR="00000000" w:rsidRDefault="00000000">
            <w:pPr>
              <w:rPr>
                <w:color w:val="000000"/>
              </w:rPr>
            </w:pPr>
            <w:r>
              <w:rPr>
                <w:rFonts w:hint="eastAsia"/>
                <w:color w:val="000000"/>
              </w:rPr>
              <w:t>变流器</w:t>
            </w:r>
          </w:p>
        </w:tc>
        <w:tc>
          <w:tcPr>
            <w:tcW w:w="180.85pt" w:type="dxa"/>
            <w:shd w:val="clear" w:color="auto" w:fill="FFFFFF"/>
            <w:vAlign w:val="center"/>
          </w:tcPr>
          <w:p w14:paraId="0E10245B" w14:textId="77777777" w:rsidR="00000000" w:rsidRDefault="00000000">
            <w:pPr>
              <w:rPr>
                <w:color w:val="000000"/>
              </w:rPr>
            </w:pPr>
            <w:r>
              <w:rPr>
                <w:rFonts w:hint="eastAsia"/>
                <w:color w:val="000000"/>
              </w:rPr>
              <w:t>/</w:t>
            </w:r>
          </w:p>
        </w:tc>
      </w:tr>
      <w:tr w:rsidR="00000000" w14:paraId="7446C56C" w14:textId="77777777">
        <w:trPr>
          <w:trHeight w:val="315"/>
          <w:jc w:val="center"/>
        </w:trPr>
        <w:tc>
          <w:tcPr>
            <w:tcW w:w="38.10pt" w:type="dxa"/>
            <w:vMerge/>
            <w:shd w:val="clear" w:color="auto" w:fill="FFFFFF"/>
            <w:vAlign w:val="center"/>
          </w:tcPr>
          <w:p w14:paraId="3101158D" w14:textId="77777777" w:rsidR="00000000" w:rsidRDefault="00000000">
            <w:pPr>
              <w:rPr>
                <w:color w:val="000000"/>
              </w:rPr>
            </w:pPr>
          </w:p>
        </w:tc>
        <w:tc>
          <w:tcPr>
            <w:tcW w:w="58.45pt" w:type="dxa"/>
            <w:shd w:val="clear" w:color="auto" w:fill="FFFFFF"/>
            <w:vAlign w:val="center"/>
          </w:tcPr>
          <w:p w14:paraId="11A48968" w14:textId="77777777" w:rsidR="00000000" w:rsidRDefault="00000000">
            <w:pPr>
              <w:rPr>
                <w:color w:val="000000"/>
              </w:rPr>
            </w:pPr>
            <w:r>
              <w:rPr>
                <w:rFonts w:hint="eastAsia"/>
                <w:color w:val="000000"/>
              </w:rPr>
              <w:t>塔筒</w:t>
            </w:r>
          </w:p>
        </w:tc>
        <w:tc>
          <w:tcPr>
            <w:tcW w:w="73.85pt" w:type="dxa"/>
            <w:shd w:val="clear" w:color="auto" w:fill="FFFFFF"/>
            <w:vAlign w:val="center"/>
          </w:tcPr>
          <w:p w14:paraId="703823AF" w14:textId="77777777" w:rsidR="00000000" w:rsidRDefault="00000000">
            <w:pPr>
              <w:rPr>
                <w:color w:val="000000"/>
              </w:rPr>
            </w:pPr>
            <w:r>
              <w:rPr>
                <w:rFonts w:hint="eastAsia"/>
                <w:color w:val="000000"/>
              </w:rPr>
              <w:t>塔筒</w:t>
            </w:r>
          </w:p>
        </w:tc>
        <w:tc>
          <w:tcPr>
            <w:tcW w:w="180.85pt" w:type="dxa"/>
            <w:shd w:val="clear" w:color="auto" w:fill="FFFFFF"/>
            <w:vAlign w:val="center"/>
          </w:tcPr>
          <w:p w14:paraId="34BDE6AA" w14:textId="77777777" w:rsidR="00000000" w:rsidRDefault="00000000">
            <w:pPr>
              <w:rPr>
                <w:color w:val="000000"/>
              </w:rPr>
            </w:pPr>
            <w:r>
              <w:rPr>
                <w:rFonts w:hint="eastAsia"/>
                <w:color w:val="000000"/>
              </w:rPr>
              <w:t>升降梯、电缆等</w:t>
            </w:r>
          </w:p>
        </w:tc>
      </w:tr>
      <w:tr w:rsidR="00000000" w14:paraId="700B873B" w14:textId="77777777">
        <w:trPr>
          <w:trHeight w:val="315"/>
          <w:jc w:val="center"/>
        </w:trPr>
        <w:tc>
          <w:tcPr>
            <w:tcW w:w="38.10pt" w:type="dxa"/>
            <w:vMerge/>
            <w:shd w:val="clear" w:color="auto" w:fill="FFFFFF"/>
            <w:vAlign w:val="center"/>
          </w:tcPr>
          <w:p w14:paraId="5A10ACE1" w14:textId="77777777" w:rsidR="00000000" w:rsidRDefault="00000000">
            <w:pPr>
              <w:rPr>
                <w:color w:val="000000"/>
              </w:rPr>
            </w:pPr>
          </w:p>
        </w:tc>
        <w:tc>
          <w:tcPr>
            <w:tcW w:w="58.45pt" w:type="dxa"/>
            <w:vMerge w:val="restart"/>
            <w:shd w:val="clear" w:color="auto" w:fill="FFFFFF"/>
            <w:vAlign w:val="center"/>
          </w:tcPr>
          <w:p w14:paraId="4CC51C43" w14:textId="77777777" w:rsidR="00000000" w:rsidRDefault="00000000">
            <w:pPr>
              <w:rPr>
                <w:color w:val="000000"/>
              </w:rPr>
            </w:pPr>
            <w:r>
              <w:rPr>
                <w:rFonts w:hint="eastAsia"/>
                <w:color w:val="000000"/>
              </w:rPr>
              <w:t>导管架及平台</w:t>
            </w:r>
          </w:p>
        </w:tc>
        <w:tc>
          <w:tcPr>
            <w:tcW w:w="73.85pt" w:type="dxa"/>
            <w:shd w:val="clear" w:color="auto" w:fill="FFFFFF"/>
            <w:vAlign w:val="center"/>
          </w:tcPr>
          <w:p w14:paraId="40DA1F17" w14:textId="77777777" w:rsidR="00000000" w:rsidRDefault="00000000">
            <w:pPr>
              <w:rPr>
                <w:color w:val="000000"/>
              </w:rPr>
            </w:pPr>
            <w:r>
              <w:rPr>
                <w:rFonts w:hint="eastAsia"/>
                <w:color w:val="000000"/>
              </w:rPr>
              <w:t>导管架</w:t>
            </w:r>
          </w:p>
        </w:tc>
        <w:tc>
          <w:tcPr>
            <w:tcW w:w="180.85pt" w:type="dxa"/>
            <w:shd w:val="clear" w:color="auto" w:fill="FFFFFF"/>
            <w:vAlign w:val="center"/>
          </w:tcPr>
          <w:p w14:paraId="0AE78CA7" w14:textId="77777777" w:rsidR="00000000" w:rsidRDefault="00000000">
            <w:pPr>
              <w:rPr>
                <w:color w:val="000000"/>
              </w:rPr>
            </w:pPr>
            <w:r>
              <w:rPr>
                <w:rFonts w:hint="eastAsia"/>
                <w:color w:val="000000"/>
              </w:rPr>
              <w:t>海上部分与海下部分</w:t>
            </w:r>
          </w:p>
        </w:tc>
      </w:tr>
      <w:tr w:rsidR="00000000" w14:paraId="484D6F28" w14:textId="77777777">
        <w:trPr>
          <w:trHeight w:val="315"/>
          <w:jc w:val="center"/>
        </w:trPr>
        <w:tc>
          <w:tcPr>
            <w:tcW w:w="38.10pt" w:type="dxa"/>
            <w:vMerge/>
            <w:shd w:val="clear" w:color="auto" w:fill="FFFFFF"/>
            <w:vAlign w:val="center"/>
          </w:tcPr>
          <w:p w14:paraId="054FD4DA" w14:textId="77777777" w:rsidR="00000000" w:rsidRDefault="00000000">
            <w:pPr>
              <w:rPr>
                <w:color w:val="000000"/>
              </w:rPr>
            </w:pPr>
          </w:p>
        </w:tc>
        <w:tc>
          <w:tcPr>
            <w:tcW w:w="58.45pt" w:type="dxa"/>
            <w:vMerge/>
            <w:shd w:val="clear" w:color="auto" w:fill="FFFFFF"/>
            <w:vAlign w:val="center"/>
          </w:tcPr>
          <w:p w14:paraId="62A570C1" w14:textId="77777777" w:rsidR="00000000" w:rsidRDefault="00000000">
            <w:pPr>
              <w:rPr>
                <w:color w:val="000000"/>
              </w:rPr>
            </w:pPr>
          </w:p>
        </w:tc>
        <w:tc>
          <w:tcPr>
            <w:tcW w:w="73.85pt" w:type="dxa"/>
            <w:shd w:val="clear" w:color="auto" w:fill="FFFFFF"/>
            <w:vAlign w:val="center"/>
          </w:tcPr>
          <w:p w14:paraId="7FE399D7" w14:textId="77777777" w:rsidR="00000000" w:rsidRDefault="00000000">
            <w:pPr>
              <w:rPr>
                <w:color w:val="000000"/>
              </w:rPr>
            </w:pPr>
            <w:r>
              <w:rPr>
                <w:rFonts w:hint="eastAsia"/>
                <w:color w:val="000000"/>
              </w:rPr>
              <w:t>风机基础平台</w:t>
            </w:r>
          </w:p>
        </w:tc>
        <w:tc>
          <w:tcPr>
            <w:tcW w:w="180.85pt" w:type="dxa"/>
            <w:shd w:val="clear" w:color="auto" w:fill="FFFFFF"/>
            <w:vAlign w:val="center"/>
          </w:tcPr>
          <w:p w14:paraId="5991C55D" w14:textId="77777777" w:rsidR="00000000" w:rsidRDefault="00000000">
            <w:pPr>
              <w:rPr>
                <w:color w:val="000000"/>
              </w:rPr>
            </w:pPr>
            <w:r>
              <w:rPr>
                <w:rFonts w:hint="eastAsia"/>
                <w:color w:val="000000"/>
              </w:rPr>
              <w:t>变压器、柴油发电机、生活舱等</w:t>
            </w:r>
          </w:p>
        </w:tc>
      </w:tr>
      <w:tr w:rsidR="00000000" w14:paraId="51BFB73C" w14:textId="77777777">
        <w:trPr>
          <w:trHeight w:val="315"/>
          <w:jc w:val="center"/>
        </w:trPr>
        <w:tc>
          <w:tcPr>
            <w:tcW w:w="38.10pt" w:type="dxa"/>
            <w:vMerge/>
            <w:shd w:val="clear" w:color="auto" w:fill="FFFFFF"/>
            <w:vAlign w:val="center"/>
          </w:tcPr>
          <w:p w14:paraId="5DAE1A5C" w14:textId="77777777" w:rsidR="00000000" w:rsidRDefault="00000000">
            <w:pPr>
              <w:rPr>
                <w:color w:val="000000"/>
              </w:rPr>
            </w:pPr>
          </w:p>
        </w:tc>
        <w:tc>
          <w:tcPr>
            <w:tcW w:w="58.45pt" w:type="dxa"/>
            <w:shd w:val="clear" w:color="auto" w:fill="FFFFFF"/>
            <w:vAlign w:val="center"/>
          </w:tcPr>
          <w:p w14:paraId="7B362A8A" w14:textId="77777777" w:rsidR="00000000" w:rsidRDefault="00000000">
            <w:pPr>
              <w:rPr>
                <w:color w:val="000000"/>
              </w:rPr>
            </w:pPr>
            <w:r>
              <w:rPr>
                <w:rFonts w:hint="eastAsia"/>
                <w:color w:val="000000"/>
              </w:rPr>
              <w:t>辅控及传感器</w:t>
            </w:r>
          </w:p>
        </w:tc>
        <w:tc>
          <w:tcPr>
            <w:tcW w:w="73.85pt" w:type="dxa"/>
            <w:shd w:val="clear" w:color="auto" w:fill="FFFFFF"/>
            <w:vAlign w:val="center"/>
          </w:tcPr>
          <w:p w14:paraId="680AD848" w14:textId="77777777" w:rsidR="00000000" w:rsidRDefault="00000000">
            <w:pPr>
              <w:rPr>
                <w:color w:val="000000"/>
              </w:rPr>
            </w:pPr>
            <w:r>
              <w:rPr>
                <w:rFonts w:hint="eastAsia"/>
                <w:color w:val="000000"/>
              </w:rPr>
              <w:t>辅控及传感器</w:t>
            </w:r>
          </w:p>
        </w:tc>
        <w:tc>
          <w:tcPr>
            <w:tcW w:w="180.85pt" w:type="dxa"/>
            <w:shd w:val="clear" w:color="auto" w:fill="FFFFFF"/>
            <w:vAlign w:val="center"/>
          </w:tcPr>
          <w:p w14:paraId="03182E95" w14:textId="77777777" w:rsidR="00000000" w:rsidRDefault="00000000">
            <w:pPr>
              <w:rPr>
                <w:color w:val="000000"/>
              </w:rPr>
            </w:pPr>
            <w:r>
              <w:rPr>
                <w:rFonts w:hint="eastAsia"/>
                <w:color w:val="000000"/>
              </w:rPr>
              <w:t>应满足传感器三维布局要求（监测类传感器、摄像头等）</w:t>
            </w:r>
          </w:p>
        </w:tc>
      </w:tr>
    </w:tbl>
    <w:p w14:paraId="42E55FFA" w14:textId="77777777" w:rsidR="00000000" w:rsidRDefault="00000000">
      <w:pPr>
        <w:pStyle w:val="4"/>
        <w:numPr>
          <w:ilvl w:val="3"/>
          <w:numId w:val="24"/>
        </w:numPr>
        <w:rPr>
          <w:rFonts w:ascii="黑体" w:hAnsi="黑体" w:cs="黑体" w:hint="eastAsia"/>
        </w:rPr>
      </w:pPr>
      <w:r>
        <w:rPr>
          <w:rFonts w:ascii="黑体" w:hAnsi="黑体" w:cs="黑体" w:hint="eastAsia"/>
        </w:rPr>
        <w:t>海上电气平台</w:t>
      </w:r>
    </w:p>
    <w:p w14:paraId="749FC8DE" w14:textId="77777777" w:rsidR="00000000" w:rsidRDefault="00000000">
      <w:pPr>
        <w:pStyle w:val="a9"/>
        <w:ind w:firstLine="24pt"/>
        <w:rPr>
          <w:rFonts w:hint="eastAsia"/>
        </w:rPr>
      </w:pPr>
      <w:r>
        <w:rPr>
          <w:rFonts w:hint="eastAsia"/>
        </w:rPr>
        <w:t>海上电气平台包括海上升压站、无功补偿站。要求对海上电气平台进行三维建模。</w:t>
      </w:r>
    </w:p>
    <w:p w14:paraId="30E9DEB1" w14:textId="77777777" w:rsidR="00000000" w:rsidRDefault="00000000">
      <w:pPr>
        <w:pStyle w:val="a9"/>
        <w:numPr>
          <w:ilvl w:val="0"/>
          <w:numId w:val="185"/>
        </w:numPr>
        <w:ind w:start="0pt" w:firstLineChars="200" w:firstLine="24pt"/>
      </w:pPr>
      <w:r>
        <w:t>设备</w:t>
      </w:r>
      <w:r>
        <w:rPr>
          <w:rFonts w:hint="eastAsia"/>
        </w:rPr>
        <w:t>三维模型要求</w:t>
      </w:r>
      <w:r>
        <w:t>：</w:t>
      </w:r>
    </w:p>
    <w:p w14:paraId="1710F176" w14:textId="77777777" w:rsidR="00000000" w:rsidRDefault="00000000">
      <w:pPr>
        <w:pStyle w:val="a9"/>
        <w:ind w:firstLine="24pt"/>
        <w:rPr>
          <w:rFonts w:hint="eastAsia"/>
        </w:rPr>
      </w:pPr>
      <w:r>
        <w:rPr>
          <w:rFonts w:hint="eastAsia"/>
        </w:rPr>
        <w:t>一次设备：应至少包含变压器、</w:t>
      </w:r>
      <w:r>
        <w:rPr>
          <w:rFonts w:hint="eastAsia"/>
        </w:rPr>
        <w:t>GIS</w:t>
      </w:r>
      <w:r>
        <w:rPr>
          <w:rFonts w:hint="eastAsia"/>
        </w:rPr>
        <w:t>、电容器、电抗器、独立接地刀闸、电压互感器、断路器、高压开关柜等关键一次设备的几何模型，建模到零部件级；</w:t>
      </w:r>
    </w:p>
    <w:p w14:paraId="000C0873" w14:textId="77777777" w:rsidR="00000000" w:rsidRDefault="00000000">
      <w:pPr>
        <w:pStyle w:val="a9"/>
        <w:ind w:firstLine="24pt"/>
        <w:rPr>
          <w:rFonts w:hint="eastAsia"/>
        </w:rPr>
      </w:pPr>
      <w:r>
        <w:rPr>
          <w:rFonts w:hint="eastAsia"/>
        </w:rPr>
        <w:t>二次设备：</w:t>
      </w:r>
      <w:r>
        <w:rPr>
          <w:rFonts w:hint="eastAsia"/>
        </w:rPr>
        <w:t xml:space="preserve"> </w:t>
      </w:r>
      <w:r>
        <w:rPr>
          <w:rFonts w:hint="eastAsia"/>
        </w:rPr>
        <w:t>应至少包含屏柜、保护、测控、安稳、故障录波、计量、智能辅助监控系统、一次设备在线监测系统、智能巡视终端及视频存储、海上电气平台基础结构安全监测系统、雷达光电监管及边界警示子系统等关键设备的几何模型，建模到设备级；</w:t>
      </w:r>
    </w:p>
    <w:p w14:paraId="68ACC950" w14:textId="77777777" w:rsidR="00000000" w:rsidRDefault="00000000">
      <w:pPr>
        <w:pStyle w:val="a9"/>
        <w:ind w:firstLine="24pt"/>
        <w:rPr>
          <w:rFonts w:hint="eastAsia"/>
        </w:rPr>
      </w:pPr>
      <w:r>
        <w:rPr>
          <w:rFonts w:hint="eastAsia"/>
        </w:rPr>
        <w:t>电缆及附件：电缆及附件三维数字模型应建模到线芯级，几何外观与实体电缆近似一致；</w:t>
      </w:r>
    </w:p>
    <w:p w14:paraId="47B40257" w14:textId="77777777" w:rsidR="00000000" w:rsidRDefault="00000000">
      <w:pPr>
        <w:pStyle w:val="a9"/>
        <w:ind w:firstLine="24pt"/>
        <w:rPr>
          <w:rFonts w:hint="eastAsia"/>
        </w:rPr>
      </w:pPr>
      <w:r>
        <w:rPr>
          <w:rFonts w:hint="eastAsia"/>
        </w:rPr>
        <w:t>海上电气平台其他设施：海上电气平台其他设施几何模型外观应与物理实体近似一致。</w:t>
      </w:r>
    </w:p>
    <w:p w14:paraId="5FCAA9E2" w14:textId="77777777" w:rsidR="00000000" w:rsidRDefault="00000000">
      <w:pPr>
        <w:pStyle w:val="a9"/>
        <w:numPr>
          <w:ilvl w:val="0"/>
          <w:numId w:val="185"/>
        </w:numPr>
        <w:ind w:start="0pt" w:firstLineChars="200" w:firstLine="24pt"/>
      </w:pPr>
      <w:r>
        <w:t>海上电气平台三维模型要求</w:t>
      </w:r>
      <w:r>
        <w:rPr>
          <w:rFonts w:hint="eastAsia"/>
        </w:rPr>
        <w:t>：</w:t>
      </w:r>
    </w:p>
    <w:p w14:paraId="7CE41A9D" w14:textId="77777777" w:rsidR="00000000" w:rsidRDefault="00000000">
      <w:pPr>
        <w:pStyle w:val="a9"/>
        <w:ind w:firstLine="24pt"/>
        <w:rPr>
          <w:rFonts w:hint="eastAsia"/>
        </w:rPr>
      </w:pPr>
      <w:r>
        <w:rPr>
          <w:rFonts w:hint="eastAsia"/>
        </w:rPr>
        <w:t>电气设备、海上电气平台、导管架等设施在空间的位置排布必须与海上电气平台物理实体保持一致，直观反映海上电气平台的空间结构；实现电缆沟、支架、综合管廊、墙体</w:t>
      </w:r>
      <w:r>
        <w:rPr>
          <w:rFonts w:hint="eastAsia"/>
        </w:rPr>
        <w:t>/</w:t>
      </w:r>
      <w:r>
        <w:rPr>
          <w:rFonts w:hint="eastAsia"/>
        </w:rPr>
        <w:t>地板</w:t>
      </w:r>
      <w:r>
        <w:rPr>
          <w:rFonts w:hint="eastAsia"/>
        </w:rPr>
        <w:t>/</w:t>
      </w:r>
      <w:r>
        <w:rPr>
          <w:rFonts w:hint="eastAsia"/>
        </w:rPr>
        <w:t>天花内的管线布置等隐蔽设施的建模，支撑海上电气平台隐蔽工程的可视化浏览。</w:t>
      </w:r>
    </w:p>
    <w:p w14:paraId="55DDFF3B" w14:textId="77777777" w:rsidR="00000000" w:rsidRDefault="00000000">
      <w:pPr>
        <w:pStyle w:val="4"/>
        <w:numPr>
          <w:ilvl w:val="3"/>
          <w:numId w:val="24"/>
        </w:numPr>
        <w:rPr>
          <w:rFonts w:ascii="黑体" w:hAnsi="黑体" w:cs="黑体" w:hint="eastAsia"/>
        </w:rPr>
      </w:pPr>
      <w:r>
        <w:rPr>
          <w:rFonts w:ascii="黑体" w:hAnsi="黑体" w:cs="黑体" w:hint="eastAsia"/>
        </w:rPr>
        <w:t>陆上集控中心</w:t>
      </w:r>
    </w:p>
    <w:p w14:paraId="40956090" w14:textId="77777777" w:rsidR="00000000" w:rsidRDefault="00000000">
      <w:pPr>
        <w:pStyle w:val="a9"/>
        <w:numPr>
          <w:ilvl w:val="0"/>
          <w:numId w:val="186"/>
        </w:numPr>
        <w:ind w:start="0pt" w:firstLineChars="200" w:firstLine="24pt"/>
      </w:pPr>
      <w:r>
        <w:t>设备模型要求</w:t>
      </w:r>
    </w:p>
    <w:p w14:paraId="3DA63DE4" w14:textId="77777777" w:rsidR="00000000" w:rsidRDefault="00000000">
      <w:pPr>
        <w:pStyle w:val="a9"/>
        <w:ind w:firstLine="24pt"/>
        <w:rPr>
          <w:rFonts w:hint="eastAsia"/>
          <w:lang w:val="zh-CN"/>
        </w:rPr>
      </w:pPr>
      <w:r>
        <w:rPr>
          <w:rFonts w:hint="eastAsia"/>
          <w:lang w:val="zh-CN"/>
        </w:rPr>
        <w:t>一次设备：应至少包含变压器、</w:t>
      </w:r>
      <w:r>
        <w:rPr>
          <w:rFonts w:hint="eastAsia"/>
          <w:lang w:val="zh-CN"/>
        </w:rPr>
        <w:t>GIS</w:t>
      </w:r>
      <w:r>
        <w:rPr>
          <w:rFonts w:hint="eastAsia"/>
          <w:lang w:val="zh-CN"/>
        </w:rPr>
        <w:t>、电容器、电抗器、独立接地刀闸、</w:t>
      </w:r>
      <w:r>
        <w:rPr>
          <w:rFonts w:hint="eastAsia"/>
          <w:lang w:val="zh-CN"/>
        </w:rPr>
        <w:lastRenderedPageBreak/>
        <w:t>电压互感器、断路器、高压开关柜等</w:t>
      </w:r>
      <w:r>
        <w:rPr>
          <w:rFonts w:hint="eastAsia"/>
        </w:rPr>
        <w:t>关键</w:t>
      </w:r>
      <w:r>
        <w:rPr>
          <w:rFonts w:hint="eastAsia"/>
          <w:lang w:val="zh-CN"/>
        </w:rPr>
        <w:t>一次设备的几何模型，建模到零部件级；</w:t>
      </w:r>
    </w:p>
    <w:p w14:paraId="2DA13BE8" w14:textId="77777777" w:rsidR="00000000" w:rsidRDefault="00000000">
      <w:pPr>
        <w:pStyle w:val="a9"/>
        <w:ind w:firstLine="24pt"/>
        <w:rPr>
          <w:rFonts w:hint="eastAsia"/>
          <w:lang w:val="zh-CN"/>
        </w:rPr>
      </w:pPr>
      <w:r>
        <w:rPr>
          <w:rFonts w:hint="eastAsia"/>
          <w:lang w:val="zh-CN"/>
        </w:rPr>
        <w:t>二次设备：至少包含屏柜、保护、测控、安稳、故障录波、计量、</w:t>
      </w:r>
      <w:r>
        <w:rPr>
          <w:rFonts w:hint="eastAsia"/>
        </w:rPr>
        <w:t>智能辅助监控系统、一次设备在线监测系统、智能巡视终端及视频存储、视频监控及环境监控子系统（含门禁）</w:t>
      </w:r>
      <w:r>
        <w:rPr>
          <w:rFonts w:hint="eastAsia"/>
          <w:lang w:val="zh-CN"/>
        </w:rPr>
        <w:t>等</w:t>
      </w:r>
      <w:r>
        <w:rPr>
          <w:rFonts w:hint="eastAsia"/>
        </w:rPr>
        <w:t>关键</w:t>
      </w:r>
      <w:r>
        <w:rPr>
          <w:rFonts w:hint="eastAsia"/>
          <w:lang w:val="zh-CN"/>
        </w:rPr>
        <w:t>二次设备的几何模型，</w:t>
      </w:r>
      <w:r>
        <w:rPr>
          <w:rFonts w:hint="eastAsia"/>
        </w:rPr>
        <w:t>建模到设备级</w:t>
      </w:r>
      <w:r>
        <w:rPr>
          <w:rFonts w:hint="eastAsia"/>
          <w:lang w:val="zh-CN"/>
        </w:rPr>
        <w:t>；</w:t>
      </w:r>
    </w:p>
    <w:p w14:paraId="1D83F239" w14:textId="77777777" w:rsidR="00000000" w:rsidRDefault="00000000">
      <w:pPr>
        <w:pStyle w:val="a9"/>
        <w:ind w:firstLine="24pt"/>
        <w:rPr>
          <w:rFonts w:hint="eastAsia"/>
          <w:lang w:val="zh-CN"/>
        </w:rPr>
      </w:pPr>
      <w:r>
        <w:rPr>
          <w:rFonts w:hint="eastAsia"/>
          <w:lang w:val="zh-CN"/>
        </w:rPr>
        <w:t>电缆及附件：电缆及附件三维数字模型应建模到线芯级，几何外观与实体电缆近似一致；</w:t>
      </w:r>
    </w:p>
    <w:p w14:paraId="69F03E5C" w14:textId="77777777" w:rsidR="00000000" w:rsidRDefault="00000000">
      <w:pPr>
        <w:pStyle w:val="a9"/>
        <w:ind w:firstLine="24pt"/>
        <w:rPr>
          <w:rFonts w:hint="eastAsia"/>
          <w:lang w:val="zh-CN"/>
        </w:rPr>
      </w:pPr>
      <w:r>
        <w:rPr>
          <w:rFonts w:hint="eastAsia"/>
          <w:lang w:val="zh-CN"/>
        </w:rPr>
        <w:t>陆上集控中心其他设施：陆上集控中心其他设施几何模型外观应与物理实体近似一致。</w:t>
      </w:r>
    </w:p>
    <w:p w14:paraId="40953E77" w14:textId="77777777" w:rsidR="00000000" w:rsidRDefault="00000000">
      <w:pPr>
        <w:pStyle w:val="a9"/>
        <w:numPr>
          <w:ilvl w:val="0"/>
          <w:numId w:val="186"/>
        </w:numPr>
        <w:ind w:start="0pt" w:firstLineChars="200" w:firstLine="24pt"/>
      </w:pPr>
      <w:r>
        <w:t>陆上集控中心数字孪生模型要求</w:t>
      </w:r>
    </w:p>
    <w:p w14:paraId="388A3C6A" w14:textId="77777777" w:rsidR="00000000" w:rsidRDefault="00000000">
      <w:pPr>
        <w:pStyle w:val="a9"/>
        <w:ind w:firstLine="24pt"/>
        <w:rPr>
          <w:rFonts w:hint="eastAsia"/>
          <w:lang w:val="zh-CN"/>
        </w:rPr>
      </w:pPr>
      <w:r>
        <w:rPr>
          <w:rFonts w:hint="eastAsia"/>
          <w:lang w:val="zh-CN"/>
        </w:rPr>
        <w:t>电气设备、陆上集控中心等设施在空间的位置排布必须与陆上集控中心物理实体保持一致，直观反映陆上集控中心的空间结构；</w:t>
      </w:r>
    </w:p>
    <w:p w14:paraId="2A3C788A" w14:textId="77777777" w:rsidR="00000000" w:rsidRDefault="00000000">
      <w:pPr>
        <w:pStyle w:val="a9"/>
        <w:ind w:firstLine="24pt"/>
        <w:rPr>
          <w:rFonts w:hint="eastAsia"/>
          <w:lang w:val="zh-CN"/>
        </w:rPr>
      </w:pPr>
      <w:r>
        <w:rPr>
          <w:rFonts w:hint="eastAsia"/>
          <w:lang w:val="zh-CN"/>
        </w:rPr>
        <w:t>实现电缆沟、支架、综合管廊、墙体</w:t>
      </w:r>
      <w:r>
        <w:rPr>
          <w:rFonts w:hint="eastAsia"/>
          <w:lang w:val="zh-CN"/>
        </w:rPr>
        <w:t>/</w:t>
      </w:r>
      <w:r>
        <w:rPr>
          <w:rFonts w:hint="eastAsia"/>
          <w:lang w:val="zh-CN"/>
        </w:rPr>
        <w:t>地板</w:t>
      </w:r>
      <w:r>
        <w:rPr>
          <w:rFonts w:hint="eastAsia"/>
          <w:lang w:val="zh-CN"/>
        </w:rPr>
        <w:t>/</w:t>
      </w:r>
      <w:r>
        <w:rPr>
          <w:rFonts w:hint="eastAsia"/>
          <w:lang w:val="zh-CN"/>
        </w:rPr>
        <w:t>天花内的管线布置等隐蔽设施的建模，支撑陆上集控中心隐蔽工程的可视化浏览。</w:t>
      </w:r>
    </w:p>
    <w:p w14:paraId="6CE90B4A" w14:textId="77777777" w:rsidR="00000000" w:rsidRDefault="00000000">
      <w:pPr>
        <w:pStyle w:val="4"/>
        <w:numPr>
          <w:ilvl w:val="3"/>
          <w:numId w:val="24"/>
        </w:numPr>
        <w:rPr>
          <w:rFonts w:ascii="黑体" w:hAnsi="黑体" w:cs="黑体" w:hint="eastAsia"/>
        </w:rPr>
      </w:pPr>
      <w:r>
        <w:rPr>
          <w:rFonts w:ascii="黑体" w:hAnsi="黑体" w:cs="黑体" w:hint="eastAsia"/>
        </w:rPr>
        <w:t>其他设备模型</w:t>
      </w:r>
    </w:p>
    <w:p w14:paraId="436308D3" w14:textId="77777777" w:rsidR="00000000" w:rsidRDefault="00000000">
      <w:pPr>
        <w:pStyle w:val="a9"/>
        <w:ind w:firstLine="24pt"/>
        <w:rPr>
          <w:rFonts w:hint="eastAsia"/>
          <w:lang w:val="zh-CN"/>
        </w:rPr>
      </w:pPr>
      <w:r>
        <w:rPr>
          <w:rFonts w:hint="eastAsia"/>
          <w:lang w:val="zh-CN"/>
        </w:rPr>
        <w:t>其他设备包括无人机、船舶等海上风电场运维监视辅助设备模型，要求体现几何外观。海底电缆、海上电子围栏要求体现清晰的几何线条，海底电缆剖面展示，并与实际地理位置相匹配。</w:t>
      </w:r>
    </w:p>
    <w:p w14:paraId="495652B4" w14:textId="77777777" w:rsidR="00000000" w:rsidRDefault="00000000">
      <w:pPr>
        <w:pStyle w:val="4"/>
        <w:numPr>
          <w:ilvl w:val="3"/>
          <w:numId w:val="24"/>
        </w:numPr>
        <w:rPr>
          <w:rFonts w:ascii="黑体" w:hAnsi="黑体" w:cs="黑体" w:hint="eastAsia"/>
        </w:rPr>
      </w:pPr>
      <w:r>
        <w:rPr>
          <w:rFonts w:ascii="黑体" w:hAnsi="黑体" w:cs="黑体" w:hint="eastAsia"/>
        </w:rPr>
        <w:t>场景模型数据服务</w:t>
      </w:r>
    </w:p>
    <w:p w14:paraId="0FAFAB3F" w14:textId="77777777" w:rsidR="00000000" w:rsidRDefault="00000000">
      <w:pPr>
        <w:pStyle w:val="a9"/>
        <w:ind w:firstLine="24pt"/>
        <w:rPr>
          <w:rFonts w:hint="eastAsia"/>
          <w:lang w:val="zh-CN"/>
        </w:rPr>
      </w:pPr>
      <w:r>
        <w:rPr>
          <w:rFonts w:hint="eastAsia"/>
          <w:lang w:val="zh-CN"/>
        </w:rPr>
        <w:t>需提供</w:t>
      </w:r>
      <w:r>
        <w:rPr>
          <w:rFonts w:hint="eastAsia"/>
        </w:rPr>
        <w:t>场景模型数据</w:t>
      </w:r>
      <w:r>
        <w:rPr>
          <w:rFonts w:hint="eastAsia"/>
          <w:lang w:val="zh-CN"/>
        </w:rPr>
        <w:t>服务，包括数据资源的格式转换、数据融合、数据清洗、加工、轻量化等工作。</w:t>
      </w:r>
    </w:p>
    <w:p w14:paraId="614939EB" w14:textId="77777777" w:rsidR="00000000" w:rsidRDefault="00000000">
      <w:pPr>
        <w:pStyle w:val="a9"/>
        <w:ind w:firstLine="24pt"/>
        <w:rPr>
          <w:rFonts w:hint="eastAsia"/>
          <w:lang w:val="zh-CN"/>
        </w:rPr>
      </w:pPr>
      <w:r>
        <w:rPr>
          <w:rFonts w:hint="eastAsia"/>
          <w:lang w:val="zh-CN"/>
        </w:rPr>
        <w:t>数据格式转换：需实现不同格式数据之间的转换，实现多源异构数据的格式转换。</w:t>
      </w:r>
    </w:p>
    <w:p w14:paraId="513FE8C0" w14:textId="77777777" w:rsidR="00000000" w:rsidRDefault="00000000">
      <w:pPr>
        <w:pStyle w:val="a9"/>
        <w:ind w:firstLine="24pt"/>
        <w:rPr>
          <w:rFonts w:hint="eastAsia"/>
          <w:lang w:val="zh-CN"/>
        </w:rPr>
      </w:pPr>
      <w:r>
        <w:rPr>
          <w:rFonts w:hint="eastAsia"/>
          <w:lang w:val="zh-CN"/>
        </w:rPr>
        <w:t>数据融合：应实现三维模型数据、二维数据、业务数据的融合处理，并实现对融合数据的渲染表达。</w:t>
      </w:r>
    </w:p>
    <w:p w14:paraId="1BD0FBAC" w14:textId="77777777" w:rsidR="00000000" w:rsidRDefault="00000000">
      <w:pPr>
        <w:pStyle w:val="a9"/>
        <w:ind w:firstLine="24pt"/>
        <w:rPr>
          <w:rFonts w:hint="eastAsia"/>
          <w:lang w:val="zh-CN"/>
        </w:rPr>
      </w:pPr>
      <w:r>
        <w:rPr>
          <w:rFonts w:hint="eastAsia"/>
          <w:lang w:val="zh-CN"/>
        </w:rPr>
        <w:t>空间数据清洗：需针对三维数据重复、冗余、文件版本、纹理过大等问题，进行数据清洗工作。</w:t>
      </w:r>
    </w:p>
    <w:p w14:paraId="3B53BADE" w14:textId="77777777" w:rsidR="00000000" w:rsidRDefault="00000000">
      <w:pPr>
        <w:pStyle w:val="a9"/>
        <w:ind w:firstLine="24pt"/>
        <w:rPr>
          <w:rFonts w:hint="eastAsia"/>
          <w:lang w:val="zh-CN"/>
        </w:rPr>
      </w:pPr>
      <w:r>
        <w:rPr>
          <w:rFonts w:hint="eastAsia"/>
          <w:lang w:val="zh-CN"/>
        </w:rPr>
        <w:t>模型数据加工：需提供不同精度模型数据的加工处理，并对处理后的成果进行编码处理。</w:t>
      </w:r>
    </w:p>
    <w:p w14:paraId="1634B822" w14:textId="77777777" w:rsidR="00000000" w:rsidRDefault="00000000">
      <w:pPr>
        <w:pStyle w:val="a9"/>
        <w:ind w:firstLine="24pt"/>
        <w:rPr>
          <w:rFonts w:hint="eastAsia"/>
          <w:lang w:val="zh-CN"/>
        </w:rPr>
      </w:pPr>
      <w:r>
        <w:rPr>
          <w:rFonts w:hint="eastAsia"/>
          <w:lang w:val="zh-CN"/>
        </w:rPr>
        <w:lastRenderedPageBreak/>
        <w:t>数据轻量化：针对本项目中存在多种类型的数据（</w:t>
      </w:r>
      <w:r>
        <w:rPr>
          <w:rFonts w:hint="eastAsia"/>
          <w:lang w:val="zh-CN"/>
        </w:rPr>
        <w:t>BIM</w:t>
      </w:r>
      <w:r>
        <w:rPr>
          <w:rFonts w:hint="eastAsia"/>
          <w:lang w:val="zh-CN"/>
        </w:rPr>
        <w:t>模型、倾斜摄影等），可实现对融合后的数据的轻量化，并支持轻量化参数化设置。</w:t>
      </w:r>
    </w:p>
    <w:p w14:paraId="7F88AFE3" w14:textId="77777777" w:rsidR="00000000" w:rsidRDefault="00000000">
      <w:pPr>
        <w:pStyle w:val="4"/>
        <w:numPr>
          <w:ilvl w:val="3"/>
          <w:numId w:val="24"/>
        </w:numPr>
        <w:rPr>
          <w:rFonts w:ascii="黑体" w:hAnsi="黑体" w:cs="黑体" w:hint="eastAsia"/>
        </w:rPr>
      </w:pPr>
      <w:r>
        <w:rPr>
          <w:rFonts w:ascii="黑体" w:hAnsi="黑体" w:cs="黑体" w:hint="eastAsia"/>
        </w:rPr>
        <w:t>风电场综合效果还原与美化</w:t>
      </w:r>
    </w:p>
    <w:p w14:paraId="39D098DE" w14:textId="77777777" w:rsidR="00000000" w:rsidRDefault="00000000">
      <w:pPr>
        <w:pStyle w:val="a9"/>
        <w:ind w:firstLine="24pt"/>
        <w:rPr>
          <w:rFonts w:hint="eastAsia"/>
          <w:lang w:val="zh-CN"/>
        </w:rPr>
      </w:pPr>
      <w:r>
        <w:rPr>
          <w:rFonts w:hint="eastAsia"/>
          <w:lang w:val="zh-CN"/>
        </w:rPr>
        <w:t>应支持根据风电场</w:t>
      </w:r>
      <w:r>
        <w:rPr>
          <w:rFonts w:hint="eastAsia"/>
          <w:lang w:val="zh-CN"/>
        </w:rPr>
        <w:t>CAD</w:t>
      </w:r>
      <w:r>
        <w:rPr>
          <w:rFonts w:hint="eastAsia"/>
          <w:lang w:val="zh-CN"/>
        </w:rPr>
        <w:t>图纸、航拍照片等数据，对场区及其周边建模，并采用人工精修的方式，实现景观、植被、路网、海域等要素的综合效果还原。主要包括：</w:t>
      </w:r>
    </w:p>
    <w:p w14:paraId="12854ACD" w14:textId="77777777" w:rsidR="00000000" w:rsidRDefault="00000000">
      <w:pPr>
        <w:pStyle w:val="a9"/>
        <w:ind w:firstLine="24pt"/>
        <w:rPr>
          <w:rFonts w:hint="eastAsia"/>
          <w:lang w:val="zh-CN"/>
        </w:rPr>
      </w:pPr>
      <w:r>
        <w:rPr>
          <w:rFonts w:hint="eastAsia"/>
          <w:lang w:val="zh-CN"/>
        </w:rPr>
        <w:t>地形还原：还原风电场周边真实地形结构，包括地貌起伏和地貌材质，支持摆放模型以表现地质特征准确。植被还原：参考真实照片或者效果图种植植被与低矮灌木进行效果还原。</w:t>
      </w:r>
    </w:p>
    <w:p w14:paraId="1E935F42" w14:textId="77777777" w:rsidR="00000000" w:rsidRDefault="00000000">
      <w:pPr>
        <w:pStyle w:val="a9"/>
        <w:ind w:firstLine="24pt"/>
        <w:rPr>
          <w:rFonts w:hint="eastAsia"/>
          <w:lang w:val="zh-CN"/>
        </w:rPr>
      </w:pPr>
      <w:r>
        <w:rPr>
          <w:rFonts w:hint="eastAsia"/>
          <w:lang w:val="zh-CN"/>
        </w:rPr>
        <w:t>对海上风电场的三维场景与主要模型进行美化精修，包括色彩调整、外观效果增强、景观植被效果美化、动态场景制作、天气效果美化等，提升三维场景渲染效果，实现对精细模型的高精度、高逼真渲染。</w:t>
      </w:r>
    </w:p>
    <w:p w14:paraId="16BA3714" w14:textId="77777777" w:rsidR="00000000" w:rsidRDefault="00000000">
      <w:pPr>
        <w:pStyle w:val="a9"/>
        <w:ind w:firstLine="24pt"/>
        <w:rPr>
          <w:rFonts w:hint="eastAsia"/>
          <w:lang w:val="zh-CN"/>
        </w:rPr>
      </w:pPr>
      <w:r>
        <w:rPr>
          <w:rFonts w:hint="eastAsia"/>
        </w:rPr>
        <w:t>应支持包括</w:t>
      </w:r>
      <w:r>
        <w:rPr>
          <w:rFonts w:hint="eastAsia"/>
          <w:lang w:val="zh-CN"/>
        </w:rPr>
        <w:t>但不限于如下内容：</w:t>
      </w:r>
    </w:p>
    <w:p w14:paraId="00DFB46A" w14:textId="77777777" w:rsidR="00000000" w:rsidRDefault="00000000">
      <w:pPr>
        <w:pStyle w:val="a9"/>
        <w:numPr>
          <w:ilvl w:val="0"/>
          <w:numId w:val="187"/>
        </w:numPr>
        <w:ind w:start="0pt" w:firstLineChars="200" w:firstLine="24pt"/>
        <w:rPr>
          <w:rFonts w:hint="eastAsia"/>
          <w:lang w:val="zh-CN"/>
        </w:rPr>
      </w:pPr>
      <w:r>
        <w:rPr>
          <w:rFonts w:hint="eastAsia"/>
          <w:lang w:val="zh-CN"/>
        </w:rPr>
        <w:t>材质优化：建筑、水体材质处理。使得水体具备光线反射，让场景更加逼真。</w:t>
      </w:r>
    </w:p>
    <w:p w14:paraId="2118F830" w14:textId="77777777" w:rsidR="00000000" w:rsidRDefault="00000000">
      <w:pPr>
        <w:pStyle w:val="a9"/>
        <w:numPr>
          <w:ilvl w:val="0"/>
          <w:numId w:val="187"/>
        </w:numPr>
        <w:ind w:start="0pt" w:firstLineChars="200" w:firstLine="24pt"/>
        <w:rPr>
          <w:rFonts w:hint="eastAsia"/>
          <w:lang w:val="zh-CN"/>
        </w:rPr>
      </w:pPr>
      <w:r>
        <w:rPr>
          <w:rFonts w:hint="eastAsia"/>
          <w:lang w:val="zh-CN"/>
        </w:rPr>
        <w:t>环境优化：天气、环境系统的调整，包括天气、</w:t>
      </w:r>
      <w:r>
        <w:rPr>
          <w:rFonts w:hint="eastAsia"/>
          <w:lang w:val="zh-CN"/>
        </w:rPr>
        <w:t>24</w:t>
      </w:r>
      <w:r>
        <w:rPr>
          <w:rFonts w:hint="eastAsia"/>
          <w:lang w:val="zh-CN"/>
        </w:rPr>
        <w:t>小时太阳光照变化等增加及调整。</w:t>
      </w:r>
    </w:p>
    <w:p w14:paraId="55F60D53" w14:textId="77777777" w:rsidR="00000000" w:rsidRDefault="00000000">
      <w:pPr>
        <w:pStyle w:val="a9"/>
        <w:numPr>
          <w:ilvl w:val="0"/>
          <w:numId w:val="187"/>
        </w:numPr>
        <w:ind w:start="0pt" w:firstLineChars="200" w:firstLine="24pt"/>
        <w:rPr>
          <w:rFonts w:hint="eastAsia"/>
          <w:lang w:val="zh-CN"/>
        </w:rPr>
      </w:pPr>
      <w:r>
        <w:rPr>
          <w:rFonts w:hint="eastAsia"/>
          <w:lang w:val="zh-CN"/>
        </w:rPr>
        <w:t>植被优化：根据模型中的树木类型、形状及高度，替换具有高渲染效果的植被模型。</w:t>
      </w:r>
    </w:p>
    <w:p w14:paraId="5B69FDDC" w14:textId="77777777" w:rsidR="00000000" w:rsidRDefault="00000000">
      <w:pPr>
        <w:pStyle w:val="4"/>
        <w:numPr>
          <w:ilvl w:val="3"/>
          <w:numId w:val="24"/>
        </w:numPr>
        <w:rPr>
          <w:rFonts w:ascii="黑体" w:hAnsi="黑体" w:cs="黑体" w:hint="eastAsia"/>
        </w:rPr>
      </w:pPr>
      <w:r>
        <w:rPr>
          <w:rFonts w:ascii="黑体" w:hAnsi="黑体" w:cs="黑体" w:hint="eastAsia"/>
        </w:rPr>
        <w:t>重点设备模型拆解</w:t>
      </w:r>
    </w:p>
    <w:p w14:paraId="0C3CB4D8" w14:textId="77777777" w:rsidR="00000000" w:rsidRDefault="00000000">
      <w:pPr>
        <w:pStyle w:val="a9"/>
        <w:ind w:firstLine="24pt"/>
        <w:rPr>
          <w:rFonts w:hint="eastAsia"/>
          <w:lang w:val="zh-CN"/>
        </w:rPr>
      </w:pPr>
      <w:r>
        <w:rPr>
          <w:rFonts w:hint="eastAsia"/>
        </w:rPr>
        <w:t>应</w:t>
      </w:r>
      <w:r>
        <w:rPr>
          <w:rFonts w:hint="eastAsia"/>
          <w:lang w:val="zh-CN"/>
        </w:rPr>
        <w:t>提供重点设备模拟</w:t>
      </w:r>
      <w:r>
        <w:rPr>
          <w:rFonts w:hint="eastAsia"/>
          <w:lang w:val="zh-CN"/>
        </w:rPr>
        <w:t>3D</w:t>
      </w:r>
      <w:r>
        <w:rPr>
          <w:rFonts w:hint="eastAsia"/>
          <w:lang w:val="zh-CN"/>
        </w:rPr>
        <w:t>拆解展示功能，如对重要风机设备模型建立精细化模型，实现设施设备部件级拆解展示。</w:t>
      </w:r>
    </w:p>
    <w:p w14:paraId="0FF286BB" w14:textId="77777777" w:rsidR="00000000" w:rsidRDefault="00000000">
      <w:pPr>
        <w:pStyle w:val="a9"/>
        <w:ind w:firstLine="24pt"/>
        <w:rPr>
          <w:rFonts w:hint="eastAsia"/>
          <w:lang w:val="zh-CN"/>
        </w:rPr>
      </w:pPr>
      <w:r>
        <w:rPr>
          <w:rFonts w:hint="eastAsia"/>
          <w:lang w:val="zh-CN"/>
        </w:rPr>
        <w:t>应支持部件</w:t>
      </w:r>
      <w:r>
        <w:rPr>
          <w:rFonts w:hint="eastAsia"/>
          <w:lang w:val="zh-CN"/>
        </w:rPr>
        <w:t>3D</w:t>
      </w:r>
      <w:r>
        <w:rPr>
          <w:rFonts w:hint="eastAsia"/>
          <w:lang w:val="zh-CN"/>
        </w:rPr>
        <w:t>展示功能，可对部件进行操作交互。应根据设备模型结构，制定分层拆解方案：从外壳→核心部件→微观零件逐步拆解，支持对设备零部件进行聚焦定位，可定制零部件显示效果（零部件高亮、水晶体效果等），并提供流畅的视角旋转和切换。</w:t>
      </w:r>
    </w:p>
    <w:p w14:paraId="6627799D" w14:textId="77777777" w:rsidR="00000000" w:rsidRDefault="00000000">
      <w:pPr>
        <w:pStyle w:val="3"/>
        <w:numPr>
          <w:ilvl w:val="2"/>
          <w:numId w:val="24"/>
        </w:numPr>
        <w:rPr>
          <w:rFonts w:hint="eastAsia"/>
          <w:kern w:val="44"/>
          <w:szCs w:val="24"/>
        </w:rPr>
      </w:pPr>
      <w:r>
        <w:rPr>
          <w:rFonts w:hint="eastAsia"/>
          <w:kern w:val="44"/>
          <w:szCs w:val="24"/>
        </w:rPr>
        <w:t>三维可视化运行监视系统应用</w:t>
      </w:r>
    </w:p>
    <w:p w14:paraId="13717965" w14:textId="77777777" w:rsidR="00000000" w:rsidRDefault="00000000">
      <w:pPr>
        <w:pStyle w:val="a9"/>
        <w:rPr>
          <w:rFonts w:hint="eastAsia"/>
          <w:lang w:val="zh-CN"/>
        </w:rPr>
      </w:pPr>
      <w:r>
        <w:rPr>
          <w:rFonts w:hint="eastAsia"/>
          <w:lang w:val="zh-CN"/>
        </w:rPr>
        <w:t>三维可视化运行监视系统应用主要功能设计如下表。</w:t>
      </w:r>
    </w:p>
    <w:p w14:paraId="034AC6C0" w14:textId="77777777" w:rsidR="00000000" w:rsidRDefault="00000000">
      <w:pPr>
        <w:pStyle w:val="ab"/>
        <w:jc w:val="center"/>
        <w:rPr>
          <w:rFonts w:eastAsia="宋体"/>
        </w:rPr>
      </w:pPr>
      <w:r>
        <w:t>表</w:t>
      </w:r>
      <w:r>
        <w:rPr>
          <w:rFonts w:hint="eastAsia"/>
        </w:rPr>
        <w:t xml:space="preserve">5.2-2 </w:t>
      </w:r>
      <w:r>
        <w:rPr>
          <w:rFonts w:hint="eastAsia"/>
        </w:rPr>
        <w:t>三维可视化运行监视系统应用设计</w:t>
      </w:r>
    </w:p>
    <w:tbl>
      <w:tblPr>
        <w:tblW w:w="414.90pt" w:type="dxa"/>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pt" w:type="dxa"/>
          <w:end w:w="0pt" w:type="dxa"/>
        </w:tblCellMar>
        <w:tblLook w:firstRow="0" w:lastRow="0" w:firstColumn="0" w:lastColumn="0" w:noHBand="0" w:noVBand="0"/>
      </w:tblPr>
      <w:tblGrid>
        <w:gridCol w:w="1578"/>
        <w:gridCol w:w="2640"/>
        <w:gridCol w:w="2040"/>
        <w:gridCol w:w="2040"/>
      </w:tblGrid>
      <w:tr w:rsidR="00000000" w14:paraId="67E730C4" w14:textId="77777777">
        <w:trPr>
          <w:trHeight w:val="330"/>
          <w:tblHeader/>
          <w:jc w:val="center"/>
        </w:trPr>
        <w:tc>
          <w:tcPr>
            <w:tcW w:w="78.90pt" w:type="dxa"/>
            <w:vAlign w:val="center"/>
          </w:tcPr>
          <w:p w14:paraId="66B769EC" w14:textId="77777777" w:rsidR="00000000" w:rsidRDefault="00000000">
            <w:pPr>
              <w:jc w:val="center"/>
              <w:rPr>
                <w:b/>
                <w:bCs/>
              </w:rPr>
            </w:pPr>
            <w:r>
              <w:rPr>
                <w:rFonts w:hint="eastAsia"/>
                <w:b/>
                <w:bCs/>
              </w:rPr>
              <w:lastRenderedPageBreak/>
              <w:t>系统级</w:t>
            </w:r>
          </w:p>
        </w:tc>
        <w:tc>
          <w:tcPr>
            <w:tcW w:w="132pt" w:type="dxa"/>
            <w:vAlign w:val="center"/>
          </w:tcPr>
          <w:p w14:paraId="25676917" w14:textId="77777777" w:rsidR="00000000" w:rsidRDefault="00000000">
            <w:pPr>
              <w:jc w:val="center"/>
              <w:rPr>
                <w:b/>
                <w:bCs/>
              </w:rPr>
            </w:pPr>
            <w:r>
              <w:rPr>
                <w:rFonts w:hint="eastAsia"/>
                <w:b/>
                <w:bCs/>
              </w:rPr>
              <w:t>模块级</w:t>
            </w:r>
          </w:p>
        </w:tc>
        <w:tc>
          <w:tcPr>
            <w:tcW w:w="102pt" w:type="dxa"/>
            <w:vAlign w:val="center"/>
          </w:tcPr>
          <w:p w14:paraId="0B37667C" w14:textId="77777777" w:rsidR="00000000" w:rsidRDefault="00000000">
            <w:pPr>
              <w:jc w:val="center"/>
              <w:rPr>
                <w:b/>
                <w:bCs/>
              </w:rPr>
            </w:pPr>
            <w:r>
              <w:rPr>
                <w:rFonts w:hint="eastAsia"/>
                <w:b/>
                <w:bCs/>
              </w:rPr>
              <w:t>单元级</w:t>
            </w:r>
          </w:p>
        </w:tc>
        <w:tc>
          <w:tcPr>
            <w:tcW w:w="102pt" w:type="dxa"/>
            <w:vAlign w:val="center"/>
          </w:tcPr>
          <w:p w14:paraId="67634F54" w14:textId="77777777" w:rsidR="00000000" w:rsidRDefault="00000000">
            <w:pPr>
              <w:jc w:val="center"/>
              <w:rPr>
                <w:b/>
                <w:bCs/>
              </w:rPr>
            </w:pPr>
            <w:r>
              <w:rPr>
                <w:rFonts w:hint="eastAsia"/>
                <w:b/>
                <w:bCs/>
              </w:rPr>
              <w:t>设备级</w:t>
            </w:r>
          </w:p>
        </w:tc>
      </w:tr>
      <w:tr w:rsidR="00000000" w14:paraId="27AD18AD" w14:textId="77777777">
        <w:trPr>
          <w:trHeight w:val="330"/>
          <w:jc w:val="center"/>
        </w:trPr>
        <w:tc>
          <w:tcPr>
            <w:tcW w:w="78.90pt" w:type="dxa"/>
            <w:vAlign w:val="center"/>
          </w:tcPr>
          <w:p w14:paraId="2B46B495" w14:textId="77777777" w:rsidR="00000000" w:rsidRDefault="00000000">
            <w:pPr>
              <w:jc w:val="center"/>
            </w:pPr>
            <w:r>
              <w:t>整体概览</w:t>
            </w:r>
          </w:p>
        </w:tc>
        <w:tc>
          <w:tcPr>
            <w:tcW w:w="336pt" w:type="dxa"/>
            <w:gridSpan w:val="3"/>
            <w:vAlign w:val="center"/>
          </w:tcPr>
          <w:p w14:paraId="528A88C0" w14:textId="77777777" w:rsidR="00000000" w:rsidRDefault="00000000">
            <w:pPr>
              <w:jc w:val="center"/>
            </w:pPr>
            <w:r>
              <w:rPr>
                <w:rFonts w:hint="eastAsia"/>
              </w:rPr>
              <w:t>/</w:t>
            </w:r>
          </w:p>
        </w:tc>
      </w:tr>
      <w:tr w:rsidR="00000000" w14:paraId="24D47678" w14:textId="77777777">
        <w:trPr>
          <w:trHeight w:val="330"/>
          <w:jc w:val="center"/>
        </w:trPr>
        <w:tc>
          <w:tcPr>
            <w:tcW w:w="78.90pt" w:type="dxa"/>
            <w:vMerge w:val="restart"/>
            <w:vAlign w:val="center"/>
          </w:tcPr>
          <w:p w14:paraId="3698600B" w14:textId="77777777" w:rsidR="00000000" w:rsidRDefault="00000000">
            <w:pPr>
              <w:jc w:val="center"/>
            </w:pPr>
            <w:r>
              <w:t>态势综合监测</w:t>
            </w:r>
          </w:p>
        </w:tc>
        <w:tc>
          <w:tcPr>
            <w:tcW w:w="132pt" w:type="dxa"/>
            <w:vMerge w:val="restart"/>
            <w:vAlign w:val="center"/>
          </w:tcPr>
          <w:p w14:paraId="0EA94C82" w14:textId="77777777" w:rsidR="00000000" w:rsidRDefault="00000000">
            <w:pPr>
              <w:jc w:val="center"/>
            </w:pPr>
            <w:r>
              <w:t>风机设备</w:t>
            </w:r>
          </w:p>
        </w:tc>
        <w:tc>
          <w:tcPr>
            <w:tcW w:w="102pt" w:type="dxa"/>
            <w:vAlign w:val="center"/>
          </w:tcPr>
          <w:p w14:paraId="0FE8C7C9" w14:textId="77777777" w:rsidR="00000000" w:rsidRDefault="00000000">
            <w:pPr>
              <w:jc w:val="center"/>
            </w:pPr>
            <w:r>
              <w:t>整机状态</w:t>
            </w:r>
          </w:p>
        </w:tc>
        <w:tc>
          <w:tcPr>
            <w:tcW w:w="102pt" w:type="dxa"/>
            <w:vAlign w:val="center"/>
          </w:tcPr>
          <w:p w14:paraId="7045121B" w14:textId="77777777" w:rsidR="00000000" w:rsidRDefault="00000000">
            <w:pPr>
              <w:jc w:val="center"/>
            </w:pPr>
            <w:r>
              <w:rPr>
                <w:rFonts w:hint="eastAsia"/>
              </w:rPr>
              <w:t>/</w:t>
            </w:r>
          </w:p>
        </w:tc>
      </w:tr>
      <w:tr w:rsidR="00000000" w14:paraId="4A74B0E8" w14:textId="77777777">
        <w:trPr>
          <w:trHeight w:val="330"/>
          <w:jc w:val="center"/>
        </w:trPr>
        <w:tc>
          <w:tcPr>
            <w:tcW w:w="78.90pt" w:type="dxa"/>
            <w:vMerge/>
            <w:vAlign w:val="center"/>
          </w:tcPr>
          <w:p w14:paraId="05D1995D" w14:textId="77777777" w:rsidR="00000000" w:rsidRDefault="00000000">
            <w:pPr>
              <w:jc w:val="center"/>
            </w:pPr>
          </w:p>
        </w:tc>
        <w:tc>
          <w:tcPr>
            <w:tcW w:w="132pt" w:type="dxa"/>
            <w:vMerge/>
            <w:vAlign w:val="center"/>
          </w:tcPr>
          <w:p w14:paraId="54F52800" w14:textId="77777777" w:rsidR="00000000" w:rsidRDefault="00000000">
            <w:pPr>
              <w:jc w:val="center"/>
            </w:pPr>
          </w:p>
        </w:tc>
        <w:tc>
          <w:tcPr>
            <w:tcW w:w="102pt" w:type="dxa"/>
            <w:vAlign w:val="center"/>
          </w:tcPr>
          <w:p w14:paraId="5C0C7013" w14:textId="77777777" w:rsidR="00000000" w:rsidRDefault="00000000">
            <w:pPr>
              <w:jc w:val="center"/>
            </w:pPr>
            <w:r>
              <w:t>风电机组拆解</w:t>
            </w:r>
          </w:p>
        </w:tc>
        <w:tc>
          <w:tcPr>
            <w:tcW w:w="102pt" w:type="dxa"/>
            <w:vAlign w:val="center"/>
          </w:tcPr>
          <w:p w14:paraId="64346E34" w14:textId="77777777" w:rsidR="00000000" w:rsidRDefault="00000000">
            <w:pPr>
              <w:jc w:val="center"/>
            </w:pPr>
            <w:r>
              <w:rPr>
                <w:rFonts w:hint="eastAsia"/>
              </w:rPr>
              <w:t>/</w:t>
            </w:r>
          </w:p>
        </w:tc>
      </w:tr>
      <w:tr w:rsidR="00000000" w14:paraId="37912E45" w14:textId="77777777">
        <w:trPr>
          <w:trHeight w:val="330"/>
          <w:jc w:val="center"/>
        </w:trPr>
        <w:tc>
          <w:tcPr>
            <w:tcW w:w="78.90pt" w:type="dxa"/>
            <w:vMerge/>
            <w:vAlign w:val="center"/>
          </w:tcPr>
          <w:p w14:paraId="79B3A352" w14:textId="77777777" w:rsidR="00000000" w:rsidRDefault="00000000">
            <w:pPr>
              <w:jc w:val="center"/>
            </w:pPr>
          </w:p>
        </w:tc>
        <w:tc>
          <w:tcPr>
            <w:tcW w:w="132pt" w:type="dxa"/>
            <w:vMerge w:val="restart"/>
            <w:vAlign w:val="center"/>
          </w:tcPr>
          <w:p w14:paraId="7B8D8855" w14:textId="77777777" w:rsidR="00000000" w:rsidRDefault="00000000">
            <w:pPr>
              <w:jc w:val="center"/>
            </w:pPr>
            <w:r>
              <w:t>海上电气平台</w:t>
            </w:r>
          </w:p>
        </w:tc>
        <w:tc>
          <w:tcPr>
            <w:tcW w:w="102pt" w:type="dxa"/>
            <w:vMerge w:val="restart"/>
            <w:vAlign w:val="center"/>
          </w:tcPr>
          <w:p w14:paraId="7FB41558" w14:textId="77777777" w:rsidR="00000000" w:rsidRDefault="00000000">
            <w:pPr>
              <w:jc w:val="center"/>
            </w:pPr>
            <w:r>
              <w:t>海上升压站</w:t>
            </w:r>
          </w:p>
        </w:tc>
        <w:tc>
          <w:tcPr>
            <w:tcW w:w="102pt" w:type="dxa"/>
            <w:vAlign w:val="center"/>
          </w:tcPr>
          <w:p w14:paraId="3AA3C389" w14:textId="77777777" w:rsidR="00000000" w:rsidRDefault="00000000">
            <w:pPr>
              <w:jc w:val="center"/>
            </w:pPr>
            <w:r>
              <w:t>一次设备</w:t>
            </w:r>
          </w:p>
        </w:tc>
      </w:tr>
      <w:tr w:rsidR="00000000" w14:paraId="0347DC57" w14:textId="77777777">
        <w:trPr>
          <w:trHeight w:val="330"/>
          <w:jc w:val="center"/>
        </w:trPr>
        <w:tc>
          <w:tcPr>
            <w:tcW w:w="78.90pt" w:type="dxa"/>
            <w:vMerge/>
            <w:vAlign w:val="center"/>
          </w:tcPr>
          <w:p w14:paraId="57A8DC31" w14:textId="77777777" w:rsidR="00000000" w:rsidRDefault="00000000">
            <w:pPr>
              <w:jc w:val="center"/>
            </w:pPr>
          </w:p>
        </w:tc>
        <w:tc>
          <w:tcPr>
            <w:tcW w:w="132pt" w:type="dxa"/>
            <w:vMerge/>
            <w:vAlign w:val="center"/>
          </w:tcPr>
          <w:p w14:paraId="04141673" w14:textId="77777777" w:rsidR="00000000" w:rsidRDefault="00000000">
            <w:pPr>
              <w:jc w:val="center"/>
            </w:pPr>
          </w:p>
        </w:tc>
        <w:tc>
          <w:tcPr>
            <w:tcW w:w="102pt" w:type="dxa"/>
            <w:vMerge/>
            <w:vAlign w:val="center"/>
          </w:tcPr>
          <w:p w14:paraId="11ADFAAB" w14:textId="77777777" w:rsidR="00000000" w:rsidRDefault="00000000">
            <w:pPr>
              <w:jc w:val="center"/>
            </w:pPr>
          </w:p>
        </w:tc>
        <w:tc>
          <w:tcPr>
            <w:tcW w:w="102pt" w:type="dxa"/>
            <w:vAlign w:val="center"/>
          </w:tcPr>
          <w:p w14:paraId="5A763122" w14:textId="77777777" w:rsidR="00000000" w:rsidRDefault="00000000">
            <w:pPr>
              <w:jc w:val="center"/>
            </w:pPr>
            <w:r>
              <w:t>二次设备</w:t>
            </w:r>
          </w:p>
        </w:tc>
      </w:tr>
      <w:tr w:rsidR="00000000" w14:paraId="2B99024D" w14:textId="77777777">
        <w:trPr>
          <w:trHeight w:val="330"/>
          <w:jc w:val="center"/>
        </w:trPr>
        <w:tc>
          <w:tcPr>
            <w:tcW w:w="78.90pt" w:type="dxa"/>
            <w:vMerge/>
            <w:vAlign w:val="center"/>
          </w:tcPr>
          <w:p w14:paraId="76DCBA29" w14:textId="77777777" w:rsidR="00000000" w:rsidRDefault="00000000">
            <w:pPr>
              <w:jc w:val="center"/>
            </w:pPr>
          </w:p>
        </w:tc>
        <w:tc>
          <w:tcPr>
            <w:tcW w:w="132pt" w:type="dxa"/>
            <w:vMerge/>
            <w:vAlign w:val="center"/>
          </w:tcPr>
          <w:p w14:paraId="0CDEBED2" w14:textId="77777777" w:rsidR="00000000" w:rsidRDefault="00000000">
            <w:pPr>
              <w:jc w:val="center"/>
            </w:pPr>
          </w:p>
        </w:tc>
        <w:tc>
          <w:tcPr>
            <w:tcW w:w="102pt" w:type="dxa"/>
            <w:vMerge w:val="restart"/>
            <w:vAlign w:val="center"/>
          </w:tcPr>
          <w:p w14:paraId="584B3583" w14:textId="77777777" w:rsidR="00000000" w:rsidRDefault="00000000">
            <w:pPr>
              <w:jc w:val="center"/>
            </w:pPr>
            <w:r>
              <w:t>无功补偿站</w:t>
            </w:r>
          </w:p>
        </w:tc>
        <w:tc>
          <w:tcPr>
            <w:tcW w:w="102pt" w:type="dxa"/>
            <w:vAlign w:val="center"/>
          </w:tcPr>
          <w:p w14:paraId="5850B768" w14:textId="77777777" w:rsidR="00000000" w:rsidRDefault="00000000">
            <w:pPr>
              <w:jc w:val="center"/>
            </w:pPr>
            <w:r>
              <w:t>一次设备</w:t>
            </w:r>
          </w:p>
        </w:tc>
      </w:tr>
      <w:tr w:rsidR="00000000" w14:paraId="3B8684A4" w14:textId="77777777">
        <w:trPr>
          <w:trHeight w:val="330"/>
          <w:jc w:val="center"/>
        </w:trPr>
        <w:tc>
          <w:tcPr>
            <w:tcW w:w="78.90pt" w:type="dxa"/>
            <w:vMerge/>
            <w:vAlign w:val="center"/>
          </w:tcPr>
          <w:p w14:paraId="27F9FE92" w14:textId="77777777" w:rsidR="00000000" w:rsidRDefault="00000000">
            <w:pPr>
              <w:jc w:val="center"/>
            </w:pPr>
          </w:p>
        </w:tc>
        <w:tc>
          <w:tcPr>
            <w:tcW w:w="132pt" w:type="dxa"/>
            <w:vMerge/>
            <w:vAlign w:val="center"/>
          </w:tcPr>
          <w:p w14:paraId="3CA7DC2A" w14:textId="77777777" w:rsidR="00000000" w:rsidRDefault="00000000">
            <w:pPr>
              <w:jc w:val="center"/>
            </w:pPr>
          </w:p>
        </w:tc>
        <w:tc>
          <w:tcPr>
            <w:tcW w:w="102pt" w:type="dxa"/>
            <w:vMerge/>
            <w:vAlign w:val="center"/>
          </w:tcPr>
          <w:p w14:paraId="0EB608C8" w14:textId="77777777" w:rsidR="00000000" w:rsidRDefault="00000000">
            <w:pPr>
              <w:jc w:val="center"/>
            </w:pPr>
          </w:p>
        </w:tc>
        <w:tc>
          <w:tcPr>
            <w:tcW w:w="102pt" w:type="dxa"/>
            <w:vAlign w:val="center"/>
          </w:tcPr>
          <w:p w14:paraId="787BAC1B" w14:textId="77777777" w:rsidR="00000000" w:rsidRDefault="00000000">
            <w:pPr>
              <w:jc w:val="center"/>
            </w:pPr>
            <w:r>
              <w:t>二次设备</w:t>
            </w:r>
          </w:p>
        </w:tc>
      </w:tr>
      <w:tr w:rsidR="00000000" w14:paraId="4D1BFFBB" w14:textId="77777777">
        <w:trPr>
          <w:trHeight w:val="330"/>
          <w:jc w:val="center"/>
        </w:trPr>
        <w:tc>
          <w:tcPr>
            <w:tcW w:w="78.90pt" w:type="dxa"/>
            <w:vMerge/>
            <w:vAlign w:val="center"/>
          </w:tcPr>
          <w:p w14:paraId="329B52BB" w14:textId="77777777" w:rsidR="00000000" w:rsidRDefault="00000000">
            <w:pPr>
              <w:jc w:val="center"/>
            </w:pPr>
          </w:p>
        </w:tc>
        <w:tc>
          <w:tcPr>
            <w:tcW w:w="132pt" w:type="dxa"/>
            <w:vMerge w:val="restart"/>
            <w:vAlign w:val="center"/>
          </w:tcPr>
          <w:p w14:paraId="0BC1B0E5" w14:textId="77777777" w:rsidR="00000000" w:rsidRDefault="00000000">
            <w:pPr>
              <w:jc w:val="center"/>
            </w:pPr>
            <w:r>
              <w:t>陆上集控中心</w:t>
            </w:r>
          </w:p>
        </w:tc>
        <w:tc>
          <w:tcPr>
            <w:tcW w:w="102pt" w:type="dxa"/>
            <w:vAlign w:val="center"/>
          </w:tcPr>
          <w:p w14:paraId="20ABF651" w14:textId="77777777" w:rsidR="00000000" w:rsidRDefault="00000000">
            <w:pPr>
              <w:jc w:val="center"/>
            </w:pPr>
            <w:r>
              <w:t>一次设备</w:t>
            </w:r>
          </w:p>
        </w:tc>
        <w:tc>
          <w:tcPr>
            <w:tcW w:w="102pt" w:type="dxa"/>
            <w:vAlign w:val="center"/>
          </w:tcPr>
          <w:p w14:paraId="001552F4" w14:textId="77777777" w:rsidR="00000000" w:rsidRDefault="00000000">
            <w:pPr>
              <w:jc w:val="center"/>
            </w:pPr>
            <w:r>
              <w:rPr>
                <w:rFonts w:hint="eastAsia"/>
              </w:rPr>
              <w:t>/</w:t>
            </w:r>
          </w:p>
        </w:tc>
      </w:tr>
      <w:tr w:rsidR="00000000" w14:paraId="1CA5F11D" w14:textId="77777777">
        <w:trPr>
          <w:trHeight w:val="330"/>
          <w:jc w:val="center"/>
        </w:trPr>
        <w:tc>
          <w:tcPr>
            <w:tcW w:w="78.90pt" w:type="dxa"/>
            <w:vMerge/>
            <w:vAlign w:val="center"/>
          </w:tcPr>
          <w:p w14:paraId="462E7F67" w14:textId="77777777" w:rsidR="00000000" w:rsidRDefault="00000000">
            <w:pPr>
              <w:jc w:val="center"/>
            </w:pPr>
          </w:p>
        </w:tc>
        <w:tc>
          <w:tcPr>
            <w:tcW w:w="132pt" w:type="dxa"/>
            <w:vMerge/>
            <w:vAlign w:val="center"/>
          </w:tcPr>
          <w:p w14:paraId="00DA6B10" w14:textId="77777777" w:rsidR="00000000" w:rsidRDefault="00000000">
            <w:pPr>
              <w:jc w:val="center"/>
            </w:pPr>
          </w:p>
        </w:tc>
        <w:tc>
          <w:tcPr>
            <w:tcW w:w="102pt" w:type="dxa"/>
            <w:vAlign w:val="center"/>
          </w:tcPr>
          <w:p w14:paraId="5649F3B7" w14:textId="77777777" w:rsidR="00000000" w:rsidRDefault="00000000">
            <w:pPr>
              <w:jc w:val="center"/>
            </w:pPr>
            <w:r>
              <w:t>二次设备</w:t>
            </w:r>
          </w:p>
        </w:tc>
        <w:tc>
          <w:tcPr>
            <w:tcW w:w="102pt" w:type="dxa"/>
            <w:vAlign w:val="center"/>
          </w:tcPr>
          <w:p w14:paraId="6E17A871" w14:textId="77777777" w:rsidR="00000000" w:rsidRDefault="00000000">
            <w:pPr>
              <w:jc w:val="center"/>
            </w:pPr>
            <w:r>
              <w:rPr>
                <w:rFonts w:hint="eastAsia"/>
              </w:rPr>
              <w:t>/</w:t>
            </w:r>
          </w:p>
        </w:tc>
      </w:tr>
      <w:tr w:rsidR="00000000" w14:paraId="4EB5A5B5" w14:textId="77777777">
        <w:trPr>
          <w:trHeight w:val="330"/>
          <w:jc w:val="center"/>
        </w:trPr>
        <w:tc>
          <w:tcPr>
            <w:tcW w:w="78.90pt" w:type="dxa"/>
            <w:vMerge/>
            <w:vAlign w:val="center"/>
          </w:tcPr>
          <w:p w14:paraId="251F94F7" w14:textId="77777777" w:rsidR="00000000" w:rsidRDefault="00000000">
            <w:pPr>
              <w:jc w:val="center"/>
            </w:pPr>
          </w:p>
        </w:tc>
        <w:tc>
          <w:tcPr>
            <w:tcW w:w="132pt" w:type="dxa"/>
            <w:vAlign w:val="center"/>
          </w:tcPr>
          <w:p w14:paraId="47A2A0BF" w14:textId="77777777" w:rsidR="00000000" w:rsidRDefault="00000000">
            <w:pPr>
              <w:jc w:val="center"/>
            </w:pPr>
            <w:r>
              <w:t>海底电缆</w:t>
            </w:r>
          </w:p>
        </w:tc>
        <w:tc>
          <w:tcPr>
            <w:tcW w:w="204pt" w:type="dxa"/>
            <w:gridSpan w:val="2"/>
            <w:vAlign w:val="center"/>
          </w:tcPr>
          <w:p w14:paraId="44FD9122" w14:textId="77777777" w:rsidR="00000000" w:rsidRDefault="00000000">
            <w:pPr>
              <w:jc w:val="center"/>
            </w:pPr>
            <w:r>
              <w:rPr>
                <w:rFonts w:hint="eastAsia"/>
              </w:rPr>
              <w:t>/</w:t>
            </w:r>
          </w:p>
        </w:tc>
      </w:tr>
      <w:tr w:rsidR="00000000" w14:paraId="5B79EE19" w14:textId="77777777">
        <w:trPr>
          <w:trHeight w:val="330"/>
          <w:jc w:val="center"/>
        </w:trPr>
        <w:tc>
          <w:tcPr>
            <w:tcW w:w="78.90pt" w:type="dxa"/>
            <w:vMerge/>
            <w:vAlign w:val="center"/>
          </w:tcPr>
          <w:p w14:paraId="29A30139" w14:textId="77777777" w:rsidR="00000000" w:rsidRDefault="00000000">
            <w:pPr>
              <w:jc w:val="center"/>
            </w:pPr>
          </w:p>
        </w:tc>
        <w:tc>
          <w:tcPr>
            <w:tcW w:w="132pt" w:type="dxa"/>
            <w:vMerge w:val="restart"/>
            <w:vAlign w:val="center"/>
          </w:tcPr>
          <w:p w14:paraId="6D72B3D5" w14:textId="77777777" w:rsidR="00000000" w:rsidRDefault="00000000">
            <w:pPr>
              <w:jc w:val="center"/>
            </w:pPr>
            <w:r>
              <w:t>环境工况</w:t>
            </w:r>
          </w:p>
        </w:tc>
        <w:tc>
          <w:tcPr>
            <w:tcW w:w="102pt" w:type="dxa"/>
            <w:vAlign w:val="center"/>
          </w:tcPr>
          <w:p w14:paraId="6469E132" w14:textId="77777777" w:rsidR="00000000" w:rsidRDefault="00000000">
            <w:pPr>
              <w:jc w:val="center"/>
            </w:pPr>
            <w:r>
              <w:t>气象与天气</w:t>
            </w:r>
          </w:p>
        </w:tc>
        <w:tc>
          <w:tcPr>
            <w:tcW w:w="102pt" w:type="dxa"/>
            <w:vAlign w:val="center"/>
          </w:tcPr>
          <w:p w14:paraId="4CF12DE1" w14:textId="77777777" w:rsidR="00000000" w:rsidRDefault="00000000">
            <w:pPr>
              <w:jc w:val="center"/>
            </w:pPr>
            <w:r>
              <w:rPr>
                <w:rFonts w:hint="eastAsia"/>
              </w:rPr>
              <w:t>/</w:t>
            </w:r>
          </w:p>
        </w:tc>
      </w:tr>
      <w:tr w:rsidR="00000000" w14:paraId="64DD189F" w14:textId="77777777">
        <w:trPr>
          <w:trHeight w:val="330"/>
          <w:jc w:val="center"/>
        </w:trPr>
        <w:tc>
          <w:tcPr>
            <w:tcW w:w="78.90pt" w:type="dxa"/>
            <w:vMerge/>
            <w:vAlign w:val="center"/>
          </w:tcPr>
          <w:p w14:paraId="6FB01B5B" w14:textId="77777777" w:rsidR="00000000" w:rsidRDefault="00000000">
            <w:pPr>
              <w:jc w:val="center"/>
            </w:pPr>
          </w:p>
        </w:tc>
        <w:tc>
          <w:tcPr>
            <w:tcW w:w="132pt" w:type="dxa"/>
            <w:vMerge/>
            <w:vAlign w:val="center"/>
          </w:tcPr>
          <w:p w14:paraId="52166FF0" w14:textId="77777777" w:rsidR="00000000" w:rsidRDefault="00000000">
            <w:pPr>
              <w:jc w:val="center"/>
            </w:pPr>
          </w:p>
        </w:tc>
        <w:tc>
          <w:tcPr>
            <w:tcW w:w="102pt" w:type="dxa"/>
            <w:vAlign w:val="center"/>
          </w:tcPr>
          <w:p w14:paraId="41D12A05" w14:textId="77777777" w:rsidR="00000000" w:rsidRDefault="00000000">
            <w:pPr>
              <w:jc w:val="center"/>
            </w:pPr>
            <w:r>
              <w:t>温湿度</w:t>
            </w:r>
          </w:p>
        </w:tc>
        <w:tc>
          <w:tcPr>
            <w:tcW w:w="102pt" w:type="dxa"/>
            <w:vAlign w:val="center"/>
          </w:tcPr>
          <w:p w14:paraId="1045E7DF" w14:textId="77777777" w:rsidR="00000000" w:rsidRDefault="00000000">
            <w:pPr>
              <w:jc w:val="center"/>
            </w:pPr>
          </w:p>
        </w:tc>
      </w:tr>
      <w:tr w:rsidR="00000000" w14:paraId="46265C00" w14:textId="77777777">
        <w:trPr>
          <w:trHeight w:val="330"/>
          <w:jc w:val="center"/>
        </w:trPr>
        <w:tc>
          <w:tcPr>
            <w:tcW w:w="78.90pt" w:type="dxa"/>
            <w:vAlign w:val="center"/>
          </w:tcPr>
          <w:p w14:paraId="110677F6" w14:textId="77777777" w:rsidR="00000000" w:rsidRDefault="00000000">
            <w:pPr>
              <w:jc w:val="center"/>
            </w:pPr>
            <w:r>
              <w:t>海上安全巡视</w:t>
            </w:r>
          </w:p>
        </w:tc>
        <w:tc>
          <w:tcPr>
            <w:tcW w:w="336pt" w:type="dxa"/>
            <w:gridSpan w:val="3"/>
            <w:vAlign w:val="center"/>
          </w:tcPr>
          <w:p w14:paraId="4034D6EF" w14:textId="77777777" w:rsidR="00000000" w:rsidRDefault="00000000">
            <w:pPr>
              <w:jc w:val="center"/>
            </w:pPr>
            <w:r>
              <w:rPr>
                <w:rFonts w:hint="eastAsia"/>
              </w:rPr>
              <w:t>/</w:t>
            </w:r>
          </w:p>
        </w:tc>
      </w:tr>
      <w:tr w:rsidR="00000000" w14:paraId="456F24A7" w14:textId="77777777">
        <w:trPr>
          <w:trHeight w:val="330"/>
          <w:jc w:val="center"/>
        </w:trPr>
        <w:tc>
          <w:tcPr>
            <w:tcW w:w="78.90pt" w:type="dxa"/>
            <w:vAlign w:val="center"/>
          </w:tcPr>
          <w:p w14:paraId="48A44949" w14:textId="77777777" w:rsidR="00000000" w:rsidRDefault="00000000">
            <w:pPr>
              <w:jc w:val="center"/>
            </w:pPr>
            <w:r>
              <w:t>远程巡检漫游</w:t>
            </w:r>
          </w:p>
        </w:tc>
        <w:tc>
          <w:tcPr>
            <w:tcW w:w="336pt" w:type="dxa"/>
            <w:gridSpan w:val="3"/>
            <w:vAlign w:val="center"/>
          </w:tcPr>
          <w:p w14:paraId="619C54D4" w14:textId="77777777" w:rsidR="00000000" w:rsidRDefault="00000000">
            <w:pPr>
              <w:jc w:val="center"/>
            </w:pPr>
            <w:r>
              <w:rPr>
                <w:rFonts w:hint="eastAsia"/>
              </w:rPr>
              <w:t>/</w:t>
            </w:r>
          </w:p>
        </w:tc>
      </w:tr>
    </w:tbl>
    <w:p w14:paraId="53DDFA20" w14:textId="77777777" w:rsidR="00000000" w:rsidRDefault="00000000">
      <w:pPr>
        <w:pStyle w:val="a9"/>
        <w:rPr>
          <w:rFonts w:hint="eastAsia"/>
          <w:lang w:val="zh-CN"/>
        </w:rPr>
      </w:pPr>
      <w:r>
        <w:rPr>
          <w:rFonts w:hint="eastAsia"/>
          <w:lang w:val="zh-CN"/>
        </w:rPr>
        <w:t>详细功能要求如下。</w:t>
      </w:r>
    </w:p>
    <w:p w14:paraId="05D18734" w14:textId="77777777" w:rsidR="00000000" w:rsidRDefault="00000000">
      <w:pPr>
        <w:pStyle w:val="4"/>
        <w:numPr>
          <w:ilvl w:val="3"/>
          <w:numId w:val="24"/>
        </w:numPr>
        <w:rPr>
          <w:rFonts w:ascii="黑体" w:hAnsi="黑体" w:cs="黑体" w:hint="eastAsia"/>
        </w:rPr>
      </w:pPr>
      <w:r>
        <w:rPr>
          <w:rFonts w:ascii="黑体" w:hAnsi="黑体" w:cs="黑体" w:hint="eastAsia"/>
        </w:rPr>
        <w:t>整体概览</w:t>
      </w:r>
    </w:p>
    <w:p w14:paraId="523C86BE" w14:textId="77777777" w:rsidR="00000000" w:rsidRDefault="00000000">
      <w:pPr>
        <w:pStyle w:val="a9"/>
        <w:rPr>
          <w:rFonts w:hint="eastAsia"/>
          <w:lang w:val="zh-CN"/>
        </w:rPr>
      </w:pPr>
      <w:r>
        <w:rPr>
          <w:rFonts w:hint="eastAsia"/>
          <w:lang w:val="zh-CN"/>
        </w:rPr>
        <w:t>应支持红海湾六海上风电场全域三维场景的一图展示，包括海上风电场、海上升压站、海上补偿站、陆上集控中心、海底电缆等区域，以及包括船舶、无人机在内的主要辅助监测设备。应支持以图表面板形式，对海上风电场运行指标进行监控，包括气象环境信息、设备列表、设备状态数据、历史发电数据、运行告警等信息概要展示，实时掌握风电场全域运营情况，帮助管理人员实时掌握风电场运行态势。基于整体概览板块，可进一步支持提供宏观、中观、微观层面的数据内容展示，帮助逐级掌握海上风电场的管理效率和运行状况。</w:t>
      </w:r>
    </w:p>
    <w:p w14:paraId="770A1158" w14:textId="77777777" w:rsidR="00000000" w:rsidRDefault="00000000">
      <w:pPr>
        <w:pStyle w:val="4"/>
        <w:numPr>
          <w:ilvl w:val="3"/>
          <w:numId w:val="24"/>
        </w:numPr>
        <w:rPr>
          <w:rFonts w:ascii="黑体" w:hAnsi="黑体" w:cs="黑体" w:hint="eastAsia"/>
        </w:rPr>
      </w:pPr>
      <w:r>
        <w:rPr>
          <w:rFonts w:ascii="黑体" w:hAnsi="黑体" w:cs="黑体" w:hint="eastAsia"/>
        </w:rPr>
        <w:t>态势综合监测</w:t>
      </w:r>
    </w:p>
    <w:p w14:paraId="58485381" w14:textId="77777777" w:rsidR="00000000" w:rsidRDefault="00000000">
      <w:pPr>
        <w:pStyle w:val="a9"/>
        <w:rPr>
          <w:rFonts w:hint="eastAsia"/>
          <w:lang w:val="zh-CN"/>
        </w:rPr>
      </w:pPr>
      <w:r>
        <w:rPr>
          <w:lang w:val="zh-CN"/>
        </w:rPr>
        <w:t>需基于数字孪生三维场景底座，直观掌握整个风电场的环境状态、机组</w:t>
      </w:r>
      <w:r>
        <w:rPr>
          <w:lang w:val="zh-CN"/>
        </w:rPr>
        <w:t>/</w:t>
      </w:r>
      <w:r>
        <w:rPr>
          <w:lang w:val="zh-CN"/>
        </w:rPr>
        <w:t>监控设备</w:t>
      </w:r>
      <w:r>
        <w:rPr>
          <w:lang w:val="zh-CN"/>
        </w:rPr>
        <w:t>/</w:t>
      </w:r>
      <w:r>
        <w:rPr>
          <w:lang w:val="zh-CN"/>
        </w:rPr>
        <w:t>环境监测设备等要素分布；并综合集成视频监控、环境感知、机组运行状态数据、发电数据、告警监测和其他传感器系统数据。</w:t>
      </w:r>
    </w:p>
    <w:p w14:paraId="69B8637D" w14:textId="77777777" w:rsidR="00000000" w:rsidRDefault="00000000">
      <w:pPr>
        <w:pStyle w:val="a9"/>
        <w:rPr>
          <w:rFonts w:hint="eastAsia"/>
          <w:lang w:val="zh-CN"/>
        </w:rPr>
      </w:pPr>
      <w:r>
        <w:rPr>
          <w:lang w:val="zh-CN"/>
        </w:rPr>
        <w:t>应支持呈现监盘数据图表，帮助管理者整体把握风电场整体运行态势。</w:t>
      </w:r>
    </w:p>
    <w:p w14:paraId="61CD9444" w14:textId="77777777" w:rsidR="00000000" w:rsidRDefault="00000000">
      <w:pPr>
        <w:pStyle w:val="a9"/>
        <w:rPr>
          <w:rFonts w:hint="eastAsia"/>
          <w:lang w:val="zh-CN"/>
        </w:rPr>
      </w:pPr>
      <w:r>
        <w:rPr>
          <w:lang w:val="zh-CN"/>
        </w:rPr>
        <w:t>应支持在风电场三维场景中直观展示各关键设备的分布情况，可实现对设备的快速检索定位查看。应支持在三维场景中选中设备模型进行设备运行状态数据查看。</w:t>
      </w:r>
    </w:p>
    <w:p w14:paraId="26BDD716" w14:textId="77777777" w:rsidR="00000000" w:rsidRDefault="00000000">
      <w:pPr>
        <w:pStyle w:val="a9"/>
        <w:numPr>
          <w:ilvl w:val="0"/>
          <w:numId w:val="188"/>
        </w:numPr>
        <w:ind w:start="0pt" w:firstLineChars="200" w:firstLine="24pt"/>
        <w:rPr>
          <w:lang w:val="zh-CN"/>
        </w:rPr>
      </w:pPr>
      <w:r>
        <w:rPr>
          <w:lang w:val="zh-CN"/>
        </w:rPr>
        <w:t>风电机组运行监测</w:t>
      </w:r>
    </w:p>
    <w:p w14:paraId="5BF12D6C" w14:textId="77777777" w:rsidR="00000000" w:rsidRDefault="00000000">
      <w:pPr>
        <w:pStyle w:val="a9"/>
        <w:rPr>
          <w:lang w:val="zh-CN"/>
        </w:rPr>
      </w:pPr>
      <w:r>
        <w:rPr>
          <w:lang w:val="zh-CN"/>
        </w:rPr>
        <w:lastRenderedPageBreak/>
        <w:t>应支持通过高精度的风机设备模型，真实还原风力发电机内部结构，清晰呈现风机各组件工作态势、运转关系，基于实时采集和监测风力发电机运行数据，准确反映其运行状态、转速、功率等性能参数变化，辅助用户进行设备运行评估。</w:t>
      </w:r>
    </w:p>
    <w:p w14:paraId="4E687E8C" w14:textId="77777777" w:rsidR="00000000" w:rsidRDefault="00000000">
      <w:pPr>
        <w:pStyle w:val="a9"/>
        <w:numPr>
          <w:ilvl w:val="0"/>
          <w:numId w:val="188"/>
        </w:numPr>
        <w:ind w:start="0pt" w:firstLineChars="200" w:firstLine="24pt"/>
        <w:rPr>
          <w:lang w:val="zh-CN"/>
        </w:rPr>
      </w:pPr>
      <w:r>
        <w:rPr>
          <w:lang w:val="zh-CN"/>
        </w:rPr>
        <w:t>海上电气平台监测</w:t>
      </w:r>
    </w:p>
    <w:p w14:paraId="19CB936F" w14:textId="77777777" w:rsidR="00000000" w:rsidRDefault="00000000">
      <w:pPr>
        <w:pStyle w:val="a9"/>
        <w:rPr>
          <w:rFonts w:hint="eastAsia"/>
          <w:lang w:val="zh-CN"/>
        </w:rPr>
      </w:pPr>
      <w:r>
        <w:rPr>
          <w:rFonts w:hint="eastAsia"/>
          <w:lang w:val="zh-CN"/>
        </w:rPr>
        <w:t>应支持集成前端监测系统数据，对环境条件、升压站电气参数、设备状态、能耗情况等关键指标进行全面监测、分析，结合海上电气平台的数字孪生模型，监视实际运行情况，便于运维人员快速判断设备运行状态。</w:t>
      </w:r>
    </w:p>
    <w:p w14:paraId="31E3C33F" w14:textId="77777777" w:rsidR="00000000" w:rsidRDefault="00000000">
      <w:pPr>
        <w:pStyle w:val="a9"/>
        <w:numPr>
          <w:ilvl w:val="0"/>
          <w:numId w:val="188"/>
        </w:numPr>
        <w:ind w:start="0pt" w:firstLineChars="200" w:firstLine="24pt"/>
        <w:rPr>
          <w:lang w:val="zh-CN"/>
        </w:rPr>
      </w:pPr>
      <w:r>
        <w:rPr>
          <w:lang w:val="zh-CN"/>
        </w:rPr>
        <w:t>陆上集控中心监测</w:t>
      </w:r>
    </w:p>
    <w:p w14:paraId="09C60B07" w14:textId="77777777" w:rsidR="00000000" w:rsidRDefault="00000000">
      <w:pPr>
        <w:pStyle w:val="a9"/>
        <w:rPr>
          <w:rFonts w:hint="eastAsia"/>
          <w:lang w:val="zh-CN"/>
        </w:rPr>
      </w:pPr>
      <w:r>
        <w:rPr>
          <w:rFonts w:hint="eastAsia"/>
          <w:lang w:val="zh-CN"/>
        </w:rPr>
        <w:t>应支持集成前端监测系统数据，对环境条件、集控中心设备电气参数、设备状态等情况等关键指标进行全面监测、分析，结合陆上集控中心的数字孪生模型，监视实际运行情况。</w:t>
      </w:r>
    </w:p>
    <w:p w14:paraId="0DA1B56E" w14:textId="77777777" w:rsidR="00000000" w:rsidRDefault="00000000">
      <w:pPr>
        <w:pStyle w:val="a9"/>
        <w:numPr>
          <w:ilvl w:val="0"/>
          <w:numId w:val="188"/>
        </w:numPr>
        <w:ind w:start="0pt" w:firstLineChars="200" w:firstLine="24pt"/>
        <w:rPr>
          <w:lang w:val="zh-CN"/>
        </w:rPr>
      </w:pPr>
      <w:r>
        <w:rPr>
          <w:lang w:val="zh-CN"/>
        </w:rPr>
        <w:t>海底电缆监测</w:t>
      </w:r>
    </w:p>
    <w:p w14:paraId="0FBA050C" w14:textId="77777777" w:rsidR="00000000" w:rsidRDefault="00000000">
      <w:pPr>
        <w:pStyle w:val="a9"/>
        <w:rPr>
          <w:rFonts w:hint="eastAsia"/>
          <w:lang w:val="zh-CN"/>
        </w:rPr>
      </w:pPr>
      <w:r>
        <w:rPr>
          <w:rFonts w:hint="eastAsia"/>
          <w:lang w:val="zh-CN"/>
        </w:rPr>
        <w:t>系统应</w:t>
      </w:r>
      <w:r>
        <w:rPr>
          <w:rFonts w:hint="eastAsia"/>
        </w:rPr>
        <w:t>支持</w:t>
      </w:r>
      <w:r>
        <w:rPr>
          <w:rFonts w:hint="eastAsia"/>
          <w:lang w:val="zh-CN"/>
        </w:rPr>
        <w:t>构建与物理电缆相对应的海底电缆三维模型，海底电缆的路径走向应与实际地理坐标相匹配，动态映射海底电缆形态与工作状态，应支持基于三维引擎的多视角切换、剖面透视及环境参数叠加功能。系统应支持直观可视的多维度数据调取功能，集成包含电缆规格参数、敷设路径、维修记录等结构化档案，以及与实时监测数据融合的空间化关联查询，并具备异常区段快速定位标识能力。</w:t>
      </w:r>
    </w:p>
    <w:p w14:paraId="6E6046CB" w14:textId="77777777" w:rsidR="00000000" w:rsidRDefault="00000000">
      <w:pPr>
        <w:pStyle w:val="a9"/>
        <w:numPr>
          <w:ilvl w:val="0"/>
          <w:numId w:val="188"/>
        </w:numPr>
        <w:ind w:start="0pt" w:firstLineChars="200" w:firstLine="24pt"/>
        <w:rPr>
          <w:lang w:val="zh-CN"/>
        </w:rPr>
      </w:pPr>
      <w:r>
        <w:rPr>
          <w:lang w:val="zh-CN"/>
        </w:rPr>
        <w:t>环境工况监测</w:t>
      </w:r>
    </w:p>
    <w:p w14:paraId="7E88C4BD" w14:textId="77777777" w:rsidR="00000000" w:rsidRDefault="00000000">
      <w:pPr>
        <w:pStyle w:val="a9"/>
        <w:rPr>
          <w:rFonts w:hint="eastAsia"/>
          <w:lang w:val="zh-CN"/>
        </w:rPr>
      </w:pPr>
      <w:r>
        <w:rPr>
          <w:rFonts w:hint="eastAsia"/>
          <w:lang w:val="zh-CN"/>
        </w:rPr>
        <w:t>应支持通过集成天气、风速、风向、气温、湿度等环境参数，实现季节、天气、光照等实时环境同步，提供高度还原的天气环境。</w:t>
      </w:r>
    </w:p>
    <w:p w14:paraId="5FF0958C" w14:textId="77777777" w:rsidR="00000000" w:rsidRDefault="00000000">
      <w:pPr>
        <w:pStyle w:val="4"/>
        <w:numPr>
          <w:ilvl w:val="3"/>
          <w:numId w:val="24"/>
        </w:numPr>
        <w:rPr>
          <w:rFonts w:ascii="黑体" w:hAnsi="黑体" w:cs="黑体" w:hint="eastAsia"/>
        </w:rPr>
      </w:pPr>
      <w:r>
        <w:rPr>
          <w:rFonts w:ascii="黑体" w:hAnsi="黑体" w:cs="黑体" w:hint="eastAsia"/>
        </w:rPr>
        <w:t>海上安全巡视</w:t>
      </w:r>
    </w:p>
    <w:p w14:paraId="2BA604B0" w14:textId="77777777" w:rsidR="00000000" w:rsidRDefault="00000000">
      <w:pPr>
        <w:pStyle w:val="a9"/>
        <w:rPr>
          <w:rFonts w:hint="eastAsia"/>
          <w:lang w:val="zh-CN"/>
        </w:rPr>
      </w:pPr>
      <w:r>
        <w:rPr>
          <w:rFonts w:hint="eastAsia"/>
          <w:lang w:val="zh-CN"/>
        </w:rPr>
        <w:t>应支持基于项目相关业务系统信息，实现对汕尾海上风电场区内重点区域的防护管理，如当有船只闯入时（基于</w:t>
      </w:r>
      <w:r>
        <w:rPr>
          <w:rFonts w:hint="eastAsia"/>
          <w:lang w:val="zh-CN"/>
        </w:rPr>
        <w:t>AIS</w:t>
      </w:r>
      <w:r>
        <w:rPr>
          <w:rFonts w:hint="eastAsia"/>
          <w:lang w:val="zh-CN"/>
        </w:rPr>
        <w:t>数据）自动产生告警信息、业主指定船只实时信息、无人机飞行路径信息等。三维孪生场景应直观展示防区分布、告警状态，并联动打开附近监控视频。</w:t>
      </w:r>
    </w:p>
    <w:p w14:paraId="1B0E8BD6" w14:textId="77777777" w:rsidR="00000000" w:rsidRDefault="00000000">
      <w:pPr>
        <w:pStyle w:val="4"/>
        <w:numPr>
          <w:ilvl w:val="3"/>
          <w:numId w:val="24"/>
        </w:numPr>
        <w:rPr>
          <w:rFonts w:ascii="黑体" w:hAnsi="黑体" w:cs="黑体" w:hint="eastAsia"/>
        </w:rPr>
      </w:pPr>
      <w:r>
        <w:rPr>
          <w:rFonts w:ascii="黑体" w:hAnsi="黑体" w:cs="黑体" w:hint="eastAsia"/>
        </w:rPr>
        <w:t>远程巡检漫游</w:t>
      </w:r>
    </w:p>
    <w:p w14:paraId="1817578D" w14:textId="77777777" w:rsidR="00000000" w:rsidRDefault="00000000">
      <w:pPr>
        <w:pStyle w:val="a9"/>
        <w:rPr>
          <w:rFonts w:hint="eastAsia"/>
          <w:lang w:val="zh-CN"/>
        </w:rPr>
      </w:pPr>
      <w:r>
        <w:rPr>
          <w:rFonts w:hint="eastAsia"/>
          <w:lang w:val="zh-CN"/>
        </w:rPr>
        <w:t>应支持根据工作需要设定巡查路线，可以实现在数字孪生场景中以不同视</w:t>
      </w:r>
      <w:r>
        <w:rPr>
          <w:rFonts w:hint="eastAsia"/>
          <w:lang w:val="zh-CN"/>
        </w:rPr>
        <w:lastRenderedPageBreak/>
        <w:t>角进行自动化漫游巡视，在巡视过程中实时联动监控视频、设备监测等数据。</w:t>
      </w:r>
    </w:p>
    <w:p w14:paraId="528688A6" w14:textId="77777777" w:rsidR="00000000" w:rsidRDefault="00000000">
      <w:pPr>
        <w:pStyle w:val="a9"/>
        <w:rPr>
          <w:rFonts w:hint="eastAsia"/>
          <w:lang w:val="zh-CN"/>
        </w:rPr>
      </w:pPr>
      <w:r>
        <w:rPr>
          <w:rFonts w:hint="eastAsia"/>
          <w:lang w:val="zh-CN"/>
        </w:rPr>
        <w:t>应支持路径</w:t>
      </w:r>
      <w:r>
        <w:rPr>
          <w:rFonts w:hint="eastAsia"/>
          <w:lang w:val="zh-CN"/>
        </w:rPr>
        <w:t>/</w:t>
      </w:r>
      <w:r>
        <w:rPr>
          <w:rFonts w:hint="eastAsia"/>
          <w:lang w:val="zh-CN"/>
        </w:rPr>
        <w:t>步行</w:t>
      </w:r>
      <w:r>
        <w:rPr>
          <w:rFonts w:hint="eastAsia"/>
          <w:lang w:val="zh-CN"/>
        </w:rPr>
        <w:t>/</w:t>
      </w:r>
      <w:r>
        <w:rPr>
          <w:rFonts w:hint="eastAsia"/>
          <w:lang w:val="zh-CN"/>
        </w:rPr>
        <w:t>飞行等多种漫游方式，方便进行风电场远程巡检。</w:t>
      </w:r>
    </w:p>
    <w:p w14:paraId="0E352CA3" w14:textId="77777777" w:rsidR="00000000" w:rsidRDefault="00000000">
      <w:pPr>
        <w:pStyle w:val="3"/>
        <w:numPr>
          <w:ilvl w:val="2"/>
          <w:numId w:val="24"/>
        </w:numPr>
        <w:rPr>
          <w:rFonts w:hint="eastAsia"/>
          <w:kern w:val="44"/>
          <w:szCs w:val="24"/>
        </w:rPr>
      </w:pPr>
      <w:r>
        <w:rPr>
          <w:rFonts w:hint="eastAsia"/>
          <w:kern w:val="44"/>
          <w:szCs w:val="24"/>
        </w:rPr>
        <w:t>海上风电智能体应用集成</w:t>
      </w:r>
    </w:p>
    <w:p w14:paraId="28FE2502" w14:textId="77777777" w:rsidR="00000000" w:rsidRDefault="00000000">
      <w:pPr>
        <w:pStyle w:val="a9"/>
        <w:rPr>
          <w:rFonts w:hint="eastAsia"/>
          <w:lang w:val="zh-CN"/>
        </w:rPr>
      </w:pPr>
      <w:r>
        <w:rPr>
          <w:rFonts w:hint="eastAsia"/>
          <w:lang w:val="zh-CN"/>
        </w:rPr>
        <w:t>应支持集成</w:t>
      </w:r>
      <w:r>
        <w:rPr>
          <w:rFonts w:hint="eastAsia"/>
        </w:rPr>
        <w:t>招标方的</w:t>
      </w:r>
      <w:r>
        <w:rPr>
          <w:rFonts w:hint="eastAsia"/>
          <w:lang w:val="zh-CN"/>
        </w:rPr>
        <w:t>海上风电智能体应用（海上风电智能体应用</w:t>
      </w:r>
      <w:r>
        <w:rPr>
          <w:rFonts w:hint="eastAsia"/>
        </w:rPr>
        <w:t>不由本项目采购</w:t>
      </w:r>
      <w:r>
        <w:rPr>
          <w:rFonts w:hint="eastAsia"/>
          <w:lang w:val="zh-CN"/>
        </w:rPr>
        <w:t>）于孪生大屏界面中，允许用户通过语音或文字输入控制系统，实现场景切换、智能问数功能。要求如下：</w:t>
      </w:r>
    </w:p>
    <w:p w14:paraId="38DE959E" w14:textId="77777777" w:rsidR="00000000" w:rsidRDefault="00000000">
      <w:pPr>
        <w:pStyle w:val="a9"/>
        <w:numPr>
          <w:ilvl w:val="0"/>
          <w:numId w:val="189"/>
        </w:numPr>
        <w:ind w:start="0pt" w:firstLineChars="200" w:firstLine="24pt"/>
      </w:pPr>
      <w:r>
        <w:rPr>
          <w:rFonts w:hint="eastAsia"/>
        </w:rPr>
        <w:t>应支持</w:t>
      </w:r>
      <w:r>
        <w:t>通过语音</w:t>
      </w:r>
      <w:r>
        <w:rPr>
          <w:rFonts w:hint="eastAsia"/>
        </w:rPr>
        <w:t>命令</w:t>
      </w:r>
      <w:r>
        <w:t>实现数字孪生场景的切换。用户可以通过语音命令</w:t>
      </w:r>
      <w:r>
        <w:rPr>
          <w:rFonts w:hint="eastAsia"/>
        </w:rPr>
        <w:t>调用智能体应用</w:t>
      </w:r>
      <w:r>
        <w:t>，快速切换到不同的数字孪生场景</w:t>
      </w:r>
      <w:r>
        <w:rPr>
          <w:rFonts w:hint="eastAsia"/>
        </w:rPr>
        <w:t>，场景范围包括海上风电场宏观、单一风机设备</w:t>
      </w:r>
      <w:r>
        <w:rPr>
          <w:rFonts w:hint="eastAsia"/>
        </w:rPr>
        <w:t>/</w:t>
      </w:r>
      <w:r>
        <w:rPr>
          <w:rFonts w:hint="eastAsia"/>
        </w:rPr>
        <w:t>海上电气平台（海上升压站与无功补偿站）</w:t>
      </w:r>
      <w:r>
        <w:rPr>
          <w:rFonts w:hint="eastAsia"/>
        </w:rPr>
        <w:t>/</w:t>
      </w:r>
      <w:r>
        <w:rPr>
          <w:rFonts w:hint="eastAsia"/>
        </w:rPr>
        <w:t>陆上集控中心、核心设备（如风机叶轮总成、机舱总成、变压器、高压开关柜等颗粒度）、核心零部件（如风机叶片、变桨系统、发电机等颗粒度）</w:t>
      </w:r>
      <w:r>
        <w:t>。</w:t>
      </w:r>
    </w:p>
    <w:p w14:paraId="4E1EAAB6" w14:textId="77777777" w:rsidR="00000000" w:rsidRDefault="00000000">
      <w:pPr>
        <w:pStyle w:val="a9"/>
        <w:numPr>
          <w:ilvl w:val="0"/>
          <w:numId w:val="189"/>
        </w:numPr>
        <w:ind w:start="0pt" w:firstLineChars="200" w:firstLine="24pt"/>
      </w:pPr>
      <w:r>
        <w:rPr>
          <w:rFonts w:hint="eastAsia"/>
        </w:rPr>
        <w:t>应支持通过海上风电智能体进行智能问数与</w:t>
      </w:r>
      <w:r>
        <w:t>三维场景</w:t>
      </w:r>
      <w:r>
        <w:rPr>
          <w:rFonts w:hint="eastAsia"/>
        </w:rPr>
        <w:t>交互联动。应</w:t>
      </w:r>
      <w:r>
        <w:t>提供交互式的数据可视化界面</w:t>
      </w:r>
      <w:r>
        <w:rPr>
          <w:rFonts w:hint="eastAsia"/>
        </w:rPr>
        <w:t>，</w:t>
      </w:r>
      <w:r>
        <w:t>用户可以</w:t>
      </w:r>
      <w:r>
        <w:rPr>
          <w:rFonts w:hint="eastAsia"/>
        </w:rPr>
        <w:t>通过语音或文字完成问题输入，在数字孪生场景中完成图表类答案调出，并支持</w:t>
      </w:r>
      <w:r>
        <w:t>通过点击报表中的数据或图表，快速定位到三维场景中的相应设备或区域。用户通过语音或文字命令请求报告时，系统展示动态报表，同时高亮相关设备或区域，增强交互体验。</w:t>
      </w:r>
    </w:p>
    <w:p w14:paraId="0987D991" w14:textId="77777777" w:rsidR="00000000" w:rsidRDefault="00000000">
      <w:pPr>
        <w:pStyle w:val="a9"/>
        <w:numPr>
          <w:ilvl w:val="0"/>
          <w:numId w:val="189"/>
        </w:numPr>
        <w:ind w:start="0pt" w:firstLineChars="200" w:firstLine="24pt"/>
        <w:rPr>
          <w:rFonts w:hint="eastAsia"/>
          <w:lang w:val="zh-CN"/>
        </w:rPr>
      </w:pPr>
      <w:r>
        <w:rPr>
          <w:rFonts w:hint="eastAsia"/>
          <w:lang w:val="zh-CN"/>
        </w:rPr>
        <w:t>应支持权限管理，即不同用户在三维可视化运行监视孪生场景使用海上风电智能体时，验证具备相应权限，避免不当操作。</w:t>
      </w:r>
    </w:p>
    <w:p w14:paraId="3BB25429" w14:textId="77777777" w:rsidR="00000000" w:rsidRDefault="00000000">
      <w:pPr>
        <w:pStyle w:val="3"/>
        <w:numPr>
          <w:ilvl w:val="2"/>
          <w:numId w:val="24"/>
        </w:numPr>
        <w:rPr>
          <w:rFonts w:hint="eastAsia"/>
          <w:kern w:val="44"/>
          <w:szCs w:val="24"/>
        </w:rPr>
      </w:pPr>
      <w:r>
        <w:rPr>
          <w:rFonts w:hint="eastAsia"/>
          <w:kern w:val="44"/>
          <w:szCs w:val="24"/>
        </w:rPr>
        <w:t>三维可视化运行监视系统高级功能要求</w:t>
      </w:r>
    </w:p>
    <w:p w14:paraId="4353837C" w14:textId="77777777" w:rsidR="00000000" w:rsidRDefault="00000000">
      <w:pPr>
        <w:pStyle w:val="a9"/>
        <w:numPr>
          <w:ilvl w:val="0"/>
          <w:numId w:val="190"/>
        </w:numPr>
        <w:ind w:start="0pt" w:firstLineChars="200" w:firstLine="24pt"/>
      </w:pPr>
      <w:r>
        <w:rPr>
          <w:rFonts w:hint="eastAsia"/>
        </w:rPr>
        <w:t>应支持多源数据融合能力</w:t>
      </w:r>
    </w:p>
    <w:p w14:paraId="75E7F6AC" w14:textId="77777777" w:rsidR="00000000" w:rsidRDefault="00000000">
      <w:pPr>
        <w:pStyle w:val="a9"/>
        <w:numPr>
          <w:ilvl w:val="0"/>
          <w:numId w:val="191"/>
        </w:numPr>
        <w:ind w:start="0pt" w:firstLineChars="200" w:firstLine="24pt"/>
      </w:pPr>
      <w:r>
        <w:rPr>
          <w:rFonts w:hint="eastAsia"/>
        </w:rPr>
        <w:t>数据集成度高：常规运维系统数据分散在不同的模块或多个子系统中，数据之间的关联性较弱，整合分析困难。三维可视化系统应支持集成风机运行、电气平台、集控中心、海洋气象等多源异构数据，统一展示和分析。在态势综合监测中，可综合设备运行数据和气象数据，应支持通过三维可视化引擎实现数据的融合呈现和关联交互穿透式查询，全面掌握风电场运行态势，为决策提供依据，具体内容如下所示：</w:t>
      </w:r>
    </w:p>
    <w:p w14:paraId="5EEF2163" w14:textId="77777777" w:rsidR="00000000" w:rsidRDefault="00000000">
      <w:pPr>
        <w:pStyle w:val="a9"/>
        <w:numPr>
          <w:ilvl w:val="0"/>
          <w:numId w:val="192"/>
        </w:numPr>
        <w:ind w:start="0pt" w:firstLineChars="200" w:firstLine="24pt"/>
      </w:pPr>
      <w:r>
        <w:rPr>
          <w:rFonts w:hint="eastAsia"/>
        </w:rPr>
        <w:t>空间关联分析：应支持通过三维坐标系实现设备、环境、管线等</w:t>
      </w:r>
      <w:r>
        <w:rPr>
          <w:rFonts w:hint="eastAsia"/>
        </w:rPr>
        <w:t>150+</w:t>
      </w:r>
      <w:r>
        <w:rPr>
          <w:rFonts w:hint="eastAsia"/>
        </w:rPr>
        <w:t>类要素的空间拓扑分析</w:t>
      </w:r>
    </w:p>
    <w:p w14:paraId="16E0CB61" w14:textId="77777777" w:rsidR="00000000" w:rsidRDefault="00000000">
      <w:pPr>
        <w:pStyle w:val="a9"/>
        <w:numPr>
          <w:ilvl w:val="0"/>
          <w:numId w:val="192"/>
        </w:numPr>
        <w:ind w:start="0pt" w:firstLineChars="200" w:firstLine="24pt"/>
      </w:pPr>
      <w:r>
        <w:rPr>
          <w:rFonts w:hint="eastAsia"/>
        </w:rPr>
        <w:t>时序数据可视化：应支持</w:t>
      </w:r>
      <w:r>
        <w:rPr>
          <w:rFonts w:hint="eastAsia"/>
        </w:rPr>
        <w:t>2000+</w:t>
      </w:r>
      <w:r>
        <w:rPr>
          <w:rFonts w:hint="eastAsia"/>
        </w:rPr>
        <w:t>测点数据毫秒级渲染，构建设备健康状</w:t>
      </w:r>
      <w:r>
        <w:rPr>
          <w:rFonts w:hint="eastAsia"/>
        </w:rPr>
        <w:lastRenderedPageBreak/>
        <w:t>态时空演变模型</w:t>
      </w:r>
    </w:p>
    <w:p w14:paraId="48E6F7BE" w14:textId="77777777" w:rsidR="00000000" w:rsidRDefault="00000000">
      <w:pPr>
        <w:pStyle w:val="a9"/>
        <w:numPr>
          <w:ilvl w:val="0"/>
          <w:numId w:val="192"/>
        </w:numPr>
        <w:ind w:start="0pt" w:firstLineChars="200" w:firstLine="24pt"/>
      </w:pPr>
      <w:r>
        <w:rPr>
          <w:rFonts w:hint="eastAsia"/>
        </w:rPr>
        <w:t>跨系统集成：应支持打通</w:t>
      </w:r>
      <w:r>
        <w:rPr>
          <w:rFonts w:hint="eastAsia"/>
        </w:rPr>
        <w:t>SCADA/OA/ERP</w:t>
      </w:r>
      <w:r>
        <w:rPr>
          <w:rFonts w:hint="eastAsia"/>
        </w:rPr>
        <w:t>等</w:t>
      </w:r>
      <w:r>
        <w:rPr>
          <w:rFonts w:hint="eastAsia"/>
        </w:rPr>
        <w:t>8</w:t>
      </w:r>
      <w:r>
        <w:rPr>
          <w:rFonts w:hint="eastAsia"/>
        </w:rPr>
        <w:t>大业务系统，数据更新延迟</w:t>
      </w:r>
      <w:r>
        <w:rPr>
          <w:rFonts w:hint="eastAsia"/>
          <w:lang w:val="zh-CN"/>
        </w:rPr>
        <w:t>应</w:t>
      </w:r>
      <w:r>
        <w:rPr>
          <w:rFonts w:hint="eastAsia"/>
        </w:rPr>
        <w:t>不超过</w:t>
      </w:r>
      <w:r>
        <w:rPr>
          <w:rFonts w:hint="eastAsia"/>
        </w:rPr>
        <w:t>500ms</w:t>
      </w:r>
    </w:p>
    <w:p w14:paraId="5FBB1401" w14:textId="77777777" w:rsidR="00000000" w:rsidRDefault="00000000">
      <w:pPr>
        <w:pStyle w:val="a9"/>
        <w:numPr>
          <w:ilvl w:val="0"/>
          <w:numId w:val="190"/>
        </w:numPr>
        <w:ind w:start="0pt" w:firstLineChars="200" w:firstLine="24pt"/>
        <w:rPr>
          <w:rFonts w:hint="eastAsia"/>
        </w:rPr>
      </w:pPr>
      <w:r>
        <w:rPr>
          <w:rFonts w:hint="eastAsia"/>
        </w:rPr>
        <w:t>应支持沉浸式运维体验</w:t>
      </w:r>
    </w:p>
    <w:p w14:paraId="26FB5E5B" w14:textId="77777777" w:rsidR="00000000" w:rsidRDefault="00000000">
      <w:pPr>
        <w:pStyle w:val="a9"/>
        <w:numPr>
          <w:ilvl w:val="0"/>
          <w:numId w:val="193"/>
        </w:numPr>
        <w:ind w:start="0pt" w:firstLineChars="200" w:firstLine="24pt"/>
      </w:pPr>
      <w:r>
        <w:rPr>
          <w:rFonts w:hint="eastAsia"/>
        </w:rPr>
        <w:t>直观性强</w:t>
      </w:r>
      <w:r>
        <w:t>：</w:t>
      </w:r>
      <w:r>
        <w:rPr>
          <w:rFonts w:hint="eastAsia"/>
        </w:rPr>
        <w:t>常规运维系统多以文字、表格形式展示数据，运维人员需花费时间分析理解。三维可视化系统基于数字孪生技术，应支持将海上风电场以虚拟数字空间形式重现，如风机、海上电气平台、陆上集控中心等设备及周边环境逼真呈现，运维人员可直观看到设备位置、结构和运行状态，快速定位问题，具体内容如下所示：</w:t>
      </w:r>
    </w:p>
    <w:p w14:paraId="145F836E" w14:textId="77777777" w:rsidR="00000000" w:rsidRDefault="00000000">
      <w:pPr>
        <w:pStyle w:val="a9"/>
        <w:numPr>
          <w:ilvl w:val="0"/>
          <w:numId w:val="194"/>
        </w:numPr>
        <w:ind w:start="0pt" w:firstLineChars="200" w:firstLine="24pt"/>
      </w:pPr>
      <w:r>
        <w:rPr>
          <w:rFonts w:hint="eastAsia"/>
        </w:rPr>
        <w:t>第一视角巡检：应支持三维场景模式下</w:t>
      </w:r>
      <w:r>
        <w:rPr>
          <w:rFonts w:hint="eastAsia"/>
        </w:rPr>
        <w:t>1:1</w:t>
      </w:r>
      <w:r>
        <w:rPr>
          <w:rFonts w:hint="eastAsia"/>
        </w:rPr>
        <w:t>还原风机内部结构，关键部件识别准确率</w:t>
      </w:r>
      <w:r>
        <w:rPr>
          <w:rFonts w:hint="eastAsia"/>
          <w:lang w:val="zh-CN"/>
        </w:rPr>
        <w:t>应不</w:t>
      </w:r>
      <w:r>
        <w:rPr>
          <w:rFonts w:hint="eastAsia"/>
        </w:rPr>
        <w:t>低于</w:t>
      </w:r>
      <w:r>
        <w:rPr>
          <w:rFonts w:hint="eastAsia"/>
        </w:rPr>
        <w:t>98%</w:t>
      </w:r>
      <w:r>
        <w:rPr>
          <w:rFonts w:hint="eastAsia"/>
        </w:rPr>
        <w:t>。</w:t>
      </w:r>
    </w:p>
    <w:p w14:paraId="2F41D98B" w14:textId="77777777" w:rsidR="00000000" w:rsidRDefault="00000000">
      <w:pPr>
        <w:pStyle w:val="a9"/>
        <w:numPr>
          <w:ilvl w:val="0"/>
          <w:numId w:val="194"/>
        </w:numPr>
        <w:ind w:start="0pt" w:firstLineChars="200" w:firstLine="24pt"/>
        <w:rPr>
          <w:rFonts w:hint="eastAsia"/>
        </w:rPr>
      </w:pPr>
      <w:r>
        <w:rPr>
          <w:rFonts w:hint="eastAsia"/>
        </w:rPr>
        <w:t>动态交互查询：应支持通过点击交互指令实现设备参数、维修记录等</w:t>
      </w:r>
      <w:r>
        <w:rPr>
          <w:rFonts w:hint="eastAsia"/>
        </w:rPr>
        <w:t>12</w:t>
      </w:r>
      <w:r>
        <w:rPr>
          <w:rFonts w:hint="eastAsia"/>
        </w:rPr>
        <w:t>类信息联动调取。</w:t>
      </w:r>
    </w:p>
    <w:p w14:paraId="0C438762" w14:textId="77777777" w:rsidR="00000000" w:rsidRDefault="00000000">
      <w:pPr>
        <w:pStyle w:val="a9"/>
        <w:numPr>
          <w:ilvl w:val="0"/>
          <w:numId w:val="194"/>
        </w:numPr>
        <w:ind w:start="0pt" w:firstLineChars="200" w:firstLine="24pt"/>
        <w:rPr>
          <w:rFonts w:hint="eastAsia"/>
        </w:rPr>
      </w:pPr>
      <w:r>
        <w:rPr>
          <w:rFonts w:hint="eastAsia"/>
        </w:rPr>
        <w:t>异常沉浸推演：应支持基于粒子效果模拟故障扩散过程，预警响应时间应不超过</w:t>
      </w:r>
      <w:r>
        <w:rPr>
          <w:rFonts w:hint="eastAsia"/>
        </w:rPr>
        <w:t>2</w:t>
      </w:r>
      <w:r>
        <w:rPr>
          <w:rFonts w:hint="eastAsia"/>
        </w:rPr>
        <w:t>秒。</w:t>
      </w:r>
    </w:p>
    <w:p w14:paraId="15AD84EF" w14:textId="77777777" w:rsidR="00000000" w:rsidRDefault="00000000">
      <w:pPr>
        <w:pStyle w:val="a9"/>
        <w:numPr>
          <w:ilvl w:val="0"/>
          <w:numId w:val="193"/>
        </w:numPr>
        <w:ind w:start="0pt" w:firstLineChars="200" w:firstLine="24pt"/>
      </w:pPr>
      <w:r>
        <w:t>交互性便捷：常规运维系统操作复杂，功能切换不便。三维可视化系统</w:t>
      </w:r>
      <w:r>
        <w:rPr>
          <w:rFonts w:hint="eastAsia"/>
        </w:rPr>
        <w:t>应支持</w:t>
      </w:r>
      <w:r>
        <w:t>提供丰</w:t>
      </w:r>
      <w:r>
        <w:rPr>
          <w:rFonts w:hint="eastAsia"/>
        </w:rPr>
        <w:t>富的</w:t>
      </w:r>
      <w:r>
        <w:t>交互方式，使运维人员能够快速、便捷地获取所需信息和进行操作。</w:t>
      </w:r>
      <w:r>
        <w:rPr>
          <w:rFonts w:hint="eastAsia"/>
        </w:rPr>
        <w:t>同时应</w:t>
      </w:r>
      <w:r>
        <w:t>支持漫游操作，</w:t>
      </w:r>
      <w:r>
        <w:rPr>
          <w:rFonts w:hint="eastAsia"/>
        </w:rPr>
        <w:t>可</w:t>
      </w:r>
      <w:r>
        <w:t>按设定路线自动巡视，实时联动监控视频和设备监测数据，提升运维体验。</w:t>
      </w:r>
    </w:p>
    <w:p w14:paraId="3CD17F7E" w14:textId="77777777" w:rsidR="00000000" w:rsidRDefault="00000000">
      <w:pPr>
        <w:pStyle w:val="3"/>
        <w:numPr>
          <w:ilvl w:val="2"/>
          <w:numId w:val="24"/>
        </w:numPr>
        <w:rPr>
          <w:rFonts w:hint="eastAsia"/>
          <w:kern w:val="44"/>
          <w:szCs w:val="24"/>
        </w:rPr>
      </w:pPr>
      <w:r>
        <w:rPr>
          <w:rFonts w:hint="eastAsia"/>
          <w:kern w:val="44"/>
          <w:szCs w:val="24"/>
        </w:rPr>
        <w:t>标准化数据采集传输接口要求</w:t>
      </w:r>
    </w:p>
    <w:p w14:paraId="4C14E73B" w14:textId="77777777" w:rsidR="00000000" w:rsidRDefault="00000000">
      <w:pPr>
        <w:pStyle w:val="a9"/>
        <w:rPr>
          <w:rFonts w:hint="eastAsia"/>
          <w:lang w:val="zh-CN"/>
        </w:rPr>
      </w:pPr>
      <w:r>
        <w:rPr>
          <w:rFonts w:hint="eastAsia"/>
          <w:lang w:val="zh-CN"/>
        </w:rPr>
        <w:t>根据多源数据融合、实时交互及三维可视化需求，对数据采集传输接口提出以下标准化要求：</w:t>
      </w:r>
    </w:p>
    <w:p w14:paraId="58F78FD5" w14:textId="77777777" w:rsidR="00000000" w:rsidRDefault="00000000">
      <w:pPr>
        <w:pStyle w:val="a9"/>
        <w:numPr>
          <w:ilvl w:val="0"/>
          <w:numId w:val="195"/>
        </w:numPr>
        <w:ind w:start="0pt" w:firstLineChars="200" w:firstLine="24pt"/>
      </w:pPr>
      <w:r>
        <w:rPr>
          <w:rFonts w:hint="eastAsia"/>
        </w:rPr>
        <w:t>应支持多源数据接入能力</w:t>
      </w:r>
    </w:p>
    <w:p w14:paraId="2C55D092" w14:textId="77777777" w:rsidR="00000000" w:rsidRDefault="00000000">
      <w:pPr>
        <w:pStyle w:val="a9"/>
        <w:rPr>
          <w:rFonts w:hint="eastAsia"/>
          <w:lang w:val="zh-CN"/>
        </w:rPr>
      </w:pPr>
      <w:r>
        <w:rPr>
          <w:rFonts w:hint="eastAsia"/>
          <w:lang w:val="zh-CN"/>
        </w:rPr>
        <w:t>应支持多种类型数据接入，如从风机、海上电气平台、陆上集控中心、气象站等获取数据。对于风机数据，涵盖叶片、轮毂、机舱等部件性能设计参数及物理属性数据；海上电气平台和陆上集控中心数据包含一次设备、二次设备的运行参数；气象数据包含风速、风向、气温等。同时，支持不同格式数据接入，包括</w:t>
      </w:r>
      <w:r>
        <w:rPr>
          <w:rFonts w:hint="eastAsia"/>
          <w:lang w:val="zh-CN"/>
        </w:rPr>
        <w:t>WMS</w:t>
      </w:r>
      <w:r>
        <w:rPr>
          <w:rFonts w:hint="eastAsia"/>
          <w:lang w:val="zh-CN"/>
        </w:rPr>
        <w:t>、</w:t>
      </w:r>
      <w:r>
        <w:rPr>
          <w:rFonts w:hint="eastAsia"/>
          <w:lang w:val="zh-CN"/>
        </w:rPr>
        <w:t>WMTS</w:t>
      </w:r>
      <w:r>
        <w:rPr>
          <w:rFonts w:hint="eastAsia"/>
          <w:lang w:val="zh-CN"/>
        </w:rPr>
        <w:t>、</w:t>
      </w:r>
      <w:r>
        <w:rPr>
          <w:rFonts w:hint="eastAsia"/>
          <w:lang w:val="zh-CN"/>
        </w:rPr>
        <w:t xml:space="preserve">WFS </w:t>
      </w:r>
      <w:r>
        <w:rPr>
          <w:rFonts w:hint="eastAsia"/>
          <w:lang w:val="zh-CN"/>
        </w:rPr>
        <w:t>等格式数据，以及</w:t>
      </w:r>
      <w:r>
        <w:rPr>
          <w:rFonts w:hint="eastAsia"/>
          <w:lang w:val="zh-CN"/>
        </w:rPr>
        <w:t xml:space="preserve"> BIM</w:t>
      </w:r>
      <w:r>
        <w:rPr>
          <w:rFonts w:hint="eastAsia"/>
          <w:lang w:val="zh-CN"/>
        </w:rPr>
        <w:t>（</w:t>
      </w:r>
      <w:r>
        <w:rPr>
          <w:rFonts w:hint="eastAsia"/>
          <w:lang w:val="zh-CN"/>
        </w:rPr>
        <w:t>RVT</w:t>
      </w:r>
      <w:r>
        <w:rPr>
          <w:rFonts w:hint="eastAsia"/>
          <w:lang w:val="zh-CN"/>
        </w:rPr>
        <w:t>、</w:t>
      </w:r>
      <w:r>
        <w:rPr>
          <w:rFonts w:hint="eastAsia"/>
          <w:lang w:val="zh-CN"/>
        </w:rPr>
        <w:t xml:space="preserve">DGN </w:t>
      </w:r>
      <w:r>
        <w:rPr>
          <w:rFonts w:hint="eastAsia"/>
          <w:lang w:val="zh-CN"/>
        </w:rPr>
        <w:t>等）、</w:t>
      </w:r>
      <w:r>
        <w:rPr>
          <w:rFonts w:hint="eastAsia"/>
          <w:lang w:val="zh-CN"/>
        </w:rPr>
        <w:t xml:space="preserve">FBX </w:t>
      </w:r>
      <w:r>
        <w:rPr>
          <w:rFonts w:hint="eastAsia"/>
          <w:lang w:val="zh-CN"/>
        </w:rPr>
        <w:t>等三维模型数据，具体内容如下所示：</w:t>
      </w:r>
    </w:p>
    <w:p w14:paraId="732F43FB" w14:textId="77777777" w:rsidR="00000000" w:rsidRDefault="00000000">
      <w:pPr>
        <w:pStyle w:val="a9"/>
        <w:numPr>
          <w:ilvl w:val="0"/>
          <w:numId w:val="196"/>
        </w:numPr>
        <w:ind w:start="0pt" w:firstLineChars="200" w:firstLine="24pt"/>
      </w:pPr>
      <w:r>
        <w:rPr>
          <w:rFonts w:hint="eastAsia"/>
        </w:rPr>
        <w:lastRenderedPageBreak/>
        <w:t>数据格式标准化</w:t>
      </w:r>
    </w:p>
    <w:p w14:paraId="774FF74E" w14:textId="77777777" w:rsidR="00000000" w:rsidRDefault="00000000">
      <w:pPr>
        <w:pStyle w:val="a9"/>
        <w:numPr>
          <w:ilvl w:val="0"/>
          <w:numId w:val="197"/>
        </w:numPr>
        <w:ind w:start="0pt" w:firstLineChars="200" w:firstLine="24pt"/>
      </w:pPr>
      <w:r>
        <w:rPr>
          <w:rFonts w:hint="eastAsia"/>
        </w:rPr>
        <w:t>GIS</w:t>
      </w:r>
      <w:r>
        <w:rPr>
          <w:rFonts w:hint="eastAsia"/>
        </w:rPr>
        <w:t>数据：应支持符合</w:t>
      </w:r>
      <w:r>
        <w:rPr>
          <w:rFonts w:hint="eastAsia"/>
        </w:rPr>
        <w:t>OGC</w:t>
      </w:r>
      <w:r>
        <w:rPr>
          <w:rFonts w:hint="eastAsia"/>
        </w:rPr>
        <w:t>标准协议（</w:t>
      </w:r>
      <w:r>
        <w:rPr>
          <w:rFonts w:hint="eastAsia"/>
        </w:rPr>
        <w:t>WMS/WMTS/WFS</w:t>
      </w:r>
      <w:r>
        <w:rPr>
          <w:rFonts w:hint="eastAsia"/>
        </w:rPr>
        <w:t>）的地形、影像等二维数据服务加载，提供</w:t>
      </w:r>
      <w:r>
        <w:rPr>
          <w:rFonts w:hint="eastAsia"/>
        </w:rPr>
        <w:t>RESTful API</w:t>
      </w:r>
      <w:r>
        <w:rPr>
          <w:rFonts w:hint="eastAsia"/>
        </w:rPr>
        <w:t>接口，兼容</w:t>
      </w:r>
      <w:r>
        <w:rPr>
          <w:rFonts w:hint="eastAsia"/>
        </w:rPr>
        <w:t>Shapefile</w:t>
      </w:r>
      <w:r>
        <w:rPr>
          <w:rFonts w:hint="eastAsia"/>
        </w:rPr>
        <w:t>、</w:t>
      </w:r>
      <w:r>
        <w:rPr>
          <w:rFonts w:hint="eastAsia"/>
        </w:rPr>
        <w:t>GeoJSON</w:t>
      </w:r>
      <w:r>
        <w:rPr>
          <w:rFonts w:hint="eastAsia"/>
        </w:rPr>
        <w:t>、</w:t>
      </w:r>
      <w:r>
        <w:rPr>
          <w:rFonts w:hint="eastAsia"/>
        </w:rPr>
        <w:t>KML</w:t>
      </w:r>
      <w:r>
        <w:rPr>
          <w:rFonts w:hint="eastAsia"/>
        </w:rPr>
        <w:t>等通用格式</w:t>
      </w:r>
    </w:p>
    <w:p w14:paraId="51CF66BE" w14:textId="77777777" w:rsidR="00000000" w:rsidRDefault="00000000">
      <w:pPr>
        <w:pStyle w:val="a9"/>
        <w:numPr>
          <w:ilvl w:val="0"/>
          <w:numId w:val="197"/>
        </w:numPr>
        <w:ind w:start="0pt" w:firstLineChars="200" w:firstLine="24pt"/>
      </w:pPr>
      <w:r>
        <w:rPr>
          <w:rFonts w:hint="eastAsia"/>
        </w:rPr>
        <w:t>BIM</w:t>
      </w:r>
      <w:r>
        <w:rPr>
          <w:rFonts w:hint="eastAsia"/>
        </w:rPr>
        <w:t>模型：应支持</w:t>
      </w:r>
      <w:r>
        <w:rPr>
          <w:rFonts w:hint="eastAsia"/>
        </w:rPr>
        <w:t>Revit</w:t>
      </w:r>
      <w:r>
        <w:rPr>
          <w:rFonts w:hint="eastAsia"/>
        </w:rPr>
        <w:t>、</w:t>
      </w:r>
      <w:r>
        <w:rPr>
          <w:rFonts w:hint="eastAsia"/>
        </w:rPr>
        <w:t>Bently</w:t>
      </w:r>
      <w:r>
        <w:rPr>
          <w:rFonts w:hint="eastAsia"/>
        </w:rPr>
        <w:t>、</w:t>
      </w:r>
      <w:r>
        <w:rPr>
          <w:rFonts w:hint="eastAsia"/>
        </w:rPr>
        <w:t>CATIA</w:t>
      </w:r>
      <w:r>
        <w:rPr>
          <w:rFonts w:hint="eastAsia"/>
        </w:rPr>
        <w:t>、</w:t>
      </w:r>
      <w:r>
        <w:rPr>
          <w:rFonts w:hint="eastAsia"/>
        </w:rPr>
        <w:t>IFC</w:t>
      </w:r>
      <w:r>
        <w:rPr>
          <w:rFonts w:hint="eastAsia"/>
        </w:rPr>
        <w:t>等主流</w:t>
      </w:r>
      <w:r>
        <w:rPr>
          <w:rFonts w:hint="eastAsia"/>
        </w:rPr>
        <w:t>BIM</w:t>
      </w:r>
      <w:r>
        <w:rPr>
          <w:rFonts w:hint="eastAsia"/>
        </w:rPr>
        <w:t>软件的标准格式导入，包括但不限于倾斜摄影、激光点云数据等，支持的数据格式包含但不限于</w:t>
      </w:r>
      <w:r>
        <w:rPr>
          <w:rFonts w:hint="eastAsia"/>
        </w:rPr>
        <w:t>3DTiles</w:t>
      </w:r>
      <w:r>
        <w:rPr>
          <w:rFonts w:hint="eastAsia"/>
        </w:rPr>
        <w:t>、</w:t>
      </w:r>
      <w:r>
        <w:rPr>
          <w:rFonts w:hint="eastAsia"/>
        </w:rPr>
        <w:t>I3S</w:t>
      </w:r>
      <w:r>
        <w:rPr>
          <w:rFonts w:hint="eastAsia"/>
        </w:rPr>
        <w:t>等格式，应提供数据格式统一转换能力与数据轻量化治理能力。</w:t>
      </w:r>
    </w:p>
    <w:p w14:paraId="1CA56729" w14:textId="77777777" w:rsidR="00000000" w:rsidRDefault="00000000">
      <w:pPr>
        <w:pStyle w:val="a9"/>
        <w:numPr>
          <w:ilvl w:val="0"/>
          <w:numId w:val="197"/>
        </w:numPr>
        <w:ind w:start="0pt" w:firstLineChars="200" w:firstLine="24pt"/>
      </w:pPr>
      <w:r>
        <w:rPr>
          <w:rFonts w:hint="eastAsia"/>
        </w:rPr>
        <w:t>物联网数据：应支持</w:t>
      </w:r>
      <w:r>
        <w:rPr>
          <w:rFonts w:hint="eastAsia"/>
        </w:rPr>
        <w:t>MQTT/CoAP</w:t>
      </w:r>
      <w:r>
        <w:rPr>
          <w:rFonts w:hint="eastAsia"/>
        </w:rPr>
        <w:t>协议接入传感器数据，提供</w:t>
      </w:r>
      <w:r>
        <w:rPr>
          <w:rFonts w:hint="eastAsia"/>
        </w:rPr>
        <w:t>OPC-UA</w:t>
      </w:r>
      <w:r>
        <w:rPr>
          <w:rFonts w:hint="eastAsia"/>
        </w:rPr>
        <w:t>协议对接工业设备。</w:t>
      </w:r>
    </w:p>
    <w:p w14:paraId="10734519" w14:textId="77777777" w:rsidR="00000000" w:rsidRDefault="00000000">
      <w:pPr>
        <w:pStyle w:val="a9"/>
        <w:numPr>
          <w:ilvl w:val="0"/>
          <w:numId w:val="195"/>
        </w:numPr>
        <w:ind w:start="0pt" w:firstLineChars="200" w:firstLine="24pt"/>
      </w:pPr>
      <w:r>
        <w:rPr>
          <w:rFonts w:hint="eastAsia"/>
        </w:rPr>
        <w:t>实时数据传输规范</w:t>
      </w:r>
    </w:p>
    <w:p w14:paraId="312E8236" w14:textId="77777777" w:rsidR="00000000" w:rsidRDefault="00000000">
      <w:pPr>
        <w:pStyle w:val="a9"/>
        <w:numPr>
          <w:ilvl w:val="0"/>
          <w:numId w:val="198"/>
        </w:numPr>
        <w:ind w:start="0pt" w:firstLineChars="200" w:firstLine="24pt"/>
      </w:pPr>
      <w:r>
        <w:rPr>
          <w:rFonts w:hint="eastAsia"/>
        </w:rPr>
        <w:t>实时数据传输要求：数据传输应满足实时性，以保障三维可视化场景能及时反映风电场实际运行状态。如在监测风机运行状态时，设备转速、功率等关键数据变化应能迅速传输至系统，传输延时应控制在较低水平，确保数据的时效性和准确性。</w:t>
      </w:r>
    </w:p>
    <w:p w14:paraId="604618F3" w14:textId="77777777" w:rsidR="00000000" w:rsidRDefault="00000000">
      <w:pPr>
        <w:pStyle w:val="a9"/>
        <w:numPr>
          <w:ilvl w:val="0"/>
          <w:numId w:val="198"/>
        </w:numPr>
        <w:ind w:start="0pt" w:firstLineChars="200" w:firstLine="24pt"/>
      </w:pPr>
      <w:r>
        <w:rPr>
          <w:rFonts w:hint="eastAsia"/>
        </w:rPr>
        <w:t>数据传输稳定性：应具备高稳定性，应支持</w:t>
      </w:r>
      <w:r>
        <w:rPr>
          <w:rFonts w:hint="eastAsia"/>
        </w:rPr>
        <w:t>7</w:t>
      </w:r>
      <w:r>
        <w:rPr>
          <w:rFonts w:hint="eastAsia"/>
        </w:rPr>
        <w:t>×</w:t>
      </w:r>
      <w:r>
        <w:rPr>
          <w:rFonts w:hint="eastAsia"/>
        </w:rPr>
        <w:t>24</w:t>
      </w:r>
      <w:r>
        <w:rPr>
          <w:rFonts w:hint="eastAsia"/>
        </w:rPr>
        <w:t>小时不间断传输，防止数据丢失或中断。可采用冗余链路、数据校验等技术，在网络故障时能自动切换链路，保证数据可靠传输，维持三维可视化系统稳定运行。</w:t>
      </w:r>
    </w:p>
    <w:p w14:paraId="7C37F91E" w14:textId="77777777" w:rsidR="00000000" w:rsidRDefault="00000000">
      <w:pPr>
        <w:pStyle w:val="a9"/>
        <w:rPr>
          <w:rFonts w:hint="eastAsia"/>
          <w:lang w:val="zh-CN"/>
        </w:rPr>
      </w:pPr>
      <w:r>
        <w:rPr>
          <w:rFonts w:hint="eastAsia"/>
          <w:lang w:val="zh-CN"/>
        </w:rPr>
        <w:t>数据传输规范如下所示：</w:t>
      </w:r>
    </w:p>
    <w:p w14:paraId="0A5CE1BF" w14:textId="77777777" w:rsidR="00000000" w:rsidRDefault="00000000">
      <w:pPr>
        <w:pStyle w:val="a9"/>
        <w:numPr>
          <w:ilvl w:val="0"/>
          <w:numId w:val="199"/>
        </w:numPr>
        <w:ind w:start="0pt" w:firstLineChars="200" w:firstLine="24pt"/>
      </w:pPr>
      <w:r>
        <w:rPr>
          <w:rFonts w:hint="eastAsia"/>
        </w:rPr>
        <w:t>流媒体协议：应支持</w:t>
      </w:r>
      <w:r>
        <w:rPr>
          <w:rFonts w:hint="eastAsia"/>
        </w:rPr>
        <w:t>RTSP/RTMP/HLS</w:t>
      </w:r>
      <w:r>
        <w:rPr>
          <w:rFonts w:hint="eastAsia"/>
        </w:rPr>
        <w:t>多协议视频流接入，并兼容支持</w:t>
      </w:r>
      <w:r>
        <w:rPr>
          <w:rFonts w:hint="eastAsia"/>
        </w:rPr>
        <w:t>GB/T 28181</w:t>
      </w:r>
      <w:r>
        <w:rPr>
          <w:rFonts w:hint="eastAsia"/>
        </w:rPr>
        <w:t>安防视频平台协议对接接口。具备</w:t>
      </w:r>
      <w:r>
        <w:rPr>
          <w:rFonts w:hint="eastAsia"/>
        </w:rPr>
        <w:t>10</w:t>
      </w:r>
      <w:r>
        <w:rPr>
          <w:rFonts w:hint="eastAsia"/>
        </w:rPr>
        <w:t>路以上的视频图像实时融合与转换能力，各类数据预处理不得丢失原始数据信息，各类数据预处理作业流畅，且全过程进度可跟踪。</w:t>
      </w:r>
    </w:p>
    <w:p w14:paraId="284D1AF4" w14:textId="77777777" w:rsidR="00000000" w:rsidRDefault="00000000">
      <w:pPr>
        <w:pStyle w:val="a9"/>
        <w:numPr>
          <w:ilvl w:val="0"/>
          <w:numId w:val="199"/>
        </w:numPr>
        <w:ind w:start="0pt" w:firstLineChars="200" w:firstLine="24pt"/>
      </w:pPr>
      <w:r>
        <w:rPr>
          <w:rFonts w:hint="eastAsia"/>
        </w:rPr>
        <w:t>时序数据库接口：应支持</w:t>
      </w:r>
      <w:r>
        <w:rPr>
          <w:rFonts w:hint="eastAsia"/>
        </w:rPr>
        <w:t>InfluxDB/OpenTSDB</w:t>
      </w:r>
      <w:r>
        <w:rPr>
          <w:rFonts w:hint="eastAsia"/>
        </w:rPr>
        <w:t>协议，实现设备状态、环境参数等时序数据毫秒级写入。</w:t>
      </w:r>
    </w:p>
    <w:p w14:paraId="310FCFD1" w14:textId="77777777" w:rsidR="00000000" w:rsidRDefault="00000000">
      <w:pPr>
        <w:pStyle w:val="a9"/>
        <w:numPr>
          <w:ilvl w:val="0"/>
          <w:numId w:val="199"/>
        </w:numPr>
        <w:ind w:start="0pt" w:firstLineChars="200" w:firstLine="24pt"/>
      </w:pPr>
      <w:r>
        <w:rPr>
          <w:rFonts w:hint="eastAsia"/>
        </w:rPr>
        <w:t>消息队列机制：应采用</w:t>
      </w:r>
      <w:r>
        <w:rPr>
          <w:rFonts w:hint="eastAsia"/>
        </w:rPr>
        <w:t>Kafka</w:t>
      </w:r>
      <w:r>
        <w:rPr>
          <w:rFonts w:hint="eastAsia"/>
        </w:rPr>
        <w:t>实现多源数据异步传输，保障高并发场景下数据吞吐量</w:t>
      </w:r>
      <w:r>
        <w:rPr>
          <w:rFonts w:hint="eastAsia"/>
          <w:lang w:val="zh-CN"/>
        </w:rPr>
        <w:t>应不</w:t>
      </w:r>
      <w:r>
        <w:rPr>
          <w:rFonts w:hint="eastAsia"/>
        </w:rPr>
        <w:t>小于</w:t>
      </w:r>
      <w:r>
        <w:rPr>
          <w:rFonts w:hint="eastAsia"/>
        </w:rPr>
        <w:t>10</w:t>
      </w:r>
      <w:r>
        <w:rPr>
          <w:rFonts w:hint="eastAsia"/>
        </w:rPr>
        <w:t>万条</w:t>
      </w:r>
      <w:r>
        <w:rPr>
          <w:rFonts w:hint="eastAsia"/>
        </w:rPr>
        <w:t>/</w:t>
      </w:r>
      <w:r>
        <w:rPr>
          <w:rFonts w:hint="eastAsia"/>
        </w:rPr>
        <w:t>秒。</w:t>
      </w:r>
    </w:p>
    <w:p w14:paraId="46A46236" w14:textId="77777777" w:rsidR="00000000" w:rsidRDefault="00000000">
      <w:pPr>
        <w:pStyle w:val="a9"/>
        <w:rPr>
          <w:rFonts w:hint="eastAsia"/>
          <w:lang w:val="zh-CN"/>
        </w:rPr>
      </w:pPr>
      <w:r>
        <w:rPr>
          <w:rFonts w:hint="eastAsia"/>
          <w:lang w:val="zh-CN"/>
        </w:rPr>
        <w:t>应支持基础查询分析平均响应时间应不超过</w:t>
      </w:r>
      <w:r>
        <w:rPr>
          <w:rFonts w:hint="eastAsia"/>
          <w:lang w:val="zh-CN"/>
        </w:rPr>
        <w:t>5</w:t>
      </w:r>
      <w:r>
        <w:rPr>
          <w:rFonts w:hint="eastAsia"/>
          <w:lang w:val="zh-CN"/>
        </w:rPr>
        <w:t>秒；</w:t>
      </w:r>
    </w:p>
    <w:p w14:paraId="2B5890ED" w14:textId="77777777" w:rsidR="00000000" w:rsidRDefault="00000000">
      <w:pPr>
        <w:pStyle w:val="a9"/>
        <w:rPr>
          <w:rFonts w:hint="eastAsia"/>
          <w:lang w:val="zh-CN"/>
        </w:rPr>
      </w:pPr>
      <w:r>
        <w:rPr>
          <w:rFonts w:hint="eastAsia"/>
          <w:lang w:val="zh-CN"/>
        </w:rPr>
        <w:t>应支持复杂查询分析平均响应时间应不超过</w:t>
      </w:r>
      <w:r>
        <w:rPr>
          <w:rFonts w:hint="eastAsia"/>
          <w:lang w:val="zh-CN"/>
        </w:rPr>
        <w:t>10</w:t>
      </w:r>
      <w:r>
        <w:rPr>
          <w:rFonts w:hint="eastAsia"/>
          <w:lang w:val="zh-CN"/>
        </w:rPr>
        <w:t>秒；</w:t>
      </w:r>
    </w:p>
    <w:p w14:paraId="7FBCAFBB" w14:textId="77777777" w:rsidR="00000000" w:rsidRDefault="00000000">
      <w:pPr>
        <w:pStyle w:val="a9"/>
        <w:rPr>
          <w:rFonts w:hint="eastAsia"/>
          <w:lang w:val="zh-CN"/>
        </w:rPr>
      </w:pPr>
      <w:r>
        <w:rPr>
          <w:rFonts w:hint="eastAsia"/>
          <w:lang w:val="zh-CN"/>
        </w:rPr>
        <w:lastRenderedPageBreak/>
        <w:t>应支持地理空间信息查询分析平均响应时间应不超过</w:t>
      </w:r>
      <w:r>
        <w:rPr>
          <w:rFonts w:hint="eastAsia"/>
          <w:lang w:val="zh-CN"/>
        </w:rPr>
        <w:t>10</w:t>
      </w:r>
      <w:r>
        <w:rPr>
          <w:rFonts w:hint="eastAsia"/>
          <w:lang w:val="zh-CN"/>
        </w:rPr>
        <w:t>秒；</w:t>
      </w:r>
    </w:p>
    <w:p w14:paraId="04AE9EC2" w14:textId="77777777" w:rsidR="00000000" w:rsidRDefault="00000000">
      <w:pPr>
        <w:pStyle w:val="a9"/>
        <w:rPr>
          <w:rFonts w:hint="eastAsia"/>
          <w:lang w:val="zh-CN"/>
        </w:rPr>
      </w:pPr>
      <w:r>
        <w:rPr>
          <w:rFonts w:hint="eastAsia"/>
          <w:lang w:val="zh-CN"/>
        </w:rPr>
        <w:t>应支持千万级数据量下单项统计的响应时间应不超过</w:t>
      </w:r>
      <w:r>
        <w:rPr>
          <w:rFonts w:hint="eastAsia"/>
          <w:lang w:val="zh-CN"/>
        </w:rPr>
        <w:t>20</w:t>
      </w:r>
      <w:r>
        <w:rPr>
          <w:rFonts w:hint="eastAsia"/>
          <w:lang w:val="zh-CN"/>
        </w:rPr>
        <w:t>秒；</w:t>
      </w:r>
    </w:p>
    <w:p w14:paraId="3A0D3BD6" w14:textId="77777777" w:rsidR="00000000" w:rsidRDefault="00000000">
      <w:pPr>
        <w:pStyle w:val="a9"/>
        <w:rPr>
          <w:rFonts w:hint="eastAsia"/>
          <w:lang w:val="zh-CN"/>
        </w:rPr>
      </w:pPr>
      <w:r>
        <w:rPr>
          <w:rFonts w:hint="eastAsia"/>
          <w:lang w:val="zh-CN"/>
        </w:rPr>
        <w:t>支持大数据统计分析报表的响应时间应不超过</w:t>
      </w:r>
      <w:r>
        <w:rPr>
          <w:rFonts w:hint="eastAsia"/>
          <w:lang w:val="zh-CN"/>
        </w:rPr>
        <w:t>1</w:t>
      </w:r>
      <w:r>
        <w:rPr>
          <w:rFonts w:hint="eastAsia"/>
          <w:lang w:val="zh-CN"/>
        </w:rPr>
        <w:t>分钟。</w:t>
      </w:r>
    </w:p>
    <w:p w14:paraId="28BD65E6" w14:textId="77777777" w:rsidR="00000000" w:rsidRDefault="00000000">
      <w:pPr>
        <w:pStyle w:val="a9"/>
        <w:numPr>
          <w:ilvl w:val="0"/>
          <w:numId w:val="195"/>
        </w:numPr>
        <w:ind w:start="0pt" w:firstLineChars="200" w:firstLine="24pt"/>
      </w:pPr>
      <w:r>
        <w:rPr>
          <w:rFonts w:hint="eastAsia"/>
        </w:rPr>
        <w:t>三维模型传输优化</w:t>
      </w:r>
    </w:p>
    <w:p w14:paraId="04FAE447" w14:textId="77777777" w:rsidR="00000000" w:rsidRDefault="00000000">
      <w:pPr>
        <w:pStyle w:val="a9"/>
        <w:numPr>
          <w:ilvl w:val="0"/>
          <w:numId w:val="200"/>
        </w:numPr>
        <w:ind w:start="0pt" w:firstLineChars="200" w:firstLine="24pt"/>
      </w:pPr>
      <w:r>
        <w:rPr>
          <w:rFonts w:hint="eastAsia"/>
        </w:rPr>
        <w:t>模型轻量化传输：应支持</w:t>
      </w:r>
      <w:r>
        <w:rPr>
          <w:rFonts w:hint="eastAsia"/>
        </w:rPr>
        <w:t>GlTF/GLB</w:t>
      </w:r>
      <w:r>
        <w:rPr>
          <w:rFonts w:hint="eastAsia"/>
        </w:rPr>
        <w:t>格式渐进式加载，</w:t>
      </w:r>
      <w:r>
        <w:rPr>
          <w:rFonts w:hint="eastAsia"/>
        </w:rPr>
        <w:t>LOD</w:t>
      </w:r>
      <w:r>
        <w:rPr>
          <w:rFonts w:hint="eastAsia"/>
        </w:rPr>
        <w:t>层级间数据差异≤</w:t>
      </w:r>
      <w:r>
        <w:rPr>
          <w:rFonts w:hint="eastAsia"/>
        </w:rPr>
        <w:t>5%</w:t>
      </w:r>
      <w:r>
        <w:rPr>
          <w:rFonts w:hint="eastAsia"/>
        </w:rPr>
        <w:t>视觉精度损失。</w:t>
      </w:r>
    </w:p>
    <w:p w14:paraId="2814225B" w14:textId="77777777" w:rsidR="00000000" w:rsidRDefault="00000000">
      <w:pPr>
        <w:pStyle w:val="a9"/>
        <w:numPr>
          <w:ilvl w:val="0"/>
          <w:numId w:val="200"/>
        </w:numPr>
        <w:ind w:start="0pt" w:firstLineChars="200" w:firstLine="24pt"/>
      </w:pPr>
      <w:r>
        <w:rPr>
          <w:rFonts w:hint="eastAsia"/>
        </w:rPr>
        <w:t>动态数据绑定：应提供</w:t>
      </w:r>
      <w:r>
        <w:rPr>
          <w:rFonts w:hint="eastAsia"/>
        </w:rPr>
        <w:t>JSON/XML Schema</w:t>
      </w:r>
      <w:r>
        <w:rPr>
          <w:rFonts w:hint="eastAsia"/>
        </w:rPr>
        <w:t>定义数据字段映射规则，实现设备属性与模型节点自动绑定。</w:t>
      </w:r>
    </w:p>
    <w:p w14:paraId="2776B721" w14:textId="77777777" w:rsidR="00000000" w:rsidRDefault="00000000">
      <w:pPr>
        <w:pStyle w:val="a9"/>
        <w:numPr>
          <w:ilvl w:val="0"/>
          <w:numId w:val="200"/>
        </w:numPr>
        <w:ind w:start="0pt" w:firstLineChars="200" w:firstLine="24pt"/>
      </w:pPr>
      <w:r>
        <w:rPr>
          <w:rFonts w:hint="eastAsia"/>
        </w:rPr>
        <w:t>版本控制协议：应采用动态模式管理模型迭代，支持增量更新和历史版本回溯。</w:t>
      </w:r>
    </w:p>
    <w:p w14:paraId="105C3E10" w14:textId="77777777" w:rsidR="00000000" w:rsidRDefault="00000000">
      <w:pPr>
        <w:pStyle w:val="a9"/>
        <w:numPr>
          <w:ilvl w:val="0"/>
          <w:numId w:val="200"/>
        </w:numPr>
        <w:ind w:start="0pt" w:firstLineChars="200" w:firstLine="24pt"/>
      </w:pPr>
      <w:r>
        <w:rPr>
          <w:rFonts w:hint="eastAsia"/>
        </w:rPr>
        <w:t>在同一可见场景内，应支持</w:t>
      </w:r>
      <w:r>
        <w:rPr>
          <w:rFonts w:hint="eastAsia"/>
        </w:rPr>
        <w:t>6000</w:t>
      </w:r>
      <w:r>
        <w:rPr>
          <w:rFonts w:hint="eastAsia"/>
        </w:rPr>
        <w:t>万以上三角面模型的高效浏览，应支持</w:t>
      </w:r>
      <w:r>
        <w:rPr>
          <w:rFonts w:hint="eastAsia"/>
        </w:rPr>
        <w:t>1000</w:t>
      </w:r>
      <w:r>
        <w:rPr>
          <w:rFonts w:hint="eastAsia"/>
        </w:rPr>
        <w:t>万以上构件数量的</w:t>
      </w:r>
      <w:r>
        <w:rPr>
          <w:rFonts w:hint="eastAsia"/>
        </w:rPr>
        <w:t>BIM</w:t>
      </w:r>
      <w:r>
        <w:rPr>
          <w:rFonts w:hint="eastAsia"/>
        </w:rPr>
        <w:t>模型的高效浏览，三维技术应采用先进的调度技术，如</w:t>
      </w:r>
      <w:r>
        <w:rPr>
          <w:rFonts w:hint="eastAsia"/>
        </w:rPr>
        <w:t>LOD</w:t>
      </w:r>
      <w:r>
        <w:rPr>
          <w:rFonts w:hint="eastAsia"/>
        </w:rPr>
        <w:t>技术、动态加载技术等，具备调度的高性能。</w:t>
      </w:r>
    </w:p>
    <w:p w14:paraId="3DC5B3D2" w14:textId="77777777" w:rsidR="00000000" w:rsidRDefault="00000000">
      <w:pPr>
        <w:pStyle w:val="a9"/>
        <w:rPr>
          <w:rFonts w:hint="eastAsia"/>
          <w:lang w:val="zh-CN"/>
        </w:rPr>
      </w:pPr>
      <w:r>
        <w:rPr>
          <w:rFonts w:hint="eastAsia"/>
          <w:lang w:val="zh-CN"/>
        </w:rPr>
        <w:t>应支持二维瓦片服务加载及响应时间应不超过</w:t>
      </w:r>
      <w:r>
        <w:rPr>
          <w:rFonts w:hint="eastAsia"/>
          <w:lang w:val="zh-CN"/>
        </w:rPr>
        <w:t>5</w:t>
      </w:r>
      <w:r>
        <w:rPr>
          <w:rFonts w:hint="eastAsia"/>
          <w:lang w:val="zh-CN"/>
        </w:rPr>
        <w:t>秒；</w:t>
      </w:r>
    </w:p>
    <w:p w14:paraId="6490481E" w14:textId="77777777" w:rsidR="00000000" w:rsidRDefault="00000000">
      <w:pPr>
        <w:pStyle w:val="a9"/>
        <w:rPr>
          <w:rFonts w:hint="eastAsia"/>
          <w:lang w:val="zh-CN"/>
        </w:rPr>
      </w:pPr>
      <w:r>
        <w:rPr>
          <w:rFonts w:hint="eastAsia"/>
          <w:lang w:val="zh-CN"/>
        </w:rPr>
        <w:t>二维动态矢量服务初始加载时间应不超过</w:t>
      </w:r>
      <w:r>
        <w:rPr>
          <w:rFonts w:hint="eastAsia"/>
          <w:lang w:val="zh-CN"/>
        </w:rPr>
        <w:t>10</w:t>
      </w:r>
      <w:r>
        <w:rPr>
          <w:rFonts w:hint="eastAsia"/>
          <w:lang w:val="zh-CN"/>
        </w:rPr>
        <w:t>秒，后续响应时间应不超过</w:t>
      </w:r>
      <w:r>
        <w:rPr>
          <w:rFonts w:hint="eastAsia"/>
          <w:lang w:val="zh-CN"/>
        </w:rPr>
        <w:t>5</w:t>
      </w:r>
      <w:r>
        <w:rPr>
          <w:rFonts w:hint="eastAsia"/>
          <w:lang w:val="zh-CN"/>
        </w:rPr>
        <w:t>秒；</w:t>
      </w:r>
    </w:p>
    <w:p w14:paraId="0E2B9605" w14:textId="77777777" w:rsidR="00000000" w:rsidRDefault="00000000">
      <w:pPr>
        <w:pStyle w:val="a9"/>
        <w:rPr>
          <w:rFonts w:hint="eastAsia"/>
          <w:lang w:val="zh-CN"/>
        </w:rPr>
      </w:pPr>
      <w:r>
        <w:rPr>
          <w:rFonts w:hint="eastAsia"/>
          <w:lang w:val="zh-CN"/>
        </w:rPr>
        <w:t>基于二维动态矢量服务动态生成三维要素初始加载时间应不超过</w:t>
      </w:r>
      <w:r>
        <w:rPr>
          <w:rFonts w:hint="eastAsia"/>
          <w:lang w:val="zh-CN"/>
        </w:rPr>
        <w:t>10</w:t>
      </w:r>
      <w:r>
        <w:rPr>
          <w:rFonts w:hint="eastAsia"/>
          <w:lang w:val="zh-CN"/>
        </w:rPr>
        <w:t>秒，后续响应时间应不超过</w:t>
      </w:r>
      <w:r>
        <w:rPr>
          <w:rFonts w:hint="eastAsia"/>
          <w:lang w:val="zh-CN"/>
        </w:rPr>
        <w:t>3</w:t>
      </w:r>
      <w:r>
        <w:rPr>
          <w:rFonts w:hint="eastAsia"/>
          <w:lang w:val="zh-CN"/>
        </w:rPr>
        <w:t>秒；</w:t>
      </w:r>
    </w:p>
    <w:p w14:paraId="3926FF9B" w14:textId="77777777" w:rsidR="00000000" w:rsidRDefault="00000000">
      <w:pPr>
        <w:pStyle w:val="a9"/>
        <w:rPr>
          <w:rFonts w:hint="eastAsia"/>
          <w:lang w:val="zh-CN"/>
        </w:rPr>
      </w:pPr>
      <w:r>
        <w:rPr>
          <w:rFonts w:hint="eastAsia"/>
          <w:lang w:val="zh-CN"/>
        </w:rPr>
        <w:t>三维瓦片服务初始加载时间不应超过</w:t>
      </w:r>
      <w:r>
        <w:rPr>
          <w:rFonts w:hint="eastAsia"/>
          <w:lang w:val="zh-CN"/>
        </w:rPr>
        <w:t>5</w:t>
      </w:r>
      <w:r>
        <w:rPr>
          <w:rFonts w:hint="eastAsia"/>
          <w:lang w:val="zh-CN"/>
        </w:rPr>
        <w:t>秒，高精度显示等待时间应不超过</w:t>
      </w:r>
      <w:r>
        <w:rPr>
          <w:rFonts w:hint="eastAsia"/>
          <w:lang w:val="zh-CN"/>
        </w:rPr>
        <w:t>5</w:t>
      </w:r>
      <w:r>
        <w:rPr>
          <w:rFonts w:hint="eastAsia"/>
          <w:lang w:val="zh-CN"/>
        </w:rPr>
        <w:t>秒。</w:t>
      </w:r>
    </w:p>
    <w:p w14:paraId="2828A338" w14:textId="77777777" w:rsidR="00000000" w:rsidRDefault="00000000">
      <w:pPr>
        <w:pStyle w:val="a9"/>
        <w:rPr>
          <w:rFonts w:hint="eastAsia"/>
          <w:lang w:val="zh-CN"/>
        </w:rPr>
      </w:pPr>
      <w:r>
        <w:rPr>
          <w:rFonts w:hint="eastAsia"/>
          <w:lang w:val="zh-CN"/>
        </w:rPr>
        <w:t>应支持城市级大场景数据流畅加载和显示，帧率应不低于</w:t>
      </w:r>
      <w:r>
        <w:rPr>
          <w:rFonts w:hint="eastAsia"/>
          <w:lang w:val="zh-CN"/>
        </w:rPr>
        <w:t>25fps</w:t>
      </w:r>
      <w:r>
        <w:rPr>
          <w:rFonts w:hint="eastAsia"/>
          <w:lang w:val="zh-CN"/>
        </w:rPr>
        <w:t>，应用场景中任意视角所有可见数据全部加载时间应不超过</w:t>
      </w:r>
      <w:r>
        <w:rPr>
          <w:rFonts w:hint="eastAsia"/>
          <w:lang w:val="zh-CN"/>
        </w:rPr>
        <w:t>3</w:t>
      </w:r>
      <w:r>
        <w:rPr>
          <w:rFonts w:hint="eastAsia"/>
          <w:lang w:val="zh-CN"/>
        </w:rPr>
        <w:t>秒。</w:t>
      </w:r>
    </w:p>
    <w:p w14:paraId="3A0A60E1" w14:textId="77777777" w:rsidR="00000000" w:rsidRDefault="00000000">
      <w:pPr>
        <w:pStyle w:val="a9"/>
        <w:numPr>
          <w:ilvl w:val="0"/>
          <w:numId w:val="195"/>
        </w:numPr>
        <w:ind w:start="0pt" w:firstLineChars="200" w:firstLine="24pt"/>
      </w:pPr>
      <w:r>
        <w:rPr>
          <w:rFonts w:hint="eastAsia"/>
        </w:rPr>
        <w:t>接口安全与权限​​</w:t>
      </w:r>
    </w:p>
    <w:p w14:paraId="3B3360CB" w14:textId="77777777" w:rsidR="00000000" w:rsidRDefault="00000000">
      <w:pPr>
        <w:pStyle w:val="a9"/>
        <w:numPr>
          <w:ilvl w:val="0"/>
          <w:numId w:val="201"/>
        </w:numPr>
        <w:ind w:start="0pt" w:firstLineChars="200" w:firstLine="24pt"/>
      </w:pPr>
      <w:r>
        <w:rPr>
          <w:rFonts w:hint="eastAsia"/>
        </w:rPr>
        <w:t>传输方式：应支持在服务器的云端进行实时渲染，将渲染画面通过视频串流的方式实时传输到终端，供用户使用。应支持用户在终端的操作同时也可实时反馈给云端，达到无插件、跨平台、跨浏览器的浏览和操作的一致体验。应通过云渲染串流的方式，终端无需进行运算和渲染，对硬件设备的要求很低。应支持串流传输画面，不涉及模型等数据的传输，可以保障数据在采集和传输过程中的安全性，对数据的安全保护级别更高。</w:t>
      </w:r>
    </w:p>
    <w:p w14:paraId="3D152968" w14:textId="77777777" w:rsidR="00000000" w:rsidRDefault="00000000">
      <w:pPr>
        <w:pStyle w:val="a9"/>
        <w:numPr>
          <w:ilvl w:val="0"/>
          <w:numId w:val="201"/>
        </w:numPr>
        <w:ind w:start="0pt" w:firstLineChars="200" w:firstLine="24pt"/>
      </w:pPr>
      <w:r>
        <w:rPr>
          <w:rFonts w:hint="eastAsia"/>
        </w:rPr>
        <w:lastRenderedPageBreak/>
        <w:t>审计日志：应支持记录调用时间、来源</w:t>
      </w:r>
      <w:r>
        <w:rPr>
          <w:rFonts w:hint="eastAsia"/>
        </w:rPr>
        <w:t>IP</w:t>
      </w:r>
      <w:r>
        <w:rPr>
          <w:rFonts w:hint="eastAsia"/>
        </w:rPr>
        <w:t>、操作类型，保留周期应不少于</w:t>
      </w:r>
      <w:r>
        <w:rPr>
          <w:rFonts w:hint="eastAsia"/>
        </w:rPr>
        <w:t>180</w:t>
      </w:r>
      <w:r>
        <w:rPr>
          <w:rFonts w:hint="eastAsia"/>
        </w:rPr>
        <w:t>天。</w:t>
      </w:r>
    </w:p>
    <w:p w14:paraId="6FE25691" w14:textId="77777777" w:rsidR="00000000" w:rsidRDefault="00000000">
      <w:pPr>
        <w:pStyle w:val="20"/>
        <w:numPr>
          <w:ilvl w:val="1"/>
          <w:numId w:val="24"/>
        </w:numPr>
        <w:rPr>
          <w:rFonts w:hint="eastAsia"/>
        </w:rPr>
      </w:pPr>
      <w:r>
        <w:rPr>
          <w:rFonts w:hint="eastAsia"/>
        </w:rPr>
        <w:t>性能要求</w:t>
      </w:r>
    </w:p>
    <w:p w14:paraId="591FE612" w14:textId="77777777" w:rsidR="00000000" w:rsidRDefault="00000000">
      <w:pPr>
        <w:pStyle w:val="3"/>
        <w:numPr>
          <w:ilvl w:val="2"/>
          <w:numId w:val="24"/>
        </w:numPr>
        <w:rPr>
          <w:rFonts w:hint="eastAsia"/>
          <w:kern w:val="44"/>
          <w:szCs w:val="24"/>
        </w:rPr>
      </w:pPr>
      <w:r>
        <w:rPr>
          <w:rFonts w:hint="eastAsia"/>
          <w:kern w:val="44"/>
          <w:szCs w:val="24"/>
        </w:rPr>
        <w:t>三维可视化</w:t>
      </w:r>
    </w:p>
    <w:p w14:paraId="37CA21DF" w14:textId="77777777" w:rsidR="00000000" w:rsidRDefault="00000000">
      <w:pPr>
        <w:pStyle w:val="a9"/>
        <w:rPr>
          <w:rFonts w:hint="eastAsia"/>
          <w:lang w:val="zh-CN"/>
        </w:rPr>
      </w:pPr>
      <w:r>
        <w:rPr>
          <w:rFonts w:hint="eastAsia"/>
          <w:lang w:val="zh-CN"/>
        </w:rPr>
        <w:t>平台主要性能应满足如下要求。</w:t>
      </w:r>
    </w:p>
    <w:p w14:paraId="60823FFA" w14:textId="77777777" w:rsidR="00000000" w:rsidRDefault="00000000">
      <w:pPr>
        <w:pStyle w:val="a9"/>
        <w:numPr>
          <w:ilvl w:val="0"/>
          <w:numId w:val="202"/>
        </w:numPr>
        <w:ind w:start="0pt" w:firstLineChars="200" w:firstLine="24pt"/>
        <w:rPr>
          <w:rFonts w:hint="eastAsia"/>
          <w:lang w:val="zh-CN"/>
        </w:rPr>
      </w:pPr>
      <w:r>
        <w:rPr>
          <w:rFonts w:hint="eastAsia"/>
          <w:lang w:val="zh-CN"/>
        </w:rPr>
        <w:t>适配分辨率：支持不低于</w:t>
      </w:r>
      <w:r>
        <w:rPr>
          <w:rFonts w:hint="eastAsia"/>
          <w:lang w:val="zh-CN"/>
        </w:rPr>
        <w:t>4K</w:t>
      </w:r>
      <w:r>
        <w:rPr>
          <w:rFonts w:hint="eastAsia"/>
          <w:lang w:val="zh-CN"/>
        </w:rPr>
        <w:t>分辨率。</w:t>
      </w:r>
    </w:p>
    <w:p w14:paraId="7FDD3D19" w14:textId="77777777" w:rsidR="00000000" w:rsidRDefault="00000000">
      <w:pPr>
        <w:pStyle w:val="a9"/>
        <w:numPr>
          <w:ilvl w:val="0"/>
          <w:numId w:val="202"/>
        </w:numPr>
        <w:ind w:start="0pt" w:firstLineChars="200" w:firstLine="24pt"/>
        <w:rPr>
          <w:rFonts w:hint="eastAsia"/>
          <w:lang w:val="zh-CN"/>
        </w:rPr>
      </w:pPr>
      <w:r>
        <w:rPr>
          <w:rFonts w:hint="eastAsia"/>
          <w:lang w:val="zh-CN"/>
        </w:rPr>
        <w:t>帧率：≥</w:t>
      </w:r>
      <w:r>
        <w:rPr>
          <w:rFonts w:hint="eastAsia"/>
          <w:lang w:val="zh-CN"/>
        </w:rPr>
        <w:t>30</w:t>
      </w:r>
      <w:r>
        <w:rPr>
          <w:rFonts w:hint="eastAsia"/>
          <w:lang w:val="zh-CN"/>
        </w:rPr>
        <w:t>帧（</w:t>
      </w:r>
      <w:r>
        <w:rPr>
          <w:rFonts w:hint="eastAsia"/>
          <w:lang w:val="zh-CN"/>
        </w:rPr>
        <w:t>4K</w:t>
      </w:r>
      <w:r>
        <w:rPr>
          <w:rFonts w:hint="eastAsia"/>
          <w:lang w:val="zh-CN"/>
        </w:rPr>
        <w:t>分辨率）。</w:t>
      </w:r>
    </w:p>
    <w:p w14:paraId="657DDBC5" w14:textId="77777777" w:rsidR="00000000" w:rsidRDefault="00000000">
      <w:pPr>
        <w:pStyle w:val="a9"/>
        <w:numPr>
          <w:ilvl w:val="0"/>
          <w:numId w:val="202"/>
        </w:numPr>
        <w:ind w:start="0pt" w:firstLineChars="200" w:firstLine="24pt"/>
        <w:rPr>
          <w:rFonts w:hint="eastAsia"/>
          <w:lang w:val="zh-CN"/>
        </w:rPr>
      </w:pPr>
      <w:r>
        <w:rPr>
          <w:rFonts w:hint="eastAsia"/>
          <w:lang w:val="zh-CN"/>
        </w:rPr>
        <w:t>延时：＜</w:t>
      </w:r>
      <w:r>
        <w:rPr>
          <w:rFonts w:hint="eastAsia"/>
          <w:lang w:val="zh-CN"/>
        </w:rPr>
        <w:t>50ms</w:t>
      </w:r>
      <w:r>
        <w:rPr>
          <w:rFonts w:hint="eastAsia"/>
          <w:lang w:val="zh-CN"/>
        </w:rPr>
        <w:t>（</w:t>
      </w:r>
      <w:r>
        <w:rPr>
          <w:rFonts w:hint="eastAsia"/>
          <w:lang w:val="zh-CN"/>
        </w:rPr>
        <w:t>4K</w:t>
      </w:r>
      <w:r>
        <w:rPr>
          <w:rFonts w:hint="eastAsia"/>
          <w:lang w:val="zh-CN"/>
        </w:rPr>
        <w:t>分辨率）。</w:t>
      </w:r>
    </w:p>
    <w:p w14:paraId="2864FFCA" w14:textId="77777777" w:rsidR="00000000" w:rsidRDefault="00000000">
      <w:pPr>
        <w:pStyle w:val="a9"/>
        <w:numPr>
          <w:ilvl w:val="0"/>
          <w:numId w:val="202"/>
        </w:numPr>
        <w:ind w:start="0pt" w:firstLineChars="200" w:firstLine="24pt"/>
        <w:rPr>
          <w:rFonts w:hint="eastAsia"/>
          <w:lang w:val="zh-CN"/>
        </w:rPr>
      </w:pPr>
      <w:r>
        <w:rPr>
          <w:rFonts w:hint="eastAsia"/>
          <w:lang w:val="zh-CN"/>
        </w:rPr>
        <w:t>渲染：采用高性能实时渲染引擎，支持对场景进行实时渲染；使用物理渲染抗锯齿技术，支持多卡渲染；支持后端渲染推送渲染流模式；支持延迟渲染技术；支持光线追踪技术。</w:t>
      </w:r>
    </w:p>
    <w:p w14:paraId="45B5BF73" w14:textId="77777777" w:rsidR="00000000" w:rsidRDefault="00000000">
      <w:pPr>
        <w:pStyle w:val="a9"/>
        <w:numPr>
          <w:ilvl w:val="0"/>
          <w:numId w:val="202"/>
        </w:numPr>
        <w:ind w:start="0pt" w:firstLineChars="200" w:firstLine="24pt"/>
        <w:rPr>
          <w:rFonts w:hint="eastAsia"/>
          <w:lang w:val="zh-CN"/>
        </w:rPr>
      </w:pPr>
      <w:r>
        <w:rPr>
          <w:rFonts w:hint="eastAsia"/>
          <w:lang w:val="zh-CN"/>
        </w:rPr>
        <w:t>材质效果：支持</w:t>
      </w:r>
      <w:r>
        <w:rPr>
          <w:rFonts w:hint="eastAsia"/>
          <w:lang w:val="zh-CN"/>
        </w:rPr>
        <w:t>PBR</w:t>
      </w:r>
      <w:r>
        <w:rPr>
          <w:rFonts w:hint="eastAsia"/>
          <w:lang w:val="zh-CN"/>
        </w:rPr>
        <w:t>材质，与工程用料显示一致。</w:t>
      </w:r>
    </w:p>
    <w:p w14:paraId="687E7B29" w14:textId="77777777" w:rsidR="00000000" w:rsidRDefault="00000000">
      <w:pPr>
        <w:pStyle w:val="a9"/>
        <w:numPr>
          <w:ilvl w:val="0"/>
          <w:numId w:val="202"/>
        </w:numPr>
        <w:ind w:start="0pt" w:firstLineChars="200" w:firstLine="24pt"/>
        <w:rPr>
          <w:rFonts w:hint="eastAsia"/>
          <w:lang w:val="zh-CN"/>
        </w:rPr>
      </w:pPr>
      <w:r>
        <w:rPr>
          <w:rFonts w:hint="eastAsia"/>
          <w:lang w:val="zh-CN"/>
        </w:rPr>
        <w:t>交互系统：交互设计应针对大屏展示和小屏操作定制优化交互界面。</w:t>
      </w:r>
    </w:p>
    <w:p w14:paraId="5747D2AC" w14:textId="77777777" w:rsidR="00000000" w:rsidRDefault="00000000">
      <w:pPr>
        <w:pStyle w:val="a9"/>
        <w:numPr>
          <w:ilvl w:val="0"/>
          <w:numId w:val="202"/>
        </w:numPr>
        <w:ind w:start="0pt" w:firstLineChars="200" w:firstLine="24pt"/>
        <w:rPr>
          <w:rFonts w:hint="eastAsia"/>
          <w:lang w:val="zh-CN"/>
        </w:rPr>
      </w:pPr>
      <w:r>
        <w:rPr>
          <w:rFonts w:hint="eastAsia"/>
          <w:lang w:val="zh-CN"/>
        </w:rPr>
        <w:t>碰撞体：碰撞体设置合理，不阻挡正确的漫游范围。</w:t>
      </w:r>
    </w:p>
    <w:p w14:paraId="7969F735" w14:textId="77777777" w:rsidR="00000000" w:rsidRDefault="00000000">
      <w:pPr>
        <w:pStyle w:val="a9"/>
        <w:numPr>
          <w:ilvl w:val="0"/>
          <w:numId w:val="202"/>
        </w:numPr>
        <w:ind w:start="0pt" w:firstLineChars="200" w:firstLine="24pt"/>
        <w:rPr>
          <w:rFonts w:hint="eastAsia"/>
          <w:lang w:val="zh-CN"/>
        </w:rPr>
      </w:pPr>
      <w:r>
        <w:rPr>
          <w:rFonts w:hint="eastAsia"/>
          <w:lang w:val="zh-CN"/>
        </w:rPr>
        <w:t>本地访问方式：应支持集控中心本地大屏和</w:t>
      </w:r>
      <w:r>
        <w:rPr>
          <w:rFonts w:hint="eastAsia"/>
          <w:lang w:val="zh-CN"/>
        </w:rPr>
        <w:t>PC</w:t>
      </w:r>
      <w:r>
        <w:rPr>
          <w:rFonts w:hint="eastAsia"/>
          <w:lang w:val="zh-CN"/>
        </w:rPr>
        <w:t>端访问。</w:t>
      </w:r>
    </w:p>
    <w:p w14:paraId="713DAD94" w14:textId="77777777" w:rsidR="00000000" w:rsidRDefault="00000000">
      <w:pPr>
        <w:pStyle w:val="a9"/>
        <w:numPr>
          <w:ilvl w:val="0"/>
          <w:numId w:val="202"/>
        </w:numPr>
        <w:ind w:start="0pt" w:firstLineChars="200" w:firstLine="24pt"/>
        <w:rPr>
          <w:rFonts w:hint="eastAsia"/>
          <w:lang w:val="zh-CN"/>
        </w:rPr>
      </w:pPr>
      <w:r>
        <w:rPr>
          <w:rFonts w:hint="eastAsia"/>
          <w:lang w:val="zh-CN"/>
        </w:rPr>
        <w:t>稳定性：支持</w:t>
      </w:r>
      <w:r>
        <w:rPr>
          <w:rFonts w:hint="eastAsia"/>
          <w:lang w:val="zh-CN"/>
        </w:rPr>
        <w:t xml:space="preserve"> 7*24 </w:t>
      </w:r>
      <w:r>
        <w:rPr>
          <w:rFonts w:hint="eastAsia"/>
          <w:lang w:val="zh-CN"/>
        </w:rPr>
        <w:t>小时长时间可靠稳定运行。</w:t>
      </w:r>
    </w:p>
    <w:p w14:paraId="6638F462" w14:textId="77777777" w:rsidR="00000000" w:rsidRDefault="00000000">
      <w:pPr>
        <w:pStyle w:val="a9"/>
        <w:numPr>
          <w:ilvl w:val="0"/>
          <w:numId w:val="202"/>
        </w:numPr>
        <w:ind w:start="0pt" w:firstLineChars="200" w:firstLine="24pt"/>
        <w:rPr>
          <w:rFonts w:hint="eastAsia"/>
          <w:lang w:val="zh-CN"/>
        </w:rPr>
      </w:pPr>
      <w:r>
        <w:rPr>
          <w:rFonts w:hint="eastAsia"/>
          <w:lang w:val="zh-CN"/>
        </w:rPr>
        <w:t>支持多客户端访问：支持在展厅和监控室等不同位置分别访问不同内容。</w:t>
      </w:r>
    </w:p>
    <w:p w14:paraId="320449EA" w14:textId="77777777" w:rsidR="00000000" w:rsidRDefault="00000000">
      <w:pPr>
        <w:pStyle w:val="a9"/>
        <w:numPr>
          <w:ilvl w:val="0"/>
          <w:numId w:val="202"/>
        </w:numPr>
        <w:ind w:start="0pt" w:firstLineChars="200" w:firstLine="24pt"/>
        <w:rPr>
          <w:rFonts w:hint="eastAsia"/>
          <w:lang w:val="zh-CN"/>
        </w:rPr>
      </w:pPr>
      <w:r>
        <w:rPr>
          <w:rFonts w:hint="eastAsia"/>
          <w:lang w:val="zh-CN"/>
        </w:rPr>
        <w:t>支持</w:t>
      </w:r>
      <w:r>
        <w:rPr>
          <w:rFonts w:hint="eastAsia"/>
          <w:lang w:val="zh-CN"/>
        </w:rPr>
        <w:t>GPU</w:t>
      </w:r>
      <w:r>
        <w:rPr>
          <w:rFonts w:hint="eastAsia"/>
          <w:lang w:val="zh-CN"/>
        </w:rPr>
        <w:t>服务器集群：支持多台</w:t>
      </w:r>
      <w:r>
        <w:rPr>
          <w:rFonts w:hint="eastAsia"/>
          <w:lang w:val="zh-CN"/>
        </w:rPr>
        <w:t>GPU</w:t>
      </w:r>
      <w:r>
        <w:rPr>
          <w:rFonts w:hint="eastAsia"/>
          <w:lang w:val="zh-CN"/>
        </w:rPr>
        <w:t>服务器组成集群，多个客户端访问。</w:t>
      </w:r>
    </w:p>
    <w:p w14:paraId="69946894" w14:textId="77777777" w:rsidR="00000000" w:rsidRDefault="00000000">
      <w:pPr>
        <w:pStyle w:val="a9"/>
        <w:numPr>
          <w:ilvl w:val="0"/>
          <w:numId w:val="202"/>
        </w:numPr>
        <w:ind w:start="0pt" w:firstLineChars="200" w:firstLine="24pt"/>
        <w:rPr>
          <w:rFonts w:hint="eastAsia"/>
          <w:lang w:val="zh-CN"/>
        </w:rPr>
      </w:pPr>
      <w:r>
        <w:rPr>
          <w:rFonts w:hint="eastAsia"/>
          <w:lang w:val="zh-CN"/>
        </w:rPr>
        <w:t>支持模型库：支持模型库管理，支持用户自建模型库。</w:t>
      </w:r>
    </w:p>
    <w:p w14:paraId="7D7CD60C" w14:textId="77777777" w:rsidR="00000000" w:rsidRDefault="00000000">
      <w:pPr>
        <w:pStyle w:val="a9"/>
        <w:numPr>
          <w:ilvl w:val="0"/>
          <w:numId w:val="202"/>
        </w:numPr>
        <w:ind w:start="0pt" w:firstLineChars="200" w:firstLine="24pt"/>
        <w:rPr>
          <w:rFonts w:hint="eastAsia"/>
          <w:lang w:val="zh-CN"/>
        </w:rPr>
      </w:pPr>
      <w:r>
        <w:rPr>
          <w:rFonts w:hint="eastAsia"/>
          <w:lang w:val="zh-CN"/>
        </w:rPr>
        <w:t>支持夜景效果：模型支持夜景，支持夜景光照效果，打灯光、夜景氛围渲染。</w:t>
      </w:r>
    </w:p>
    <w:p w14:paraId="392C73DC" w14:textId="77777777" w:rsidR="00000000" w:rsidRDefault="00000000">
      <w:pPr>
        <w:pStyle w:val="a9"/>
        <w:numPr>
          <w:ilvl w:val="0"/>
          <w:numId w:val="202"/>
        </w:numPr>
        <w:ind w:start="0pt" w:firstLineChars="200" w:firstLine="24pt"/>
        <w:rPr>
          <w:rFonts w:hint="eastAsia"/>
          <w:lang w:val="zh-CN"/>
        </w:rPr>
      </w:pPr>
      <w:r>
        <w:rPr>
          <w:rFonts w:hint="eastAsia"/>
          <w:lang w:val="zh-CN"/>
        </w:rPr>
        <w:t>远程展示要求：系统应支持在网络条件允许情况下进行远程展示和浏览，不应存在明显卡顿现象。</w:t>
      </w:r>
    </w:p>
    <w:p w14:paraId="79658F2B" w14:textId="77777777" w:rsidR="00000000" w:rsidRDefault="00000000">
      <w:pPr>
        <w:pStyle w:val="3"/>
        <w:numPr>
          <w:ilvl w:val="2"/>
          <w:numId w:val="24"/>
        </w:numPr>
        <w:rPr>
          <w:rFonts w:hint="eastAsia"/>
          <w:kern w:val="44"/>
          <w:szCs w:val="24"/>
        </w:rPr>
      </w:pPr>
      <w:r>
        <w:rPr>
          <w:rFonts w:hint="eastAsia"/>
          <w:kern w:val="44"/>
          <w:szCs w:val="24"/>
        </w:rPr>
        <w:t>多源异构数据支持</w:t>
      </w:r>
    </w:p>
    <w:p w14:paraId="48325311" w14:textId="77777777" w:rsidR="00000000" w:rsidRDefault="00000000">
      <w:pPr>
        <w:pStyle w:val="a9"/>
        <w:rPr>
          <w:rFonts w:hint="eastAsia"/>
          <w:lang w:val="zh-CN"/>
        </w:rPr>
      </w:pPr>
      <w:r>
        <w:rPr>
          <w:rFonts w:hint="eastAsia"/>
          <w:lang w:val="zh-CN"/>
        </w:rPr>
        <w:t>GIS</w:t>
      </w:r>
      <w:r>
        <w:rPr>
          <w:rFonts w:hint="eastAsia"/>
          <w:lang w:val="zh-CN"/>
        </w:rPr>
        <w:t>系统：孪生场景支持真实的</w:t>
      </w:r>
      <w:r>
        <w:rPr>
          <w:rFonts w:hint="eastAsia"/>
          <w:lang w:val="zh-CN"/>
        </w:rPr>
        <w:t>GIS</w:t>
      </w:r>
      <w:r>
        <w:rPr>
          <w:rFonts w:hint="eastAsia"/>
          <w:lang w:val="zh-CN"/>
        </w:rPr>
        <w:t>坐标信息，支持信息层叠加。</w:t>
      </w:r>
    </w:p>
    <w:p w14:paraId="4DA98320" w14:textId="77777777" w:rsidR="00000000" w:rsidRDefault="00000000">
      <w:pPr>
        <w:pStyle w:val="a9"/>
        <w:rPr>
          <w:rFonts w:hint="eastAsia"/>
          <w:lang w:val="zh-CN"/>
        </w:rPr>
      </w:pPr>
      <w:r>
        <w:rPr>
          <w:rFonts w:hint="eastAsia"/>
          <w:lang w:val="zh-CN"/>
        </w:rPr>
        <w:t>模型导入支持：提供模型导入工具，导入模型。支持批量三维模型自动导入并且自动化进行优化面的处理，三维模型主要包含倾斜摄影模型、</w:t>
      </w:r>
      <w:r>
        <w:rPr>
          <w:rFonts w:hint="eastAsia"/>
          <w:lang w:val="zh-CN"/>
        </w:rPr>
        <w:t>SU</w:t>
      </w:r>
      <w:r>
        <w:rPr>
          <w:rFonts w:hint="eastAsia"/>
          <w:lang w:val="zh-CN"/>
        </w:rPr>
        <w:t>模型、</w:t>
      </w:r>
      <w:r>
        <w:rPr>
          <w:rFonts w:hint="eastAsia"/>
          <w:lang w:val="zh-CN"/>
        </w:rPr>
        <w:lastRenderedPageBreak/>
        <w:t>BIM</w:t>
      </w:r>
      <w:r>
        <w:rPr>
          <w:rFonts w:hint="eastAsia"/>
          <w:lang w:val="zh-CN"/>
        </w:rPr>
        <w:t>模型、</w:t>
      </w:r>
      <w:r>
        <w:rPr>
          <w:rFonts w:hint="eastAsia"/>
          <w:lang w:val="zh-CN"/>
        </w:rPr>
        <w:t>FBX</w:t>
      </w:r>
      <w:r>
        <w:rPr>
          <w:rFonts w:hint="eastAsia"/>
          <w:lang w:val="zh-CN"/>
        </w:rPr>
        <w:t>格式等。</w:t>
      </w:r>
    </w:p>
    <w:p w14:paraId="7B183531" w14:textId="77777777" w:rsidR="00000000" w:rsidRDefault="00000000">
      <w:pPr>
        <w:pStyle w:val="3"/>
        <w:numPr>
          <w:ilvl w:val="2"/>
          <w:numId w:val="24"/>
        </w:numPr>
        <w:rPr>
          <w:rFonts w:hint="eastAsia"/>
          <w:kern w:val="44"/>
          <w:szCs w:val="24"/>
        </w:rPr>
      </w:pPr>
      <w:r>
        <w:rPr>
          <w:rFonts w:hint="eastAsia"/>
          <w:kern w:val="44"/>
          <w:szCs w:val="24"/>
        </w:rPr>
        <w:t>视频融合</w:t>
      </w:r>
    </w:p>
    <w:p w14:paraId="6ABD9F72" w14:textId="77777777" w:rsidR="00000000" w:rsidRDefault="00000000">
      <w:pPr>
        <w:pStyle w:val="a9"/>
        <w:rPr>
          <w:rFonts w:hint="eastAsia"/>
          <w:lang w:val="zh-CN"/>
        </w:rPr>
      </w:pPr>
      <w:r>
        <w:rPr>
          <w:rFonts w:hint="eastAsia"/>
          <w:lang w:val="zh-CN"/>
        </w:rPr>
        <w:t>视频编码：支持</w:t>
      </w:r>
      <w:r>
        <w:rPr>
          <w:rFonts w:hint="eastAsia"/>
          <w:lang w:val="zh-CN"/>
        </w:rPr>
        <w:t>H.264</w:t>
      </w:r>
      <w:r>
        <w:rPr>
          <w:rFonts w:hint="eastAsia"/>
          <w:lang w:val="zh-CN"/>
        </w:rPr>
        <w:t>、</w:t>
      </w:r>
      <w:r>
        <w:rPr>
          <w:rFonts w:hint="eastAsia"/>
          <w:lang w:val="zh-CN"/>
        </w:rPr>
        <w:t>H.265</w:t>
      </w:r>
      <w:r>
        <w:rPr>
          <w:rFonts w:hint="eastAsia"/>
          <w:lang w:val="zh-CN"/>
        </w:rPr>
        <w:t>编码的视频流接入。</w:t>
      </w:r>
    </w:p>
    <w:p w14:paraId="079AC1FE" w14:textId="77777777" w:rsidR="00000000" w:rsidRDefault="00000000">
      <w:pPr>
        <w:pStyle w:val="a9"/>
        <w:rPr>
          <w:rFonts w:hint="eastAsia"/>
          <w:lang w:val="zh-CN"/>
        </w:rPr>
      </w:pPr>
      <w:r>
        <w:rPr>
          <w:rFonts w:hint="eastAsia"/>
          <w:lang w:val="zh-CN"/>
        </w:rPr>
        <w:t>流媒体协议：支持</w:t>
      </w:r>
      <w:r>
        <w:rPr>
          <w:rFonts w:hint="eastAsia"/>
          <w:lang w:val="zh-CN"/>
        </w:rPr>
        <w:t>HLS</w:t>
      </w:r>
      <w:r>
        <w:rPr>
          <w:rFonts w:hint="eastAsia"/>
          <w:lang w:val="zh-CN"/>
        </w:rPr>
        <w:t>、</w:t>
      </w:r>
      <w:r>
        <w:rPr>
          <w:rFonts w:hint="eastAsia"/>
          <w:lang w:val="zh-CN"/>
        </w:rPr>
        <w:t>RTSP</w:t>
      </w:r>
      <w:r>
        <w:rPr>
          <w:rFonts w:hint="eastAsia"/>
          <w:lang w:val="zh-CN"/>
        </w:rPr>
        <w:t>、</w:t>
      </w:r>
      <w:r>
        <w:rPr>
          <w:rFonts w:hint="eastAsia"/>
          <w:lang w:val="zh-CN"/>
        </w:rPr>
        <w:t>RTMP</w:t>
      </w:r>
      <w:r>
        <w:rPr>
          <w:rFonts w:hint="eastAsia"/>
          <w:lang w:val="zh-CN"/>
        </w:rPr>
        <w:t>、</w:t>
      </w:r>
      <w:r>
        <w:rPr>
          <w:rFonts w:hint="eastAsia"/>
          <w:lang w:val="zh-CN"/>
        </w:rPr>
        <w:t>FLV</w:t>
      </w:r>
      <w:r>
        <w:rPr>
          <w:rFonts w:hint="eastAsia"/>
          <w:lang w:val="zh-CN"/>
        </w:rPr>
        <w:t>等流媒体协议。</w:t>
      </w:r>
    </w:p>
    <w:p w14:paraId="5710DE20" w14:textId="77777777" w:rsidR="00000000" w:rsidRDefault="00000000">
      <w:pPr>
        <w:pStyle w:val="a9"/>
        <w:rPr>
          <w:rFonts w:hint="eastAsia"/>
          <w:lang w:val="zh-CN"/>
        </w:rPr>
      </w:pPr>
      <w:r>
        <w:rPr>
          <w:rFonts w:hint="eastAsia"/>
          <w:lang w:val="zh-CN"/>
        </w:rPr>
        <w:t>视频接入容量要求：最大应支持不少于</w:t>
      </w:r>
      <w:r>
        <w:rPr>
          <w:rFonts w:hint="eastAsia"/>
          <w:lang w:val="zh-CN"/>
        </w:rPr>
        <w:t>1000</w:t>
      </w:r>
      <w:r>
        <w:rPr>
          <w:rFonts w:hint="eastAsia"/>
          <w:lang w:val="zh-CN"/>
        </w:rPr>
        <w:t>个摄像头的接入。</w:t>
      </w:r>
    </w:p>
    <w:p w14:paraId="3D265BF3" w14:textId="77777777" w:rsidR="00000000" w:rsidRDefault="00000000">
      <w:pPr>
        <w:pStyle w:val="1"/>
        <w:numPr>
          <w:ilvl w:val="0"/>
          <w:numId w:val="24"/>
        </w:numPr>
        <w:rPr>
          <w:rFonts w:hint="eastAsia"/>
          <w:lang w:val="zh-CN" w:eastAsia="zh-Hans"/>
        </w:rPr>
      </w:pPr>
      <w:r>
        <w:rPr>
          <w:rFonts w:hint="eastAsia"/>
        </w:rPr>
        <w:br w:type="page"/>
      </w:r>
      <w:r>
        <w:rPr>
          <w:rFonts w:hint="eastAsia"/>
        </w:rPr>
        <w:lastRenderedPageBreak/>
        <w:t>移动</w:t>
      </w:r>
      <w:r>
        <w:rPr>
          <w:rFonts w:hint="eastAsia"/>
          <w:lang w:val="zh-CN" w:eastAsia="zh-Hans"/>
        </w:rPr>
        <w:t>应用</w:t>
      </w:r>
      <w:r>
        <w:rPr>
          <w:rFonts w:hint="eastAsia"/>
        </w:rPr>
        <w:t>APP</w:t>
      </w:r>
    </w:p>
    <w:p w14:paraId="03A24974" w14:textId="77777777" w:rsidR="00000000" w:rsidRDefault="00000000">
      <w:pPr>
        <w:pStyle w:val="a9"/>
        <w:ind w:firstLineChars="200" w:firstLine="24pt"/>
        <w:rPr>
          <w:rFonts w:hint="eastAsia"/>
          <w:lang w:val="zh-CN"/>
        </w:rPr>
      </w:pPr>
      <w:r>
        <w:rPr>
          <w:rFonts w:hint="eastAsia"/>
          <w:lang w:val="zh-CN"/>
        </w:rPr>
        <w:t>移动应用</w:t>
      </w:r>
      <w:r>
        <w:rPr>
          <w:rFonts w:hint="eastAsia"/>
          <w:lang w:val="zh-CN"/>
        </w:rPr>
        <w:t>APP</w:t>
      </w:r>
      <w:r>
        <w:rPr>
          <w:rFonts w:hint="eastAsia"/>
          <w:lang w:val="zh-CN"/>
        </w:rPr>
        <w:t>应实现与</w:t>
      </w:r>
      <w:r>
        <w:rPr>
          <w:rFonts w:hint="eastAsia"/>
          <w:lang w:val="zh-CN"/>
        </w:rPr>
        <w:t>PC</w:t>
      </w:r>
      <w:r>
        <w:rPr>
          <w:rFonts w:hint="eastAsia"/>
          <w:lang w:val="zh-CN"/>
        </w:rPr>
        <w:t>系统实时协同，做到用户可在移动端方便、快捷地查看</w:t>
      </w:r>
      <w:r>
        <w:rPr>
          <w:rFonts w:hint="eastAsia"/>
        </w:rPr>
        <w:t>场站生产运行</w:t>
      </w:r>
      <w:r>
        <w:rPr>
          <w:rFonts w:hint="eastAsia"/>
          <w:lang w:val="zh-CN"/>
        </w:rPr>
        <w:t>相关信息。</w:t>
      </w:r>
    </w:p>
    <w:p w14:paraId="03E8A842" w14:textId="77777777" w:rsidR="00000000" w:rsidRDefault="00000000">
      <w:pPr>
        <w:pStyle w:val="a9"/>
        <w:ind w:firstLineChars="200" w:firstLine="24pt"/>
        <w:rPr>
          <w:rFonts w:hint="eastAsia"/>
        </w:rPr>
      </w:pPr>
      <w:r>
        <w:rPr>
          <w:rFonts w:hint="eastAsia"/>
        </w:rPr>
        <w:t>移动应用</w:t>
      </w:r>
      <w:r>
        <w:rPr>
          <w:rFonts w:hint="eastAsia"/>
        </w:rPr>
        <w:t>APP</w:t>
      </w:r>
      <w:r>
        <w:rPr>
          <w:rFonts w:hint="eastAsia"/>
        </w:rPr>
        <w:t>应具备移动巡检、移动工单、物资管理、移动两票、场站监视、海上安全等功能。</w:t>
      </w:r>
    </w:p>
    <w:p w14:paraId="0F8B9989" w14:textId="77777777" w:rsidR="00000000" w:rsidRDefault="00000000">
      <w:pPr>
        <w:pStyle w:val="a9"/>
        <w:ind w:firstLineChars="200" w:firstLine="24pt"/>
        <w:rPr>
          <w:rFonts w:hint="eastAsia"/>
        </w:rPr>
      </w:pPr>
      <w:r>
        <w:rPr>
          <w:rFonts w:hint="eastAsia"/>
        </w:rPr>
        <w:t>移动应用</w:t>
      </w:r>
      <w:r>
        <w:rPr>
          <w:rFonts w:hint="eastAsia"/>
        </w:rPr>
        <w:t>APP</w:t>
      </w:r>
      <w:r>
        <w:rPr>
          <w:rFonts w:hint="eastAsia"/>
        </w:rPr>
        <w:t>应具备用户管理、权限管理功能，支持给不同用户配置不同账号权限。</w:t>
      </w:r>
    </w:p>
    <w:p w14:paraId="798DE107" w14:textId="77777777" w:rsidR="00000000" w:rsidRDefault="00000000">
      <w:pPr>
        <w:pStyle w:val="a9"/>
        <w:ind w:firstLineChars="200" w:firstLine="24pt"/>
        <w:rPr>
          <w:rFonts w:hint="eastAsia"/>
        </w:rPr>
      </w:pPr>
      <w:r>
        <w:rPr>
          <w:rFonts w:hint="eastAsia"/>
        </w:rPr>
        <w:t>移动应用</w:t>
      </w:r>
      <w:r>
        <w:rPr>
          <w:rFonts w:hint="eastAsia"/>
        </w:rPr>
        <w:t>APP</w:t>
      </w:r>
      <w:r>
        <w:rPr>
          <w:rFonts w:hint="eastAsia"/>
        </w:rPr>
        <w:t>应支持安卓、鸿蒙、</w:t>
      </w:r>
      <w:r>
        <w:rPr>
          <w:rFonts w:hint="eastAsia"/>
        </w:rPr>
        <w:t>ios</w:t>
      </w:r>
      <w:r>
        <w:rPr>
          <w:rFonts w:hint="eastAsia"/>
        </w:rPr>
        <w:t>操作系统，支持用户在手机、平板移动端进行相关操作。</w:t>
      </w:r>
    </w:p>
    <w:p w14:paraId="52FEB597" w14:textId="77777777" w:rsidR="00000000" w:rsidRDefault="00000000">
      <w:pPr>
        <w:pStyle w:val="a9"/>
        <w:ind w:firstLineChars="200" w:firstLine="24pt"/>
        <w:rPr>
          <w:rFonts w:hint="eastAsia"/>
        </w:rPr>
      </w:pPr>
      <w:r>
        <w:rPr>
          <w:rFonts w:hint="eastAsia"/>
          <w:color w:val="333333"/>
        </w:rPr>
        <w:t>‌</w:t>
      </w:r>
      <w:r>
        <w:rPr>
          <w:rStyle w:val="aff9"/>
          <w:rFonts w:hint="eastAsia"/>
          <w:b w:val="0"/>
          <w:bCs w:val="0"/>
          <w:color w:val="333333"/>
        </w:rPr>
        <w:t>移动</w:t>
      </w:r>
      <w:r>
        <w:rPr>
          <w:rFonts w:hint="eastAsia"/>
        </w:rPr>
        <w:t>应用</w:t>
      </w:r>
      <w:r>
        <w:rPr>
          <w:rStyle w:val="aff9"/>
          <w:rFonts w:hint="eastAsia"/>
          <w:b w:val="0"/>
          <w:bCs w:val="0"/>
          <w:color w:val="333333"/>
        </w:rPr>
        <w:t>APP</w:t>
      </w:r>
      <w:r>
        <w:rPr>
          <w:rStyle w:val="aff9"/>
          <w:rFonts w:hint="eastAsia"/>
          <w:b w:val="0"/>
          <w:bCs w:val="0"/>
          <w:color w:val="333333"/>
        </w:rPr>
        <w:t>应支持离线续传功能，确保用户在无网络时可继续使用已缓存内容，并在恢复网络后自动同步更新</w:t>
      </w:r>
      <w:r>
        <w:rPr>
          <w:rFonts w:hint="eastAsia"/>
        </w:rPr>
        <w:t>。</w:t>
      </w:r>
    </w:p>
    <w:p w14:paraId="10893900" w14:textId="77777777" w:rsidR="00000000" w:rsidRDefault="00000000">
      <w:pPr>
        <w:pStyle w:val="a9"/>
        <w:widowControl/>
        <w:ind w:firstLineChars="200" w:firstLine="24pt"/>
        <w:rPr>
          <w:rFonts w:hint="eastAsia"/>
          <w:lang w:bidi="ar"/>
        </w:rPr>
      </w:pPr>
      <w:r>
        <w:rPr>
          <w:rFonts w:hint="eastAsia"/>
        </w:rPr>
        <w:t>‌移动应用</w:t>
      </w:r>
      <w:r>
        <w:rPr>
          <w:rFonts w:hint="eastAsia"/>
        </w:rPr>
        <w:t>APP</w:t>
      </w:r>
      <w:r>
        <w:rPr>
          <w:rFonts w:hint="eastAsia"/>
          <w:lang w:bidi="ar"/>
        </w:rPr>
        <w:t>遵循《中华人民共和国网络安全法》《中华人民共和国个人信息保护法》等法律法规，明确告知用户数据收集和使用目的，征得用户同意；不得过度收集用户信息，仅收集必要数据，保障用户隐私权益。</w:t>
      </w:r>
    </w:p>
    <w:p w14:paraId="7B5C71FD" w14:textId="77777777" w:rsidR="00000000" w:rsidRDefault="00000000">
      <w:pPr>
        <w:pStyle w:val="a9"/>
        <w:widowControl/>
        <w:ind w:firstLineChars="200" w:firstLine="24pt"/>
        <w:rPr>
          <w:rFonts w:hint="eastAsia"/>
          <w:lang w:bidi="ar"/>
        </w:rPr>
      </w:pPr>
      <w:r>
        <w:rPr>
          <w:rFonts w:hint="eastAsia"/>
          <w:lang w:bidi="ar"/>
        </w:rPr>
        <w:t>移动应用</w:t>
      </w:r>
      <w:r>
        <w:rPr>
          <w:rFonts w:hint="eastAsia"/>
          <w:lang w:bidi="ar"/>
        </w:rPr>
        <w:t>APP</w:t>
      </w:r>
      <w:r>
        <w:rPr>
          <w:rFonts w:hint="eastAsia"/>
          <w:lang w:bidi="ar"/>
        </w:rPr>
        <w:t>应支持与招标人集团侧移动应用平台集成。</w:t>
      </w:r>
    </w:p>
    <w:p w14:paraId="248DF192" w14:textId="77777777" w:rsidR="00000000" w:rsidRDefault="00000000">
      <w:pPr>
        <w:pStyle w:val="20"/>
        <w:numPr>
          <w:ilvl w:val="1"/>
          <w:numId w:val="24"/>
        </w:numPr>
      </w:pPr>
      <w:r>
        <w:rPr>
          <w:rFonts w:hint="eastAsia"/>
        </w:rPr>
        <w:t>场站监视</w:t>
      </w:r>
    </w:p>
    <w:p w14:paraId="74792ED9" w14:textId="77777777" w:rsidR="00000000" w:rsidRDefault="00000000">
      <w:pPr>
        <w:pStyle w:val="a9"/>
        <w:ind w:firstLineChars="200" w:firstLine="24pt"/>
        <w:rPr>
          <w:rFonts w:hint="eastAsia"/>
        </w:rPr>
      </w:pPr>
      <w:r>
        <w:rPr>
          <w:rFonts w:hint="eastAsia"/>
        </w:rPr>
        <w:t>应支持展示公司总体情况，包括基础数据、趋势曲线、场站信息、社会效益等内容。</w:t>
      </w:r>
    </w:p>
    <w:p w14:paraId="68073F9A" w14:textId="77777777" w:rsidR="00000000" w:rsidRDefault="00000000">
      <w:pPr>
        <w:pStyle w:val="a9"/>
        <w:numPr>
          <w:ilvl w:val="0"/>
          <w:numId w:val="203"/>
        </w:numPr>
        <w:ind w:firstLineChars="200" w:firstLine="24pt"/>
        <w:rPr>
          <w:rFonts w:hint="eastAsia"/>
        </w:rPr>
      </w:pPr>
      <w:r>
        <w:rPr>
          <w:rFonts w:hint="eastAsia"/>
        </w:rPr>
        <w:t>基础数据应包括</w:t>
      </w:r>
      <w:r>
        <w:rPr>
          <w:rFonts w:hint="eastAsia"/>
          <w:color w:val="000000"/>
        </w:rPr>
        <w:t>当日、当月、当年发电量以及当月与当月计划电量完成率，并显示当前实时功率与装机容量</w:t>
      </w:r>
      <w:r>
        <w:rPr>
          <w:rFonts w:hint="eastAsia"/>
        </w:rPr>
        <w:t>。</w:t>
      </w:r>
    </w:p>
    <w:p w14:paraId="791FF20D" w14:textId="77777777" w:rsidR="00000000" w:rsidRDefault="00000000">
      <w:pPr>
        <w:pStyle w:val="a9"/>
        <w:numPr>
          <w:ilvl w:val="0"/>
          <w:numId w:val="203"/>
        </w:numPr>
        <w:ind w:firstLineChars="200" w:firstLine="24pt"/>
        <w:rPr>
          <w:rFonts w:hint="eastAsia"/>
        </w:rPr>
      </w:pPr>
      <w:r>
        <w:rPr>
          <w:rFonts w:hint="eastAsia"/>
        </w:rPr>
        <w:t>趋势曲线应包括分时趋势图：展示当日</w:t>
      </w:r>
      <w:r>
        <w:rPr>
          <w:rFonts w:hint="eastAsia"/>
        </w:rPr>
        <w:t>0</w:t>
      </w:r>
      <w:r>
        <w:rPr>
          <w:rFonts w:hint="eastAsia"/>
        </w:rPr>
        <w:t>时至当前时间功率曲线趋势图；近</w:t>
      </w:r>
      <w:r>
        <w:rPr>
          <w:rFonts w:hint="eastAsia"/>
        </w:rPr>
        <w:t>30</w:t>
      </w:r>
      <w:r>
        <w:rPr>
          <w:rFonts w:hint="eastAsia"/>
        </w:rPr>
        <w:t>趋势图：</w:t>
      </w:r>
      <w:r>
        <w:rPr>
          <w:rFonts w:hint="eastAsia"/>
          <w:color w:val="000000"/>
        </w:rPr>
        <w:t>展示上一个月</w:t>
      </w:r>
      <w:r>
        <w:rPr>
          <w:rFonts w:hint="eastAsia"/>
          <w:color w:val="000000"/>
        </w:rPr>
        <w:t>1</w:t>
      </w:r>
      <w:r>
        <w:rPr>
          <w:rFonts w:hint="eastAsia"/>
          <w:color w:val="000000"/>
        </w:rPr>
        <w:t>日－月底每日发电量情况</w:t>
      </w:r>
      <w:r>
        <w:rPr>
          <w:rFonts w:hint="eastAsia"/>
        </w:rPr>
        <w:t>；本年趋势图：展示本年</w:t>
      </w:r>
      <w:r>
        <w:rPr>
          <w:rFonts w:hint="eastAsia"/>
        </w:rPr>
        <w:t>1-12</w:t>
      </w:r>
      <w:r>
        <w:rPr>
          <w:rFonts w:hint="eastAsia"/>
        </w:rPr>
        <w:t>月份计划发电量与实际发电量。</w:t>
      </w:r>
    </w:p>
    <w:p w14:paraId="5995C745" w14:textId="77777777" w:rsidR="00000000" w:rsidRDefault="00000000">
      <w:pPr>
        <w:pStyle w:val="a9"/>
        <w:numPr>
          <w:ilvl w:val="0"/>
          <w:numId w:val="203"/>
        </w:numPr>
        <w:ind w:firstLineChars="200" w:firstLine="24pt"/>
        <w:rPr>
          <w:rFonts w:hint="eastAsia"/>
        </w:rPr>
      </w:pPr>
      <w:r>
        <w:rPr>
          <w:rFonts w:hint="eastAsia"/>
        </w:rPr>
        <w:t>场站信息应包括场站名称、装机容量、年等效利用小时数、今日发电量、当前功率、风机总数、</w:t>
      </w:r>
      <w:r>
        <w:rPr>
          <w:rFonts w:hint="eastAsia"/>
          <w:color w:val="000000"/>
        </w:rPr>
        <w:t>展示正常、维护、故障下的风机数量等。</w:t>
      </w:r>
    </w:p>
    <w:p w14:paraId="620A874B" w14:textId="77777777" w:rsidR="00000000" w:rsidRDefault="00000000">
      <w:pPr>
        <w:pStyle w:val="a9"/>
        <w:numPr>
          <w:ilvl w:val="0"/>
          <w:numId w:val="203"/>
        </w:numPr>
        <w:ind w:firstLineChars="200" w:firstLine="24pt"/>
      </w:pPr>
      <w:r>
        <w:rPr>
          <w:rFonts w:hint="eastAsia"/>
        </w:rPr>
        <w:t>社会效益应包括累</w:t>
      </w:r>
      <w:r>
        <w:rPr>
          <w:rFonts w:ascii="宋体" w:hAnsi="宋体" w:hint="eastAsia"/>
          <w:szCs w:val="24"/>
        </w:rPr>
        <w:t>计</w:t>
      </w:r>
      <w:r>
        <w:rPr>
          <w:rFonts w:ascii="宋体" w:hAnsi="宋体"/>
          <w:szCs w:val="24"/>
        </w:rPr>
        <w:t>发电量计算</w:t>
      </w:r>
      <w:r>
        <w:rPr>
          <w:rFonts w:ascii="宋体" w:hAnsi="宋体" w:hint="eastAsia"/>
          <w:szCs w:val="24"/>
        </w:rPr>
        <w:t>C02减排量</w:t>
      </w:r>
      <w:r>
        <w:rPr>
          <w:rFonts w:ascii="宋体" w:hAnsi="宋体"/>
          <w:szCs w:val="24"/>
        </w:rPr>
        <w:t>、</w:t>
      </w:r>
      <w:r>
        <w:rPr>
          <w:rFonts w:ascii="宋体" w:hAnsi="宋体" w:hint="eastAsia"/>
          <w:szCs w:val="24"/>
        </w:rPr>
        <w:t>减少</w:t>
      </w:r>
      <w:r>
        <w:rPr>
          <w:rFonts w:ascii="宋体" w:hAnsi="宋体"/>
          <w:szCs w:val="24"/>
        </w:rPr>
        <w:t>森林砍伐、节约标准煤</w:t>
      </w:r>
      <w:r>
        <w:rPr>
          <w:rFonts w:ascii="宋体" w:hAnsi="宋体" w:hint="eastAsia"/>
          <w:szCs w:val="24"/>
        </w:rPr>
        <w:t>等信息。</w:t>
      </w:r>
    </w:p>
    <w:p w14:paraId="48F5314C" w14:textId="77777777" w:rsidR="00000000" w:rsidRDefault="00000000">
      <w:pPr>
        <w:pStyle w:val="a9"/>
        <w:ind w:firstLineChars="200" w:firstLine="24pt"/>
        <w:rPr>
          <w:rFonts w:hint="eastAsia"/>
        </w:rPr>
      </w:pPr>
      <w:r>
        <w:rPr>
          <w:rFonts w:hint="eastAsia"/>
        </w:rPr>
        <w:t>应支持选择场站和风机，查看场站整体和单台风机的运行信息。</w:t>
      </w:r>
    </w:p>
    <w:p w14:paraId="0170FD6A" w14:textId="77777777" w:rsidR="00000000" w:rsidRDefault="00000000">
      <w:pPr>
        <w:pStyle w:val="a9"/>
        <w:ind w:firstLineChars="200" w:firstLine="24pt"/>
        <w:rPr>
          <w:rFonts w:hint="eastAsia"/>
        </w:rPr>
      </w:pPr>
      <w:r>
        <w:rPr>
          <w:rFonts w:hint="eastAsia"/>
        </w:rPr>
        <w:t>场站详细信息应包括今日发电量、等效满发（发电量</w:t>
      </w:r>
      <w:r>
        <w:rPr>
          <w:rFonts w:hint="eastAsia"/>
        </w:rPr>
        <w:t>/</w:t>
      </w:r>
      <w:r>
        <w:rPr>
          <w:rFonts w:hint="eastAsia"/>
        </w:rPr>
        <w:t>容量），月发电量、</w:t>
      </w:r>
      <w:r>
        <w:rPr>
          <w:rFonts w:hint="eastAsia"/>
        </w:rPr>
        <w:lastRenderedPageBreak/>
        <w:t>月完成率、年发电量、月完成率、实时功率曲线图、风速图、设备列表、设备名称、设备实时功率、设备风速、标准状态。</w:t>
      </w:r>
    </w:p>
    <w:p w14:paraId="66B685F3" w14:textId="77777777" w:rsidR="00000000" w:rsidRDefault="00000000">
      <w:pPr>
        <w:pStyle w:val="a9"/>
        <w:ind w:firstLineChars="200" w:firstLine="24pt"/>
        <w:rPr>
          <w:rFonts w:hint="eastAsia"/>
          <w:szCs w:val="24"/>
        </w:rPr>
      </w:pPr>
      <w:r>
        <w:rPr>
          <w:rFonts w:hint="eastAsia"/>
          <w:szCs w:val="24"/>
        </w:rPr>
        <w:t>设备列表应支持矩阵式与列表式进行切换。</w:t>
      </w:r>
    </w:p>
    <w:p w14:paraId="033DAF32" w14:textId="77777777" w:rsidR="00000000" w:rsidRDefault="00000000">
      <w:pPr>
        <w:pStyle w:val="a9"/>
        <w:ind w:firstLineChars="200" w:firstLine="24pt"/>
        <w:rPr>
          <w:rFonts w:hint="eastAsia"/>
        </w:rPr>
      </w:pPr>
      <w:r>
        <w:rPr>
          <w:rFonts w:hint="eastAsia"/>
        </w:rPr>
        <w:t>单台风机数据应包括</w:t>
      </w:r>
      <w:r>
        <w:rPr>
          <w:rFonts w:hint="eastAsia"/>
          <w:szCs w:val="24"/>
        </w:rPr>
        <w:t>今日发电量、月发电量、年发电量、等效满发、实时功率曲线图、风速图等基本运行数据；告警内容、开始时间、结束时间、故障时长等告警信息，数据过长时可显示“…”点击需要有浮窗展示全部内容。默认展示最近</w:t>
      </w:r>
      <w:r>
        <w:rPr>
          <w:rFonts w:hint="eastAsia"/>
          <w:szCs w:val="24"/>
        </w:rPr>
        <w:t>5</w:t>
      </w:r>
      <w:r>
        <w:rPr>
          <w:rFonts w:hint="eastAsia"/>
          <w:szCs w:val="24"/>
        </w:rPr>
        <w:t>条，下拉可获取更多信息；状态时间、状态代码、设备状态、状态时长、时长描述等状态信息；变流系统、变桨系统、发电机、偏航信息、机舱、叶轮、冷却系统、电网信息、变压器等设备实时运行数据。</w:t>
      </w:r>
    </w:p>
    <w:p w14:paraId="7076D007" w14:textId="77777777" w:rsidR="00000000" w:rsidRDefault="00000000">
      <w:pPr>
        <w:pStyle w:val="a9"/>
        <w:ind w:firstLineChars="200" w:firstLine="24pt"/>
        <w:rPr>
          <w:rFonts w:hint="eastAsia"/>
        </w:rPr>
      </w:pPr>
      <w:r>
        <w:rPr>
          <w:rFonts w:hint="eastAsia"/>
        </w:rPr>
        <w:t>应支持</w:t>
      </w:r>
      <w:r>
        <w:rPr>
          <w:rFonts w:hint="eastAsia"/>
        </w:rPr>
        <w:t>PC</w:t>
      </w:r>
      <w:r>
        <w:rPr>
          <w:rFonts w:hint="eastAsia"/>
        </w:rPr>
        <w:t>端报表数据同步至</w:t>
      </w:r>
      <w:r>
        <w:rPr>
          <w:rFonts w:hint="eastAsia"/>
        </w:rPr>
        <w:t>APP</w:t>
      </w:r>
      <w:r>
        <w:rPr>
          <w:rFonts w:hint="eastAsia"/>
        </w:rPr>
        <w:t>端查看报表数据，例如电场运行日报、电场运行月报、发电设备运行日报、发电设备运行月报等，并支持待办事项在对应管理人员</w:t>
      </w:r>
      <w:r>
        <w:rPr>
          <w:rFonts w:hint="eastAsia"/>
        </w:rPr>
        <w:t>APP</w:t>
      </w:r>
      <w:r>
        <w:rPr>
          <w:rFonts w:hint="eastAsia"/>
        </w:rPr>
        <w:t>中显示提醒。</w:t>
      </w:r>
    </w:p>
    <w:p w14:paraId="19178599" w14:textId="77777777" w:rsidR="00000000" w:rsidRDefault="00000000">
      <w:pPr>
        <w:pStyle w:val="a9"/>
        <w:ind w:firstLineChars="200" w:firstLine="24pt"/>
        <w:rPr>
          <w:rFonts w:hint="eastAsia"/>
        </w:rPr>
      </w:pPr>
      <w:r>
        <w:rPr>
          <w:rFonts w:hint="eastAsia"/>
        </w:rPr>
        <w:t>应支持将</w:t>
      </w:r>
      <w:r>
        <w:rPr>
          <w:rFonts w:hint="eastAsia"/>
        </w:rPr>
        <w:t>PC</w:t>
      </w:r>
      <w:r>
        <w:rPr>
          <w:rFonts w:hint="eastAsia"/>
        </w:rPr>
        <w:t>端的发电设备故障案例库数据同步到</w:t>
      </w:r>
      <w:r>
        <w:rPr>
          <w:rFonts w:hint="eastAsia"/>
        </w:rPr>
        <w:t>APP</w:t>
      </w:r>
      <w:r>
        <w:rPr>
          <w:rFonts w:hint="eastAsia"/>
        </w:rPr>
        <w:t>端，以满足用户在</w:t>
      </w:r>
      <w:r>
        <w:rPr>
          <w:rFonts w:hint="eastAsia"/>
        </w:rPr>
        <w:t>APP</w:t>
      </w:r>
      <w:r>
        <w:rPr>
          <w:rFonts w:hint="eastAsia"/>
        </w:rPr>
        <w:t>端查看或查询发电设备故障案例场景。</w:t>
      </w:r>
    </w:p>
    <w:p w14:paraId="366CFC19" w14:textId="77777777" w:rsidR="00000000" w:rsidRDefault="00000000">
      <w:pPr>
        <w:pStyle w:val="20"/>
        <w:numPr>
          <w:ilvl w:val="1"/>
          <w:numId w:val="24"/>
        </w:numPr>
      </w:pPr>
      <w:r>
        <w:rPr>
          <w:rFonts w:hint="eastAsia"/>
        </w:rPr>
        <w:t>移动巡检</w:t>
      </w:r>
    </w:p>
    <w:p w14:paraId="0E1029CB" w14:textId="77777777" w:rsidR="00000000" w:rsidRDefault="00000000">
      <w:pPr>
        <w:pStyle w:val="a9"/>
        <w:ind w:firstLineChars="200" w:firstLine="24pt"/>
        <w:rPr>
          <w:rFonts w:hint="eastAsia"/>
        </w:rPr>
      </w:pPr>
      <w:r>
        <w:rPr>
          <w:rFonts w:hint="eastAsia"/>
        </w:rPr>
        <w:t>应支持</w:t>
      </w:r>
      <w:r>
        <w:rPr>
          <w:rFonts w:hint="eastAsia"/>
        </w:rPr>
        <w:t>PC</w:t>
      </w:r>
      <w:r>
        <w:rPr>
          <w:rFonts w:hint="eastAsia"/>
        </w:rPr>
        <w:t>端配置的巡检任务自动同步到移动</w:t>
      </w:r>
      <w:r>
        <w:rPr>
          <w:rFonts w:hint="eastAsia"/>
        </w:rPr>
        <w:t>APP</w:t>
      </w:r>
      <w:r>
        <w:rPr>
          <w:rFonts w:hint="eastAsia"/>
        </w:rPr>
        <w:t>端。</w:t>
      </w:r>
    </w:p>
    <w:p w14:paraId="1D201B01" w14:textId="77777777" w:rsidR="00000000" w:rsidRDefault="00000000">
      <w:pPr>
        <w:pStyle w:val="a9"/>
        <w:ind w:firstLineChars="200" w:firstLine="24pt"/>
        <w:rPr>
          <w:rFonts w:hint="eastAsia"/>
        </w:rPr>
      </w:pPr>
      <w:r>
        <w:rPr>
          <w:rFonts w:hint="eastAsia"/>
        </w:rPr>
        <w:t>应支持按巡检管理制度配置审批流程，应支持审批节点责任人收到待办提醒。</w:t>
      </w:r>
    </w:p>
    <w:p w14:paraId="73B8A910" w14:textId="77777777" w:rsidR="00000000" w:rsidRDefault="00000000">
      <w:pPr>
        <w:pStyle w:val="a9"/>
        <w:ind w:firstLineChars="200" w:firstLine="24pt"/>
        <w:rPr>
          <w:rFonts w:hint="eastAsia"/>
        </w:rPr>
      </w:pPr>
      <w:r>
        <w:rPr>
          <w:rFonts w:hint="eastAsia"/>
        </w:rPr>
        <w:t>应支持直观查看“待检、漏检、执行中、已完成”的巡检任务。</w:t>
      </w:r>
    </w:p>
    <w:p w14:paraId="0E3AB165" w14:textId="77777777" w:rsidR="00000000" w:rsidRDefault="00000000">
      <w:pPr>
        <w:pStyle w:val="a9"/>
        <w:ind w:firstLineChars="200" w:firstLine="24pt"/>
        <w:rPr>
          <w:rFonts w:ascii="宋体" w:hAnsi="宋体" w:hint="eastAsia"/>
          <w:kern w:val="0"/>
          <w:szCs w:val="24"/>
        </w:rPr>
      </w:pPr>
      <w:r>
        <w:rPr>
          <w:rFonts w:hint="eastAsia"/>
        </w:rPr>
        <w:t>应支持配置</w:t>
      </w:r>
      <w:r>
        <w:rPr>
          <w:rFonts w:ascii="宋体" w:hAnsi="宋体" w:hint="eastAsia"/>
          <w:kern w:val="0"/>
          <w:szCs w:val="24"/>
        </w:rPr>
        <w:t>巡检计划、巡检路线、巡检人员、陪同人员等内容。</w:t>
      </w:r>
    </w:p>
    <w:p w14:paraId="7CB4166D" w14:textId="77777777" w:rsidR="00000000" w:rsidRDefault="00000000">
      <w:pPr>
        <w:pStyle w:val="a9"/>
        <w:ind w:firstLineChars="200" w:firstLine="24pt"/>
        <w:rPr>
          <w:rFonts w:hint="eastAsia"/>
        </w:rPr>
      </w:pPr>
      <w:r>
        <w:rPr>
          <w:rFonts w:hint="eastAsia"/>
        </w:rPr>
        <w:t>应支持在移动</w:t>
      </w:r>
      <w:r>
        <w:rPr>
          <w:rFonts w:hint="eastAsia"/>
        </w:rPr>
        <w:t>APP</w:t>
      </w:r>
      <w:r>
        <w:rPr>
          <w:rFonts w:hint="eastAsia"/>
        </w:rPr>
        <w:t>端填报巡检结果，上传巡检现场照片、录音、视频，查看巡检结果。</w:t>
      </w:r>
    </w:p>
    <w:p w14:paraId="23CD5048" w14:textId="77777777" w:rsidR="00000000" w:rsidRDefault="00000000">
      <w:pPr>
        <w:pStyle w:val="a9"/>
        <w:ind w:firstLineChars="200" w:firstLine="24pt"/>
      </w:pPr>
      <w:r>
        <w:rPr>
          <w:rFonts w:hint="eastAsia"/>
        </w:rPr>
        <w:t>应支持切换日期、区域查看巡检任务和进度。</w:t>
      </w:r>
    </w:p>
    <w:p w14:paraId="168D973A" w14:textId="77777777" w:rsidR="00000000" w:rsidRDefault="00000000">
      <w:pPr>
        <w:pStyle w:val="20"/>
        <w:numPr>
          <w:ilvl w:val="1"/>
          <w:numId w:val="24"/>
        </w:numPr>
      </w:pPr>
      <w:r>
        <w:rPr>
          <w:rFonts w:hint="eastAsia"/>
        </w:rPr>
        <w:t>移动工单</w:t>
      </w:r>
    </w:p>
    <w:p w14:paraId="50EF40F8" w14:textId="77777777" w:rsidR="00000000" w:rsidRDefault="00000000">
      <w:pPr>
        <w:pStyle w:val="a9"/>
        <w:ind w:firstLineChars="200" w:firstLine="24pt"/>
        <w:rPr>
          <w:rFonts w:hint="eastAsia"/>
        </w:rPr>
      </w:pPr>
      <w:r>
        <w:rPr>
          <w:rFonts w:hint="eastAsia"/>
        </w:rPr>
        <w:t>应支持将</w:t>
      </w:r>
      <w:r>
        <w:rPr>
          <w:rFonts w:hint="eastAsia"/>
        </w:rPr>
        <w:t>PC</w:t>
      </w:r>
      <w:r>
        <w:rPr>
          <w:rFonts w:hint="eastAsia"/>
        </w:rPr>
        <w:t>端的工单数据同步到</w:t>
      </w:r>
      <w:r>
        <w:rPr>
          <w:rFonts w:hint="eastAsia"/>
        </w:rPr>
        <w:t>APP</w:t>
      </w:r>
      <w:r>
        <w:rPr>
          <w:rFonts w:hint="eastAsia"/>
        </w:rPr>
        <w:t>端，以满足用户在</w:t>
      </w:r>
      <w:r>
        <w:rPr>
          <w:rFonts w:hint="eastAsia"/>
        </w:rPr>
        <w:t>APP</w:t>
      </w:r>
      <w:r>
        <w:rPr>
          <w:rFonts w:hint="eastAsia"/>
        </w:rPr>
        <w:t>端处理工单场景。</w:t>
      </w:r>
    </w:p>
    <w:p w14:paraId="059C4D14" w14:textId="77777777" w:rsidR="00000000" w:rsidRDefault="00000000">
      <w:pPr>
        <w:pStyle w:val="a9"/>
        <w:ind w:firstLineChars="200" w:firstLine="24pt"/>
        <w:rPr>
          <w:rFonts w:hint="eastAsia"/>
        </w:rPr>
      </w:pPr>
      <w:r>
        <w:rPr>
          <w:rFonts w:hint="eastAsia"/>
        </w:rPr>
        <w:t>应支持对场站的工单进行查看，支持模糊查询，可按场站、类型、状态（工单开工、工单完工、挂起申请、挂起、工单总结、已完成）进行筛选，选择一条工单可查看详情。</w:t>
      </w:r>
    </w:p>
    <w:p w14:paraId="5845A9B8" w14:textId="77777777" w:rsidR="00000000" w:rsidRDefault="00000000">
      <w:pPr>
        <w:pStyle w:val="a9"/>
        <w:ind w:firstLine="24pt"/>
        <w:rPr>
          <w:rFonts w:hint="eastAsia"/>
        </w:rPr>
      </w:pPr>
      <w:r>
        <w:rPr>
          <w:rFonts w:hint="eastAsia"/>
        </w:rPr>
        <w:lastRenderedPageBreak/>
        <w:t>应支持流转审批功能，审批节点的责任人应能及时收到待办事项。</w:t>
      </w:r>
    </w:p>
    <w:p w14:paraId="038CCD31" w14:textId="77777777" w:rsidR="00000000" w:rsidRDefault="00000000">
      <w:pPr>
        <w:pStyle w:val="a9"/>
        <w:ind w:firstLine="24pt"/>
        <w:rPr>
          <w:rFonts w:hint="eastAsia"/>
        </w:rPr>
      </w:pPr>
      <w:r>
        <w:rPr>
          <w:rFonts w:hint="eastAsia"/>
        </w:rPr>
        <w:t>工单执行流程应至少包括工单开工、工单完工、工单总结等，</w:t>
      </w:r>
      <w:r>
        <w:rPr>
          <w:rFonts w:hint="eastAsia"/>
          <w:szCs w:val="24"/>
        </w:rPr>
        <w:t>各流程节点执行时均会生成待办任务推送至对应责任人移动端账号</w:t>
      </w:r>
      <w:r>
        <w:rPr>
          <w:rFonts w:hint="eastAsia"/>
        </w:rPr>
        <w:t>。</w:t>
      </w:r>
    </w:p>
    <w:p w14:paraId="4BA88001" w14:textId="77777777" w:rsidR="00000000" w:rsidRDefault="00000000">
      <w:pPr>
        <w:pStyle w:val="a9"/>
        <w:numPr>
          <w:ilvl w:val="0"/>
          <w:numId w:val="204"/>
        </w:numPr>
        <w:ind w:firstLine="24pt"/>
        <w:rPr>
          <w:rFonts w:hint="eastAsia"/>
          <w:szCs w:val="24"/>
        </w:rPr>
      </w:pPr>
      <w:r>
        <w:rPr>
          <w:rFonts w:hint="eastAsia"/>
          <w:szCs w:val="24"/>
        </w:rPr>
        <w:t>工单开工：应支持工单处理人员会在此环节进行物料的申领、选择合适的工作工序卡、根据工作要求视情况进行选择工器具、申请车辆使用、开具工作票、开具操作票等。</w:t>
      </w:r>
    </w:p>
    <w:p w14:paraId="1A4390D7" w14:textId="77777777" w:rsidR="00000000" w:rsidRDefault="00000000">
      <w:pPr>
        <w:pStyle w:val="a9"/>
        <w:numPr>
          <w:ilvl w:val="0"/>
          <w:numId w:val="204"/>
        </w:numPr>
        <w:ind w:firstLine="24pt"/>
        <w:rPr>
          <w:rFonts w:hint="eastAsia"/>
          <w:szCs w:val="24"/>
        </w:rPr>
      </w:pPr>
      <w:r>
        <w:rPr>
          <w:rFonts w:hint="eastAsia"/>
          <w:szCs w:val="24"/>
        </w:rPr>
        <w:t>工单完工：应支持工单处理过程中记录每日发生的情况，工单处理完成后，相对应的任务单流程才可以继续走下去，比如缺陷工单，缺陷工单完工后，对应的缺陷单才可以验收。</w:t>
      </w:r>
    </w:p>
    <w:p w14:paraId="2D183FDB" w14:textId="77777777" w:rsidR="00000000" w:rsidRDefault="00000000">
      <w:pPr>
        <w:pStyle w:val="a9"/>
        <w:numPr>
          <w:ilvl w:val="0"/>
          <w:numId w:val="204"/>
        </w:numPr>
        <w:ind w:firstLine="24pt"/>
        <w:rPr>
          <w:rFonts w:hint="eastAsia"/>
          <w:szCs w:val="24"/>
        </w:rPr>
      </w:pPr>
      <w:r>
        <w:rPr>
          <w:rFonts w:hint="eastAsia"/>
          <w:szCs w:val="24"/>
        </w:rPr>
        <w:t>工单总结：应支持填报</w:t>
      </w:r>
      <w:r>
        <w:rPr>
          <w:rFonts w:ascii="宋体" w:hAnsi="宋体" w:hint="eastAsia"/>
          <w:szCs w:val="24"/>
        </w:rPr>
        <w:t>处理任务后的经验总结。支持对已申领的物料信息通过分配映射的方式关联到设备台账上，实现设备台账数据更新。支持对选择的工序卡进行验证，对开工阶段选择的工序卡在实际处理过程中是否按照工序处理了任务，若是，则增加此工序卡的有效使用次数，当下次类似任务，处理人再次选择工序卡时，有效使用次数可降序排序，可快速选择所需的工序卡。</w:t>
      </w:r>
    </w:p>
    <w:p w14:paraId="16566D6F" w14:textId="77777777" w:rsidR="00000000" w:rsidRDefault="00000000">
      <w:pPr>
        <w:pStyle w:val="20"/>
        <w:numPr>
          <w:ilvl w:val="1"/>
          <w:numId w:val="24"/>
        </w:numPr>
        <w:rPr>
          <w:rFonts w:hint="eastAsia"/>
        </w:rPr>
      </w:pPr>
      <w:r>
        <w:rPr>
          <w:rFonts w:hint="eastAsia"/>
        </w:rPr>
        <w:t>物资管理</w:t>
      </w:r>
    </w:p>
    <w:p w14:paraId="0CB0E9A2" w14:textId="77777777" w:rsidR="00000000" w:rsidRDefault="00000000">
      <w:pPr>
        <w:pStyle w:val="a9"/>
        <w:ind w:firstLineChars="200" w:firstLine="24pt"/>
        <w:rPr>
          <w:rFonts w:hint="eastAsia"/>
        </w:rPr>
      </w:pPr>
      <w:r>
        <w:rPr>
          <w:rFonts w:hint="eastAsia"/>
        </w:rPr>
        <w:t>应支持移动</w:t>
      </w:r>
      <w:r>
        <w:rPr>
          <w:rFonts w:hint="eastAsia"/>
        </w:rPr>
        <w:t>APP</w:t>
      </w:r>
      <w:r>
        <w:rPr>
          <w:rFonts w:hint="eastAsia"/>
        </w:rPr>
        <w:t>端进行物资验收、入库、出库、盘库操作。</w:t>
      </w:r>
    </w:p>
    <w:p w14:paraId="79FFA911" w14:textId="77777777" w:rsidR="00000000" w:rsidRDefault="00000000">
      <w:pPr>
        <w:pStyle w:val="a9"/>
        <w:ind w:firstLineChars="200" w:firstLine="24pt"/>
        <w:rPr>
          <w:rFonts w:hint="eastAsia"/>
        </w:rPr>
      </w:pPr>
      <w:r>
        <w:rPr>
          <w:rFonts w:hint="eastAsia"/>
        </w:rPr>
        <w:t>应支持移动</w:t>
      </w:r>
      <w:r>
        <w:rPr>
          <w:rFonts w:hint="eastAsia"/>
        </w:rPr>
        <w:t>APP</w:t>
      </w:r>
      <w:r>
        <w:rPr>
          <w:rFonts w:hint="eastAsia"/>
        </w:rPr>
        <w:t>端对应业务的流程审批功能。</w:t>
      </w:r>
    </w:p>
    <w:p w14:paraId="6005DA60" w14:textId="77777777" w:rsidR="00000000" w:rsidRDefault="00000000">
      <w:pPr>
        <w:pStyle w:val="a9"/>
        <w:ind w:firstLineChars="200" w:firstLine="24pt"/>
        <w:rPr>
          <w:rFonts w:hint="eastAsia"/>
        </w:rPr>
      </w:pPr>
      <w:r>
        <w:rPr>
          <w:rFonts w:hint="eastAsia"/>
        </w:rPr>
        <w:t>应支持查看对应业务单据详情、流程图、审批日志。</w:t>
      </w:r>
    </w:p>
    <w:p w14:paraId="5B976F9D" w14:textId="77777777" w:rsidR="00000000" w:rsidRDefault="00000000">
      <w:pPr>
        <w:pStyle w:val="a9"/>
        <w:ind w:firstLineChars="200" w:firstLine="24pt"/>
        <w:rPr>
          <w:rFonts w:hint="eastAsia"/>
        </w:rPr>
      </w:pPr>
      <w:r>
        <w:rPr>
          <w:rFonts w:hint="eastAsia"/>
        </w:rPr>
        <w:t>对应业务进入审批流程后，应支持对应责任人收到待办审批。应支持移动</w:t>
      </w:r>
      <w:r>
        <w:rPr>
          <w:rFonts w:hint="eastAsia"/>
        </w:rPr>
        <w:t>APP</w:t>
      </w:r>
      <w:r>
        <w:rPr>
          <w:rFonts w:hint="eastAsia"/>
        </w:rPr>
        <w:t>端查看物资库存统计数据，便于用户知晓仓储物资情况。</w:t>
      </w:r>
    </w:p>
    <w:p w14:paraId="5BA1B299" w14:textId="77777777" w:rsidR="00000000" w:rsidRDefault="00000000">
      <w:pPr>
        <w:pStyle w:val="a9"/>
        <w:widowControl/>
        <w:ind w:firstLineChars="200" w:firstLine="24pt"/>
        <w:rPr>
          <w:rFonts w:hint="eastAsia"/>
          <w:lang w:bidi="ar"/>
        </w:rPr>
      </w:pPr>
      <w:r>
        <w:rPr>
          <w:rFonts w:hint="eastAsia"/>
          <w:color w:val="0F1115"/>
        </w:rPr>
        <w:t>应支持通过扫描现场设备二维码（</w:t>
      </w:r>
      <w:r>
        <w:rPr>
          <w:rFonts w:hint="eastAsia"/>
          <w:color w:val="0F1115"/>
        </w:rPr>
        <w:t>KKS</w:t>
      </w:r>
      <w:r>
        <w:rPr>
          <w:rFonts w:hint="eastAsia"/>
          <w:color w:val="0F1115"/>
        </w:rPr>
        <w:t>编码）打卡多码联动一张图，查看对应的逻辑设备台账主要信息、物理设备基本信息、固定资产卡片基本信息、基础物料档案基础信息，点击对应编码，可查看对应的明细页面。</w:t>
      </w:r>
    </w:p>
    <w:p w14:paraId="654D8C3E" w14:textId="77777777" w:rsidR="00000000" w:rsidRDefault="00000000">
      <w:pPr>
        <w:pStyle w:val="20"/>
        <w:numPr>
          <w:ilvl w:val="1"/>
          <w:numId w:val="24"/>
        </w:numPr>
      </w:pPr>
      <w:r>
        <w:rPr>
          <w:rFonts w:hint="eastAsia"/>
        </w:rPr>
        <w:t>移动两票</w:t>
      </w:r>
    </w:p>
    <w:p w14:paraId="6B0A1F9B" w14:textId="77777777" w:rsidR="00000000" w:rsidRDefault="00000000">
      <w:pPr>
        <w:pStyle w:val="a9"/>
        <w:ind w:firstLine="24pt"/>
        <w:rPr>
          <w:rFonts w:hint="eastAsia"/>
        </w:rPr>
      </w:pPr>
      <w:r>
        <w:rPr>
          <w:rFonts w:hint="eastAsia"/>
        </w:rPr>
        <w:t>应支持与</w:t>
      </w:r>
      <w:r>
        <w:rPr>
          <w:rFonts w:hint="eastAsia"/>
        </w:rPr>
        <w:t>PC</w:t>
      </w:r>
      <w:r>
        <w:rPr>
          <w:rFonts w:hint="eastAsia"/>
        </w:rPr>
        <w:t>端协同，实现工作票、操作票、移动出票、审批、执行、电子权限设置等功能。</w:t>
      </w:r>
    </w:p>
    <w:p w14:paraId="7E6B6B86" w14:textId="77777777" w:rsidR="00000000" w:rsidRDefault="00000000">
      <w:pPr>
        <w:pStyle w:val="a9"/>
        <w:numPr>
          <w:ilvl w:val="0"/>
          <w:numId w:val="205"/>
        </w:numPr>
        <w:tabs>
          <w:tab w:val="start" w:pos="0pt"/>
        </w:tabs>
        <w:rPr>
          <w:rFonts w:hint="eastAsia"/>
        </w:rPr>
      </w:pPr>
      <w:r>
        <w:rPr>
          <w:rFonts w:hint="eastAsia"/>
        </w:rPr>
        <w:t>工作票</w:t>
      </w:r>
    </w:p>
    <w:p w14:paraId="7A08FB5F" w14:textId="77777777" w:rsidR="00000000" w:rsidRDefault="00000000">
      <w:pPr>
        <w:pStyle w:val="a9"/>
        <w:ind w:firstLineChars="200" w:firstLine="24pt"/>
        <w:rPr>
          <w:rFonts w:hint="eastAsia"/>
        </w:rPr>
      </w:pPr>
      <w:r>
        <w:rPr>
          <w:rFonts w:hint="eastAsia"/>
        </w:rPr>
        <w:t>应支持工作票移动拟票、签发、审核、许可、执行、接票全过程管理。</w:t>
      </w:r>
    </w:p>
    <w:p w14:paraId="45A069EA" w14:textId="77777777" w:rsidR="00000000" w:rsidRDefault="00000000">
      <w:pPr>
        <w:pStyle w:val="a9"/>
        <w:ind w:firstLineChars="200" w:firstLine="24pt"/>
        <w:rPr>
          <w:rFonts w:hint="eastAsia"/>
        </w:rPr>
      </w:pPr>
      <w:r>
        <w:rPr>
          <w:rFonts w:hint="eastAsia"/>
        </w:rPr>
        <w:lastRenderedPageBreak/>
        <w:t>应支持引用历史票或标准工作票进行拟票，应支持从安全措施库选择安措进行拟票，应支持从危险点预控措施库选择预控措施拟票。</w:t>
      </w:r>
    </w:p>
    <w:p w14:paraId="360C2055" w14:textId="77777777" w:rsidR="00000000" w:rsidRDefault="00000000">
      <w:pPr>
        <w:pStyle w:val="a9"/>
        <w:ind w:firstLineChars="200" w:firstLine="24pt"/>
        <w:rPr>
          <w:rFonts w:hint="eastAsia"/>
        </w:rPr>
      </w:pPr>
      <w:r>
        <w:rPr>
          <w:rFonts w:hint="eastAsia"/>
        </w:rPr>
        <w:t>应支持执行安措节点上传图片。</w:t>
      </w:r>
    </w:p>
    <w:p w14:paraId="0A412D0E" w14:textId="77777777" w:rsidR="00000000" w:rsidRDefault="00000000">
      <w:pPr>
        <w:pStyle w:val="a9"/>
        <w:ind w:firstLineChars="200" w:firstLine="24pt"/>
        <w:rPr>
          <w:rFonts w:hint="eastAsia"/>
        </w:rPr>
      </w:pPr>
      <w:r>
        <w:rPr>
          <w:rFonts w:hint="eastAsia"/>
        </w:rPr>
        <w:t>应支持工作票使用电子签名。</w:t>
      </w:r>
    </w:p>
    <w:p w14:paraId="016A3334" w14:textId="77777777" w:rsidR="00000000" w:rsidRDefault="00000000">
      <w:pPr>
        <w:pStyle w:val="a9"/>
        <w:ind w:firstLineChars="200" w:firstLine="24pt"/>
        <w:rPr>
          <w:rFonts w:hint="eastAsia"/>
        </w:rPr>
      </w:pPr>
      <w:r>
        <w:rPr>
          <w:rFonts w:hint="eastAsia"/>
        </w:rPr>
        <w:t>应支持校验部分填写不合理数据进行提醒。</w:t>
      </w:r>
    </w:p>
    <w:p w14:paraId="623AFF72" w14:textId="77777777" w:rsidR="00000000" w:rsidRDefault="00000000">
      <w:pPr>
        <w:pStyle w:val="a9"/>
        <w:ind w:firstLineChars="200" w:firstLine="24pt"/>
      </w:pPr>
      <w:r>
        <w:rPr>
          <w:rFonts w:hint="eastAsia"/>
        </w:rPr>
        <w:t>应内置工作票模板，支持后台修改工作票模板。</w:t>
      </w:r>
    </w:p>
    <w:p w14:paraId="0C66A30B" w14:textId="77777777" w:rsidR="00000000" w:rsidRDefault="00000000">
      <w:pPr>
        <w:pStyle w:val="a9"/>
        <w:numPr>
          <w:ilvl w:val="0"/>
          <w:numId w:val="205"/>
        </w:numPr>
        <w:tabs>
          <w:tab w:val="start" w:pos="0pt"/>
        </w:tabs>
        <w:rPr>
          <w:rFonts w:hint="eastAsia"/>
        </w:rPr>
      </w:pPr>
      <w:r>
        <w:rPr>
          <w:rFonts w:hint="eastAsia"/>
        </w:rPr>
        <w:t>操作票</w:t>
      </w:r>
    </w:p>
    <w:p w14:paraId="588987C7" w14:textId="77777777" w:rsidR="00000000" w:rsidRDefault="00000000">
      <w:pPr>
        <w:pStyle w:val="a9"/>
        <w:ind w:firstLineChars="200" w:firstLine="24pt"/>
        <w:rPr>
          <w:rFonts w:hint="eastAsia"/>
        </w:rPr>
      </w:pPr>
      <w:r>
        <w:rPr>
          <w:rFonts w:hint="eastAsia"/>
        </w:rPr>
        <w:t>应支持操作票移动拟票、发令、执行、终结全过程管理。</w:t>
      </w:r>
    </w:p>
    <w:p w14:paraId="2F2AD2A2" w14:textId="77777777" w:rsidR="00000000" w:rsidRDefault="00000000">
      <w:pPr>
        <w:pStyle w:val="a9"/>
        <w:ind w:firstLineChars="200" w:firstLine="24pt"/>
        <w:rPr>
          <w:rFonts w:hint="eastAsia"/>
        </w:rPr>
      </w:pPr>
      <w:r>
        <w:rPr>
          <w:rFonts w:hint="eastAsia"/>
        </w:rPr>
        <w:t>应支持引用历史票或典型操作票进行拟票，应支持从安全措施库选择安措进行拟票，应支持从危险点预控措施库选择预控措施拟票。</w:t>
      </w:r>
    </w:p>
    <w:p w14:paraId="18DF5590" w14:textId="77777777" w:rsidR="00000000" w:rsidRDefault="00000000">
      <w:pPr>
        <w:pStyle w:val="a9"/>
        <w:ind w:firstLineChars="200" w:firstLine="24pt"/>
        <w:rPr>
          <w:rFonts w:hint="eastAsia"/>
        </w:rPr>
      </w:pPr>
      <w:r>
        <w:rPr>
          <w:rFonts w:hint="eastAsia"/>
        </w:rPr>
        <w:t>应支持操作票使用电子签名。</w:t>
      </w:r>
    </w:p>
    <w:p w14:paraId="4AE23E71" w14:textId="77777777" w:rsidR="00000000" w:rsidRDefault="00000000">
      <w:pPr>
        <w:pStyle w:val="a9"/>
        <w:ind w:firstLineChars="200" w:firstLine="24pt"/>
        <w:rPr>
          <w:rFonts w:hint="eastAsia"/>
        </w:rPr>
      </w:pPr>
      <w:r>
        <w:rPr>
          <w:rFonts w:hint="eastAsia"/>
        </w:rPr>
        <w:t>应支持作业现场录音。</w:t>
      </w:r>
    </w:p>
    <w:p w14:paraId="648259AD" w14:textId="77777777" w:rsidR="00000000" w:rsidRDefault="00000000">
      <w:pPr>
        <w:pStyle w:val="a9"/>
        <w:ind w:firstLine="24pt"/>
        <w:rPr>
          <w:rFonts w:hint="eastAsia"/>
        </w:rPr>
      </w:pPr>
      <w:r>
        <w:rPr>
          <w:rFonts w:hint="eastAsia"/>
        </w:rPr>
        <w:t>应支持不跳项执行操作项目。</w:t>
      </w:r>
    </w:p>
    <w:p w14:paraId="77B73FE0" w14:textId="77777777" w:rsidR="00000000" w:rsidRDefault="00000000">
      <w:pPr>
        <w:pStyle w:val="a9"/>
        <w:ind w:firstLineChars="200" w:firstLine="24pt"/>
      </w:pPr>
      <w:r>
        <w:rPr>
          <w:rFonts w:hint="eastAsia"/>
        </w:rPr>
        <w:t>应内置操作票模板，支持后台修改操作票模板。</w:t>
      </w:r>
    </w:p>
    <w:p w14:paraId="4C1A6225" w14:textId="77777777" w:rsidR="00000000" w:rsidRDefault="00000000">
      <w:pPr>
        <w:pStyle w:val="a9"/>
        <w:numPr>
          <w:ilvl w:val="0"/>
          <w:numId w:val="205"/>
        </w:numPr>
        <w:tabs>
          <w:tab w:val="start" w:pos="0pt"/>
        </w:tabs>
        <w:rPr>
          <w:rFonts w:hint="eastAsia"/>
        </w:rPr>
      </w:pPr>
      <w:r>
        <w:rPr>
          <w:rFonts w:hint="eastAsia"/>
        </w:rPr>
        <w:t>移动出票</w:t>
      </w:r>
    </w:p>
    <w:p w14:paraId="2B340354" w14:textId="77777777" w:rsidR="00000000" w:rsidRDefault="00000000">
      <w:pPr>
        <w:pStyle w:val="a9"/>
        <w:ind w:firstLineChars="200" w:firstLine="24pt"/>
        <w:rPr>
          <w:rFonts w:hint="eastAsia"/>
        </w:rPr>
      </w:pPr>
      <w:r>
        <w:rPr>
          <w:rFonts w:hint="eastAsia"/>
        </w:rPr>
        <w:t>应结合设备的点巡检、工单、缺陷管理系统，使工作票、操作票的生成与设备隔离操作、实际状态、设备关联状态有效结合，通过智能移动终端，在确认设备状态、标准措施一致的情况下，由点巡检智能移动终端出票，确保两票与实际设备及状态完全一致又在发现设备缺陷时即可同步出票。出票的两票以电子票面形式体现。</w:t>
      </w:r>
    </w:p>
    <w:p w14:paraId="057077D9" w14:textId="77777777" w:rsidR="00000000" w:rsidRDefault="00000000">
      <w:pPr>
        <w:pStyle w:val="a9"/>
        <w:numPr>
          <w:ilvl w:val="0"/>
          <w:numId w:val="205"/>
        </w:numPr>
        <w:tabs>
          <w:tab w:val="start" w:pos="0pt"/>
        </w:tabs>
        <w:rPr>
          <w:rFonts w:hint="eastAsia"/>
        </w:rPr>
      </w:pPr>
      <w:r>
        <w:rPr>
          <w:rFonts w:hint="eastAsia"/>
        </w:rPr>
        <w:t>移动审批</w:t>
      </w:r>
    </w:p>
    <w:p w14:paraId="46B27A80" w14:textId="77777777" w:rsidR="00000000" w:rsidRDefault="00000000">
      <w:pPr>
        <w:pStyle w:val="a9"/>
        <w:ind w:firstLineChars="200" w:firstLine="24pt"/>
        <w:rPr>
          <w:rFonts w:hint="eastAsia"/>
        </w:rPr>
      </w:pPr>
      <w:r>
        <w:rPr>
          <w:rFonts w:hint="eastAsia"/>
        </w:rPr>
        <w:t>当相关动火、热工、继保等工作票、操作盘需要按照流程审批时，应具备通过移动终端让相关审批权限人员实时进行审批，并且在移动设备上查看审批流程及记录，对两票的各种信息实时掌握，并将移动审批数据整合到移动平台，通过短信，终端提醒等手段，提醒管理层需要办理审批业务，实现两票系统流程管理的顺序闭锁检测。</w:t>
      </w:r>
    </w:p>
    <w:p w14:paraId="481262F5" w14:textId="77777777" w:rsidR="00000000" w:rsidRDefault="00000000">
      <w:pPr>
        <w:pStyle w:val="a9"/>
        <w:numPr>
          <w:ilvl w:val="0"/>
          <w:numId w:val="205"/>
        </w:numPr>
        <w:tabs>
          <w:tab w:val="start" w:pos="0pt"/>
        </w:tabs>
        <w:rPr>
          <w:rFonts w:hint="eastAsia"/>
        </w:rPr>
      </w:pPr>
      <w:r>
        <w:rPr>
          <w:rFonts w:hint="eastAsia"/>
        </w:rPr>
        <w:t>移动执行</w:t>
      </w:r>
    </w:p>
    <w:p w14:paraId="046B1E69" w14:textId="77777777" w:rsidR="00000000" w:rsidRDefault="00000000">
      <w:pPr>
        <w:pStyle w:val="a9"/>
        <w:ind w:firstLineChars="200" w:firstLine="24pt"/>
        <w:rPr>
          <w:rFonts w:hint="eastAsia"/>
        </w:rPr>
      </w:pPr>
      <w:r>
        <w:rPr>
          <w:rFonts w:hint="eastAsia"/>
        </w:rPr>
        <w:t>当隔离措施、执行条件、关联状态发生变化时，同步将数据和指令推送到智能前端，及时终止（或暂停）两票的继续执行，并同时提醒工作人员必须进</w:t>
      </w:r>
      <w:r>
        <w:rPr>
          <w:rFonts w:hint="eastAsia"/>
        </w:rPr>
        <w:lastRenderedPageBreak/>
        <w:t>行重新核对确认并在条件（措施）重新满足后才能继续执行，否则重新启动变更审批流程。</w:t>
      </w:r>
    </w:p>
    <w:p w14:paraId="1C7A479C" w14:textId="77777777" w:rsidR="00000000" w:rsidRDefault="00000000">
      <w:pPr>
        <w:pStyle w:val="a9"/>
        <w:numPr>
          <w:ilvl w:val="0"/>
          <w:numId w:val="205"/>
        </w:numPr>
        <w:tabs>
          <w:tab w:val="start" w:pos="0pt"/>
        </w:tabs>
        <w:rPr>
          <w:rFonts w:hint="eastAsia"/>
        </w:rPr>
      </w:pPr>
      <w:r>
        <w:rPr>
          <w:rFonts w:hint="eastAsia"/>
        </w:rPr>
        <w:t>电子权限</w:t>
      </w:r>
    </w:p>
    <w:p w14:paraId="1A19FE9F" w14:textId="77777777" w:rsidR="00000000" w:rsidRDefault="00000000">
      <w:pPr>
        <w:pStyle w:val="a9"/>
        <w:rPr>
          <w:rFonts w:hint="eastAsia"/>
        </w:rPr>
      </w:pPr>
      <w:r>
        <w:rPr>
          <w:rFonts w:hint="eastAsia"/>
        </w:rPr>
        <w:t>对于部分工作人员需要到达一定区域或者部分动作可能会造成安防系统联动，因此在智能移动两票审批流程中，应添加安防电子权限选项。</w:t>
      </w:r>
    </w:p>
    <w:p w14:paraId="7249D028" w14:textId="77777777" w:rsidR="00000000" w:rsidRDefault="00000000">
      <w:pPr>
        <w:pStyle w:val="20"/>
        <w:numPr>
          <w:ilvl w:val="1"/>
          <w:numId w:val="24"/>
        </w:numPr>
        <w:rPr>
          <w:rFonts w:hint="eastAsia"/>
        </w:rPr>
      </w:pPr>
      <w:r>
        <w:rPr>
          <w:rFonts w:hint="eastAsia"/>
        </w:rPr>
        <w:t>海上安全</w:t>
      </w:r>
    </w:p>
    <w:p w14:paraId="14C389CB" w14:textId="77777777" w:rsidR="00000000" w:rsidRDefault="00000000">
      <w:pPr>
        <w:pStyle w:val="a9"/>
        <w:ind w:firstLineChars="200" w:firstLine="24pt"/>
      </w:pPr>
      <w:r>
        <w:rPr>
          <w:rFonts w:hint="eastAsia"/>
        </w:rPr>
        <w:t>海上安全服务便于在移动端开展海上安全监管相关业务，应至少包含以下功能：</w:t>
      </w:r>
    </w:p>
    <w:p w14:paraId="2C89DC95" w14:textId="77777777" w:rsidR="00000000" w:rsidRDefault="00000000">
      <w:pPr>
        <w:pStyle w:val="a9"/>
        <w:numPr>
          <w:ilvl w:val="0"/>
          <w:numId w:val="206"/>
        </w:numPr>
        <w:ind w:start="0pt" w:firstLineChars="200" w:firstLine="24pt"/>
        <w:rPr>
          <w:rFonts w:hint="eastAsia"/>
        </w:rPr>
      </w:pPr>
      <w:r>
        <w:rPr>
          <w:rFonts w:hint="eastAsia"/>
        </w:rPr>
        <w:t>应支持查看海洋气象预报，以及接收气象预警推送。</w:t>
      </w:r>
    </w:p>
    <w:p w14:paraId="3FDFFD92" w14:textId="77777777" w:rsidR="00000000" w:rsidRDefault="00000000">
      <w:pPr>
        <w:pStyle w:val="a9"/>
        <w:numPr>
          <w:ilvl w:val="0"/>
          <w:numId w:val="206"/>
        </w:numPr>
        <w:ind w:start="0pt" w:firstLineChars="200" w:firstLine="24pt"/>
        <w:rPr>
          <w:rFonts w:hint="eastAsia"/>
        </w:rPr>
      </w:pPr>
      <w:r>
        <w:rPr>
          <w:rFonts w:hint="eastAsia"/>
        </w:rPr>
        <w:t>应支持填报、审批及查看出海计划。</w:t>
      </w:r>
    </w:p>
    <w:p w14:paraId="0F0FA1C9" w14:textId="77777777" w:rsidR="00000000" w:rsidRDefault="00000000">
      <w:pPr>
        <w:pStyle w:val="a9"/>
        <w:numPr>
          <w:ilvl w:val="0"/>
          <w:numId w:val="206"/>
        </w:numPr>
        <w:ind w:start="0pt" w:firstLineChars="200" w:firstLine="24pt"/>
        <w:rPr>
          <w:rFonts w:hint="eastAsia"/>
        </w:rPr>
      </w:pPr>
      <w:r>
        <w:rPr>
          <w:rFonts w:hint="eastAsia"/>
        </w:rPr>
        <w:t>应支持扫码验证和扫码机反扫验证两种扫码方式来管理人员海上上下船及陆上进出场，并应支持同步切换陆上、海上作业计划状态。</w:t>
      </w:r>
    </w:p>
    <w:p w14:paraId="65BE4407" w14:textId="77777777" w:rsidR="00000000" w:rsidRDefault="00000000">
      <w:pPr>
        <w:pStyle w:val="a9"/>
        <w:numPr>
          <w:ilvl w:val="0"/>
          <w:numId w:val="206"/>
        </w:numPr>
        <w:ind w:start="0pt" w:firstLineChars="200" w:firstLine="24pt"/>
        <w:rPr>
          <w:rFonts w:hint="eastAsia"/>
        </w:rPr>
      </w:pPr>
      <w:r>
        <w:rPr>
          <w:rFonts w:hint="eastAsia"/>
        </w:rPr>
        <w:t>应支持接入门禁设备的人脸识别记录，用于管理人员海上上下船及陆上进出场，并应支持同步切换陆上、海上作业计划状态。</w:t>
      </w:r>
    </w:p>
    <w:p w14:paraId="4F44C098" w14:textId="77777777" w:rsidR="00000000" w:rsidRDefault="00000000">
      <w:pPr>
        <w:pStyle w:val="a9"/>
        <w:numPr>
          <w:ilvl w:val="0"/>
          <w:numId w:val="206"/>
        </w:numPr>
        <w:ind w:start="0pt" w:firstLineChars="200" w:firstLine="24pt"/>
        <w:rPr>
          <w:rFonts w:hint="eastAsia"/>
        </w:rPr>
      </w:pPr>
      <w:r>
        <w:rPr>
          <w:rFonts w:hint="eastAsia"/>
        </w:rPr>
        <w:t>应支持接入人员定位设备同步的定位信息，对各个施工</w:t>
      </w:r>
      <w:r>
        <w:rPr>
          <w:rFonts w:hint="eastAsia"/>
        </w:rPr>
        <w:t>/</w:t>
      </w:r>
      <w:r>
        <w:rPr>
          <w:rFonts w:hint="eastAsia"/>
        </w:rPr>
        <w:t>运维作业区域的相关作业人员进行定位动态更新及统计。</w:t>
      </w:r>
    </w:p>
    <w:p w14:paraId="1B9D7152" w14:textId="77777777" w:rsidR="00000000" w:rsidRDefault="00000000">
      <w:pPr>
        <w:pStyle w:val="20"/>
        <w:numPr>
          <w:ilvl w:val="1"/>
          <w:numId w:val="24"/>
        </w:numPr>
      </w:pPr>
      <w:r>
        <w:rPr>
          <w:rFonts w:hint="eastAsia"/>
        </w:rPr>
        <w:t>离线续传功能</w:t>
      </w:r>
    </w:p>
    <w:p w14:paraId="02111210" w14:textId="77777777" w:rsidR="00000000" w:rsidRDefault="00000000">
      <w:pPr>
        <w:pStyle w:val="a9"/>
        <w:rPr>
          <w:rFonts w:hint="eastAsia"/>
        </w:rPr>
      </w:pPr>
      <w:r>
        <w:rPr>
          <w:rFonts w:hint="eastAsia"/>
        </w:rPr>
        <w:t>APP</w:t>
      </w:r>
      <w:r>
        <w:rPr>
          <w:rFonts w:hint="eastAsia"/>
        </w:rPr>
        <w:t>应具备在海上、陆上通信信号丢失情况下的正常运行能力，能够实现移动巡检的自动录入、移动工单的查看、执行；物资管理的验收、入库、出库、盘库；移动两票的查看、执行；海上安全功能的扫码验证等功能操作。当通信信号恢复后，</w:t>
      </w:r>
      <w:r>
        <w:rPr>
          <w:rFonts w:hint="eastAsia"/>
        </w:rPr>
        <w:t>APP</w:t>
      </w:r>
      <w:r>
        <w:rPr>
          <w:rFonts w:hint="eastAsia"/>
        </w:rPr>
        <w:t>能够自动将相关数据和状态回传至服务器，实现数据同步。</w:t>
      </w:r>
    </w:p>
    <w:p w14:paraId="63EE96EC" w14:textId="77777777" w:rsidR="00000000" w:rsidRDefault="00000000">
      <w:pPr>
        <w:pStyle w:val="20"/>
        <w:numPr>
          <w:ilvl w:val="1"/>
          <w:numId w:val="24"/>
        </w:numPr>
      </w:pPr>
      <w:r>
        <w:rPr>
          <w:rFonts w:hint="eastAsia"/>
        </w:rPr>
        <w:t>性能要求</w:t>
      </w:r>
    </w:p>
    <w:p w14:paraId="5320D4E5" w14:textId="77777777" w:rsidR="00000000" w:rsidRDefault="00000000">
      <w:pPr>
        <w:pStyle w:val="a9"/>
        <w:numPr>
          <w:ilvl w:val="0"/>
          <w:numId w:val="207"/>
        </w:numPr>
        <w:ind w:firstLineChars="200" w:firstLine="24pt"/>
        <w:rPr>
          <w:rFonts w:hint="eastAsia"/>
        </w:rPr>
      </w:pPr>
      <w:r>
        <w:rPr>
          <w:rFonts w:hint="eastAsia"/>
        </w:rPr>
        <w:t>APP</w:t>
      </w:r>
      <w:r>
        <w:rPr>
          <w:rFonts w:hint="eastAsia"/>
        </w:rPr>
        <w:t>冷启动时间</w:t>
      </w:r>
      <w:r>
        <w:rPr>
          <w:rFonts w:hint="eastAsia"/>
          <w:lang w:bidi="ar"/>
        </w:rPr>
        <w:t>≤</w:t>
      </w:r>
      <w:r>
        <w:rPr>
          <w:rFonts w:hint="eastAsia"/>
          <w:lang w:bidi="ar"/>
        </w:rPr>
        <w:t>3</w:t>
      </w:r>
      <w:r>
        <w:rPr>
          <w:rFonts w:hint="eastAsia"/>
          <w:lang w:bidi="ar"/>
        </w:rPr>
        <w:t>秒，</w:t>
      </w:r>
      <w:r>
        <w:rPr>
          <w:rFonts w:hint="eastAsia"/>
        </w:rPr>
        <w:t>APP</w:t>
      </w:r>
      <w:r>
        <w:rPr>
          <w:rFonts w:hint="eastAsia"/>
          <w:lang w:bidi="ar"/>
        </w:rPr>
        <w:t>热启动时间≤</w:t>
      </w:r>
      <w:r>
        <w:rPr>
          <w:rFonts w:hint="eastAsia"/>
          <w:lang w:bidi="ar"/>
        </w:rPr>
        <w:t>1</w:t>
      </w:r>
      <w:r>
        <w:rPr>
          <w:rFonts w:hint="eastAsia"/>
          <w:lang w:bidi="ar"/>
        </w:rPr>
        <w:t>秒；</w:t>
      </w:r>
    </w:p>
    <w:p w14:paraId="2D943B05" w14:textId="77777777" w:rsidR="00000000" w:rsidRDefault="00000000">
      <w:pPr>
        <w:pStyle w:val="a9"/>
        <w:numPr>
          <w:ilvl w:val="0"/>
          <w:numId w:val="207"/>
        </w:numPr>
        <w:ind w:firstLineChars="200" w:firstLine="24pt"/>
        <w:rPr>
          <w:rFonts w:hint="eastAsia"/>
          <w:lang w:bidi="ar"/>
        </w:rPr>
      </w:pPr>
      <w:r>
        <w:rPr>
          <w:rFonts w:hint="eastAsia"/>
          <w:lang w:bidi="ar"/>
        </w:rPr>
        <w:t>首屏加载时间：无网络情况≤</w:t>
      </w:r>
      <w:r>
        <w:rPr>
          <w:rFonts w:hint="eastAsia"/>
          <w:lang w:bidi="ar"/>
        </w:rPr>
        <w:t>1</w:t>
      </w:r>
      <w:r>
        <w:rPr>
          <w:rFonts w:hint="eastAsia"/>
          <w:lang w:bidi="ar"/>
        </w:rPr>
        <w:t>秒，有网络（</w:t>
      </w:r>
      <w:r>
        <w:rPr>
          <w:rFonts w:hint="eastAsia"/>
          <w:lang w:bidi="ar"/>
        </w:rPr>
        <w:t>3G</w:t>
      </w:r>
      <w:r>
        <w:rPr>
          <w:rFonts w:hint="eastAsia"/>
          <w:lang w:bidi="ar"/>
        </w:rPr>
        <w:t>环境）≤</w:t>
      </w:r>
      <w:r>
        <w:rPr>
          <w:rFonts w:hint="eastAsia"/>
          <w:lang w:bidi="ar"/>
        </w:rPr>
        <w:t>3</w:t>
      </w:r>
      <w:r>
        <w:rPr>
          <w:rFonts w:hint="eastAsia"/>
          <w:lang w:bidi="ar"/>
        </w:rPr>
        <w:t>秒，</w:t>
      </w:r>
      <w:r>
        <w:rPr>
          <w:rFonts w:hint="eastAsia"/>
          <w:lang w:bidi="ar"/>
        </w:rPr>
        <w:t>4G/Wi-Fi</w:t>
      </w:r>
      <w:r>
        <w:rPr>
          <w:rFonts w:hint="eastAsia"/>
          <w:lang w:bidi="ar"/>
        </w:rPr>
        <w:t>环境≤</w:t>
      </w:r>
      <w:r>
        <w:rPr>
          <w:rFonts w:hint="eastAsia"/>
          <w:lang w:bidi="ar"/>
        </w:rPr>
        <w:t>2</w:t>
      </w:r>
      <w:r>
        <w:rPr>
          <w:rFonts w:hint="eastAsia"/>
          <w:lang w:bidi="ar"/>
        </w:rPr>
        <w:t>秒；</w:t>
      </w:r>
    </w:p>
    <w:p w14:paraId="2AA902E3" w14:textId="77777777" w:rsidR="00000000" w:rsidRDefault="00000000">
      <w:pPr>
        <w:pStyle w:val="a9"/>
        <w:numPr>
          <w:ilvl w:val="0"/>
          <w:numId w:val="207"/>
        </w:numPr>
        <w:ind w:firstLineChars="200" w:firstLine="24pt"/>
        <w:rPr>
          <w:rFonts w:hint="eastAsia"/>
          <w:lang w:bidi="ar"/>
        </w:rPr>
      </w:pPr>
      <w:r>
        <w:rPr>
          <w:rFonts w:hint="eastAsia"/>
          <w:lang w:bidi="ar"/>
        </w:rPr>
        <w:t>核心内容可见时间：首屏关键信息（如标题、主要图片）≤</w:t>
      </w:r>
      <w:r>
        <w:rPr>
          <w:rFonts w:hint="eastAsia"/>
          <w:lang w:bidi="ar"/>
        </w:rPr>
        <w:t>1.5</w:t>
      </w:r>
      <w:r>
        <w:rPr>
          <w:rFonts w:hint="eastAsia"/>
          <w:lang w:bidi="ar"/>
        </w:rPr>
        <w:t>秒；</w:t>
      </w:r>
    </w:p>
    <w:p w14:paraId="30E090AA" w14:textId="77777777" w:rsidR="00000000" w:rsidRDefault="00000000">
      <w:pPr>
        <w:pStyle w:val="a9"/>
        <w:numPr>
          <w:ilvl w:val="0"/>
          <w:numId w:val="207"/>
        </w:numPr>
        <w:ind w:firstLineChars="200" w:firstLine="24pt"/>
        <w:rPr>
          <w:rFonts w:hint="eastAsia"/>
          <w:lang w:bidi="ar"/>
        </w:rPr>
      </w:pPr>
      <w:r>
        <w:rPr>
          <w:rFonts w:hint="eastAsia"/>
          <w:lang w:bidi="ar"/>
        </w:rPr>
        <w:t>页面切换时间：≤</w:t>
      </w:r>
      <w:r>
        <w:rPr>
          <w:rFonts w:hint="eastAsia"/>
          <w:lang w:bidi="ar"/>
        </w:rPr>
        <w:t>300</w:t>
      </w:r>
      <w:r>
        <w:rPr>
          <w:rFonts w:hint="eastAsia"/>
          <w:lang w:bidi="ar"/>
        </w:rPr>
        <w:t>毫秒（页面跳转无明显延迟感）；</w:t>
      </w:r>
    </w:p>
    <w:p w14:paraId="321A8733" w14:textId="77777777" w:rsidR="00000000" w:rsidRDefault="00000000">
      <w:pPr>
        <w:pStyle w:val="a9"/>
        <w:numPr>
          <w:ilvl w:val="0"/>
          <w:numId w:val="207"/>
        </w:numPr>
        <w:ind w:firstLineChars="200" w:firstLine="24pt"/>
        <w:rPr>
          <w:rFonts w:hint="eastAsia"/>
          <w:lang w:bidi="ar"/>
        </w:rPr>
      </w:pPr>
      <w:r>
        <w:rPr>
          <w:rFonts w:hint="eastAsia"/>
          <w:lang w:bidi="ar"/>
        </w:rPr>
        <w:lastRenderedPageBreak/>
        <w:t>功能响应（如表单提交、按钮触发动作）：≤</w:t>
      </w:r>
      <w:r>
        <w:rPr>
          <w:rFonts w:hint="eastAsia"/>
          <w:lang w:bidi="ar"/>
        </w:rPr>
        <w:t>300</w:t>
      </w:r>
      <w:r>
        <w:rPr>
          <w:rFonts w:hint="eastAsia"/>
          <w:lang w:bidi="ar"/>
        </w:rPr>
        <w:t>毫秒（用户无等待感）；</w:t>
      </w:r>
    </w:p>
    <w:p w14:paraId="3EC18745" w14:textId="77777777" w:rsidR="00000000" w:rsidRDefault="00000000">
      <w:pPr>
        <w:pStyle w:val="a9"/>
        <w:numPr>
          <w:ilvl w:val="0"/>
          <w:numId w:val="207"/>
        </w:numPr>
        <w:ind w:firstLineChars="200" w:firstLine="24pt"/>
        <w:rPr>
          <w:rFonts w:hint="eastAsia"/>
          <w:lang w:bidi="ar"/>
        </w:rPr>
      </w:pPr>
      <w:r>
        <w:rPr>
          <w:rFonts w:hint="eastAsia"/>
          <w:lang w:bidi="ar"/>
        </w:rPr>
        <w:t>即时反馈（如按钮点击变色）：≤</w:t>
      </w:r>
      <w:r>
        <w:rPr>
          <w:rFonts w:hint="eastAsia"/>
          <w:lang w:bidi="ar"/>
        </w:rPr>
        <w:t>100</w:t>
      </w:r>
      <w:r>
        <w:rPr>
          <w:rFonts w:hint="eastAsia"/>
          <w:lang w:bidi="ar"/>
        </w:rPr>
        <w:t>毫秒；</w:t>
      </w:r>
    </w:p>
    <w:p w14:paraId="216F3072" w14:textId="77777777" w:rsidR="00000000" w:rsidRDefault="00000000">
      <w:pPr>
        <w:pStyle w:val="a9"/>
        <w:numPr>
          <w:ilvl w:val="0"/>
          <w:numId w:val="207"/>
        </w:numPr>
        <w:ind w:firstLineChars="200" w:firstLine="24pt"/>
        <w:rPr>
          <w:rFonts w:hint="eastAsia"/>
          <w:lang w:bidi="ar"/>
        </w:rPr>
      </w:pPr>
      <w:r>
        <w:rPr>
          <w:rFonts w:hint="eastAsia"/>
          <w:lang w:bidi="ar"/>
        </w:rPr>
        <w:t>CPU</w:t>
      </w:r>
      <w:r>
        <w:rPr>
          <w:rFonts w:hint="eastAsia"/>
          <w:lang w:bidi="ar"/>
        </w:rPr>
        <w:t>占用：前台运行≤</w:t>
      </w:r>
      <w:r>
        <w:rPr>
          <w:rFonts w:hint="eastAsia"/>
          <w:lang w:bidi="ar"/>
        </w:rPr>
        <w:t>20%</w:t>
      </w:r>
      <w:r>
        <w:rPr>
          <w:rFonts w:hint="eastAsia"/>
          <w:lang w:bidi="ar"/>
        </w:rPr>
        <w:t>（持续高占用会导致发热），峰值≤</w:t>
      </w:r>
      <w:r>
        <w:rPr>
          <w:rFonts w:hint="eastAsia"/>
          <w:lang w:bidi="ar"/>
        </w:rPr>
        <w:t>40%</w:t>
      </w:r>
      <w:r>
        <w:rPr>
          <w:rFonts w:hint="eastAsia"/>
          <w:lang w:bidi="ar"/>
        </w:rPr>
        <w:t>（短时间操作，如动画渲染）；后台运行≤</w:t>
      </w:r>
      <w:r>
        <w:rPr>
          <w:rFonts w:hint="eastAsia"/>
          <w:lang w:bidi="ar"/>
        </w:rPr>
        <w:t>5%</w:t>
      </w:r>
      <w:r>
        <w:rPr>
          <w:rFonts w:hint="eastAsia"/>
          <w:lang w:bidi="ar"/>
        </w:rPr>
        <w:t>（避免后台耗电）；</w:t>
      </w:r>
    </w:p>
    <w:p w14:paraId="41A238BD" w14:textId="77777777" w:rsidR="00000000" w:rsidRDefault="00000000">
      <w:pPr>
        <w:pStyle w:val="a9"/>
        <w:numPr>
          <w:ilvl w:val="0"/>
          <w:numId w:val="207"/>
        </w:numPr>
        <w:ind w:firstLineChars="200" w:firstLine="24pt"/>
        <w:rPr>
          <w:rFonts w:hint="eastAsia"/>
          <w:lang w:bidi="ar"/>
        </w:rPr>
      </w:pPr>
      <w:r>
        <w:rPr>
          <w:rFonts w:hint="eastAsia"/>
          <w:lang w:bidi="ar"/>
        </w:rPr>
        <w:t>崩溃率：标准≤</w:t>
      </w:r>
      <w:r>
        <w:rPr>
          <w:rFonts w:hint="eastAsia"/>
          <w:lang w:bidi="ar"/>
        </w:rPr>
        <w:t>0.5</w:t>
      </w:r>
      <w:r>
        <w:rPr>
          <w:rFonts w:hint="eastAsia"/>
          <w:lang w:bidi="ar"/>
        </w:rPr>
        <w:t>‰（千分之</w:t>
      </w:r>
      <w:r>
        <w:rPr>
          <w:rFonts w:hint="eastAsia"/>
          <w:lang w:bidi="ar"/>
        </w:rPr>
        <w:t>0.5</w:t>
      </w:r>
      <w:r>
        <w:rPr>
          <w:rFonts w:hint="eastAsia"/>
          <w:lang w:bidi="ar"/>
        </w:rPr>
        <w:t>），即每</w:t>
      </w:r>
      <w:r>
        <w:rPr>
          <w:rFonts w:hint="eastAsia"/>
          <w:lang w:bidi="ar"/>
        </w:rPr>
        <w:t>1000</w:t>
      </w:r>
      <w:r>
        <w:rPr>
          <w:rFonts w:hint="eastAsia"/>
          <w:lang w:bidi="ar"/>
        </w:rPr>
        <w:t>次启动崩溃不超过</w:t>
      </w:r>
      <w:r>
        <w:rPr>
          <w:rFonts w:hint="eastAsia"/>
          <w:lang w:bidi="ar"/>
        </w:rPr>
        <w:t>0.5</w:t>
      </w:r>
      <w:r>
        <w:rPr>
          <w:rFonts w:hint="eastAsia"/>
          <w:lang w:bidi="ar"/>
        </w:rPr>
        <w:t>次；</w:t>
      </w:r>
    </w:p>
    <w:p w14:paraId="076794C3" w14:textId="77777777" w:rsidR="00000000" w:rsidRDefault="00000000">
      <w:pPr>
        <w:pStyle w:val="a9"/>
        <w:numPr>
          <w:ilvl w:val="0"/>
          <w:numId w:val="207"/>
        </w:numPr>
        <w:ind w:firstLineChars="200" w:firstLine="24pt"/>
        <w:rPr>
          <w:rFonts w:hint="eastAsia"/>
          <w:lang w:bidi="ar"/>
        </w:rPr>
      </w:pPr>
      <w:r>
        <w:rPr>
          <w:rFonts w:hint="eastAsia"/>
          <w:lang w:bidi="ar"/>
        </w:rPr>
        <w:t>接口响应时间：普通接口≤</w:t>
      </w:r>
      <w:r>
        <w:rPr>
          <w:rFonts w:hint="eastAsia"/>
          <w:lang w:bidi="ar"/>
        </w:rPr>
        <w:t>500</w:t>
      </w:r>
      <w:r>
        <w:rPr>
          <w:rFonts w:hint="eastAsia"/>
          <w:lang w:bidi="ar"/>
        </w:rPr>
        <w:t>毫秒（</w:t>
      </w:r>
      <w:r>
        <w:rPr>
          <w:rFonts w:hint="eastAsia"/>
          <w:lang w:bidi="ar"/>
        </w:rPr>
        <w:t>2G</w:t>
      </w:r>
      <w:r>
        <w:rPr>
          <w:rFonts w:hint="eastAsia"/>
          <w:lang w:bidi="ar"/>
        </w:rPr>
        <w:t>环境可放宽至</w:t>
      </w:r>
      <w:r>
        <w:rPr>
          <w:rFonts w:hint="eastAsia"/>
          <w:lang w:bidi="ar"/>
        </w:rPr>
        <w:t>1</w:t>
      </w:r>
      <w:r>
        <w:rPr>
          <w:rFonts w:hint="eastAsia"/>
          <w:lang w:bidi="ar"/>
        </w:rPr>
        <w:t>秒）；复杂接口（如数据聚合）≤</w:t>
      </w:r>
      <w:r>
        <w:rPr>
          <w:rFonts w:hint="eastAsia"/>
          <w:lang w:bidi="ar"/>
        </w:rPr>
        <w:t>1.5</w:t>
      </w:r>
      <w:r>
        <w:rPr>
          <w:rFonts w:hint="eastAsia"/>
          <w:lang w:bidi="ar"/>
        </w:rPr>
        <w:t>秒，超过需显示加载动画；</w:t>
      </w:r>
    </w:p>
    <w:p w14:paraId="2BC2B81C" w14:textId="77777777" w:rsidR="00000000" w:rsidRDefault="00000000">
      <w:pPr>
        <w:pStyle w:val="a9"/>
        <w:numPr>
          <w:ilvl w:val="0"/>
          <w:numId w:val="207"/>
        </w:numPr>
        <w:ind w:firstLineChars="200" w:firstLine="24pt"/>
        <w:rPr>
          <w:rFonts w:hint="eastAsia"/>
          <w:lang w:bidi="ar"/>
        </w:rPr>
      </w:pPr>
      <w:r>
        <w:rPr>
          <w:rFonts w:hint="eastAsia"/>
          <w:lang w:bidi="ar"/>
        </w:rPr>
        <w:t>弱网（</w:t>
      </w:r>
      <w:r>
        <w:rPr>
          <w:rFonts w:hint="eastAsia"/>
          <w:lang w:bidi="ar"/>
        </w:rPr>
        <w:t>2G/3G</w:t>
      </w:r>
      <w:r>
        <w:rPr>
          <w:rFonts w:hint="eastAsia"/>
          <w:lang w:bidi="ar"/>
        </w:rPr>
        <w:t>）下的页面加载成功率≥</w:t>
      </w:r>
      <w:r>
        <w:rPr>
          <w:rFonts w:hint="eastAsia"/>
          <w:lang w:bidi="ar"/>
        </w:rPr>
        <w:t>80%</w:t>
      </w:r>
      <w:r>
        <w:rPr>
          <w:rFonts w:hint="eastAsia"/>
          <w:lang w:bidi="ar"/>
        </w:rPr>
        <w:t>、操作响应时间≤</w:t>
      </w:r>
      <w:r>
        <w:rPr>
          <w:rFonts w:hint="eastAsia"/>
          <w:lang w:bidi="ar"/>
        </w:rPr>
        <w:t>5</w:t>
      </w:r>
      <w:r>
        <w:rPr>
          <w:rFonts w:hint="eastAsia"/>
          <w:lang w:bidi="ar"/>
        </w:rPr>
        <w:t>秒；</w:t>
      </w:r>
    </w:p>
    <w:p w14:paraId="681DD7A5" w14:textId="77777777" w:rsidR="00000000" w:rsidRDefault="00000000">
      <w:pPr>
        <w:pStyle w:val="a9"/>
        <w:numPr>
          <w:ilvl w:val="0"/>
          <w:numId w:val="207"/>
        </w:numPr>
        <w:ind w:firstLineChars="200" w:firstLine="24pt"/>
        <w:rPr>
          <w:rFonts w:hint="eastAsia"/>
          <w:lang w:bidi="ar"/>
        </w:rPr>
      </w:pPr>
      <w:r>
        <w:rPr>
          <w:rFonts w:hint="eastAsia"/>
          <w:lang w:bidi="ar"/>
        </w:rPr>
        <w:t>状态恢复速度：</w:t>
      </w:r>
      <w:r>
        <w:rPr>
          <w:rFonts w:hint="eastAsia"/>
          <w:lang w:bidi="ar"/>
        </w:rPr>
        <w:t>APP</w:t>
      </w:r>
      <w:r>
        <w:rPr>
          <w:rFonts w:hint="eastAsia"/>
          <w:lang w:bidi="ar"/>
        </w:rPr>
        <w:t>从后台切换到前台后，恢复到之前操作状态的时间≤</w:t>
      </w:r>
      <w:r>
        <w:rPr>
          <w:rFonts w:hint="eastAsia"/>
          <w:lang w:bidi="ar"/>
        </w:rPr>
        <w:t>1</w:t>
      </w:r>
      <w:r>
        <w:rPr>
          <w:rFonts w:hint="eastAsia"/>
          <w:lang w:bidi="ar"/>
        </w:rPr>
        <w:t>秒，避免页面刷新或数据丢失；</w:t>
      </w:r>
    </w:p>
    <w:p w14:paraId="5BE6CE19" w14:textId="77777777" w:rsidR="00000000" w:rsidRDefault="00000000">
      <w:pPr>
        <w:pStyle w:val="a9"/>
        <w:numPr>
          <w:ilvl w:val="0"/>
          <w:numId w:val="207"/>
        </w:numPr>
        <w:ind w:firstLineChars="200" w:firstLine="24pt"/>
        <w:rPr>
          <w:rFonts w:hint="eastAsia"/>
          <w:lang w:bidi="ar"/>
        </w:rPr>
      </w:pPr>
      <w:r>
        <w:rPr>
          <w:rFonts w:hint="eastAsia"/>
          <w:lang w:bidi="ar"/>
        </w:rPr>
        <w:t>机型适配率：在主流机型（覆盖目标用户</w:t>
      </w:r>
      <w:r>
        <w:rPr>
          <w:rFonts w:hint="eastAsia"/>
          <w:lang w:bidi="ar"/>
        </w:rPr>
        <w:t>90%</w:t>
      </w:r>
      <w:r>
        <w:rPr>
          <w:rFonts w:hint="eastAsia"/>
          <w:lang w:bidi="ar"/>
        </w:rPr>
        <w:t>以上机型）上的功能正常运行率≥</w:t>
      </w:r>
      <w:r>
        <w:rPr>
          <w:rFonts w:hint="eastAsia"/>
          <w:lang w:bidi="ar"/>
        </w:rPr>
        <w:t>99%</w:t>
      </w:r>
      <w:r>
        <w:rPr>
          <w:rFonts w:hint="eastAsia"/>
          <w:lang w:bidi="ar"/>
        </w:rPr>
        <w:t>，避免特定机型出现性能问题；</w:t>
      </w:r>
    </w:p>
    <w:p w14:paraId="407D8A45" w14:textId="77777777" w:rsidR="00000000" w:rsidRDefault="00000000">
      <w:pPr>
        <w:pStyle w:val="a9"/>
        <w:numPr>
          <w:ilvl w:val="0"/>
          <w:numId w:val="207"/>
        </w:numPr>
        <w:ind w:firstLineChars="200" w:firstLine="24pt"/>
        <w:rPr>
          <w:rFonts w:hint="eastAsia"/>
          <w:lang w:bidi="ar"/>
        </w:rPr>
      </w:pPr>
      <w:r>
        <w:rPr>
          <w:rFonts w:hint="eastAsia"/>
          <w:lang w:bidi="ar"/>
        </w:rPr>
        <w:t>安全校验响应：如验证码验证、指纹</w:t>
      </w:r>
      <w:r>
        <w:rPr>
          <w:rFonts w:hint="eastAsia"/>
          <w:lang w:bidi="ar"/>
        </w:rPr>
        <w:t>/</w:t>
      </w:r>
      <w:r>
        <w:rPr>
          <w:rFonts w:hint="eastAsia"/>
          <w:lang w:bidi="ar"/>
        </w:rPr>
        <w:t>面容识别的响应时间≤</w:t>
      </w:r>
      <w:r>
        <w:rPr>
          <w:rFonts w:hint="eastAsia"/>
          <w:lang w:bidi="ar"/>
        </w:rPr>
        <w:t>1</w:t>
      </w:r>
      <w:r>
        <w:rPr>
          <w:rFonts w:hint="eastAsia"/>
          <w:lang w:bidi="ar"/>
        </w:rPr>
        <w:t>秒，避免安全验证成为体验瓶颈，验证码生成需在服务端完成，具备防重放攻击机制；</w:t>
      </w:r>
    </w:p>
    <w:p w14:paraId="2B2E5634" w14:textId="77777777" w:rsidR="00000000" w:rsidRDefault="00000000">
      <w:pPr>
        <w:pStyle w:val="a9"/>
        <w:numPr>
          <w:ilvl w:val="0"/>
          <w:numId w:val="207"/>
        </w:numPr>
        <w:ind w:firstLineChars="200" w:firstLine="24pt"/>
        <w:rPr>
          <w:rFonts w:hint="eastAsia"/>
          <w:lang w:bidi="ar"/>
        </w:rPr>
      </w:pPr>
      <w:r>
        <w:rPr>
          <w:rFonts w:hint="eastAsia"/>
          <w:lang w:bidi="ar"/>
        </w:rPr>
        <w:t>用户登录应支持通过强密码策略（如</w:t>
      </w:r>
      <w:r>
        <w:rPr>
          <w:rFonts w:hint="eastAsia"/>
          <w:lang w:bidi="ar"/>
        </w:rPr>
        <w:t>12</w:t>
      </w:r>
      <w:r>
        <w:rPr>
          <w:rFonts w:hint="eastAsia"/>
          <w:lang w:bidi="ar"/>
        </w:rPr>
        <w:t>位以上复杂密码）、双因素认证（如密码</w:t>
      </w:r>
      <w:r>
        <w:rPr>
          <w:rFonts w:hint="eastAsia"/>
          <w:lang w:bidi="ar"/>
        </w:rPr>
        <w:t>+</w:t>
      </w:r>
      <w:r>
        <w:rPr>
          <w:rFonts w:hint="eastAsia"/>
          <w:lang w:bidi="ar"/>
        </w:rPr>
        <w:t>短信验证码或生物识别）或多因素认证，防止账号被盗用，闲置超时自动锁定或注销，避免未授权访问；</w:t>
      </w:r>
    </w:p>
    <w:p w14:paraId="2BADDA44" w14:textId="77777777" w:rsidR="00000000" w:rsidRDefault="00000000">
      <w:pPr>
        <w:pStyle w:val="a9"/>
        <w:numPr>
          <w:ilvl w:val="0"/>
          <w:numId w:val="207"/>
        </w:numPr>
        <w:ind w:firstLineChars="200" w:firstLine="24pt"/>
        <w:rPr>
          <w:rFonts w:hint="eastAsia"/>
          <w:lang w:bidi="ar"/>
        </w:rPr>
      </w:pPr>
      <w:r>
        <w:rPr>
          <w:rFonts w:hint="eastAsia"/>
          <w:lang w:bidi="ar"/>
        </w:rPr>
        <w:t>应采用</w:t>
      </w:r>
      <w:r>
        <w:rPr>
          <w:rFonts w:hint="eastAsia"/>
          <w:lang w:bidi="ar"/>
        </w:rPr>
        <w:t>SSL/TLS</w:t>
      </w:r>
      <w:r>
        <w:rPr>
          <w:rFonts w:hint="eastAsia"/>
          <w:lang w:bidi="ar"/>
        </w:rPr>
        <w:t>加密传输数据，确保网络通信安全，防止数据被窃取或篡改；</w:t>
      </w:r>
    </w:p>
    <w:p w14:paraId="479B2038" w14:textId="77777777" w:rsidR="00000000" w:rsidRDefault="00000000">
      <w:pPr>
        <w:pStyle w:val="a9"/>
        <w:numPr>
          <w:ilvl w:val="0"/>
          <w:numId w:val="207"/>
        </w:numPr>
        <w:ind w:firstLineChars="200" w:firstLine="24pt"/>
        <w:rPr>
          <w:rFonts w:hint="eastAsia"/>
          <w:lang w:bidi="ar"/>
        </w:rPr>
      </w:pPr>
      <w:r>
        <w:rPr>
          <w:rFonts w:hint="eastAsia"/>
          <w:lang w:bidi="ar"/>
        </w:rPr>
        <w:t>应用访问终端资源（如摄像头、麦克风）需用户明确授权，禁止默认开启敏感权限；</w:t>
      </w:r>
    </w:p>
    <w:p w14:paraId="252FE30E" w14:textId="77777777" w:rsidR="00000000" w:rsidRDefault="00000000">
      <w:pPr>
        <w:pStyle w:val="a9"/>
        <w:numPr>
          <w:ilvl w:val="0"/>
          <w:numId w:val="207"/>
        </w:numPr>
        <w:ind w:firstLineChars="200" w:firstLine="24pt"/>
        <w:rPr>
          <w:rFonts w:hint="eastAsia"/>
          <w:lang w:bidi="ar"/>
        </w:rPr>
      </w:pPr>
      <w:r>
        <w:rPr>
          <w:rFonts w:hint="eastAsia"/>
          <w:lang w:bidi="ar"/>
        </w:rPr>
        <w:t>应采用代码混淆、反编译保护技术，防止源码被逆向分析，保护应用知识产权；</w:t>
      </w:r>
    </w:p>
    <w:p w14:paraId="39265A57" w14:textId="77777777" w:rsidR="00000000" w:rsidRDefault="00000000">
      <w:pPr>
        <w:pStyle w:val="a9"/>
        <w:numPr>
          <w:ilvl w:val="0"/>
          <w:numId w:val="207"/>
        </w:numPr>
        <w:ind w:firstLineChars="200" w:firstLine="24pt"/>
        <w:rPr>
          <w:rFonts w:hint="eastAsia"/>
          <w:lang w:bidi="ar"/>
        </w:rPr>
      </w:pPr>
      <w:r>
        <w:rPr>
          <w:rFonts w:hint="eastAsia"/>
          <w:lang w:bidi="ar"/>
        </w:rPr>
        <w:t>应定期进行安全审计和漏洞扫描，修复已知漏洞，抵御静态分析、动态调试等攻击；</w:t>
      </w:r>
    </w:p>
    <w:p w14:paraId="0F6495AC" w14:textId="77777777" w:rsidR="00000000" w:rsidRDefault="00000000">
      <w:pPr>
        <w:pStyle w:val="a9"/>
        <w:numPr>
          <w:ilvl w:val="0"/>
          <w:numId w:val="207"/>
        </w:numPr>
        <w:ind w:firstLineChars="200" w:firstLine="24pt"/>
        <w:rPr>
          <w:rFonts w:hint="eastAsia"/>
          <w:lang w:bidi="ar"/>
        </w:rPr>
      </w:pPr>
      <w:r>
        <w:rPr>
          <w:rFonts w:hint="eastAsia"/>
          <w:lang w:bidi="ar"/>
        </w:rPr>
        <w:t>对</w:t>
      </w:r>
      <w:r>
        <w:rPr>
          <w:rFonts w:hint="eastAsia"/>
          <w:lang w:bidi="ar"/>
        </w:rPr>
        <w:t>API</w:t>
      </w:r>
      <w:r>
        <w:rPr>
          <w:rFonts w:hint="eastAsia"/>
          <w:lang w:bidi="ar"/>
        </w:rPr>
        <w:t>接口进行严格校验，防止非授权调用，传入的</w:t>
      </w:r>
      <w:r>
        <w:rPr>
          <w:rFonts w:hint="eastAsia"/>
          <w:lang w:bidi="ar"/>
        </w:rPr>
        <w:t>URI</w:t>
      </w:r>
      <w:r>
        <w:rPr>
          <w:rFonts w:hint="eastAsia"/>
          <w:lang w:bidi="ar"/>
        </w:rPr>
        <w:t>需安全处</w:t>
      </w:r>
      <w:r>
        <w:rPr>
          <w:rFonts w:hint="eastAsia"/>
          <w:lang w:bidi="ar"/>
        </w:rPr>
        <w:lastRenderedPageBreak/>
        <w:t>理，避免注入攻击。</w:t>
      </w:r>
    </w:p>
    <w:p w14:paraId="20CEA7B3" w14:textId="77777777" w:rsidR="00000000" w:rsidRDefault="00000000">
      <w:pPr>
        <w:pStyle w:val="a9"/>
      </w:pPr>
    </w:p>
    <w:p w14:paraId="33044B0E" w14:textId="77777777" w:rsidR="00000000" w:rsidRDefault="00000000">
      <w:pPr>
        <w:pStyle w:val="1"/>
        <w:numPr>
          <w:ilvl w:val="0"/>
          <w:numId w:val="24"/>
        </w:numPr>
        <w:rPr>
          <w:rFonts w:eastAsia="宋体" w:hAnsi="宋体" w:hint="eastAsia"/>
          <w:bCs/>
          <w:lang w:val="zh-CN"/>
        </w:rPr>
      </w:pPr>
      <w:r>
        <w:rPr>
          <w:rFonts w:eastAsia="宋体" w:hAnsi="宋体" w:hint="eastAsia"/>
          <w:bCs/>
          <w:lang w:val="zh-CN" w:eastAsia="zh-Hans"/>
        </w:rPr>
        <w:br w:type="page"/>
      </w:r>
      <w:r>
        <w:rPr>
          <w:rFonts w:hint="eastAsia"/>
        </w:rPr>
        <w:lastRenderedPageBreak/>
        <w:t>硬件基础设施与安装调试服务</w:t>
      </w:r>
    </w:p>
    <w:p w14:paraId="46C0276F" w14:textId="77777777" w:rsidR="00000000" w:rsidRDefault="00000000">
      <w:pPr>
        <w:pStyle w:val="20"/>
        <w:numPr>
          <w:ilvl w:val="1"/>
          <w:numId w:val="24"/>
        </w:numPr>
        <w:rPr>
          <w:rFonts w:hint="eastAsia"/>
        </w:rPr>
      </w:pPr>
      <w:r>
        <w:rPr>
          <w:rFonts w:hint="eastAsia"/>
        </w:rPr>
        <w:t>总体要求</w:t>
      </w:r>
    </w:p>
    <w:p w14:paraId="54B5B4E0" w14:textId="77777777" w:rsidR="00000000" w:rsidRDefault="00000000">
      <w:pPr>
        <w:pStyle w:val="a9"/>
        <w:ind w:firstLineChars="200" w:firstLine="24pt"/>
        <w:rPr>
          <w:rFonts w:hint="eastAsia"/>
        </w:rPr>
      </w:pPr>
      <w:r>
        <w:rPr>
          <w:rFonts w:hint="eastAsia"/>
        </w:rPr>
        <w:t>本章构建了海上风电场数智化基础平台的硬件基础设施与安装调试服务方案，协同网络通讯设备与安全防护体系形成多层次运算资源平台。项目通过统筹资源调度，依托超融合计算节点支撑场站侧业务系统，配置分布式存储资源池保障数据吞吐效率。网络架构采用智能化交换机实现设备互联，部署工业路由器提升数据转发能力，结合分层级防火墙与防御系统实施网络安全防护，在管理区与外部区域间建立安全边界。硬件设施涵盖卫星通信终端、可视化交互设备及显示装置等基础设施，满足海上作业环境中的远程通信与数智化运维需求。设备安装标准针对通信网络、配线子系统、设备安装调试、电源、电气防护及接地提出相应要求。</w:t>
      </w:r>
    </w:p>
    <w:p w14:paraId="59E8D043" w14:textId="77777777" w:rsidR="00000000" w:rsidRDefault="00000000">
      <w:pPr>
        <w:pStyle w:val="a9"/>
        <w:ind w:firstLineChars="200" w:firstLine="24pt"/>
        <w:rPr>
          <w:rFonts w:hint="eastAsia"/>
        </w:rPr>
      </w:pPr>
      <w:r>
        <w:rPr>
          <w:rFonts w:hint="eastAsia"/>
        </w:rPr>
        <w:t>本章所示海上风电场硬件基础设施，可参考图</w:t>
      </w:r>
      <w:r>
        <w:rPr>
          <w:rFonts w:hint="eastAsia"/>
        </w:rPr>
        <w:t>7.1-1</w:t>
      </w:r>
      <w:r>
        <w:rPr>
          <w:rFonts w:hint="eastAsia"/>
        </w:rPr>
        <w:t>海上风电场数智化基础平台硬件系统网络架构示意图。</w:t>
      </w:r>
    </w:p>
    <w:p w14:paraId="538A80D7" w14:textId="7DA8C0FE" w:rsidR="00000000" w:rsidRDefault="00484B18">
      <w:pPr>
        <w:pStyle w:val="a9"/>
        <w:ind w:firstLine="0pt"/>
        <w:rPr>
          <w:rFonts w:hint="eastAsia"/>
        </w:rPr>
      </w:pPr>
      <w:r>
        <w:rPr>
          <w:rFonts w:hint="eastAsia"/>
          <w:noProof/>
        </w:rPr>
        <w:drawing>
          <wp:inline distT="0" distB="0" distL="0" distR="0" wp14:anchorId="60E63114" wp14:editId="2BF2B4BA">
            <wp:extent cx="5267325" cy="3390900"/>
            <wp:effectExtent l="0" t="0" r="0" b="0"/>
            <wp:docPr id="12" name="图片 18" descr="数智化海上风电场建设解决方案网络架构图V2.2-20251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8" descr="数智化海上风电场建设解决方案网络架构图V2.2-202511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67325" cy="3390900"/>
                    </a:xfrm>
                    <a:prstGeom prst="rect">
                      <a:avLst/>
                    </a:prstGeom>
                    <a:noFill/>
                    <a:ln>
                      <a:noFill/>
                    </a:ln>
                  </pic:spPr>
                </pic:pic>
              </a:graphicData>
            </a:graphic>
          </wp:inline>
        </w:drawing>
      </w:r>
    </w:p>
    <w:p w14:paraId="037DA488" w14:textId="77777777" w:rsidR="00000000" w:rsidRDefault="00000000">
      <w:pPr>
        <w:pStyle w:val="ab"/>
        <w:keepNext/>
        <w:jc w:val="center"/>
        <w:rPr>
          <w:rFonts w:ascii="Times New Roman" w:hAnsi="Times New Roman"/>
        </w:rPr>
      </w:pPr>
      <w:r>
        <w:rPr>
          <w:rFonts w:ascii="Times New Roman" w:hAnsi="Times New Roman"/>
        </w:rPr>
        <w:t>图</w:t>
      </w:r>
      <w:r>
        <w:rPr>
          <w:rFonts w:ascii="Times New Roman" w:hAnsi="Times New Roman" w:hint="eastAsia"/>
        </w:rPr>
        <w:t>7</w:t>
      </w:r>
      <w:r>
        <w:rPr>
          <w:rFonts w:ascii="Times New Roman" w:hAnsi="Times New Roman"/>
        </w:rPr>
        <w:t>.1-1</w:t>
      </w:r>
      <w:r>
        <w:rPr>
          <w:rFonts w:ascii="Times New Roman" w:hAnsi="Times New Roman" w:hint="eastAsia"/>
        </w:rPr>
        <w:t>海上风电场数智化基础平台硬件系统网络架构</w:t>
      </w:r>
      <w:r>
        <w:rPr>
          <w:rFonts w:ascii="Times New Roman" w:hAnsi="Times New Roman"/>
        </w:rPr>
        <w:t>示意图</w:t>
      </w:r>
    </w:p>
    <w:p w14:paraId="061DA284" w14:textId="77777777" w:rsidR="00000000" w:rsidRDefault="00000000">
      <w:pPr>
        <w:pStyle w:val="20"/>
        <w:numPr>
          <w:ilvl w:val="1"/>
          <w:numId w:val="24"/>
        </w:numPr>
        <w:rPr>
          <w:rFonts w:hint="eastAsia"/>
        </w:rPr>
      </w:pPr>
      <w:r>
        <w:rPr>
          <w:rFonts w:hint="eastAsia"/>
        </w:rPr>
        <w:t>功能要求</w:t>
      </w:r>
    </w:p>
    <w:p w14:paraId="39F062C4" w14:textId="77777777" w:rsidR="00000000" w:rsidRDefault="00000000">
      <w:pPr>
        <w:pStyle w:val="3"/>
        <w:numPr>
          <w:ilvl w:val="2"/>
          <w:numId w:val="24"/>
        </w:numPr>
        <w:rPr>
          <w:rFonts w:hint="eastAsia"/>
          <w:lang w:val="zh-CN"/>
        </w:rPr>
      </w:pPr>
      <w:r>
        <w:rPr>
          <w:rFonts w:hint="eastAsia"/>
          <w:kern w:val="44"/>
          <w:szCs w:val="24"/>
        </w:rPr>
        <w:t>硬件配置要求</w:t>
      </w:r>
    </w:p>
    <w:p w14:paraId="5609D79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超融合服务平台设备</w:t>
      </w:r>
    </w:p>
    <w:p w14:paraId="52A176C7" w14:textId="77777777" w:rsidR="00000000" w:rsidRDefault="00000000">
      <w:pPr>
        <w:pStyle w:val="a9"/>
        <w:ind w:firstLineChars="200" w:firstLine="24pt"/>
      </w:pPr>
      <w:r>
        <w:rPr>
          <w:rFonts w:hint="eastAsia"/>
        </w:rPr>
        <w:lastRenderedPageBreak/>
        <w:t>本项目陆上集控中心站侧将部署一套超融合服务平台，其硬件部分应至少包括超融合服务器、带外管理交换机、带内管理交换机、业务存储交换机等设备组成。超融合服务器应采用安全可控的硬件架构，确保系统的整体安全性与自主性。</w:t>
      </w:r>
    </w:p>
    <w:p w14:paraId="17569AD8" w14:textId="77777777" w:rsidR="00000000" w:rsidRDefault="00000000">
      <w:pPr>
        <w:pStyle w:val="a9"/>
        <w:numPr>
          <w:ilvl w:val="0"/>
          <w:numId w:val="208"/>
        </w:numPr>
        <w:ind w:start="0pt" w:firstLineChars="200" w:firstLine="24pt"/>
        <w:rPr>
          <w:rFonts w:hint="eastAsia"/>
        </w:rPr>
      </w:pPr>
      <w:r>
        <w:rPr>
          <w:rFonts w:hint="eastAsia"/>
        </w:rPr>
        <w:t>超融合服务器</w:t>
      </w:r>
    </w:p>
    <w:p w14:paraId="707F0F2E" w14:textId="77777777" w:rsidR="00000000" w:rsidRDefault="00000000">
      <w:pPr>
        <w:pStyle w:val="a9"/>
        <w:ind w:firstLineChars="200" w:firstLine="24pt"/>
        <w:rPr>
          <w:rFonts w:hint="eastAsia"/>
        </w:rPr>
      </w:pPr>
      <w:r>
        <w:rPr>
          <w:rFonts w:hint="eastAsia"/>
        </w:rPr>
        <w:t>配置</w:t>
      </w:r>
      <w:r>
        <w:rPr>
          <w:rFonts w:hint="eastAsia"/>
        </w:rPr>
        <w:t>4</w:t>
      </w:r>
      <w:r>
        <w:rPr>
          <w:rFonts w:hint="eastAsia"/>
        </w:rPr>
        <w:t>台超融合服务器，所有节点均为机架式服务器，配置冗余风扇、电源，应支持部署办公业务系统、管理业务系统、源网协同业务系统以及场站侧数据转发业务系统，其主要技术指标应不低于以下要求。</w:t>
      </w:r>
    </w:p>
    <w:p w14:paraId="55765930" w14:textId="77777777" w:rsidR="00000000" w:rsidRDefault="00000000">
      <w:pPr>
        <w:pStyle w:val="a9"/>
        <w:numPr>
          <w:ilvl w:val="0"/>
          <w:numId w:val="209"/>
        </w:numPr>
        <w:ind w:start="0pt" w:firstLineChars="200" w:firstLine="24pt"/>
        <w:rPr>
          <w:rFonts w:hint="eastAsia"/>
        </w:rPr>
      </w:pPr>
      <w:r>
        <w:rPr>
          <w:rFonts w:hint="eastAsia"/>
        </w:rPr>
        <w:t>CPU</w:t>
      </w:r>
      <w:r>
        <w:rPr>
          <w:rFonts w:hint="eastAsia"/>
        </w:rPr>
        <w:t>：配置≥</w:t>
      </w:r>
      <w:r>
        <w:rPr>
          <w:rFonts w:hint="eastAsia"/>
        </w:rPr>
        <w:t>2</w:t>
      </w:r>
      <w:r>
        <w:rPr>
          <w:rFonts w:hint="eastAsia"/>
        </w:rPr>
        <w:t>颗</w:t>
      </w:r>
      <w:r>
        <w:rPr>
          <w:rFonts w:hint="eastAsia"/>
        </w:rPr>
        <w:t>CPU</w:t>
      </w:r>
      <w:r>
        <w:rPr>
          <w:rFonts w:hint="eastAsia"/>
        </w:rPr>
        <w:t>，</w:t>
      </w:r>
      <w:r>
        <w:rPr>
          <w:rFonts w:hint="eastAsia"/>
        </w:rPr>
        <w:t>CPU</w:t>
      </w:r>
      <w:r>
        <w:rPr>
          <w:rFonts w:hint="eastAsia"/>
        </w:rPr>
        <w:t>主频≥</w:t>
      </w:r>
      <w:r>
        <w:rPr>
          <w:rFonts w:hint="eastAsia"/>
        </w:rPr>
        <w:t>2.70 GHz</w:t>
      </w:r>
      <w:r>
        <w:rPr>
          <w:rFonts w:hint="eastAsia"/>
        </w:rPr>
        <w:t>，单台服务器总核心数≥</w:t>
      </w:r>
      <w:r>
        <w:rPr>
          <w:rFonts w:hint="eastAsia"/>
        </w:rPr>
        <w:t>64</w:t>
      </w:r>
      <w:r>
        <w:rPr>
          <w:rFonts w:hint="eastAsia"/>
        </w:rPr>
        <w:t>核；采用安全可控架构。</w:t>
      </w:r>
    </w:p>
    <w:p w14:paraId="38485B7B" w14:textId="77777777" w:rsidR="00000000" w:rsidRDefault="00000000">
      <w:pPr>
        <w:pStyle w:val="a9"/>
        <w:numPr>
          <w:ilvl w:val="0"/>
          <w:numId w:val="209"/>
        </w:numPr>
        <w:ind w:start="0pt" w:firstLineChars="200" w:firstLine="24pt"/>
        <w:rPr>
          <w:rFonts w:hint="eastAsia"/>
        </w:rPr>
      </w:pPr>
      <w:r>
        <w:rPr>
          <w:rFonts w:hint="eastAsia"/>
        </w:rPr>
        <w:t>内存：配置≥</w:t>
      </w:r>
      <w:r>
        <w:rPr>
          <w:rFonts w:hint="eastAsia"/>
        </w:rPr>
        <w:t>1.5TB DDR5</w:t>
      </w:r>
      <w:r>
        <w:rPr>
          <w:rFonts w:hint="eastAsia"/>
        </w:rPr>
        <w:t>内存规格。</w:t>
      </w:r>
    </w:p>
    <w:p w14:paraId="4AEA5DBE" w14:textId="77777777" w:rsidR="00000000" w:rsidRDefault="00000000">
      <w:pPr>
        <w:pStyle w:val="a9"/>
        <w:numPr>
          <w:ilvl w:val="0"/>
          <w:numId w:val="209"/>
        </w:numPr>
        <w:ind w:start="0pt" w:firstLineChars="200" w:firstLine="24pt"/>
        <w:rPr>
          <w:rFonts w:hint="eastAsia"/>
        </w:rPr>
      </w:pPr>
      <w:r>
        <w:rPr>
          <w:rFonts w:hint="eastAsia"/>
        </w:rPr>
        <w:t>硬盘：≥</w:t>
      </w:r>
      <w:r>
        <w:rPr>
          <w:rFonts w:hint="eastAsia"/>
        </w:rPr>
        <w:t>2</w:t>
      </w:r>
      <w:r>
        <w:rPr>
          <w:rFonts w:hint="eastAsia"/>
        </w:rPr>
        <w:t>块</w:t>
      </w:r>
      <w:r>
        <w:rPr>
          <w:rFonts w:hint="eastAsia"/>
        </w:rPr>
        <w:t>960GB SAS</w:t>
      </w:r>
      <w:r>
        <w:rPr>
          <w:rFonts w:hint="eastAsia"/>
        </w:rPr>
        <w:t>硬盘</w:t>
      </w:r>
      <w:r>
        <w:rPr>
          <w:rFonts w:hint="eastAsia"/>
        </w:rPr>
        <w:t xml:space="preserve"> </w:t>
      </w:r>
      <w:r>
        <w:rPr>
          <w:rFonts w:hint="eastAsia"/>
        </w:rPr>
        <w:t>，≥</w:t>
      </w:r>
      <w:r>
        <w:rPr>
          <w:rFonts w:hint="eastAsia"/>
        </w:rPr>
        <w:t>1</w:t>
      </w:r>
      <w:r>
        <w:rPr>
          <w:rFonts w:hint="eastAsia"/>
        </w:rPr>
        <w:t>块</w:t>
      </w:r>
      <w:r>
        <w:rPr>
          <w:rFonts w:hint="eastAsia"/>
        </w:rPr>
        <w:t>3.84T</w:t>
      </w:r>
      <w:r>
        <w:t xml:space="preserve">B </w:t>
      </w:r>
      <w:r>
        <w:rPr>
          <w:rFonts w:hint="eastAsia"/>
        </w:rPr>
        <w:t>NVMe</w:t>
      </w:r>
      <w:r>
        <w:rPr>
          <w:rFonts w:hint="eastAsia"/>
        </w:rPr>
        <w:t>，≥</w:t>
      </w:r>
      <w:r>
        <w:rPr>
          <w:rFonts w:hint="eastAsia"/>
        </w:rPr>
        <w:t xml:space="preserve">32TB </w:t>
      </w:r>
      <w:r>
        <w:t>SATA</w:t>
      </w:r>
      <w:r>
        <w:rPr>
          <w:rFonts w:hint="eastAsia"/>
        </w:rPr>
        <w:t xml:space="preserve"> 7.2K</w:t>
      </w:r>
      <w:r>
        <w:rPr>
          <w:rFonts w:hint="eastAsia"/>
        </w:rPr>
        <w:t>。</w:t>
      </w:r>
    </w:p>
    <w:p w14:paraId="1C1B169F" w14:textId="77777777" w:rsidR="00000000" w:rsidRDefault="00000000">
      <w:pPr>
        <w:pStyle w:val="a9"/>
        <w:numPr>
          <w:ilvl w:val="0"/>
          <w:numId w:val="209"/>
        </w:numPr>
        <w:ind w:start="0pt" w:firstLineChars="200" w:firstLine="24pt"/>
        <w:rPr>
          <w:rFonts w:hint="eastAsia"/>
        </w:rPr>
      </w:pPr>
      <w:r>
        <w:rPr>
          <w:rFonts w:hint="eastAsia"/>
        </w:rPr>
        <w:t>网卡：</w:t>
      </w:r>
      <w:r>
        <w:rPr>
          <w:rFonts w:eastAsia="新宋体" w:hint="eastAsia"/>
          <w:szCs w:val="21"/>
        </w:rPr>
        <w:t>配置≥</w:t>
      </w:r>
      <w:r>
        <w:rPr>
          <w:rFonts w:eastAsia="新宋体" w:hint="eastAsia"/>
          <w:szCs w:val="21"/>
        </w:rPr>
        <w:t>4</w:t>
      </w:r>
      <w:r>
        <w:rPr>
          <w:rFonts w:eastAsia="新宋体" w:hint="eastAsia"/>
          <w:szCs w:val="21"/>
        </w:rPr>
        <w:t>个</w:t>
      </w:r>
      <w:r>
        <w:rPr>
          <w:rFonts w:eastAsia="新宋体" w:hint="eastAsia"/>
          <w:szCs w:val="21"/>
        </w:rPr>
        <w:t>GE</w:t>
      </w:r>
      <w:r>
        <w:rPr>
          <w:rFonts w:eastAsia="新宋体" w:hint="eastAsia"/>
          <w:szCs w:val="21"/>
        </w:rPr>
        <w:t>电口（</w:t>
      </w:r>
      <w:r>
        <w:rPr>
          <w:rFonts w:eastAsia="新宋体" w:hint="eastAsia"/>
          <w:szCs w:val="21"/>
        </w:rPr>
        <w:t>RJ45</w:t>
      </w:r>
      <w:r>
        <w:rPr>
          <w:rFonts w:eastAsia="新宋体" w:hint="eastAsia"/>
          <w:szCs w:val="21"/>
        </w:rPr>
        <w:t>接口）</w:t>
      </w:r>
      <w:r>
        <w:rPr>
          <w:rFonts w:eastAsia="新宋体" w:hint="eastAsia"/>
          <w:szCs w:val="21"/>
        </w:rPr>
        <w:t>+</w:t>
      </w:r>
      <w:r>
        <w:rPr>
          <w:rFonts w:eastAsia="新宋体" w:hint="eastAsia"/>
          <w:szCs w:val="21"/>
        </w:rPr>
        <w:t>≥</w:t>
      </w:r>
      <w:r>
        <w:rPr>
          <w:rFonts w:eastAsia="新宋体" w:hint="eastAsia"/>
          <w:szCs w:val="21"/>
        </w:rPr>
        <w:t>6</w:t>
      </w:r>
      <w:r>
        <w:rPr>
          <w:rFonts w:eastAsia="新宋体" w:hint="eastAsia"/>
          <w:szCs w:val="21"/>
        </w:rPr>
        <w:t>个</w:t>
      </w:r>
      <w:r>
        <w:rPr>
          <w:rFonts w:eastAsia="新宋体" w:hint="eastAsia"/>
          <w:szCs w:val="21"/>
        </w:rPr>
        <w:t>10GE</w:t>
      </w:r>
      <w:r>
        <w:rPr>
          <w:rFonts w:eastAsia="新宋体" w:hint="eastAsia"/>
          <w:szCs w:val="21"/>
        </w:rPr>
        <w:t>光口（</w:t>
      </w:r>
      <w:r>
        <w:rPr>
          <w:rFonts w:eastAsia="新宋体" w:hint="eastAsia"/>
          <w:szCs w:val="21"/>
        </w:rPr>
        <w:t>SFP+</w:t>
      </w:r>
      <w:r>
        <w:rPr>
          <w:rFonts w:eastAsia="新宋体" w:hint="eastAsia"/>
          <w:szCs w:val="21"/>
        </w:rPr>
        <w:t>接口），光模块满配（含适配</w:t>
      </w:r>
      <w:r>
        <w:rPr>
          <w:rFonts w:eastAsia="新宋体" w:hint="eastAsia"/>
          <w:szCs w:val="21"/>
        </w:rPr>
        <w:t>10GE</w:t>
      </w:r>
      <w:r>
        <w:rPr>
          <w:rFonts w:eastAsia="新宋体" w:hint="eastAsia"/>
          <w:szCs w:val="21"/>
        </w:rPr>
        <w:t>光口的光模块）</w:t>
      </w:r>
      <w:r>
        <w:rPr>
          <w:rFonts w:hint="eastAsia"/>
        </w:rPr>
        <w:t>。</w:t>
      </w:r>
    </w:p>
    <w:p w14:paraId="563F8802" w14:textId="77777777" w:rsidR="00000000" w:rsidRDefault="00000000">
      <w:pPr>
        <w:pStyle w:val="a9"/>
        <w:numPr>
          <w:ilvl w:val="0"/>
          <w:numId w:val="209"/>
        </w:numPr>
        <w:ind w:start="0pt" w:firstLineChars="200" w:firstLine="24pt"/>
        <w:rPr>
          <w:rFonts w:hint="eastAsia"/>
        </w:rPr>
      </w:pPr>
      <w:r>
        <w:rPr>
          <w:rFonts w:hint="eastAsia"/>
        </w:rPr>
        <w:t>应包含安全可控操作系统和超融合软件。</w:t>
      </w:r>
    </w:p>
    <w:p w14:paraId="5E51A20C" w14:textId="77777777" w:rsidR="00000000" w:rsidRDefault="00000000">
      <w:pPr>
        <w:pStyle w:val="a9"/>
        <w:numPr>
          <w:ilvl w:val="0"/>
          <w:numId w:val="208"/>
        </w:numPr>
        <w:ind w:start="0pt" w:firstLineChars="200" w:firstLine="24pt"/>
        <w:rPr>
          <w:rFonts w:hint="eastAsia"/>
        </w:rPr>
      </w:pPr>
      <w:r>
        <w:rPr>
          <w:rFonts w:hint="eastAsia"/>
        </w:rPr>
        <w:t>带外管理交换机</w:t>
      </w:r>
    </w:p>
    <w:p w14:paraId="7CC280B8" w14:textId="77777777" w:rsidR="00000000" w:rsidRDefault="00000000">
      <w:pPr>
        <w:pStyle w:val="a9"/>
        <w:ind w:firstLineChars="200" w:firstLine="24pt"/>
        <w:rPr>
          <w:rFonts w:hint="eastAsia"/>
        </w:rPr>
      </w:pPr>
      <w:r>
        <w:rPr>
          <w:rFonts w:hint="eastAsia"/>
        </w:rPr>
        <w:t>应配置</w:t>
      </w:r>
      <w:r>
        <w:rPr>
          <w:rFonts w:hint="eastAsia"/>
        </w:rPr>
        <w:t>1</w:t>
      </w:r>
      <w:r>
        <w:rPr>
          <w:rFonts w:hint="eastAsia"/>
        </w:rPr>
        <w:t>台带外管理交换机，应支持为超融合集群服务器设备提供带外管理能力，其主要技术指标应不低于以下要求。</w:t>
      </w:r>
    </w:p>
    <w:p w14:paraId="4CD1154B" w14:textId="77777777" w:rsidR="00000000" w:rsidRDefault="00000000">
      <w:pPr>
        <w:pStyle w:val="a9"/>
        <w:numPr>
          <w:ilvl w:val="0"/>
          <w:numId w:val="210"/>
        </w:numPr>
        <w:ind w:start="0pt" w:firstLineChars="200" w:firstLine="24pt"/>
        <w:rPr>
          <w:rFonts w:hint="eastAsia"/>
        </w:rPr>
      </w:pPr>
      <w:r>
        <w:rPr>
          <w:rFonts w:hint="eastAsia"/>
        </w:rPr>
        <w:t>固定端口：配置≥</w:t>
      </w:r>
      <w:r>
        <w:rPr>
          <w:rFonts w:hint="eastAsia"/>
        </w:rPr>
        <w:t>48*10/100/1000BASE-T</w:t>
      </w:r>
      <w:r>
        <w:rPr>
          <w:rFonts w:hint="eastAsia"/>
        </w:rPr>
        <w:t>以太网端口，</w:t>
      </w:r>
      <w:r>
        <w:rPr>
          <w:rFonts w:hint="eastAsia"/>
        </w:rPr>
        <w:t>4*</w:t>
      </w:r>
      <w:r>
        <w:rPr>
          <w:rFonts w:hint="eastAsia"/>
        </w:rPr>
        <w:t>万兆</w:t>
      </w:r>
      <w:r>
        <w:rPr>
          <w:rFonts w:hint="eastAsia"/>
        </w:rPr>
        <w:t>SFP+</w:t>
      </w:r>
      <w:r>
        <w:rPr>
          <w:rFonts w:hint="eastAsia"/>
        </w:rPr>
        <w:t>，光模块满配。</w:t>
      </w:r>
    </w:p>
    <w:p w14:paraId="0C2AC13B" w14:textId="77777777" w:rsidR="00000000" w:rsidRDefault="00000000">
      <w:pPr>
        <w:pStyle w:val="a9"/>
        <w:numPr>
          <w:ilvl w:val="0"/>
          <w:numId w:val="210"/>
        </w:numPr>
        <w:ind w:start="0pt" w:firstLineChars="200" w:firstLine="24pt"/>
        <w:rPr>
          <w:rFonts w:hint="eastAsia"/>
        </w:rPr>
      </w:pPr>
      <w:r>
        <w:rPr>
          <w:rFonts w:hint="eastAsia"/>
        </w:rPr>
        <w:t>包转发率：配置≥</w:t>
      </w:r>
      <w:r>
        <w:rPr>
          <w:rFonts w:hint="eastAsia"/>
        </w:rPr>
        <w:t>280Mpps</w:t>
      </w:r>
      <w:r>
        <w:rPr>
          <w:rFonts w:hint="eastAsia"/>
        </w:rPr>
        <w:t>。</w:t>
      </w:r>
    </w:p>
    <w:p w14:paraId="5F43A5E2" w14:textId="77777777" w:rsidR="00000000" w:rsidRDefault="00000000">
      <w:pPr>
        <w:pStyle w:val="a9"/>
        <w:numPr>
          <w:ilvl w:val="0"/>
          <w:numId w:val="210"/>
        </w:numPr>
        <w:ind w:start="0pt" w:firstLineChars="200" w:firstLine="24pt"/>
        <w:rPr>
          <w:rFonts w:hint="eastAsia"/>
        </w:rPr>
      </w:pPr>
      <w:r>
        <w:rPr>
          <w:rFonts w:hint="eastAsia"/>
        </w:rPr>
        <w:t>交换容量：配置≥</w:t>
      </w:r>
      <w:r>
        <w:rPr>
          <w:rFonts w:hint="eastAsia"/>
        </w:rPr>
        <w:t>1.28T/12.8Tbps</w:t>
      </w:r>
      <w:r>
        <w:rPr>
          <w:rFonts w:hint="eastAsia"/>
        </w:rPr>
        <w:t>。</w:t>
      </w:r>
    </w:p>
    <w:p w14:paraId="413FCACF" w14:textId="77777777" w:rsidR="00000000" w:rsidRDefault="00000000">
      <w:pPr>
        <w:pStyle w:val="a9"/>
        <w:numPr>
          <w:ilvl w:val="0"/>
          <w:numId w:val="210"/>
        </w:numPr>
        <w:ind w:start="0pt" w:firstLineChars="200" w:firstLine="24pt"/>
        <w:rPr>
          <w:rFonts w:hint="eastAsia"/>
        </w:rPr>
      </w:pPr>
      <w:r>
        <w:rPr>
          <w:rFonts w:hint="eastAsia"/>
        </w:rPr>
        <w:t>应支持并适配可拔插双模块化电源，实现</w:t>
      </w:r>
      <w:r>
        <w:rPr>
          <w:rFonts w:hint="eastAsia"/>
        </w:rPr>
        <w:t>1+1</w:t>
      </w:r>
      <w:r>
        <w:rPr>
          <w:rFonts w:hint="eastAsia"/>
        </w:rPr>
        <w:t>冗余。</w:t>
      </w:r>
    </w:p>
    <w:p w14:paraId="47543CC4" w14:textId="77777777" w:rsidR="00000000" w:rsidRDefault="00000000">
      <w:pPr>
        <w:pStyle w:val="a9"/>
        <w:numPr>
          <w:ilvl w:val="0"/>
          <w:numId w:val="210"/>
        </w:numPr>
        <w:ind w:start="0pt" w:firstLineChars="200" w:firstLine="24pt"/>
        <w:rPr>
          <w:rFonts w:hint="eastAsia"/>
        </w:rPr>
      </w:pPr>
      <w:r>
        <w:rPr>
          <w:rFonts w:hint="eastAsia"/>
        </w:rPr>
        <w:t>应支持</w:t>
      </w:r>
      <w:r>
        <w:rPr>
          <w:rFonts w:hint="eastAsia"/>
        </w:rPr>
        <w:t>MAC</w:t>
      </w:r>
      <w:r>
        <w:rPr>
          <w:rFonts w:hint="eastAsia"/>
        </w:rPr>
        <w:t>表项≥</w:t>
      </w:r>
      <w:r>
        <w:rPr>
          <w:rFonts w:hint="eastAsia"/>
        </w:rPr>
        <w:t>32K</w:t>
      </w:r>
      <w:r>
        <w:rPr>
          <w:rFonts w:hint="eastAsia"/>
        </w:rPr>
        <w:t>。</w:t>
      </w:r>
    </w:p>
    <w:p w14:paraId="05AC15AE" w14:textId="77777777" w:rsidR="00000000" w:rsidRDefault="00000000">
      <w:pPr>
        <w:pStyle w:val="a9"/>
        <w:numPr>
          <w:ilvl w:val="0"/>
          <w:numId w:val="210"/>
        </w:numPr>
        <w:ind w:start="0pt" w:firstLineChars="200" w:firstLine="24pt"/>
        <w:rPr>
          <w:rFonts w:hint="eastAsia"/>
        </w:rPr>
      </w:pPr>
      <w:r>
        <w:rPr>
          <w:rFonts w:hint="eastAsia"/>
        </w:rPr>
        <w:t>应支持</w:t>
      </w:r>
      <w:r>
        <w:rPr>
          <w:rFonts w:hint="eastAsia"/>
        </w:rPr>
        <w:t>M-LAG</w:t>
      </w:r>
      <w:r>
        <w:rPr>
          <w:rFonts w:hint="eastAsia"/>
        </w:rPr>
        <w:t>或</w:t>
      </w:r>
      <w:r>
        <w:rPr>
          <w:rFonts w:hint="eastAsia"/>
        </w:rPr>
        <w:t>vPC</w:t>
      </w:r>
      <w:r>
        <w:rPr>
          <w:rFonts w:hint="eastAsia"/>
        </w:rPr>
        <w:t>或</w:t>
      </w:r>
      <w:r>
        <w:rPr>
          <w:rFonts w:hint="eastAsia"/>
        </w:rPr>
        <w:t>DRNI</w:t>
      </w:r>
      <w:r>
        <w:rPr>
          <w:rFonts w:hint="eastAsia"/>
        </w:rPr>
        <w:t>等跨机箱链路捆绑技术。</w:t>
      </w:r>
    </w:p>
    <w:p w14:paraId="35C86BF5" w14:textId="77777777" w:rsidR="00000000" w:rsidRDefault="00000000">
      <w:pPr>
        <w:pStyle w:val="a9"/>
        <w:numPr>
          <w:ilvl w:val="0"/>
          <w:numId w:val="210"/>
        </w:numPr>
        <w:ind w:start="0pt" w:firstLineChars="200" w:firstLine="24pt"/>
        <w:rPr>
          <w:rFonts w:hint="eastAsia"/>
        </w:rPr>
      </w:pPr>
      <w:r>
        <w:rPr>
          <w:rFonts w:hint="eastAsia"/>
        </w:rPr>
        <w:t>应支持数据面故障快速自愈</w:t>
      </w:r>
      <w:r>
        <w:rPr>
          <w:rFonts w:hint="eastAsia"/>
        </w:rPr>
        <w:t>DPFR</w:t>
      </w:r>
      <w:r>
        <w:rPr>
          <w:rFonts w:hint="eastAsia"/>
        </w:rPr>
        <w:t>。</w:t>
      </w:r>
    </w:p>
    <w:p w14:paraId="64E2753C" w14:textId="77777777" w:rsidR="00000000" w:rsidRDefault="00000000">
      <w:pPr>
        <w:pStyle w:val="a9"/>
        <w:numPr>
          <w:ilvl w:val="0"/>
          <w:numId w:val="210"/>
        </w:numPr>
        <w:ind w:start="0pt" w:firstLineChars="200" w:firstLine="24pt"/>
        <w:rPr>
          <w:rFonts w:hint="eastAsia"/>
        </w:rPr>
      </w:pPr>
      <w:r>
        <w:rPr>
          <w:rFonts w:hint="eastAsia"/>
        </w:rPr>
        <w:t>应支持</w:t>
      </w:r>
      <w:r>
        <w:rPr>
          <w:rFonts w:hint="eastAsia"/>
        </w:rPr>
        <w:t>MacSec</w:t>
      </w:r>
      <w:r>
        <w:rPr>
          <w:rFonts w:hint="eastAsia"/>
        </w:rPr>
        <w:t>国密算法，并提供第三方测试报告。</w:t>
      </w:r>
    </w:p>
    <w:p w14:paraId="5EB879D4" w14:textId="77777777" w:rsidR="00000000" w:rsidRDefault="00000000">
      <w:pPr>
        <w:pStyle w:val="a9"/>
        <w:numPr>
          <w:ilvl w:val="0"/>
          <w:numId w:val="210"/>
        </w:numPr>
        <w:ind w:start="0pt" w:firstLineChars="200" w:firstLine="24pt"/>
        <w:rPr>
          <w:rFonts w:hint="eastAsia"/>
        </w:rPr>
      </w:pPr>
      <w:r>
        <w:rPr>
          <w:rFonts w:hint="eastAsia"/>
        </w:rPr>
        <w:t>CPU</w:t>
      </w:r>
      <w:r>
        <w:rPr>
          <w:rFonts w:hint="eastAsia"/>
        </w:rPr>
        <w:t>、</w:t>
      </w:r>
      <w:r>
        <w:rPr>
          <w:rFonts w:hint="eastAsia"/>
        </w:rPr>
        <w:t>LSW</w:t>
      </w:r>
      <w:r>
        <w:rPr>
          <w:rFonts w:hint="eastAsia"/>
        </w:rPr>
        <w:t>应采用国产芯片。</w:t>
      </w:r>
    </w:p>
    <w:p w14:paraId="66269D98" w14:textId="77777777" w:rsidR="00000000" w:rsidRDefault="00000000">
      <w:pPr>
        <w:pStyle w:val="a9"/>
        <w:numPr>
          <w:ilvl w:val="0"/>
          <w:numId w:val="208"/>
        </w:numPr>
        <w:ind w:start="0pt" w:firstLineChars="200" w:firstLine="24pt"/>
        <w:rPr>
          <w:rFonts w:hint="eastAsia"/>
        </w:rPr>
      </w:pPr>
      <w:r>
        <w:rPr>
          <w:rFonts w:hint="eastAsia"/>
        </w:rPr>
        <w:lastRenderedPageBreak/>
        <w:t>带内管理交换机</w:t>
      </w:r>
    </w:p>
    <w:p w14:paraId="7278B96A" w14:textId="77777777" w:rsidR="00000000" w:rsidRDefault="00000000">
      <w:pPr>
        <w:pStyle w:val="a9"/>
        <w:ind w:firstLineChars="200" w:firstLine="24pt"/>
        <w:rPr>
          <w:rFonts w:hint="eastAsia"/>
        </w:rPr>
      </w:pPr>
      <w:r>
        <w:rPr>
          <w:rFonts w:hint="eastAsia"/>
        </w:rPr>
        <w:t>配置</w:t>
      </w:r>
      <w:r>
        <w:rPr>
          <w:rFonts w:hint="eastAsia"/>
        </w:rPr>
        <w:t>2</w:t>
      </w:r>
      <w:r>
        <w:rPr>
          <w:rFonts w:hint="eastAsia"/>
        </w:rPr>
        <w:t>台带内管理交换机，应支持为超融合集群服务器设备提供管理面的通信，为安全设备接入提供通信，其主要技术指标应不低于以下要求。</w:t>
      </w:r>
    </w:p>
    <w:p w14:paraId="1C6E189D" w14:textId="77777777" w:rsidR="00000000" w:rsidRDefault="00000000">
      <w:pPr>
        <w:pStyle w:val="a9"/>
        <w:numPr>
          <w:ilvl w:val="0"/>
          <w:numId w:val="211"/>
        </w:numPr>
        <w:ind w:start="0pt" w:firstLineChars="200" w:firstLine="24pt"/>
        <w:rPr>
          <w:rFonts w:hint="eastAsia"/>
        </w:rPr>
      </w:pPr>
      <w:r>
        <w:rPr>
          <w:rFonts w:hint="eastAsia"/>
        </w:rPr>
        <w:t>固定端口：配置≥</w:t>
      </w:r>
      <w:r>
        <w:rPr>
          <w:rFonts w:hint="eastAsia"/>
        </w:rPr>
        <w:t>48*10/100/1000BASE-T</w:t>
      </w:r>
      <w:r>
        <w:rPr>
          <w:rFonts w:hint="eastAsia"/>
        </w:rPr>
        <w:t>以太网端口，</w:t>
      </w:r>
      <w:r>
        <w:rPr>
          <w:rFonts w:hint="eastAsia"/>
        </w:rPr>
        <w:t>4*</w:t>
      </w:r>
      <w:r>
        <w:rPr>
          <w:rFonts w:hint="eastAsia"/>
        </w:rPr>
        <w:t>万兆</w:t>
      </w:r>
      <w:r>
        <w:rPr>
          <w:rFonts w:hint="eastAsia"/>
        </w:rPr>
        <w:t>SFP+</w:t>
      </w:r>
      <w:r>
        <w:rPr>
          <w:rFonts w:hint="eastAsia"/>
        </w:rPr>
        <w:t>，光模块满配。</w:t>
      </w:r>
    </w:p>
    <w:p w14:paraId="46B2F150" w14:textId="77777777" w:rsidR="00000000" w:rsidRDefault="00000000">
      <w:pPr>
        <w:pStyle w:val="a9"/>
        <w:numPr>
          <w:ilvl w:val="0"/>
          <w:numId w:val="211"/>
        </w:numPr>
        <w:ind w:start="0pt" w:firstLineChars="200" w:firstLine="24pt"/>
        <w:rPr>
          <w:rFonts w:hint="eastAsia"/>
        </w:rPr>
      </w:pPr>
      <w:r>
        <w:rPr>
          <w:rFonts w:hint="eastAsia"/>
        </w:rPr>
        <w:t>包转发率：配置≥</w:t>
      </w:r>
      <w:r>
        <w:rPr>
          <w:rFonts w:hint="eastAsia"/>
        </w:rPr>
        <w:t>280Mpps</w:t>
      </w:r>
      <w:r>
        <w:rPr>
          <w:rFonts w:hint="eastAsia"/>
        </w:rPr>
        <w:t>。</w:t>
      </w:r>
    </w:p>
    <w:p w14:paraId="59E05F54" w14:textId="77777777" w:rsidR="00000000" w:rsidRDefault="00000000">
      <w:pPr>
        <w:pStyle w:val="a9"/>
        <w:numPr>
          <w:ilvl w:val="0"/>
          <w:numId w:val="211"/>
        </w:numPr>
        <w:ind w:start="0pt" w:firstLineChars="200" w:firstLine="24pt"/>
        <w:rPr>
          <w:rFonts w:hint="eastAsia"/>
        </w:rPr>
      </w:pPr>
      <w:r>
        <w:rPr>
          <w:rFonts w:hint="eastAsia"/>
        </w:rPr>
        <w:t>交换容量：配置≥</w:t>
      </w:r>
      <w:r>
        <w:rPr>
          <w:rFonts w:hint="eastAsia"/>
        </w:rPr>
        <w:t>1.28T/12.8Tbps</w:t>
      </w:r>
      <w:r>
        <w:rPr>
          <w:rFonts w:hint="eastAsia"/>
        </w:rPr>
        <w:t>。</w:t>
      </w:r>
    </w:p>
    <w:p w14:paraId="0FB60E7B" w14:textId="77777777" w:rsidR="00000000" w:rsidRDefault="00000000">
      <w:pPr>
        <w:pStyle w:val="a9"/>
        <w:numPr>
          <w:ilvl w:val="0"/>
          <w:numId w:val="211"/>
        </w:numPr>
        <w:ind w:start="0pt" w:firstLineChars="200" w:firstLine="24pt"/>
        <w:rPr>
          <w:rFonts w:hint="eastAsia"/>
        </w:rPr>
      </w:pPr>
      <w:r>
        <w:rPr>
          <w:rFonts w:hint="eastAsia"/>
        </w:rPr>
        <w:t>应支持并适配可拔插双模块化电源，实现</w:t>
      </w:r>
      <w:r>
        <w:rPr>
          <w:rFonts w:hint="eastAsia"/>
        </w:rPr>
        <w:t>1+1</w:t>
      </w:r>
      <w:r>
        <w:rPr>
          <w:rFonts w:hint="eastAsia"/>
        </w:rPr>
        <w:t>冗余。</w:t>
      </w:r>
    </w:p>
    <w:p w14:paraId="56564CEA" w14:textId="77777777" w:rsidR="00000000" w:rsidRDefault="00000000">
      <w:pPr>
        <w:pStyle w:val="a9"/>
        <w:numPr>
          <w:ilvl w:val="0"/>
          <w:numId w:val="211"/>
        </w:numPr>
        <w:ind w:start="0pt" w:firstLineChars="200" w:firstLine="24pt"/>
        <w:rPr>
          <w:rFonts w:hint="eastAsia"/>
        </w:rPr>
      </w:pPr>
      <w:r>
        <w:rPr>
          <w:rFonts w:hint="eastAsia"/>
        </w:rPr>
        <w:t>应支持</w:t>
      </w:r>
      <w:r>
        <w:rPr>
          <w:rFonts w:hint="eastAsia"/>
        </w:rPr>
        <w:t>MAC</w:t>
      </w:r>
      <w:r>
        <w:rPr>
          <w:rFonts w:hint="eastAsia"/>
        </w:rPr>
        <w:t>表项≥</w:t>
      </w:r>
      <w:r>
        <w:rPr>
          <w:rFonts w:hint="eastAsia"/>
        </w:rPr>
        <w:t>32K</w:t>
      </w:r>
      <w:r>
        <w:rPr>
          <w:rFonts w:hint="eastAsia"/>
        </w:rPr>
        <w:t>。</w:t>
      </w:r>
    </w:p>
    <w:p w14:paraId="47D18ABE" w14:textId="77777777" w:rsidR="00000000" w:rsidRDefault="00000000">
      <w:pPr>
        <w:pStyle w:val="a9"/>
        <w:numPr>
          <w:ilvl w:val="0"/>
          <w:numId w:val="211"/>
        </w:numPr>
        <w:ind w:start="0pt" w:firstLineChars="200" w:firstLine="24pt"/>
        <w:rPr>
          <w:rFonts w:hint="eastAsia"/>
        </w:rPr>
      </w:pPr>
      <w:r>
        <w:rPr>
          <w:rFonts w:hint="eastAsia"/>
        </w:rPr>
        <w:t>应支持</w:t>
      </w:r>
      <w:r>
        <w:rPr>
          <w:rFonts w:hint="eastAsia"/>
        </w:rPr>
        <w:t>M-LAG</w:t>
      </w:r>
      <w:r>
        <w:rPr>
          <w:rFonts w:hint="eastAsia"/>
        </w:rPr>
        <w:t>或</w:t>
      </w:r>
      <w:r>
        <w:rPr>
          <w:rFonts w:hint="eastAsia"/>
        </w:rPr>
        <w:t>vPC</w:t>
      </w:r>
      <w:r>
        <w:rPr>
          <w:rFonts w:hint="eastAsia"/>
        </w:rPr>
        <w:t>或</w:t>
      </w:r>
      <w:r>
        <w:rPr>
          <w:rFonts w:hint="eastAsia"/>
        </w:rPr>
        <w:t>DRNI</w:t>
      </w:r>
      <w:r>
        <w:rPr>
          <w:rFonts w:hint="eastAsia"/>
        </w:rPr>
        <w:t>等跨机箱链路捆绑技术。</w:t>
      </w:r>
    </w:p>
    <w:p w14:paraId="4CC47DC7" w14:textId="77777777" w:rsidR="00000000" w:rsidRDefault="00000000">
      <w:pPr>
        <w:pStyle w:val="a9"/>
        <w:numPr>
          <w:ilvl w:val="0"/>
          <w:numId w:val="211"/>
        </w:numPr>
        <w:ind w:start="0pt" w:firstLineChars="200" w:firstLine="24pt"/>
        <w:rPr>
          <w:rFonts w:hint="eastAsia"/>
        </w:rPr>
      </w:pPr>
      <w:r>
        <w:rPr>
          <w:rFonts w:hint="eastAsia"/>
        </w:rPr>
        <w:t>应支持数据面故障快速自愈</w:t>
      </w:r>
      <w:r>
        <w:rPr>
          <w:rFonts w:hint="eastAsia"/>
        </w:rPr>
        <w:t>DPFR</w:t>
      </w:r>
      <w:r>
        <w:rPr>
          <w:rFonts w:hint="eastAsia"/>
        </w:rPr>
        <w:t>。</w:t>
      </w:r>
    </w:p>
    <w:p w14:paraId="291A2492" w14:textId="77777777" w:rsidR="00000000" w:rsidRDefault="00000000">
      <w:pPr>
        <w:pStyle w:val="a9"/>
        <w:numPr>
          <w:ilvl w:val="0"/>
          <w:numId w:val="211"/>
        </w:numPr>
        <w:ind w:start="0pt" w:firstLineChars="200" w:firstLine="24pt"/>
        <w:rPr>
          <w:rFonts w:hint="eastAsia"/>
        </w:rPr>
      </w:pPr>
      <w:r>
        <w:rPr>
          <w:rFonts w:hint="eastAsia"/>
        </w:rPr>
        <w:t>应支持</w:t>
      </w:r>
      <w:r>
        <w:rPr>
          <w:rFonts w:hint="eastAsia"/>
        </w:rPr>
        <w:t>MacSec</w:t>
      </w:r>
      <w:r>
        <w:rPr>
          <w:rFonts w:hint="eastAsia"/>
        </w:rPr>
        <w:t>国密算法，并提供第三方测试报告。</w:t>
      </w:r>
    </w:p>
    <w:p w14:paraId="6AF9B061" w14:textId="77777777" w:rsidR="00000000" w:rsidRDefault="00000000">
      <w:pPr>
        <w:pStyle w:val="a9"/>
        <w:numPr>
          <w:ilvl w:val="0"/>
          <w:numId w:val="211"/>
        </w:numPr>
        <w:ind w:start="0pt" w:firstLineChars="200" w:firstLine="24pt"/>
        <w:rPr>
          <w:rFonts w:hint="eastAsia"/>
        </w:rPr>
      </w:pPr>
      <w:r>
        <w:rPr>
          <w:rFonts w:hint="eastAsia"/>
        </w:rPr>
        <w:t>CPU</w:t>
      </w:r>
      <w:r>
        <w:rPr>
          <w:rFonts w:hint="eastAsia"/>
        </w:rPr>
        <w:t>、</w:t>
      </w:r>
      <w:r>
        <w:rPr>
          <w:rFonts w:hint="eastAsia"/>
        </w:rPr>
        <w:t>LSW</w:t>
      </w:r>
      <w:r>
        <w:rPr>
          <w:rFonts w:hint="eastAsia"/>
        </w:rPr>
        <w:t>应采用国产芯片。</w:t>
      </w:r>
    </w:p>
    <w:p w14:paraId="07F0740D" w14:textId="77777777" w:rsidR="00000000" w:rsidRDefault="00000000">
      <w:pPr>
        <w:pStyle w:val="a9"/>
        <w:numPr>
          <w:ilvl w:val="0"/>
          <w:numId w:val="208"/>
        </w:numPr>
        <w:ind w:start="0pt" w:firstLineChars="200" w:firstLine="24pt"/>
        <w:rPr>
          <w:rFonts w:hint="eastAsia"/>
        </w:rPr>
      </w:pPr>
      <w:r>
        <w:rPr>
          <w:rFonts w:hint="eastAsia"/>
        </w:rPr>
        <w:t>业务存储交换机</w:t>
      </w:r>
    </w:p>
    <w:p w14:paraId="2EA0BF1C" w14:textId="77777777" w:rsidR="00000000" w:rsidRDefault="00000000">
      <w:pPr>
        <w:pStyle w:val="a9"/>
        <w:ind w:firstLineChars="200" w:firstLine="24pt"/>
        <w:rPr>
          <w:rFonts w:hint="eastAsia"/>
        </w:rPr>
      </w:pPr>
      <w:r>
        <w:rPr>
          <w:rFonts w:hint="eastAsia"/>
        </w:rPr>
        <w:t>配置</w:t>
      </w:r>
      <w:r>
        <w:rPr>
          <w:rFonts w:hint="eastAsia"/>
        </w:rPr>
        <w:t>2</w:t>
      </w:r>
      <w:r>
        <w:rPr>
          <w:rFonts w:hint="eastAsia"/>
        </w:rPr>
        <w:t>台业务存储交换机，应支持为超融合集群部署的业务系统进行通信以及存储面的通信，其主要技术指标应不低于以下要求。</w:t>
      </w:r>
    </w:p>
    <w:p w14:paraId="67D06B56" w14:textId="77777777" w:rsidR="00000000" w:rsidRDefault="00000000">
      <w:pPr>
        <w:pStyle w:val="a9"/>
        <w:numPr>
          <w:ilvl w:val="0"/>
          <w:numId w:val="212"/>
        </w:numPr>
        <w:ind w:start="0pt" w:firstLineChars="200" w:firstLine="24pt"/>
        <w:rPr>
          <w:rFonts w:hint="eastAsia"/>
        </w:rPr>
      </w:pPr>
      <w:r>
        <w:rPr>
          <w:rFonts w:hint="eastAsia"/>
        </w:rPr>
        <w:t>交换容量≥</w:t>
      </w:r>
      <w:r>
        <w:rPr>
          <w:rFonts w:hint="eastAsia"/>
        </w:rPr>
        <w:t xml:space="preserve">4.8Tbps </w:t>
      </w:r>
      <w:r>
        <w:rPr>
          <w:rFonts w:hint="eastAsia"/>
        </w:rPr>
        <w:t>，包转发率≥</w:t>
      </w:r>
      <w:r>
        <w:rPr>
          <w:rFonts w:hint="eastAsia"/>
        </w:rPr>
        <w:t>2000Mpps</w:t>
      </w:r>
      <w:r>
        <w:rPr>
          <w:rFonts w:hint="eastAsia"/>
        </w:rPr>
        <w:t>。</w:t>
      </w:r>
    </w:p>
    <w:p w14:paraId="41B2BE19" w14:textId="77777777" w:rsidR="00000000" w:rsidRDefault="00000000">
      <w:pPr>
        <w:pStyle w:val="a9"/>
        <w:numPr>
          <w:ilvl w:val="0"/>
          <w:numId w:val="212"/>
        </w:numPr>
        <w:ind w:start="0pt" w:firstLineChars="200" w:firstLine="24pt"/>
        <w:rPr>
          <w:rFonts w:hint="eastAsia"/>
        </w:rPr>
      </w:pPr>
      <w:r>
        <w:rPr>
          <w:rFonts w:hint="eastAsia"/>
        </w:rPr>
        <w:t>端口：配置≥</w:t>
      </w:r>
      <w:r>
        <w:rPr>
          <w:rFonts w:hint="eastAsia"/>
        </w:rPr>
        <w:t>48 * 25GE</w:t>
      </w:r>
      <w:r>
        <w:rPr>
          <w:rFonts w:hint="eastAsia"/>
        </w:rPr>
        <w:t>，</w:t>
      </w:r>
      <w:r>
        <w:rPr>
          <w:rFonts w:hint="eastAsia"/>
        </w:rPr>
        <w:t>6 * 40/100GE QSFP28</w:t>
      </w:r>
      <w:r>
        <w:rPr>
          <w:rFonts w:hint="eastAsia"/>
        </w:rPr>
        <w:t>，配置≥</w:t>
      </w:r>
      <w:r>
        <w:rPr>
          <w:rFonts w:hint="eastAsia"/>
        </w:rPr>
        <w:t>16*10GE SFP28</w:t>
      </w:r>
      <w:r>
        <w:rPr>
          <w:rFonts w:hint="eastAsia"/>
        </w:rPr>
        <w:t>光模块，</w:t>
      </w:r>
      <w:r>
        <w:rPr>
          <w:rFonts w:hint="eastAsia"/>
        </w:rPr>
        <w:t>2*100GE QSFP28</w:t>
      </w:r>
      <w:r>
        <w:rPr>
          <w:rFonts w:hint="eastAsia"/>
        </w:rPr>
        <w:t>堆叠光模块。</w:t>
      </w:r>
    </w:p>
    <w:p w14:paraId="0133A897" w14:textId="77777777" w:rsidR="00000000" w:rsidRDefault="00000000">
      <w:pPr>
        <w:pStyle w:val="a9"/>
        <w:numPr>
          <w:ilvl w:val="0"/>
          <w:numId w:val="212"/>
        </w:numPr>
        <w:ind w:start="0pt" w:firstLineChars="200" w:firstLine="24pt"/>
        <w:rPr>
          <w:rFonts w:hint="eastAsia"/>
        </w:rPr>
      </w:pPr>
      <w:r>
        <w:rPr>
          <w:rFonts w:hint="eastAsia"/>
        </w:rPr>
        <w:t>电源模块槽位≥</w:t>
      </w:r>
      <w:r>
        <w:rPr>
          <w:rFonts w:hint="eastAsia"/>
        </w:rPr>
        <w:t>2</w:t>
      </w:r>
      <w:r>
        <w:rPr>
          <w:rFonts w:hint="eastAsia"/>
        </w:rPr>
        <w:t>个，电源</w:t>
      </w:r>
      <w:r>
        <w:rPr>
          <w:rFonts w:hint="eastAsia"/>
        </w:rPr>
        <w:t>1+1</w:t>
      </w:r>
      <w:r>
        <w:rPr>
          <w:rFonts w:hint="eastAsia"/>
        </w:rPr>
        <w:t>备份，风扇模块槽位≥</w:t>
      </w:r>
      <w:r>
        <w:rPr>
          <w:rFonts w:hint="eastAsia"/>
        </w:rPr>
        <w:t>5</w:t>
      </w:r>
      <w:r>
        <w:rPr>
          <w:rFonts w:hint="eastAsia"/>
        </w:rPr>
        <w:t>个。</w:t>
      </w:r>
    </w:p>
    <w:p w14:paraId="35D764B9" w14:textId="77777777" w:rsidR="00000000" w:rsidRDefault="00000000">
      <w:pPr>
        <w:pStyle w:val="a9"/>
        <w:numPr>
          <w:ilvl w:val="0"/>
          <w:numId w:val="212"/>
        </w:numPr>
        <w:ind w:start="0pt" w:firstLineChars="200" w:firstLine="24pt"/>
        <w:rPr>
          <w:rFonts w:hint="eastAsia"/>
        </w:rPr>
      </w:pPr>
      <w:r>
        <w:rPr>
          <w:rFonts w:hint="eastAsia"/>
        </w:rPr>
        <w:t>二层功能：</w:t>
      </w:r>
      <w:r>
        <w:rPr>
          <w:rFonts w:hint="eastAsia"/>
        </w:rPr>
        <w:t>M-LAG</w:t>
      </w:r>
      <w:r>
        <w:rPr>
          <w:rFonts w:hint="eastAsia"/>
        </w:rPr>
        <w:t>（或</w:t>
      </w:r>
      <w:r>
        <w:rPr>
          <w:rFonts w:hint="eastAsia"/>
        </w:rPr>
        <w:t>vPC</w:t>
      </w:r>
      <w:r>
        <w:rPr>
          <w:rFonts w:hint="eastAsia"/>
        </w:rPr>
        <w:t>或</w:t>
      </w:r>
      <w:r>
        <w:rPr>
          <w:rFonts w:hint="eastAsia"/>
        </w:rPr>
        <w:t>DRNI</w:t>
      </w:r>
      <w:r>
        <w:rPr>
          <w:rFonts w:hint="eastAsia"/>
        </w:rPr>
        <w:t>）应支持一致性检查、维护模式无损升级、协议认证等功能。</w:t>
      </w:r>
    </w:p>
    <w:p w14:paraId="233FEC12" w14:textId="77777777" w:rsidR="00000000" w:rsidRDefault="00000000">
      <w:pPr>
        <w:pStyle w:val="a9"/>
        <w:numPr>
          <w:ilvl w:val="0"/>
          <w:numId w:val="212"/>
        </w:numPr>
        <w:ind w:start="0pt" w:firstLineChars="200" w:firstLine="24pt"/>
        <w:rPr>
          <w:rFonts w:hint="eastAsia"/>
        </w:rPr>
      </w:pPr>
      <w:r>
        <w:rPr>
          <w:rFonts w:hint="eastAsia"/>
        </w:rPr>
        <w:t>三层功能：应支持</w:t>
      </w:r>
      <w:r>
        <w:rPr>
          <w:rFonts w:hint="eastAsia"/>
        </w:rPr>
        <w:t>RIP</w:t>
      </w:r>
      <w:r>
        <w:rPr>
          <w:rFonts w:hint="eastAsia"/>
        </w:rPr>
        <w:t>、</w:t>
      </w:r>
      <w:r>
        <w:rPr>
          <w:rFonts w:hint="eastAsia"/>
        </w:rPr>
        <w:t>OSPF</w:t>
      </w:r>
      <w:r>
        <w:rPr>
          <w:rFonts w:hint="eastAsia"/>
        </w:rPr>
        <w:t>、</w:t>
      </w:r>
      <w:r>
        <w:rPr>
          <w:rFonts w:hint="eastAsia"/>
        </w:rPr>
        <w:t>ISIS</w:t>
      </w:r>
      <w:r>
        <w:rPr>
          <w:rFonts w:hint="eastAsia"/>
        </w:rPr>
        <w:t>、</w:t>
      </w:r>
      <w:r>
        <w:rPr>
          <w:rFonts w:hint="eastAsia"/>
        </w:rPr>
        <w:t>BGP</w:t>
      </w:r>
      <w:r>
        <w:rPr>
          <w:rFonts w:hint="eastAsia"/>
        </w:rPr>
        <w:t>等</w:t>
      </w:r>
      <w:r>
        <w:rPr>
          <w:rFonts w:hint="eastAsia"/>
        </w:rPr>
        <w:t>IPv4</w:t>
      </w:r>
      <w:r>
        <w:rPr>
          <w:rFonts w:hint="eastAsia"/>
        </w:rPr>
        <w:t>动态路由协议；支持</w:t>
      </w:r>
      <w:r>
        <w:rPr>
          <w:rFonts w:hint="eastAsia"/>
        </w:rPr>
        <w:t>RIPng</w:t>
      </w:r>
      <w:r>
        <w:rPr>
          <w:rFonts w:hint="eastAsia"/>
        </w:rPr>
        <w:t>、</w:t>
      </w:r>
      <w:r>
        <w:rPr>
          <w:rFonts w:hint="eastAsia"/>
        </w:rPr>
        <w:t>OSPFv3</w:t>
      </w:r>
      <w:r>
        <w:rPr>
          <w:rFonts w:hint="eastAsia"/>
        </w:rPr>
        <w:t>、</w:t>
      </w:r>
      <w:r>
        <w:rPr>
          <w:rFonts w:hint="eastAsia"/>
        </w:rPr>
        <w:t>ISISv6</w:t>
      </w:r>
      <w:r>
        <w:rPr>
          <w:rFonts w:hint="eastAsia"/>
        </w:rPr>
        <w:t>、</w:t>
      </w:r>
      <w:r>
        <w:rPr>
          <w:rFonts w:hint="eastAsia"/>
        </w:rPr>
        <w:t>BGP4+</w:t>
      </w:r>
      <w:r>
        <w:rPr>
          <w:rFonts w:hint="eastAsia"/>
        </w:rPr>
        <w:t>等</w:t>
      </w:r>
      <w:r>
        <w:rPr>
          <w:rFonts w:hint="eastAsia"/>
        </w:rPr>
        <w:t>IPv6</w:t>
      </w:r>
      <w:r>
        <w:rPr>
          <w:rFonts w:hint="eastAsia"/>
        </w:rPr>
        <w:t>动态路由协议。</w:t>
      </w:r>
    </w:p>
    <w:p w14:paraId="66502BD4" w14:textId="77777777" w:rsidR="00000000" w:rsidRDefault="00000000">
      <w:pPr>
        <w:pStyle w:val="a9"/>
        <w:numPr>
          <w:ilvl w:val="0"/>
          <w:numId w:val="212"/>
        </w:numPr>
        <w:ind w:start="0pt" w:firstLineChars="200" w:firstLine="24pt"/>
        <w:rPr>
          <w:rFonts w:hint="eastAsia"/>
        </w:rPr>
      </w:pPr>
      <w:r>
        <w:rPr>
          <w:rFonts w:hint="eastAsia"/>
        </w:rPr>
        <w:t>安全性：应支持</w:t>
      </w:r>
      <w:r>
        <w:rPr>
          <w:rFonts w:hint="eastAsia"/>
        </w:rPr>
        <w:t>MacSec</w:t>
      </w:r>
      <w:r>
        <w:rPr>
          <w:rFonts w:hint="eastAsia"/>
        </w:rPr>
        <w:t>国密算法，提供第三方测试报告；支持防止</w:t>
      </w:r>
      <w:r>
        <w:rPr>
          <w:rFonts w:hint="eastAsia"/>
        </w:rPr>
        <w:t>DOS</w:t>
      </w:r>
      <w:r>
        <w:rPr>
          <w:rFonts w:hint="eastAsia"/>
        </w:rPr>
        <w:t>、</w:t>
      </w:r>
      <w:r>
        <w:rPr>
          <w:rFonts w:hint="eastAsia"/>
        </w:rPr>
        <w:t>arp</w:t>
      </w:r>
      <w:r>
        <w:rPr>
          <w:rFonts w:hint="eastAsia"/>
        </w:rPr>
        <w:t>攻击和</w:t>
      </w:r>
      <w:r>
        <w:rPr>
          <w:rFonts w:hint="eastAsia"/>
        </w:rPr>
        <w:t>ICMP</w:t>
      </w:r>
      <w:r>
        <w:rPr>
          <w:rFonts w:hint="eastAsia"/>
        </w:rPr>
        <w:t>攻击。</w:t>
      </w:r>
    </w:p>
    <w:p w14:paraId="2CAE542F" w14:textId="77777777" w:rsidR="00000000" w:rsidRDefault="00000000">
      <w:pPr>
        <w:pStyle w:val="a9"/>
        <w:numPr>
          <w:ilvl w:val="0"/>
          <w:numId w:val="212"/>
        </w:numPr>
        <w:ind w:start="0pt" w:firstLineChars="200" w:firstLine="24pt"/>
        <w:rPr>
          <w:rFonts w:hint="eastAsia"/>
        </w:rPr>
      </w:pPr>
      <w:r>
        <w:rPr>
          <w:rFonts w:hint="eastAsia"/>
        </w:rPr>
        <w:t>超融合以太网特性：应支持</w:t>
      </w:r>
      <w:r>
        <w:rPr>
          <w:rFonts w:hint="eastAsia"/>
        </w:rPr>
        <w:t>PFC</w:t>
      </w:r>
      <w:r>
        <w:rPr>
          <w:rFonts w:hint="eastAsia"/>
        </w:rPr>
        <w:t>，支持</w:t>
      </w:r>
      <w:r>
        <w:rPr>
          <w:rFonts w:hint="eastAsia"/>
        </w:rPr>
        <w:t>PFC</w:t>
      </w:r>
      <w:r>
        <w:rPr>
          <w:rFonts w:hint="eastAsia"/>
        </w:rPr>
        <w:t>死锁预防，提供第三方测试报告；支持</w:t>
      </w:r>
      <w:r>
        <w:rPr>
          <w:rFonts w:hint="eastAsia"/>
        </w:rPr>
        <w:t>RDMA</w:t>
      </w:r>
      <w:r>
        <w:rPr>
          <w:rFonts w:hint="eastAsia"/>
        </w:rPr>
        <w:t>、</w:t>
      </w:r>
      <w:r>
        <w:rPr>
          <w:rFonts w:hint="eastAsia"/>
        </w:rPr>
        <w:t>RoCEv2</w:t>
      </w:r>
      <w:r>
        <w:rPr>
          <w:rFonts w:hint="eastAsia"/>
        </w:rPr>
        <w:t>、</w:t>
      </w:r>
      <w:r>
        <w:rPr>
          <w:rFonts w:hint="eastAsia"/>
        </w:rPr>
        <w:t>DCB</w:t>
      </w:r>
      <w:r>
        <w:rPr>
          <w:rFonts w:hint="eastAsia"/>
        </w:rPr>
        <w:t>，提供第三方测试报告。</w:t>
      </w:r>
    </w:p>
    <w:p w14:paraId="36E065B1" w14:textId="77777777" w:rsidR="00000000" w:rsidRDefault="00000000">
      <w:pPr>
        <w:pStyle w:val="a9"/>
        <w:numPr>
          <w:ilvl w:val="0"/>
          <w:numId w:val="212"/>
        </w:numPr>
        <w:ind w:start="0pt" w:firstLineChars="200" w:firstLine="24pt"/>
        <w:rPr>
          <w:rFonts w:hint="eastAsia"/>
        </w:rPr>
      </w:pPr>
      <w:r>
        <w:rPr>
          <w:rFonts w:hint="eastAsia"/>
        </w:rPr>
        <w:t>CPU</w:t>
      </w:r>
      <w:r>
        <w:rPr>
          <w:rFonts w:hint="eastAsia"/>
        </w:rPr>
        <w:t>、</w:t>
      </w:r>
      <w:r>
        <w:rPr>
          <w:rFonts w:hint="eastAsia"/>
        </w:rPr>
        <w:t>LSW</w:t>
      </w:r>
      <w:r>
        <w:rPr>
          <w:rFonts w:hint="eastAsia"/>
        </w:rPr>
        <w:t>应采用国产芯片。</w:t>
      </w:r>
    </w:p>
    <w:p w14:paraId="59AA103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lastRenderedPageBreak/>
        <w:t>有线网络设备</w:t>
      </w:r>
    </w:p>
    <w:p w14:paraId="6C3DE54D" w14:textId="77777777" w:rsidR="00000000" w:rsidRDefault="00000000">
      <w:pPr>
        <w:pStyle w:val="a9"/>
        <w:ind w:firstLineChars="200" w:firstLine="24pt"/>
      </w:pPr>
      <w:r>
        <w:rPr>
          <w:rFonts w:hint="eastAsia"/>
        </w:rPr>
        <w:t>有线网络设备主要包括，</w:t>
      </w:r>
      <w:r>
        <w:rPr>
          <w:rFonts w:hint="eastAsia"/>
        </w:rPr>
        <w:t>SD-WAN</w:t>
      </w:r>
      <w:r>
        <w:rPr>
          <w:rFonts w:hint="eastAsia"/>
        </w:rPr>
        <w:t>路由器、站控层管理交换机、以太网交换机等设备。</w:t>
      </w:r>
    </w:p>
    <w:p w14:paraId="1D929F74" w14:textId="77777777" w:rsidR="00000000" w:rsidRDefault="00000000">
      <w:pPr>
        <w:pStyle w:val="a9"/>
        <w:numPr>
          <w:ilvl w:val="0"/>
          <w:numId w:val="213"/>
        </w:numPr>
        <w:ind w:start="0pt" w:firstLineChars="200" w:firstLine="24pt"/>
        <w:rPr>
          <w:rFonts w:hint="eastAsia"/>
        </w:rPr>
      </w:pPr>
      <w:r>
        <w:rPr>
          <w:rFonts w:hint="eastAsia"/>
        </w:rPr>
        <w:t>SD-WAN</w:t>
      </w:r>
      <w:r>
        <w:rPr>
          <w:rFonts w:hint="eastAsia"/>
        </w:rPr>
        <w:t>路由器</w:t>
      </w:r>
    </w:p>
    <w:p w14:paraId="1CFBEEF3" w14:textId="77777777" w:rsidR="00000000" w:rsidRDefault="00000000">
      <w:pPr>
        <w:pStyle w:val="a0"/>
        <w:ind w:firstLine="24pt"/>
        <w:rPr>
          <w:rFonts w:hint="eastAsia"/>
          <w:lang w:val="en-US"/>
        </w:rPr>
      </w:pPr>
      <w:r>
        <w:rPr>
          <w:rFonts w:hint="eastAsia"/>
        </w:rPr>
        <w:t>配置</w:t>
      </w:r>
      <w:r>
        <w:rPr>
          <w:rFonts w:hint="eastAsia"/>
        </w:rPr>
        <w:t>2</w:t>
      </w:r>
      <w:r>
        <w:rPr>
          <w:rFonts w:hint="eastAsia"/>
        </w:rPr>
        <w:t>台</w:t>
      </w:r>
      <w:r>
        <w:rPr>
          <w:rFonts w:hint="eastAsia"/>
        </w:rPr>
        <w:t>SD-WAN</w:t>
      </w:r>
      <w:r>
        <w:rPr>
          <w:rFonts w:hint="eastAsia"/>
        </w:rPr>
        <w:t>路由器，满足集团互联网统一出口要求，为场站侧的业务系统提供数据转发能力，</w:t>
      </w:r>
      <w:r>
        <w:rPr>
          <w:rFonts w:hint="eastAsia"/>
          <w:lang w:val="en-US"/>
        </w:rPr>
        <w:t>设备品牌及技术参数须满足集团统一管理要求（集团现有产品品牌为华为）</w:t>
      </w:r>
      <w:r>
        <w:rPr>
          <w:rFonts w:hint="eastAsia"/>
        </w:rPr>
        <w:t>。</w:t>
      </w:r>
      <w:r>
        <w:rPr>
          <w:rFonts w:hint="eastAsia"/>
          <w:lang w:val="en-US"/>
        </w:rPr>
        <w:t>集团统一管理要求如下：</w:t>
      </w:r>
    </w:p>
    <w:p w14:paraId="080A9089" w14:textId="77777777" w:rsidR="00000000" w:rsidRDefault="00000000">
      <w:pPr>
        <w:pStyle w:val="a0"/>
        <w:ind w:firstLine="24pt"/>
        <w:rPr>
          <w:rFonts w:hint="eastAsia"/>
          <w:lang w:val="en-US"/>
        </w:rPr>
      </w:pPr>
      <w:r>
        <w:rPr>
          <w:rFonts w:hint="eastAsia"/>
          <w:lang w:val="en-US"/>
        </w:rPr>
        <w:t>1</w:t>
      </w:r>
      <w:r>
        <w:rPr>
          <w:rFonts w:hint="eastAsia"/>
          <w:lang w:val="en-US"/>
        </w:rPr>
        <w:t>）单台</w:t>
      </w:r>
      <w:r>
        <w:rPr>
          <w:rFonts w:hint="eastAsia"/>
          <w:lang w:val="en-US"/>
        </w:rPr>
        <w:t>CPE</w:t>
      </w:r>
      <w:r>
        <w:rPr>
          <w:rFonts w:hint="eastAsia"/>
          <w:lang w:val="en-US"/>
        </w:rPr>
        <w:t>设备最低性能要求：加密性能（</w:t>
      </w:r>
      <w:r>
        <w:rPr>
          <w:rFonts w:hint="eastAsia"/>
          <w:lang w:val="en-US"/>
        </w:rPr>
        <w:t>IMIX</w:t>
      </w:r>
      <w:r>
        <w:rPr>
          <w:rFonts w:hint="eastAsia"/>
          <w:lang w:val="en-US"/>
        </w:rPr>
        <w:t>）≥</w:t>
      </w:r>
      <w:r>
        <w:rPr>
          <w:rFonts w:hint="eastAsia"/>
          <w:lang w:val="en-US"/>
        </w:rPr>
        <w:t>1Gbps</w:t>
      </w:r>
      <w:r>
        <w:rPr>
          <w:rFonts w:hint="eastAsia"/>
          <w:lang w:val="en-US"/>
        </w:rPr>
        <w:t>。</w:t>
      </w:r>
    </w:p>
    <w:p w14:paraId="18578A59" w14:textId="77777777" w:rsidR="00000000" w:rsidRDefault="00000000">
      <w:pPr>
        <w:pStyle w:val="a0"/>
        <w:ind w:firstLine="24pt"/>
        <w:rPr>
          <w:rFonts w:hint="eastAsia"/>
          <w:lang w:val="en-US"/>
        </w:rPr>
      </w:pPr>
      <w:r>
        <w:rPr>
          <w:rFonts w:hint="eastAsia"/>
          <w:lang w:val="en-US"/>
        </w:rPr>
        <w:t>2</w:t>
      </w:r>
      <w:r>
        <w:rPr>
          <w:rFonts w:hint="eastAsia"/>
          <w:lang w:val="en-US"/>
        </w:rPr>
        <w:t>）单台接口：以太千兆电端口数量≥</w:t>
      </w:r>
      <w:r>
        <w:rPr>
          <w:rFonts w:hint="eastAsia"/>
          <w:lang w:val="en-US"/>
        </w:rPr>
        <w:t>4</w:t>
      </w:r>
      <w:r>
        <w:rPr>
          <w:rFonts w:hint="eastAsia"/>
          <w:lang w:val="en-US"/>
        </w:rPr>
        <w:t>，固定以太万兆光端口≥</w:t>
      </w:r>
      <w:r>
        <w:rPr>
          <w:rFonts w:hint="eastAsia"/>
          <w:lang w:val="en-US"/>
        </w:rPr>
        <w:t>6</w:t>
      </w:r>
      <w:r>
        <w:rPr>
          <w:rFonts w:hint="eastAsia"/>
          <w:lang w:val="en-US"/>
        </w:rPr>
        <w:t>；</w:t>
      </w:r>
    </w:p>
    <w:p w14:paraId="7163431C" w14:textId="77777777" w:rsidR="00000000" w:rsidRDefault="00000000">
      <w:pPr>
        <w:pStyle w:val="a0"/>
        <w:ind w:firstLine="24pt"/>
        <w:rPr>
          <w:rFonts w:hint="eastAsia"/>
          <w:lang w:val="en-US"/>
        </w:rPr>
      </w:pPr>
      <w:r>
        <w:rPr>
          <w:rFonts w:hint="eastAsia"/>
          <w:lang w:val="en-US"/>
        </w:rPr>
        <w:t>3</w:t>
      </w:r>
      <w:r>
        <w:rPr>
          <w:rFonts w:hint="eastAsia"/>
          <w:lang w:val="en-US"/>
        </w:rPr>
        <w:t>）满足国产化要求：设备关键芯片要求采用设备厂商自研芯片</w:t>
      </w:r>
      <w:r>
        <w:rPr>
          <w:rFonts w:hint="eastAsia"/>
          <w:lang w:val="en-US"/>
        </w:rPr>
        <w:t xml:space="preserve"> </w:t>
      </w:r>
      <w:r>
        <w:rPr>
          <w:rFonts w:hint="eastAsia"/>
          <w:lang w:val="en-US"/>
        </w:rPr>
        <w:t>，自主可控</w:t>
      </w:r>
    </w:p>
    <w:p w14:paraId="08126DA8" w14:textId="77777777" w:rsidR="00000000" w:rsidRDefault="00000000">
      <w:pPr>
        <w:pStyle w:val="a0"/>
        <w:ind w:firstLine="24pt"/>
        <w:rPr>
          <w:rFonts w:hint="eastAsia"/>
          <w:lang w:val="en-US"/>
        </w:rPr>
      </w:pPr>
      <w:r>
        <w:rPr>
          <w:rFonts w:hint="eastAsia"/>
          <w:lang w:val="en-US"/>
        </w:rPr>
        <w:t>4</w:t>
      </w:r>
      <w:r>
        <w:rPr>
          <w:rFonts w:hint="eastAsia"/>
          <w:lang w:val="en-US"/>
        </w:rPr>
        <w:t>）支持</w:t>
      </w:r>
      <w:r>
        <w:rPr>
          <w:rFonts w:hint="eastAsia"/>
          <w:lang w:val="en-US"/>
        </w:rPr>
        <w:t>hub-spoke</w:t>
      </w:r>
      <w:r>
        <w:rPr>
          <w:rFonts w:hint="eastAsia"/>
          <w:lang w:val="en-US"/>
        </w:rPr>
        <w:t>、</w:t>
      </w:r>
      <w:r>
        <w:rPr>
          <w:rFonts w:hint="eastAsia"/>
          <w:lang w:val="en-US"/>
        </w:rPr>
        <w:t>fullmesh</w:t>
      </w:r>
      <w:r>
        <w:rPr>
          <w:rFonts w:hint="eastAsia"/>
          <w:lang w:val="en-US"/>
        </w:rPr>
        <w:t>、分层、自定义等组网拓扑，支持</w:t>
      </w:r>
      <w:r>
        <w:rPr>
          <w:rFonts w:hint="eastAsia"/>
          <w:lang w:val="en-US"/>
        </w:rPr>
        <w:t>16</w:t>
      </w:r>
      <w:r>
        <w:rPr>
          <w:rFonts w:hint="eastAsia"/>
          <w:lang w:val="en-US"/>
        </w:rPr>
        <w:t>个</w:t>
      </w:r>
      <w:r>
        <w:rPr>
          <w:rFonts w:hint="eastAsia"/>
          <w:lang w:val="en-US"/>
        </w:rPr>
        <w:t>hub</w:t>
      </w:r>
      <w:r>
        <w:rPr>
          <w:rFonts w:hint="eastAsia"/>
          <w:lang w:val="en-US"/>
        </w:rPr>
        <w:t>，支持不少于</w:t>
      </w:r>
      <w:r>
        <w:rPr>
          <w:rFonts w:hint="eastAsia"/>
          <w:lang w:val="en-US"/>
        </w:rPr>
        <w:t>50000</w:t>
      </w:r>
      <w:r>
        <w:rPr>
          <w:rFonts w:hint="eastAsia"/>
          <w:lang w:val="en-US"/>
        </w:rPr>
        <w:t>路由条目；支持端到端</w:t>
      </w:r>
      <w:r>
        <w:rPr>
          <w:rFonts w:hint="eastAsia"/>
          <w:lang w:val="en-US"/>
        </w:rPr>
        <w:t xml:space="preserve"> IPSec </w:t>
      </w:r>
      <w:r>
        <w:rPr>
          <w:rFonts w:hint="eastAsia"/>
          <w:lang w:val="en-US"/>
        </w:rPr>
        <w:t>加密，设备安全可信，保障业务安全传输；</w:t>
      </w:r>
    </w:p>
    <w:p w14:paraId="46056979" w14:textId="77777777" w:rsidR="00000000" w:rsidRDefault="00000000">
      <w:pPr>
        <w:pStyle w:val="a0"/>
        <w:ind w:firstLine="24pt"/>
        <w:rPr>
          <w:rFonts w:hint="eastAsia"/>
          <w:lang w:val="en-US"/>
        </w:rPr>
      </w:pPr>
      <w:r>
        <w:rPr>
          <w:rFonts w:hint="eastAsia"/>
          <w:lang w:val="en-US"/>
        </w:rPr>
        <w:t>5</w:t>
      </w:r>
      <w:r>
        <w:rPr>
          <w:rFonts w:hint="eastAsia"/>
          <w:lang w:val="en-US"/>
        </w:rPr>
        <w:t>）支持广域网传输优化，能够实时感知应用丢包，在链路存在丢包率</w:t>
      </w:r>
      <w:r>
        <w:rPr>
          <w:rFonts w:hint="eastAsia"/>
          <w:lang w:val="en-US"/>
        </w:rPr>
        <w:t>30%</w:t>
      </w:r>
      <w:r>
        <w:rPr>
          <w:rFonts w:hint="eastAsia"/>
          <w:lang w:val="en-US"/>
        </w:rPr>
        <w:t>的场景下，支持通过冗余包技术实现丢包还原的功能，保障业务无损体验。</w:t>
      </w:r>
    </w:p>
    <w:p w14:paraId="58AC1D93" w14:textId="77777777" w:rsidR="00000000" w:rsidRDefault="00000000">
      <w:pPr>
        <w:pStyle w:val="a0"/>
        <w:ind w:firstLine="24pt"/>
        <w:rPr>
          <w:rFonts w:hint="eastAsia"/>
          <w:lang w:val="en-US"/>
        </w:rPr>
      </w:pPr>
      <w:r>
        <w:rPr>
          <w:rFonts w:hint="eastAsia"/>
          <w:lang w:val="en-US"/>
        </w:rPr>
        <w:t>6</w:t>
      </w:r>
      <w:r>
        <w:rPr>
          <w:rFonts w:hint="eastAsia"/>
          <w:lang w:val="en-US"/>
        </w:rPr>
        <w:t>）配置：双电源，实施所需线材；</w:t>
      </w:r>
    </w:p>
    <w:p w14:paraId="5DF76957" w14:textId="77777777" w:rsidR="00000000" w:rsidRDefault="00000000">
      <w:pPr>
        <w:pStyle w:val="a0"/>
        <w:ind w:firstLine="24pt"/>
      </w:pPr>
      <w:r>
        <w:rPr>
          <w:rFonts w:hint="eastAsia"/>
          <w:lang w:val="en-US"/>
        </w:rPr>
        <w:t>7</w:t>
      </w:r>
      <w:r>
        <w:rPr>
          <w:rFonts w:hint="eastAsia"/>
          <w:lang w:val="en-US"/>
        </w:rPr>
        <w:t>）提供三年原厂维保服务。</w:t>
      </w:r>
    </w:p>
    <w:p w14:paraId="77911FBE" w14:textId="77777777" w:rsidR="00000000" w:rsidRDefault="00000000">
      <w:pPr>
        <w:pStyle w:val="a9"/>
        <w:numPr>
          <w:ilvl w:val="0"/>
          <w:numId w:val="213"/>
        </w:numPr>
        <w:ind w:start="0pt" w:firstLineChars="200" w:firstLine="24pt"/>
        <w:rPr>
          <w:rFonts w:hint="eastAsia"/>
        </w:rPr>
      </w:pPr>
      <w:r>
        <w:rPr>
          <w:rFonts w:hint="eastAsia"/>
        </w:rPr>
        <w:t>业务接入交换机</w:t>
      </w:r>
    </w:p>
    <w:p w14:paraId="157BC6DE" w14:textId="77777777" w:rsidR="00000000" w:rsidRDefault="00000000">
      <w:pPr>
        <w:pStyle w:val="a9"/>
        <w:ind w:firstLineChars="200" w:firstLine="24pt"/>
        <w:rPr>
          <w:rFonts w:hint="eastAsia"/>
        </w:rPr>
      </w:pPr>
      <w:r>
        <w:rPr>
          <w:rFonts w:hint="eastAsia"/>
        </w:rPr>
        <w:t>配置</w:t>
      </w:r>
      <w:r>
        <w:rPr>
          <w:rFonts w:hint="eastAsia"/>
        </w:rPr>
        <w:t>4</w:t>
      </w:r>
      <w:r>
        <w:rPr>
          <w:rFonts w:hint="eastAsia"/>
        </w:rPr>
        <w:t>台业务接入交换机，应支持为Ⅲ区和Ⅳ区的服务器设备提供管理业务存储网络的互联，其主要技术指标应不低于以下要求。</w:t>
      </w:r>
    </w:p>
    <w:p w14:paraId="4888FC74" w14:textId="77777777" w:rsidR="00000000" w:rsidRDefault="00000000">
      <w:pPr>
        <w:pStyle w:val="a9"/>
        <w:numPr>
          <w:ilvl w:val="0"/>
          <w:numId w:val="214"/>
        </w:numPr>
        <w:ind w:start="0pt" w:firstLineChars="200" w:firstLine="24pt"/>
        <w:rPr>
          <w:rFonts w:hint="eastAsia"/>
        </w:rPr>
      </w:pPr>
      <w:r>
        <w:rPr>
          <w:rFonts w:hint="eastAsia"/>
        </w:rPr>
        <w:t>端口形态：配置≥</w:t>
      </w:r>
      <w:r>
        <w:rPr>
          <w:rFonts w:hint="eastAsia"/>
        </w:rPr>
        <w:t>48*10GE+ 2*40GE</w:t>
      </w:r>
      <w:r>
        <w:rPr>
          <w:rFonts w:hint="eastAsia"/>
        </w:rPr>
        <w:t>，配置≥</w:t>
      </w:r>
      <w:r>
        <w:rPr>
          <w:rFonts w:hint="eastAsia"/>
        </w:rPr>
        <w:t>24*10GE</w:t>
      </w:r>
      <w:r>
        <w:rPr>
          <w:rFonts w:hint="eastAsia"/>
        </w:rPr>
        <w:t>光模块，</w:t>
      </w:r>
      <w:r>
        <w:rPr>
          <w:rFonts w:hint="eastAsia"/>
        </w:rPr>
        <w:t>2*40GE QSFP28</w:t>
      </w:r>
      <w:r>
        <w:rPr>
          <w:rFonts w:hint="eastAsia"/>
        </w:rPr>
        <w:t>堆叠光模块。</w:t>
      </w:r>
    </w:p>
    <w:p w14:paraId="4A49C4C2" w14:textId="77777777" w:rsidR="00000000" w:rsidRDefault="00000000">
      <w:pPr>
        <w:pStyle w:val="a9"/>
        <w:numPr>
          <w:ilvl w:val="0"/>
          <w:numId w:val="214"/>
        </w:numPr>
        <w:ind w:start="0pt" w:firstLineChars="200" w:firstLine="24pt"/>
        <w:rPr>
          <w:rFonts w:hint="eastAsia"/>
        </w:rPr>
      </w:pPr>
      <w:r>
        <w:rPr>
          <w:rFonts w:hint="eastAsia"/>
        </w:rPr>
        <w:t>包转发率：配置≥</w:t>
      </w:r>
      <w:r>
        <w:rPr>
          <w:rFonts w:hint="eastAsia"/>
        </w:rPr>
        <w:t>1260Mpps</w:t>
      </w:r>
      <w:r>
        <w:rPr>
          <w:rFonts w:hint="eastAsia"/>
        </w:rPr>
        <w:t>。</w:t>
      </w:r>
    </w:p>
    <w:p w14:paraId="0B0E1F6C" w14:textId="77777777" w:rsidR="00000000" w:rsidRDefault="00000000">
      <w:pPr>
        <w:pStyle w:val="a9"/>
        <w:numPr>
          <w:ilvl w:val="0"/>
          <w:numId w:val="214"/>
        </w:numPr>
        <w:ind w:start="0pt" w:firstLineChars="200" w:firstLine="24pt"/>
        <w:rPr>
          <w:rFonts w:hint="eastAsia"/>
        </w:rPr>
      </w:pPr>
      <w:r>
        <w:rPr>
          <w:rFonts w:hint="eastAsia"/>
        </w:rPr>
        <w:t>交换容量：配置≥</w:t>
      </w:r>
      <w:r>
        <w:rPr>
          <w:rFonts w:hint="eastAsia"/>
        </w:rPr>
        <w:t>2.56Tbps/25.6Tbps</w:t>
      </w:r>
      <w:r>
        <w:rPr>
          <w:rFonts w:hint="eastAsia"/>
        </w:rPr>
        <w:t>。</w:t>
      </w:r>
    </w:p>
    <w:p w14:paraId="37D816A6" w14:textId="77777777" w:rsidR="00000000" w:rsidRDefault="00000000">
      <w:pPr>
        <w:pStyle w:val="a9"/>
        <w:numPr>
          <w:ilvl w:val="0"/>
          <w:numId w:val="214"/>
        </w:numPr>
        <w:ind w:start="0pt" w:firstLineChars="200" w:firstLine="24pt"/>
        <w:rPr>
          <w:rFonts w:hint="eastAsia"/>
        </w:rPr>
      </w:pPr>
      <w:r>
        <w:rPr>
          <w:rFonts w:hint="eastAsia"/>
        </w:rPr>
        <w:t>应支持并适配可拔插双模块化电源，实现</w:t>
      </w:r>
      <w:r>
        <w:rPr>
          <w:rFonts w:hint="eastAsia"/>
        </w:rPr>
        <w:t>1+1</w:t>
      </w:r>
      <w:r>
        <w:rPr>
          <w:rFonts w:hint="eastAsia"/>
        </w:rPr>
        <w:t>冗余。</w:t>
      </w:r>
    </w:p>
    <w:p w14:paraId="77E9C2C8" w14:textId="77777777" w:rsidR="00000000" w:rsidRDefault="00000000">
      <w:pPr>
        <w:pStyle w:val="a9"/>
        <w:numPr>
          <w:ilvl w:val="0"/>
          <w:numId w:val="214"/>
        </w:numPr>
        <w:ind w:start="0pt" w:firstLineChars="200" w:firstLine="24pt"/>
        <w:rPr>
          <w:rFonts w:hint="eastAsia"/>
        </w:rPr>
      </w:pPr>
      <w:r>
        <w:rPr>
          <w:rFonts w:hint="eastAsia"/>
        </w:rPr>
        <w:t>应支持静态路由、</w:t>
      </w:r>
      <w:r>
        <w:rPr>
          <w:rFonts w:hint="eastAsia"/>
        </w:rPr>
        <w:t>RIP/RIPng</w:t>
      </w:r>
      <w:r>
        <w:rPr>
          <w:rFonts w:hint="eastAsia"/>
        </w:rPr>
        <w:t>、</w:t>
      </w:r>
      <w:r>
        <w:rPr>
          <w:rFonts w:hint="eastAsia"/>
        </w:rPr>
        <w:t>OSPFv2/OSPFv3</w:t>
      </w:r>
      <w:r>
        <w:rPr>
          <w:rFonts w:hint="eastAsia"/>
        </w:rPr>
        <w:t>等三层路由协议。</w:t>
      </w:r>
    </w:p>
    <w:p w14:paraId="5DE262BF" w14:textId="77777777" w:rsidR="00000000" w:rsidRDefault="00000000">
      <w:pPr>
        <w:pStyle w:val="a9"/>
        <w:numPr>
          <w:ilvl w:val="0"/>
          <w:numId w:val="213"/>
        </w:numPr>
        <w:ind w:start="0pt" w:firstLineChars="200" w:firstLine="24pt"/>
        <w:rPr>
          <w:rFonts w:hint="eastAsia"/>
        </w:rPr>
      </w:pPr>
      <w:r>
        <w:rPr>
          <w:rFonts w:hint="eastAsia"/>
        </w:rPr>
        <w:t>集控大厅交换机</w:t>
      </w:r>
    </w:p>
    <w:p w14:paraId="50F32F66" w14:textId="77777777" w:rsidR="00000000" w:rsidRDefault="00000000">
      <w:pPr>
        <w:pStyle w:val="a9"/>
        <w:ind w:firstLineChars="200" w:firstLine="24pt"/>
        <w:rPr>
          <w:rFonts w:hint="eastAsia"/>
        </w:rPr>
      </w:pPr>
      <w:r>
        <w:rPr>
          <w:rFonts w:hint="eastAsia"/>
        </w:rPr>
        <w:t>配置</w:t>
      </w:r>
      <w:r>
        <w:rPr>
          <w:rFonts w:hint="eastAsia"/>
        </w:rPr>
        <w:t>1</w:t>
      </w:r>
      <w:r>
        <w:rPr>
          <w:rFonts w:hint="eastAsia"/>
        </w:rPr>
        <w:t>台集控大厅交换机，应支持为陆上集控中心集控大厅的工作站设备提供管理业务存储网络的互联，其主要技术指标应不低于以下要求。</w:t>
      </w:r>
    </w:p>
    <w:p w14:paraId="1C6E391E" w14:textId="77777777" w:rsidR="00000000" w:rsidRDefault="00000000">
      <w:pPr>
        <w:pStyle w:val="a9"/>
        <w:numPr>
          <w:ilvl w:val="0"/>
          <w:numId w:val="215"/>
        </w:numPr>
        <w:ind w:start="0pt" w:firstLineChars="200" w:firstLine="24pt"/>
        <w:rPr>
          <w:rFonts w:hint="eastAsia"/>
        </w:rPr>
      </w:pPr>
      <w:r>
        <w:rPr>
          <w:rFonts w:hint="eastAsia"/>
        </w:rPr>
        <w:lastRenderedPageBreak/>
        <w:t>固定端口：配置≥</w:t>
      </w:r>
      <w:r>
        <w:rPr>
          <w:rFonts w:hint="eastAsia"/>
        </w:rPr>
        <w:t>24*10/100/1000BASE-T</w:t>
      </w:r>
      <w:r>
        <w:rPr>
          <w:rFonts w:hint="eastAsia"/>
        </w:rPr>
        <w:t>以太网端口，</w:t>
      </w:r>
      <w:r>
        <w:rPr>
          <w:rFonts w:hint="eastAsia"/>
        </w:rPr>
        <w:t>4*</w:t>
      </w:r>
      <w:r>
        <w:rPr>
          <w:rFonts w:hint="eastAsia"/>
        </w:rPr>
        <w:t>万兆</w:t>
      </w:r>
      <w:r>
        <w:rPr>
          <w:rFonts w:hint="eastAsia"/>
        </w:rPr>
        <w:t>SFP+</w:t>
      </w:r>
      <w:r>
        <w:rPr>
          <w:rFonts w:hint="eastAsia"/>
        </w:rPr>
        <w:t>，光模块满配。</w:t>
      </w:r>
    </w:p>
    <w:p w14:paraId="4B91FE4D" w14:textId="77777777" w:rsidR="00000000" w:rsidRDefault="00000000">
      <w:pPr>
        <w:pStyle w:val="a9"/>
        <w:numPr>
          <w:ilvl w:val="0"/>
          <w:numId w:val="215"/>
        </w:numPr>
        <w:ind w:start="0pt" w:firstLineChars="200" w:firstLine="24pt"/>
        <w:rPr>
          <w:rFonts w:hint="eastAsia"/>
        </w:rPr>
      </w:pPr>
      <w:r>
        <w:rPr>
          <w:rFonts w:hint="eastAsia"/>
        </w:rPr>
        <w:t>包转发率：配置≥</w:t>
      </w:r>
      <w:r>
        <w:rPr>
          <w:rFonts w:hint="eastAsia"/>
        </w:rPr>
        <w:t>280Mpps</w:t>
      </w:r>
      <w:r>
        <w:rPr>
          <w:rFonts w:hint="eastAsia"/>
        </w:rPr>
        <w:t>。</w:t>
      </w:r>
    </w:p>
    <w:p w14:paraId="3AD5B7F9" w14:textId="77777777" w:rsidR="00000000" w:rsidRDefault="00000000">
      <w:pPr>
        <w:pStyle w:val="a9"/>
        <w:numPr>
          <w:ilvl w:val="0"/>
          <w:numId w:val="215"/>
        </w:numPr>
        <w:ind w:start="0pt" w:firstLineChars="200" w:firstLine="24pt"/>
        <w:rPr>
          <w:rFonts w:hint="eastAsia"/>
        </w:rPr>
      </w:pPr>
      <w:r>
        <w:rPr>
          <w:rFonts w:hint="eastAsia"/>
        </w:rPr>
        <w:t>交换容量：配置≥</w:t>
      </w:r>
      <w:r>
        <w:rPr>
          <w:rFonts w:hint="eastAsia"/>
        </w:rPr>
        <w:t>1.28T/12.8Tbps</w:t>
      </w:r>
      <w:r>
        <w:rPr>
          <w:rFonts w:hint="eastAsia"/>
        </w:rPr>
        <w:t>。</w:t>
      </w:r>
    </w:p>
    <w:p w14:paraId="33FFA9CB" w14:textId="77777777" w:rsidR="00000000" w:rsidRDefault="00000000">
      <w:pPr>
        <w:pStyle w:val="a9"/>
        <w:numPr>
          <w:ilvl w:val="0"/>
          <w:numId w:val="215"/>
        </w:numPr>
        <w:ind w:start="0pt" w:firstLineChars="200" w:firstLine="24pt"/>
        <w:rPr>
          <w:rFonts w:hint="eastAsia"/>
        </w:rPr>
      </w:pPr>
      <w:r>
        <w:rPr>
          <w:rFonts w:hint="eastAsia"/>
        </w:rPr>
        <w:t>应支持并适配可拔插双模块化电源，实现</w:t>
      </w:r>
      <w:r>
        <w:rPr>
          <w:rFonts w:hint="eastAsia"/>
        </w:rPr>
        <w:t>1+1</w:t>
      </w:r>
      <w:r>
        <w:rPr>
          <w:rFonts w:hint="eastAsia"/>
        </w:rPr>
        <w:t>冗余。</w:t>
      </w:r>
    </w:p>
    <w:p w14:paraId="72219E85" w14:textId="77777777" w:rsidR="00000000" w:rsidRDefault="00000000">
      <w:pPr>
        <w:pStyle w:val="a9"/>
        <w:numPr>
          <w:ilvl w:val="0"/>
          <w:numId w:val="215"/>
        </w:numPr>
        <w:ind w:start="0pt" w:firstLineChars="200" w:firstLine="24pt"/>
        <w:rPr>
          <w:rFonts w:hint="eastAsia"/>
        </w:rPr>
      </w:pPr>
      <w:r>
        <w:rPr>
          <w:rFonts w:hint="eastAsia"/>
        </w:rPr>
        <w:t>应支持</w:t>
      </w:r>
      <w:r>
        <w:rPr>
          <w:rFonts w:hint="eastAsia"/>
        </w:rPr>
        <w:t>MAC</w:t>
      </w:r>
      <w:r>
        <w:rPr>
          <w:rFonts w:hint="eastAsia"/>
        </w:rPr>
        <w:t>表项≥</w:t>
      </w:r>
      <w:r>
        <w:rPr>
          <w:rFonts w:hint="eastAsia"/>
        </w:rPr>
        <w:t>32K</w:t>
      </w:r>
      <w:r>
        <w:rPr>
          <w:rFonts w:hint="eastAsia"/>
        </w:rPr>
        <w:t>。</w:t>
      </w:r>
    </w:p>
    <w:p w14:paraId="0ECB42FD" w14:textId="77777777" w:rsidR="00000000" w:rsidRDefault="00000000">
      <w:pPr>
        <w:pStyle w:val="a9"/>
        <w:numPr>
          <w:ilvl w:val="0"/>
          <w:numId w:val="215"/>
        </w:numPr>
        <w:ind w:start="0pt" w:firstLineChars="200" w:firstLine="24pt"/>
        <w:rPr>
          <w:rFonts w:hint="eastAsia"/>
        </w:rPr>
      </w:pPr>
      <w:r>
        <w:rPr>
          <w:rFonts w:hint="eastAsia"/>
        </w:rPr>
        <w:t>应支持</w:t>
      </w:r>
      <w:r>
        <w:rPr>
          <w:rFonts w:hint="eastAsia"/>
        </w:rPr>
        <w:t>M-LAG</w:t>
      </w:r>
      <w:r>
        <w:rPr>
          <w:rFonts w:hint="eastAsia"/>
        </w:rPr>
        <w:t>或</w:t>
      </w:r>
      <w:r>
        <w:rPr>
          <w:rFonts w:hint="eastAsia"/>
        </w:rPr>
        <w:t>vPC</w:t>
      </w:r>
      <w:r>
        <w:rPr>
          <w:rFonts w:hint="eastAsia"/>
        </w:rPr>
        <w:t>或</w:t>
      </w:r>
      <w:r>
        <w:rPr>
          <w:rFonts w:hint="eastAsia"/>
        </w:rPr>
        <w:t>DRNI</w:t>
      </w:r>
      <w:r>
        <w:rPr>
          <w:rFonts w:hint="eastAsia"/>
        </w:rPr>
        <w:t>等跨机箱链路捆绑技术。</w:t>
      </w:r>
    </w:p>
    <w:p w14:paraId="26D5A254" w14:textId="77777777" w:rsidR="00000000" w:rsidRDefault="00000000">
      <w:pPr>
        <w:pStyle w:val="a9"/>
        <w:numPr>
          <w:ilvl w:val="0"/>
          <w:numId w:val="215"/>
        </w:numPr>
        <w:ind w:start="0pt" w:firstLineChars="200" w:firstLine="24pt"/>
        <w:rPr>
          <w:rFonts w:hint="eastAsia"/>
        </w:rPr>
      </w:pPr>
      <w:r>
        <w:rPr>
          <w:rFonts w:hint="eastAsia"/>
        </w:rPr>
        <w:t>应支持数据面故障快速自愈</w:t>
      </w:r>
      <w:r>
        <w:rPr>
          <w:rFonts w:hint="eastAsia"/>
        </w:rPr>
        <w:t>DPFR</w:t>
      </w:r>
      <w:r>
        <w:rPr>
          <w:rFonts w:hint="eastAsia"/>
        </w:rPr>
        <w:t>。</w:t>
      </w:r>
    </w:p>
    <w:p w14:paraId="6CC12FC1" w14:textId="77777777" w:rsidR="00000000" w:rsidRDefault="00000000">
      <w:pPr>
        <w:pStyle w:val="a9"/>
        <w:numPr>
          <w:ilvl w:val="0"/>
          <w:numId w:val="215"/>
        </w:numPr>
        <w:ind w:start="0pt" w:firstLineChars="200" w:firstLine="24pt"/>
        <w:rPr>
          <w:rFonts w:hint="eastAsia"/>
        </w:rPr>
      </w:pPr>
      <w:r>
        <w:rPr>
          <w:rFonts w:hint="eastAsia"/>
        </w:rPr>
        <w:t>应支持</w:t>
      </w:r>
      <w:r>
        <w:rPr>
          <w:rFonts w:hint="eastAsia"/>
        </w:rPr>
        <w:t>MacSec</w:t>
      </w:r>
      <w:r>
        <w:rPr>
          <w:rFonts w:hint="eastAsia"/>
        </w:rPr>
        <w:t>国密算法，并提供第三方测试报告。</w:t>
      </w:r>
    </w:p>
    <w:p w14:paraId="4A51E4A4" w14:textId="77777777" w:rsidR="00000000" w:rsidRDefault="00000000">
      <w:pPr>
        <w:pStyle w:val="a9"/>
        <w:numPr>
          <w:ilvl w:val="0"/>
          <w:numId w:val="215"/>
        </w:numPr>
        <w:ind w:start="0pt" w:firstLineChars="200" w:firstLine="24pt"/>
        <w:rPr>
          <w:rFonts w:hint="eastAsia"/>
        </w:rPr>
      </w:pPr>
      <w:r>
        <w:rPr>
          <w:rFonts w:hint="eastAsia"/>
        </w:rPr>
        <w:t>CPU</w:t>
      </w:r>
      <w:r>
        <w:rPr>
          <w:rFonts w:hint="eastAsia"/>
        </w:rPr>
        <w:t>、</w:t>
      </w:r>
      <w:r>
        <w:rPr>
          <w:rFonts w:hint="eastAsia"/>
        </w:rPr>
        <w:t>LSW</w:t>
      </w:r>
      <w:r>
        <w:rPr>
          <w:rFonts w:hint="eastAsia"/>
        </w:rPr>
        <w:t>应采用国产芯片。</w:t>
      </w:r>
    </w:p>
    <w:p w14:paraId="42BD4636"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网络安全设备</w:t>
      </w:r>
    </w:p>
    <w:p w14:paraId="723B6F43" w14:textId="77777777" w:rsidR="00000000" w:rsidRDefault="00000000">
      <w:pPr>
        <w:pStyle w:val="a9"/>
        <w:ind w:firstLineChars="200" w:firstLine="24pt"/>
      </w:pPr>
      <w:r>
        <w:rPr>
          <w:rFonts w:hint="eastAsia"/>
        </w:rPr>
        <w:t>本项目网络安全方面的硬件设备从硬件层面保证场站侧的资源和管理系统的网络和数据安全，网络安全设备应至少包括防火墙、入侵检测系统、正向隔离装置等硬件设备。</w:t>
      </w:r>
    </w:p>
    <w:p w14:paraId="6D2861E3" w14:textId="77777777" w:rsidR="00000000" w:rsidRDefault="00000000">
      <w:pPr>
        <w:pStyle w:val="a9"/>
        <w:numPr>
          <w:ilvl w:val="0"/>
          <w:numId w:val="216"/>
        </w:numPr>
        <w:ind w:start="0pt" w:firstLineChars="200" w:firstLine="24pt"/>
        <w:rPr>
          <w:rFonts w:hint="eastAsia"/>
        </w:rPr>
      </w:pPr>
      <w:r>
        <w:rPr>
          <w:rFonts w:hint="eastAsia"/>
        </w:rPr>
        <w:t>防火墙</w:t>
      </w:r>
    </w:p>
    <w:p w14:paraId="414027BE" w14:textId="77777777" w:rsidR="00000000" w:rsidRDefault="00000000">
      <w:pPr>
        <w:pStyle w:val="a9"/>
        <w:ind w:firstLineChars="200" w:firstLine="24pt"/>
        <w:rPr>
          <w:rFonts w:hint="eastAsia"/>
        </w:rPr>
      </w:pPr>
      <w:r>
        <w:rPr>
          <w:rFonts w:hint="eastAsia"/>
        </w:rPr>
        <w:t>提供</w:t>
      </w:r>
      <w:r>
        <w:rPr>
          <w:rFonts w:hint="eastAsia"/>
        </w:rPr>
        <w:t>4</w:t>
      </w:r>
      <w:r>
        <w:rPr>
          <w:rFonts w:hint="eastAsia"/>
        </w:rPr>
        <w:t>台防火墙，其中</w:t>
      </w:r>
      <w:r>
        <w:rPr>
          <w:rFonts w:hint="eastAsia"/>
        </w:rPr>
        <w:t>2</w:t>
      </w:r>
      <w:r>
        <w:rPr>
          <w:rFonts w:hint="eastAsia"/>
        </w:rPr>
        <w:t>台用来隔离业务接入交换机与管理区站控层网络，另外</w:t>
      </w:r>
      <w:r>
        <w:rPr>
          <w:rFonts w:hint="eastAsia"/>
        </w:rPr>
        <w:t>2</w:t>
      </w:r>
      <w:r>
        <w:rPr>
          <w:rFonts w:hint="eastAsia"/>
        </w:rPr>
        <w:t>台用来隔离防护三区与四区，应支持对流入四区内的数据通过防火墙实现应用层的安全防护，保护应用数据和网络安全，防火墙应具备</w:t>
      </w:r>
      <w:r>
        <w:rPr>
          <w:rFonts w:hint="eastAsia"/>
        </w:rPr>
        <w:t>IPS</w:t>
      </w:r>
      <w:r>
        <w:rPr>
          <w:rFonts w:hint="eastAsia"/>
        </w:rPr>
        <w:t>防御功能，其主要技术指标应不低于以下要求。</w:t>
      </w:r>
    </w:p>
    <w:p w14:paraId="55417B9D" w14:textId="77777777" w:rsidR="00000000" w:rsidRDefault="00000000">
      <w:pPr>
        <w:pStyle w:val="a9"/>
        <w:numPr>
          <w:ilvl w:val="0"/>
          <w:numId w:val="217"/>
        </w:numPr>
        <w:ind w:start="0pt" w:firstLineChars="200" w:firstLine="24pt"/>
        <w:rPr>
          <w:rFonts w:hint="eastAsia"/>
        </w:rPr>
      </w:pPr>
      <w:r>
        <w:rPr>
          <w:rFonts w:hint="eastAsia"/>
        </w:rPr>
        <w:t>10/100/1000M</w:t>
      </w:r>
      <w:r>
        <w:rPr>
          <w:rFonts w:hint="eastAsia"/>
        </w:rPr>
        <w:t>自适应电口≥</w:t>
      </w:r>
      <w:r>
        <w:rPr>
          <w:rFonts w:hint="eastAsia"/>
        </w:rPr>
        <w:t>4</w:t>
      </w:r>
      <w:r>
        <w:rPr>
          <w:rFonts w:hint="eastAsia"/>
        </w:rPr>
        <w:t>，千兆光口≥</w:t>
      </w:r>
      <w:r>
        <w:rPr>
          <w:rFonts w:hint="eastAsia"/>
        </w:rPr>
        <w:t>4</w:t>
      </w:r>
      <w:r>
        <w:rPr>
          <w:rFonts w:hint="eastAsia"/>
        </w:rPr>
        <w:t>，万兆电口≥</w:t>
      </w:r>
      <w:r>
        <w:rPr>
          <w:rFonts w:hint="eastAsia"/>
        </w:rPr>
        <w:t>4</w:t>
      </w:r>
      <w:r>
        <w:rPr>
          <w:rFonts w:hint="eastAsia"/>
        </w:rPr>
        <w:t>。</w:t>
      </w:r>
    </w:p>
    <w:p w14:paraId="4C301CD6" w14:textId="77777777" w:rsidR="00000000" w:rsidRDefault="00000000">
      <w:pPr>
        <w:pStyle w:val="a9"/>
        <w:numPr>
          <w:ilvl w:val="0"/>
          <w:numId w:val="217"/>
        </w:numPr>
        <w:ind w:start="0pt" w:firstLineChars="200" w:firstLine="24pt"/>
        <w:rPr>
          <w:rFonts w:hint="eastAsia"/>
        </w:rPr>
      </w:pPr>
      <w:r>
        <w:rPr>
          <w:rFonts w:hint="eastAsia"/>
        </w:rPr>
        <w:t>标准机架式</w:t>
      </w:r>
      <w:r>
        <w:rPr>
          <w:rFonts w:hint="eastAsia"/>
        </w:rPr>
        <w:t>1U</w:t>
      </w:r>
      <w:r>
        <w:rPr>
          <w:rFonts w:hint="eastAsia"/>
        </w:rPr>
        <w:t>设备，硬盘≥</w:t>
      </w:r>
      <w:r>
        <w:rPr>
          <w:rFonts w:hint="eastAsia"/>
        </w:rPr>
        <w:t>960G SSD</w:t>
      </w:r>
      <w:r>
        <w:rPr>
          <w:rFonts w:hint="eastAsia"/>
        </w:rPr>
        <w:t>，冗余电源</w:t>
      </w:r>
      <w:r>
        <w:rPr>
          <w:rFonts w:hint="eastAsia"/>
        </w:rPr>
        <w:t>AC220V</w:t>
      </w:r>
      <w:r>
        <w:rPr>
          <w:rFonts w:hint="eastAsia"/>
        </w:rPr>
        <w:t>。</w:t>
      </w:r>
    </w:p>
    <w:p w14:paraId="6CCF1FAC" w14:textId="77777777" w:rsidR="00000000" w:rsidRDefault="00000000">
      <w:pPr>
        <w:pStyle w:val="a9"/>
        <w:numPr>
          <w:ilvl w:val="0"/>
          <w:numId w:val="217"/>
        </w:numPr>
        <w:ind w:start="0pt" w:firstLineChars="200" w:firstLine="24pt"/>
        <w:rPr>
          <w:rFonts w:hint="eastAsia"/>
        </w:rPr>
      </w:pPr>
      <w:r>
        <w:rPr>
          <w:rFonts w:hint="eastAsia"/>
        </w:rPr>
        <w:t>网络层吞吐量≥</w:t>
      </w:r>
      <w:r>
        <w:rPr>
          <w:rFonts w:hint="eastAsia"/>
        </w:rPr>
        <w:t>6Gbps</w:t>
      </w:r>
      <w:r>
        <w:rPr>
          <w:rFonts w:hint="eastAsia"/>
        </w:rPr>
        <w:t>，最大并发连接数≥</w:t>
      </w:r>
      <w:r>
        <w:rPr>
          <w:rFonts w:hint="eastAsia"/>
        </w:rPr>
        <w:t>200</w:t>
      </w:r>
      <w:r>
        <w:rPr>
          <w:rFonts w:hint="eastAsia"/>
        </w:rPr>
        <w:t>万，每秒新建连接数≥</w:t>
      </w:r>
      <w:r>
        <w:rPr>
          <w:rFonts w:hint="eastAsia"/>
        </w:rPr>
        <w:t>3</w:t>
      </w:r>
      <w:r>
        <w:rPr>
          <w:rFonts w:hint="eastAsia"/>
        </w:rPr>
        <w:t>万。</w:t>
      </w:r>
    </w:p>
    <w:p w14:paraId="60FEF2D5" w14:textId="77777777" w:rsidR="00000000" w:rsidRDefault="00000000">
      <w:pPr>
        <w:pStyle w:val="a9"/>
        <w:numPr>
          <w:ilvl w:val="0"/>
          <w:numId w:val="217"/>
        </w:numPr>
        <w:ind w:start="0pt" w:firstLineChars="200" w:firstLine="24pt"/>
        <w:rPr>
          <w:rFonts w:hint="eastAsia"/>
        </w:rPr>
      </w:pPr>
      <w:r>
        <w:rPr>
          <w:rFonts w:hint="eastAsia"/>
        </w:rPr>
        <w:t>应支持一条安全策略中同时配置</w:t>
      </w:r>
      <w:r>
        <w:rPr>
          <w:rFonts w:hint="eastAsia"/>
        </w:rPr>
        <w:t>ipv4</w:t>
      </w:r>
      <w:r>
        <w:rPr>
          <w:rFonts w:hint="eastAsia"/>
        </w:rPr>
        <w:t>和</w:t>
      </w:r>
      <w:r>
        <w:rPr>
          <w:rFonts w:hint="eastAsia"/>
        </w:rPr>
        <w:t>ipv6</w:t>
      </w:r>
      <w:r>
        <w:rPr>
          <w:rFonts w:hint="eastAsia"/>
        </w:rPr>
        <w:t>地址。</w:t>
      </w:r>
    </w:p>
    <w:p w14:paraId="2FB6BE34" w14:textId="77777777" w:rsidR="00000000" w:rsidRDefault="00000000">
      <w:pPr>
        <w:pStyle w:val="a9"/>
        <w:numPr>
          <w:ilvl w:val="0"/>
          <w:numId w:val="217"/>
        </w:numPr>
        <w:ind w:start="0pt" w:firstLineChars="200" w:firstLine="24pt"/>
        <w:rPr>
          <w:rFonts w:hint="eastAsia"/>
        </w:rPr>
      </w:pPr>
      <w:r>
        <w:rPr>
          <w:rFonts w:hint="eastAsia"/>
        </w:rPr>
        <w:t>应支持静态路由、策略路由、</w:t>
      </w:r>
      <w:r>
        <w:rPr>
          <w:rFonts w:hint="eastAsia"/>
        </w:rPr>
        <w:t>RIP</w:t>
      </w:r>
      <w:r>
        <w:rPr>
          <w:rFonts w:hint="eastAsia"/>
        </w:rPr>
        <w:t>、</w:t>
      </w:r>
      <w:r>
        <w:rPr>
          <w:rFonts w:hint="eastAsia"/>
        </w:rPr>
        <w:t>OSPF</w:t>
      </w:r>
      <w:r>
        <w:rPr>
          <w:rFonts w:hint="eastAsia"/>
        </w:rPr>
        <w:t>、</w:t>
      </w:r>
      <w:r>
        <w:rPr>
          <w:rFonts w:hint="eastAsia"/>
        </w:rPr>
        <w:t>BGP</w:t>
      </w:r>
      <w:r>
        <w:rPr>
          <w:rFonts w:hint="eastAsia"/>
        </w:rPr>
        <w:t>、</w:t>
      </w:r>
      <w:r>
        <w:rPr>
          <w:rFonts w:hint="eastAsia"/>
        </w:rPr>
        <w:t>ISIS</w:t>
      </w:r>
      <w:r>
        <w:rPr>
          <w:rFonts w:hint="eastAsia"/>
        </w:rPr>
        <w:t>等路由协议；支持</w:t>
      </w:r>
      <w:r>
        <w:rPr>
          <w:rFonts w:hint="eastAsia"/>
        </w:rPr>
        <w:t>SRv6</w:t>
      </w:r>
      <w:r>
        <w:rPr>
          <w:rFonts w:hint="eastAsia"/>
        </w:rPr>
        <w:t>协议，支持</w:t>
      </w:r>
      <w:r>
        <w:rPr>
          <w:rFonts w:hint="eastAsia"/>
        </w:rPr>
        <w:t>SRv6 TE policy</w:t>
      </w:r>
      <w:r>
        <w:rPr>
          <w:rFonts w:hint="eastAsia"/>
        </w:rPr>
        <w:t>。</w:t>
      </w:r>
    </w:p>
    <w:p w14:paraId="10ABAF27" w14:textId="77777777" w:rsidR="00000000" w:rsidRDefault="00000000">
      <w:pPr>
        <w:pStyle w:val="a9"/>
        <w:numPr>
          <w:ilvl w:val="0"/>
          <w:numId w:val="217"/>
        </w:numPr>
        <w:ind w:start="0pt" w:firstLineChars="200" w:firstLine="24pt"/>
        <w:rPr>
          <w:rFonts w:hint="eastAsia"/>
        </w:rPr>
      </w:pPr>
      <w:r>
        <w:rPr>
          <w:rFonts w:hint="eastAsia"/>
        </w:rPr>
        <w:t>应支持</w:t>
      </w:r>
      <w:r>
        <w:rPr>
          <w:rFonts w:hint="eastAsia"/>
        </w:rPr>
        <w:t>NAT66</w:t>
      </w:r>
      <w:r>
        <w:rPr>
          <w:rFonts w:hint="eastAsia"/>
        </w:rPr>
        <w:t>，</w:t>
      </w:r>
      <w:r>
        <w:rPr>
          <w:rFonts w:hint="eastAsia"/>
        </w:rPr>
        <w:t>NAT64</w:t>
      </w:r>
      <w:r>
        <w:rPr>
          <w:rFonts w:hint="eastAsia"/>
        </w:rPr>
        <w:t>功能；支持全面</w:t>
      </w:r>
      <w:r>
        <w:rPr>
          <w:rFonts w:hint="eastAsia"/>
        </w:rPr>
        <w:t>NAT</w:t>
      </w:r>
      <w:r>
        <w:rPr>
          <w:rFonts w:hint="eastAsia"/>
        </w:rPr>
        <w:t>功能，对多种应用层协议支持</w:t>
      </w:r>
      <w:r>
        <w:rPr>
          <w:rFonts w:hint="eastAsia"/>
        </w:rPr>
        <w:t>ALG</w:t>
      </w:r>
      <w:r>
        <w:rPr>
          <w:rFonts w:hint="eastAsia"/>
        </w:rPr>
        <w:t>功能，包括</w:t>
      </w:r>
      <w:r>
        <w:rPr>
          <w:rFonts w:hint="eastAsia"/>
        </w:rPr>
        <w:t>DNS</w:t>
      </w:r>
      <w:r>
        <w:rPr>
          <w:rFonts w:hint="eastAsia"/>
        </w:rPr>
        <w:t>、</w:t>
      </w:r>
      <w:r>
        <w:rPr>
          <w:rFonts w:hint="eastAsia"/>
        </w:rPr>
        <w:t>FTP</w:t>
      </w:r>
      <w:r>
        <w:rPr>
          <w:rFonts w:hint="eastAsia"/>
        </w:rPr>
        <w:t>、</w:t>
      </w:r>
      <w:r>
        <w:rPr>
          <w:rFonts w:hint="eastAsia"/>
        </w:rPr>
        <w:t>H323</w:t>
      </w:r>
      <w:r>
        <w:rPr>
          <w:rFonts w:hint="eastAsia"/>
        </w:rPr>
        <w:t>、</w:t>
      </w:r>
      <w:r>
        <w:rPr>
          <w:rFonts w:hint="eastAsia"/>
        </w:rPr>
        <w:t>MSN</w:t>
      </w:r>
      <w:r>
        <w:rPr>
          <w:rFonts w:hint="eastAsia"/>
        </w:rPr>
        <w:t>、</w:t>
      </w:r>
      <w:r>
        <w:rPr>
          <w:rFonts w:hint="eastAsia"/>
        </w:rPr>
        <w:t>Netbios</w:t>
      </w:r>
      <w:r>
        <w:rPr>
          <w:rFonts w:hint="eastAsia"/>
        </w:rPr>
        <w:t>、</w:t>
      </w:r>
      <w:r>
        <w:rPr>
          <w:rFonts w:hint="eastAsia"/>
        </w:rPr>
        <w:t>PPTP</w:t>
      </w:r>
      <w:r>
        <w:rPr>
          <w:rFonts w:hint="eastAsia"/>
        </w:rPr>
        <w:t>、</w:t>
      </w:r>
      <w:r>
        <w:rPr>
          <w:rFonts w:hint="eastAsia"/>
        </w:rPr>
        <w:t>RSH</w:t>
      </w:r>
      <w:r>
        <w:rPr>
          <w:rFonts w:hint="eastAsia"/>
        </w:rPr>
        <w:t>、</w:t>
      </w:r>
      <w:r>
        <w:rPr>
          <w:rFonts w:hint="eastAsia"/>
        </w:rPr>
        <w:t>RTSP</w:t>
      </w:r>
      <w:r>
        <w:rPr>
          <w:rFonts w:hint="eastAsia"/>
        </w:rPr>
        <w:t>、</w:t>
      </w:r>
      <w:r>
        <w:rPr>
          <w:rFonts w:hint="eastAsia"/>
        </w:rPr>
        <w:t>SIP</w:t>
      </w:r>
      <w:r>
        <w:rPr>
          <w:rFonts w:hint="eastAsia"/>
        </w:rPr>
        <w:t>、</w:t>
      </w:r>
      <w:r>
        <w:rPr>
          <w:rFonts w:hint="eastAsia"/>
        </w:rPr>
        <w:t>SQLnet</w:t>
      </w:r>
      <w:r>
        <w:rPr>
          <w:rFonts w:hint="eastAsia"/>
        </w:rPr>
        <w:t>等；支持三元组</w:t>
      </w:r>
      <w:r>
        <w:rPr>
          <w:rFonts w:hint="eastAsia"/>
        </w:rPr>
        <w:t>NAT smart-fullcone</w:t>
      </w:r>
      <w:r>
        <w:rPr>
          <w:rFonts w:hint="eastAsia"/>
        </w:rPr>
        <w:t>。</w:t>
      </w:r>
    </w:p>
    <w:p w14:paraId="256B31FA" w14:textId="77777777" w:rsidR="00000000" w:rsidRDefault="00000000">
      <w:pPr>
        <w:pStyle w:val="a9"/>
        <w:numPr>
          <w:ilvl w:val="0"/>
          <w:numId w:val="217"/>
        </w:numPr>
        <w:ind w:start="0pt" w:firstLineChars="200" w:firstLine="24pt"/>
        <w:rPr>
          <w:rFonts w:hint="eastAsia"/>
        </w:rPr>
      </w:pPr>
      <w:r>
        <w:rPr>
          <w:rFonts w:hint="eastAsia"/>
        </w:rPr>
        <w:lastRenderedPageBreak/>
        <w:t>应支持</w:t>
      </w:r>
      <w:r>
        <w:rPr>
          <w:rFonts w:hint="eastAsia"/>
        </w:rPr>
        <w:t>IPv4/IPv6</w:t>
      </w:r>
      <w:r>
        <w:rPr>
          <w:rFonts w:hint="eastAsia"/>
        </w:rPr>
        <w:t>双栈工作模式。</w:t>
      </w:r>
    </w:p>
    <w:p w14:paraId="1C691040" w14:textId="77777777" w:rsidR="00000000" w:rsidRDefault="00000000">
      <w:pPr>
        <w:pStyle w:val="a9"/>
        <w:numPr>
          <w:ilvl w:val="0"/>
          <w:numId w:val="217"/>
        </w:numPr>
        <w:ind w:start="0pt" w:firstLineChars="200" w:firstLine="24pt"/>
        <w:rPr>
          <w:rFonts w:hint="eastAsia"/>
        </w:rPr>
      </w:pPr>
      <w:r>
        <w:rPr>
          <w:rFonts w:hint="eastAsia"/>
        </w:rPr>
        <w:t>应支持</w:t>
      </w:r>
      <w:r>
        <w:rPr>
          <w:rFonts w:hint="eastAsia"/>
        </w:rPr>
        <w:t>HTTP</w:t>
      </w:r>
      <w:r>
        <w:rPr>
          <w:rFonts w:hint="eastAsia"/>
        </w:rPr>
        <w:t>、</w:t>
      </w:r>
      <w:r>
        <w:rPr>
          <w:rFonts w:hint="eastAsia"/>
        </w:rPr>
        <w:t>HTTPS</w:t>
      </w:r>
      <w:r>
        <w:rPr>
          <w:rFonts w:hint="eastAsia"/>
        </w:rPr>
        <w:t>、</w:t>
      </w:r>
      <w:r>
        <w:rPr>
          <w:rFonts w:hint="eastAsia"/>
        </w:rPr>
        <w:t>DNS</w:t>
      </w:r>
      <w:r>
        <w:rPr>
          <w:rFonts w:hint="eastAsia"/>
        </w:rPr>
        <w:t>、</w:t>
      </w:r>
      <w:r>
        <w:rPr>
          <w:rFonts w:hint="eastAsia"/>
        </w:rPr>
        <w:t>SIP</w:t>
      </w:r>
      <w:r>
        <w:rPr>
          <w:rFonts w:hint="eastAsia"/>
        </w:rPr>
        <w:t>等应用层</w:t>
      </w:r>
      <w:r>
        <w:rPr>
          <w:rFonts w:hint="eastAsia"/>
        </w:rPr>
        <w:t>Flood</w:t>
      </w:r>
      <w:r>
        <w:rPr>
          <w:rFonts w:hint="eastAsia"/>
        </w:rPr>
        <w:t>攻击，支持流量自学习功能，可设置自学习时间，并自动生成</w:t>
      </w:r>
      <w:r>
        <w:rPr>
          <w:rFonts w:hint="eastAsia"/>
        </w:rPr>
        <w:t>DDoS</w:t>
      </w:r>
      <w:r>
        <w:rPr>
          <w:rFonts w:hint="eastAsia"/>
        </w:rPr>
        <w:t>防范策略。</w:t>
      </w:r>
    </w:p>
    <w:p w14:paraId="05A12538" w14:textId="77777777" w:rsidR="00000000" w:rsidRDefault="00000000">
      <w:pPr>
        <w:pStyle w:val="a9"/>
        <w:numPr>
          <w:ilvl w:val="0"/>
          <w:numId w:val="217"/>
        </w:numPr>
        <w:ind w:start="0pt" w:firstLineChars="200" w:firstLine="24pt"/>
        <w:rPr>
          <w:rFonts w:hint="eastAsia"/>
        </w:rPr>
      </w:pPr>
      <w:r>
        <w:rPr>
          <w:rFonts w:hint="eastAsia"/>
        </w:rPr>
        <w:t>应支持</w:t>
      </w:r>
      <w:r>
        <w:rPr>
          <w:rFonts w:hint="eastAsia"/>
        </w:rPr>
        <w:t>URL</w:t>
      </w:r>
      <w:r>
        <w:rPr>
          <w:rFonts w:hint="eastAsia"/>
        </w:rPr>
        <w:t>识别能力和</w:t>
      </w:r>
      <w:r>
        <w:rPr>
          <w:rFonts w:hint="eastAsia"/>
        </w:rPr>
        <w:t>URL</w:t>
      </w:r>
      <w:r>
        <w:rPr>
          <w:rFonts w:hint="eastAsia"/>
        </w:rPr>
        <w:t>地址识别库，云端</w:t>
      </w:r>
      <w:r>
        <w:rPr>
          <w:rFonts w:hint="eastAsia"/>
        </w:rPr>
        <w:t>URL</w:t>
      </w:r>
      <w:r>
        <w:rPr>
          <w:rFonts w:hint="eastAsia"/>
        </w:rPr>
        <w:t>识别库≥</w:t>
      </w:r>
      <w:r>
        <w:rPr>
          <w:rFonts w:hint="eastAsia"/>
        </w:rPr>
        <w:t>5</w:t>
      </w:r>
      <w:r>
        <w:rPr>
          <w:rFonts w:hint="eastAsia"/>
        </w:rPr>
        <w:t>亿。</w:t>
      </w:r>
    </w:p>
    <w:p w14:paraId="121D9124" w14:textId="77777777" w:rsidR="00000000" w:rsidRDefault="00000000">
      <w:pPr>
        <w:pStyle w:val="a9"/>
        <w:numPr>
          <w:ilvl w:val="0"/>
          <w:numId w:val="217"/>
        </w:numPr>
        <w:ind w:start="0pt" w:firstLineChars="200" w:firstLine="24pt"/>
        <w:rPr>
          <w:rFonts w:hint="eastAsia"/>
        </w:rPr>
      </w:pPr>
      <w:r>
        <w:rPr>
          <w:rFonts w:hint="eastAsia"/>
        </w:rPr>
        <w:t>应支持识别应用层协议数量≥</w:t>
      </w:r>
      <w:r>
        <w:rPr>
          <w:rFonts w:hint="eastAsia"/>
        </w:rPr>
        <w:t>6000</w:t>
      </w:r>
      <w:r>
        <w:rPr>
          <w:rFonts w:hint="eastAsia"/>
        </w:rPr>
        <w:t>种。</w:t>
      </w:r>
    </w:p>
    <w:p w14:paraId="1355C39C" w14:textId="77777777" w:rsidR="00000000" w:rsidRDefault="00000000">
      <w:pPr>
        <w:pStyle w:val="a9"/>
        <w:numPr>
          <w:ilvl w:val="0"/>
          <w:numId w:val="217"/>
        </w:numPr>
        <w:ind w:start="0pt" w:firstLineChars="200" w:firstLine="24pt"/>
        <w:rPr>
          <w:rFonts w:hint="eastAsia"/>
        </w:rPr>
      </w:pPr>
      <w:r>
        <w:rPr>
          <w:rFonts w:hint="eastAsia"/>
        </w:rPr>
        <w:t>应支持系统预定义</w:t>
      </w:r>
      <w:r>
        <w:rPr>
          <w:rFonts w:hint="eastAsia"/>
        </w:rPr>
        <w:t>IPS</w:t>
      </w:r>
      <w:r>
        <w:rPr>
          <w:rFonts w:hint="eastAsia"/>
        </w:rPr>
        <w:t>签名数量≥</w:t>
      </w:r>
      <w:r>
        <w:rPr>
          <w:rFonts w:hint="eastAsia"/>
        </w:rPr>
        <w:t>20000</w:t>
      </w:r>
      <w:r>
        <w:rPr>
          <w:rFonts w:hint="eastAsia"/>
        </w:rPr>
        <w:t>，并提供第三方测试报告。</w:t>
      </w:r>
    </w:p>
    <w:p w14:paraId="5C3DED9E" w14:textId="77777777" w:rsidR="00000000" w:rsidRDefault="00000000">
      <w:pPr>
        <w:pStyle w:val="a9"/>
        <w:numPr>
          <w:ilvl w:val="0"/>
          <w:numId w:val="217"/>
        </w:numPr>
        <w:ind w:start="0pt" w:firstLineChars="200" w:firstLine="24pt"/>
        <w:rPr>
          <w:rFonts w:hint="eastAsia"/>
        </w:rPr>
      </w:pPr>
      <w:r>
        <w:rPr>
          <w:rFonts w:hint="eastAsia"/>
        </w:rPr>
        <w:t>应支持病毒库覆盖病毒数量≥</w:t>
      </w:r>
      <w:r>
        <w:rPr>
          <w:rFonts w:hint="eastAsia"/>
        </w:rPr>
        <w:t>1</w:t>
      </w:r>
      <w:r>
        <w:rPr>
          <w:rFonts w:hint="eastAsia"/>
        </w:rPr>
        <w:t>亿，并提供第三方测试报告。</w:t>
      </w:r>
    </w:p>
    <w:p w14:paraId="4ED1BE35" w14:textId="77777777" w:rsidR="00000000" w:rsidRDefault="00000000">
      <w:pPr>
        <w:pStyle w:val="a9"/>
        <w:numPr>
          <w:ilvl w:val="0"/>
          <w:numId w:val="217"/>
        </w:numPr>
        <w:ind w:start="0pt" w:firstLineChars="200" w:firstLine="24pt"/>
        <w:rPr>
          <w:rFonts w:hint="eastAsia"/>
        </w:rPr>
      </w:pPr>
      <w:r>
        <w:rPr>
          <w:rFonts w:hint="eastAsia"/>
        </w:rPr>
        <w:t>应支持对常见应用服务（</w:t>
      </w:r>
      <w:r>
        <w:rPr>
          <w:rFonts w:hint="eastAsia"/>
        </w:rPr>
        <w:t>HTTP</w:t>
      </w:r>
      <w:r>
        <w:rPr>
          <w:rFonts w:hint="eastAsia"/>
        </w:rPr>
        <w:t>、</w:t>
      </w:r>
      <w:r>
        <w:rPr>
          <w:rFonts w:hint="eastAsia"/>
        </w:rPr>
        <w:t>FTP</w:t>
      </w:r>
      <w:r>
        <w:rPr>
          <w:rFonts w:hint="eastAsia"/>
        </w:rPr>
        <w:t>、</w:t>
      </w:r>
      <w:r>
        <w:rPr>
          <w:rFonts w:hint="eastAsia"/>
        </w:rPr>
        <w:t>SSH</w:t>
      </w:r>
      <w:r>
        <w:rPr>
          <w:rFonts w:hint="eastAsia"/>
        </w:rPr>
        <w:t>、</w:t>
      </w:r>
      <w:r>
        <w:rPr>
          <w:rFonts w:hint="eastAsia"/>
        </w:rPr>
        <w:t>SMTP</w:t>
      </w:r>
      <w:r>
        <w:rPr>
          <w:rFonts w:hint="eastAsia"/>
        </w:rPr>
        <w:t>、</w:t>
      </w:r>
      <w:r>
        <w:rPr>
          <w:rFonts w:hint="eastAsia"/>
        </w:rPr>
        <w:t>IMAP</w:t>
      </w:r>
      <w:r>
        <w:rPr>
          <w:rFonts w:hint="eastAsia"/>
        </w:rPr>
        <w:t>）和数据库软件（</w:t>
      </w:r>
      <w:r>
        <w:rPr>
          <w:rFonts w:hint="eastAsia"/>
        </w:rPr>
        <w:t>MySQL</w:t>
      </w:r>
      <w:r>
        <w:rPr>
          <w:rFonts w:hint="eastAsia"/>
        </w:rPr>
        <w:t>、</w:t>
      </w:r>
      <w:r>
        <w:rPr>
          <w:rFonts w:hint="eastAsia"/>
        </w:rPr>
        <w:t>Oracle</w:t>
      </w:r>
      <w:r>
        <w:rPr>
          <w:rFonts w:hint="eastAsia"/>
        </w:rPr>
        <w:t>、</w:t>
      </w:r>
      <w:r>
        <w:rPr>
          <w:rFonts w:hint="eastAsia"/>
        </w:rPr>
        <w:t>MSSQL</w:t>
      </w:r>
      <w:r>
        <w:rPr>
          <w:rFonts w:hint="eastAsia"/>
        </w:rPr>
        <w:t>）的口令暴力破解防护功能。</w:t>
      </w:r>
    </w:p>
    <w:p w14:paraId="5F7AE21A" w14:textId="77777777" w:rsidR="00000000" w:rsidRDefault="00000000">
      <w:pPr>
        <w:pStyle w:val="a9"/>
        <w:numPr>
          <w:ilvl w:val="0"/>
          <w:numId w:val="217"/>
        </w:numPr>
        <w:ind w:start="0pt" w:firstLineChars="200" w:firstLine="24pt"/>
        <w:rPr>
          <w:rFonts w:hint="eastAsia"/>
        </w:rPr>
      </w:pPr>
      <w:r>
        <w:rPr>
          <w:rFonts w:hint="eastAsia"/>
        </w:rPr>
        <w:t>应支持</w:t>
      </w:r>
      <w:r>
        <w:rPr>
          <w:rFonts w:hint="eastAsia"/>
        </w:rPr>
        <w:t>HTTP</w:t>
      </w:r>
      <w:r>
        <w:rPr>
          <w:rFonts w:hint="eastAsia"/>
        </w:rPr>
        <w:t>、</w:t>
      </w:r>
      <w:r>
        <w:rPr>
          <w:rFonts w:hint="eastAsia"/>
        </w:rPr>
        <w:t>FTP</w:t>
      </w:r>
      <w:r>
        <w:rPr>
          <w:rFonts w:hint="eastAsia"/>
        </w:rPr>
        <w:t>、</w:t>
      </w:r>
      <w:r>
        <w:rPr>
          <w:rFonts w:hint="eastAsia"/>
        </w:rPr>
        <w:t>SMTP</w:t>
      </w:r>
      <w:r>
        <w:rPr>
          <w:rFonts w:hint="eastAsia"/>
        </w:rPr>
        <w:t>、</w:t>
      </w:r>
      <w:r>
        <w:rPr>
          <w:rFonts w:hint="eastAsia"/>
        </w:rPr>
        <w:t>POP3</w:t>
      </w:r>
      <w:r>
        <w:rPr>
          <w:rFonts w:hint="eastAsia"/>
        </w:rPr>
        <w:t>、</w:t>
      </w:r>
      <w:r>
        <w:rPr>
          <w:rFonts w:hint="eastAsia"/>
        </w:rPr>
        <w:t>IMAP</w:t>
      </w:r>
      <w:r>
        <w:rPr>
          <w:rFonts w:hint="eastAsia"/>
        </w:rPr>
        <w:t>、</w:t>
      </w:r>
      <w:r>
        <w:rPr>
          <w:rFonts w:hint="eastAsia"/>
        </w:rPr>
        <w:t>NFS</w:t>
      </w:r>
      <w:r>
        <w:rPr>
          <w:rFonts w:hint="eastAsia"/>
        </w:rPr>
        <w:t>等协议的病毒防护。</w:t>
      </w:r>
    </w:p>
    <w:p w14:paraId="0840DA0A" w14:textId="77777777" w:rsidR="00000000" w:rsidRDefault="00000000">
      <w:pPr>
        <w:pStyle w:val="a9"/>
        <w:numPr>
          <w:ilvl w:val="0"/>
          <w:numId w:val="217"/>
        </w:numPr>
        <w:ind w:start="0pt" w:firstLineChars="200" w:firstLine="24pt"/>
        <w:rPr>
          <w:rFonts w:hint="eastAsia"/>
        </w:rPr>
      </w:pPr>
      <w:r>
        <w:rPr>
          <w:rFonts w:hint="eastAsia"/>
        </w:rPr>
        <w:t>应支持</w:t>
      </w:r>
      <w:r>
        <w:rPr>
          <w:rFonts w:hint="eastAsia"/>
        </w:rPr>
        <w:t>BFD</w:t>
      </w:r>
      <w:r>
        <w:rPr>
          <w:rFonts w:hint="eastAsia"/>
        </w:rPr>
        <w:t>链路检测，支持</w:t>
      </w:r>
      <w:r>
        <w:rPr>
          <w:rFonts w:hint="eastAsia"/>
        </w:rPr>
        <w:t>BFD</w:t>
      </w:r>
      <w:r>
        <w:rPr>
          <w:rFonts w:hint="eastAsia"/>
        </w:rPr>
        <w:t>与</w:t>
      </w:r>
      <w:r>
        <w:rPr>
          <w:rFonts w:hint="eastAsia"/>
        </w:rPr>
        <w:t>VRRP</w:t>
      </w:r>
      <w:r>
        <w:rPr>
          <w:rFonts w:hint="eastAsia"/>
        </w:rPr>
        <w:t>联动实现双机快速切换，支持</w:t>
      </w:r>
      <w:r>
        <w:rPr>
          <w:rFonts w:hint="eastAsia"/>
        </w:rPr>
        <w:t>BFD</w:t>
      </w:r>
      <w:r>
        <w:rPr>
          <w:rFonts w:hint="eastAsia"/>
        </w:rPr>
        <w:t>与</w:t>
      </w:r>
      <w:r>
        <w:rPr>
          <w:rFonts w:hint="eastAsia"/>
        </w:rPr>
        <w:t>OSPF</w:t>
      </w:r>
      <w:r>
        <w:rPr>
          <w:rFonts w:hint="eastAsia"/>
        </w:rPr>
        <w:t>联动实现双机快速切换。</w:t>
      </w:r>
    </w:p>
    <w:p w14:paraId="3AF955E6" w14:textId="77777777" w:rsidR="00000000" w:rsidRDefault="00000000">
      <w:pPr>
        <w:pStyle w:val="a9"/>
        <w:numPr>
          <w:ilvl w:val="0"/>
          <w:numId w:val="217"/>
        </w:numPr>
        <w:ind w:start="0pt" w:firstLineChars="200" w:firstLine="24pt"/>
        <w:rPr>
          <w:rFonts w:hint="eastAsia"/>
        </w:rPr>
      </w:pPr>
      <w:r>
        <w:rPr>
          <w:rFonts w:hint="eastAsia"/>
        </w:rPr>
        <w:t>应具有《中国国家信息安全产品认证证书》。</w:t>
      </w:r>
    </w:p>
    <w:p w14:paraId="0A612F1A" w14:textId="77777777" w:rsidR="00000000" w:rsidRDefault="00000000">
      <w:pPr>
        <w:pStyle w:val="a9"/>
        <w:numPr>
          <w:ilvl w:val="0"/>
          <w:numId w:val="216"/>
        </w:numPr>
        <w:ind w:start="0pt" w:firstLineChars="200" w:firstLine="24pt"/>
        <w:rPr>
          <w:rFonts w:hint="eastAsia"/>
        </w:rPr>
      </w:pPr>
      <w:r>
        <w:rPr>
          <w:rFonts w:hint="eastAsia"/>
        </w:rPr>
        <w:t>入侵检测系统</w:t>
      </w:r>
    </w:p>
    <w:p w14:paraId="4D58A40E" w14:textId="77777777" w:rsidR="00000000" w:rsidRDefault="00000000">
      <w:pPr>
        <w:pStyle w:val="a9"/>
        <w:ind w:firstLineChars="200" w:firstLine="24pt"/>
        <w:rPr>
          <w:rFonts w:hint="eastAsia"/>
        </w:rPr>
      </w:pPr>
      <w:r>
        <w:rPr>
          <w:rFonts w:hint="eastAsia"/>
        </w:rPr>
        <w:t>配置</w:t>
      </w:r>
      <w:r>
        <w:rPr>
          <w:rFonts w:hint="eastAsia"/>
        </w:rPr>
        <w:t>1</w:t>
      </w:r>
      <w:r>
        <w:rPr>
          <w:rFonts w:hint="eastAsia"/>
        </w:rPr>
        <w:t>台入侵检测系统，用于四区，其主要技术指标应不低于以下要求：</w:t>
      </w:r>
    </w:p>
    <w:p w14:paraId="5C9A7BFC" w14:textId="77777777" w:rsidR="00000000" w:rsidRDefault="00000000">
      <w:pPr>
        <w:pStyle w:val="a9"/>
        <w:numPr>
          <w:ilvl w:val="0"/>
          <w:numId w:val="218"/>
        </w:numPr>
        <w:ind w:start="0pt" w:firstLineChars="200" w:firstLine="24pt"/>
        <w:rPr>
          <w:rFonts w:hint="eastAsia"/>
        </w:rPr>
      </w:pPr>
      <w:r>
        <w:rPr>
          <w:rFonts w:hint="eastAsia"/>
        </w:rPr>
        <w:t>应满足安全可控要求。</w:t>
      </w:r>
    </w:p>
    <w:p w14:paraId="2D9356A7" w14:textId="77777777" w:rsidR="00000000" w:rsidRDefault="00000000">
      <w:pPr>
        <w:pStyle w:val="a9"/>
        <w:numPr>
          <w:ilvl w:val="0"/>
          <w:numId w:val="218"/>
        </w:numPr>
        <w:ind w:start="0pt" w:firstLineChars="200" w:firstLine="24pt"/>
        <w:rPr>
          <w:rFonts w:hint="eastAsia"/>
        </w:rPr>
      </w:pPr>
      <w:r>
        <w:rPr>
          <w:rFonts w:hint="eastAsia"/>
        </w:rPr>
        <w:t>接口：</w:t>
      </w:r>
      <w:r>
        <w:rPr>
          <w:rFonts w:hint="eastAsia"/>
        </w:rPr>
        <w:t xml:space="preserve"> </w:t>
      </w:r>
      <w:r>
        <w:rPr>
          <w:rFonts w:hint="eastAsia"/>
        </w:rPr>
        <w:t>应不少于</w:t>
      </w:r>
      <w:r>
        <w:rPr>
          <w:rFonts w:hint="eastAsia"/>
        </w:rPr>
        <w:t>6</w:t>
      </w:r>
      <w:r>
        <w:rPr>
          <w:rFonts w:hint="eastAsia"/>
        </w:rPr>
        <w:t>个</w:t>
      </w:r>
      <w:r>
        <w:rPr>
          <w:rFonts w:hint="eastAsia"/>
        </w:rPr>
        <w:t>10/100/1000BASE-T</w:t>
      </w:r>
      <w:r>
        <w:rPr>
          <w:rFonts w:hint="eastAsia"/>
        </w:rPr>
        <w:t>接口，应不少于</w:t>
      </w:r>
      <w:r>
        <w:rPr>
          <w:rFonts w:hint="eastAsia"/>
        </w:rPr>
        <w:t>1</w:t>
      </w:r>
      <w:r>
        <w:rPr>
          <w:rFonts w:hint="eastAsia"/>
        </w:rPr>
        <w:t>个可插拔的扩展槽，冗余电源。</w:t>
      </w:r>
    </w:p>
    <w:p w14:paraId="087011EC" w14:textId="77777777" w:rsidR="00000000" w:rsidRDefault="00000000">
      <w:pPr>
        <w:pStyle w:val="a9"/>
        <w:numPr>
          <w:ilvl w:val="0"/>
          <w:numId w:val="218"/>
        </w:numPr>
        <w:ind w:start="0pt" w:firstLineChars="200" w:firstLine="24pt"/>
        <w:rPr>
          <w:rFonts w:hint="eastAsia"/>
        </w:rPr>
      </w:pPr>
      <w:r>
        <w:rPr>
          <w:rFonts w:hint="eastAsia"/>
        </w:rPr>
        <w:t>整机吞吐率：应不低于</w:t>
      </w:r>
      <w:r>
        <w:rPr>
          <w:rFonts w:hint="eastAsia"/>
        </w:rPr>
        <w:t>6Gbit/s</w:t>
      </w:r>
      <w:r>
        <w:rPr>
          <w:rFonts w:hint="eastAsia"/>
        </w:rPr>
        <w:t>，最大并发应不少于</w:t>
      </w:r>
      <w:r>
        <w:rPr>
          <w:rFonts w:hint="eastAsia"/>
        </w:rPr>
        <w:t>90</w:t>
      </w:r>
      <w:r>
        <w:rPr>
          <w:rFonts w:hint="eastAsia"/>
        </w:rPr>
        <w:t>万条，每秒新建连接应不低于</w:t>
      </w:r>
      <w:r>
        <w:rPr>
          <w:rFonts w:hint="eastAsia"/>
        </w:rPr>
        <w:t>10</w:t>
      </w:r>
      <w:r>
        <w:rPr>
          <w:rFonts w:hint="eastAsia"/>
        </w:rPr>
        <w:t>万</w:t>
      </w:r>
      <w:r>
        <w:rPr>
          <w:rFonts w:hint="eastAsia"/>
        </w:rPr>
        <w:t>/</w:t>
      </w:r>
      <w:r>
        <w:rPr>
          <w:rFonts w:hint="eastAsia"/>
        </w:rPr>
        <w:t>秒，含</w:t>
      </w:r>
      <w:r>
        <w:rPr>
          <w:rFonts w:hint="eastAsia"/>
        </w:rPr>
        <w:t>3</w:t>
      </w:r>
      <w:r>
        <w:rPr>
          <w:rFonts w:hint="eastAsia"/>
        </w:rPr>
        <w:t>年规则特征库升级许可。</w:t>
      </w:r>
    </w:p>
    <w:p w14:paraId="4E6C48A0" w14:textId="77777777" w:rsidR="00000000" w:rsidRDefault="00000000">
      <w:pPr>
        <w:pStyle w:val="a9"/>
        <w:numPr>
          <w:ilvl w:val="0"/>
          <w:numId w:val="218"/>
        </w:numPr>
        <w:ind w:start="0pt" w:firstLineChars="200" w:firstLine="24pt"/>
        <w:rPr>
          <w:rFonts w:hint="eastAsia"/>
        </w:rPr>
      </w:pPr>
      <w:r>
        <w:rPr>
          <w:rFonts w:hint="eastAsia"/>
        </w:rPr>
        <w:t>应提供原厂</w:t>
      </w:r>
      <w:r>
        <w:rPr>
          <w:rFonts w:hint="eastAsia"/>
        </w:rPr>
        <w:t>3</w:t>
      </w:r>
      <w:r>
        <w:rPr>
          <w:rFonts w:hint="eastAsia"/>
        </w:rPr>
        <w:t>年质保服务。</w:t>
      </w:r>
    </w:p>
    <w:p w14:paraId="2B2AFD50" w14:textId="77777777" w:rsidR="00000000" w:rsidRDefault="00000000">
      <w:pPr>
        <w:pStyle w:val="a9"/>
        <w:numPr>
          <w:ilvl w:val="0"/>
          <w:numId w:val="216"/>
        </w:numPr>
        <w:ind w:start="0pt" w:firstLineChars="200" w:firstLine="24pt"/>
        <w:rPr>
          <w:rFonts w:hint="eastAsia"/>
        </w:rPr>
      </w:pPr>
      <w:r>
        <w:rPr>
          <w:rFonts w:hint="eastAsia"/>
        </w:rPr>
        <w:t>正向隔离装置</w:t>
      </w:r>
    </w:p>
    <w:p w14:paraId="2B44C213" w14:textId="77777777" w:rsidR="00000000" w:rsidRDefault="00000000">
      <w:pPr>
        <w:pStyle w:val="a9"/>
        <w:ind w:firstLineChars="200" w:firstLine="24pt"/>
        <w:rPr>
          <w:rFonts w:hint="eastAsia"/>
        </w:rPr>
      </w:pPr>
      <w:r>
        <w:rPr>
          <w:rFonts w:hint="eastAsia"/>
        </w:rPr>
        <w:t>配置</w:t>
      </w:r>
      <w:r>
        <w:rPr>
          <w:rFonts w:hint="eastAsia"/>
        </w:rPr>
        <w:t>1</w:t>
      </w:r>
      <w:r>
        <w:rPr>
          <w:rFonts w:hint="eastAsia"/>
        </w:rPr>
        <w:t>台正向隔离装置，应支持用于涉网考核管理服务和招标方市场交易辅助决策服务二区采集数据后，通过正向隔离装置推送到三区，其主要技术指标应不低于以下要求：</w:t>
      </w:r>
    </w:p>
    <w:p w14:paraId="07D62ED8" w14:textId="77777777" w:rsidR="00000000" w:rsidRDefault="00000000">
      <w:pPr>
        <w:pStyle w:val="a9"/>
        <w:numPr>
          <w:ilvl w:val="0"/>
          <w:numId w:val="219"/>
        </w:numPr>
        <w:ind w:start="0pt" w:firstLineChars="200" w:firstLine="24pt"/>
        <w:rPr>
          <w:rFonts w:hint="eastAsia"/>
        </w:rPr>
      </w:pPr>
      <w:r>
        <w:rPr>
          <w:rFonts w:hint="eastAsia"/>
        </w:rPr>
        <w:t>应满足安全可控要求，百兆正向普通型｜标准</w:t>
      </w:r>
      <w:r>
        <w:rPr>
          <w:rFonts w:hint="eastAsia"/>
        </w:rPr>
        <w:t>19</w:t>
      </w:r>
      <w:r>
        <w:rPr>
          <w:rFonts w:hint="eastAsia"/>
        </w:rPr>
        <w:t>英寸机架式。</w:t>
      </w:r>
    </w:p>
    <w:p w14:paraId="3ECFC313" w14:textId="77777777" w:rsidR="00000000" w:rsidRDefault="00000000">
      <w:pPr>
        <w:pStyle w:val="a9"/>
        <w:numPr>
          <w:ilvl w:val="0"/>
          <w:numId w:val="219"/>
        </w:numPr>
        <w:ind w:start="0pt" w:firstLineChars="200" w:firstLine="24pt"/>
        <w:rPr>
          <w:rFonts w:hint="eastAsia"/>
        </w:rPr>
      </w:pPr>
      <w:r>
        <w:rPr>
          <w:rFonts w:hint="eastAsia"/>
        </w:rPr>
        <w:t>应采用</w:t>
      </w:r>
      <w:r>
        <w:rPr>
          <w:rFonts w:hint="eastAsia"/>
        </w:rPr>
        <w:t>100/1000M Base-T</w:t>
      </w:r>
      <w:r>
        <w:rPr>
          <w:rFonts w:hint="eastAsia"/>
        </w:rPr>
        <w:t>网口</w:t>
      </w:r>
      <w:r>
        <w:rPr>
          <w:rFonts w:hint="eastAsia"/>
        </w:rPr>
        <w:t>/RS232</w:t>
      </w:r>
      <w:r>
        <w:rPr>
          <w:rFonts w:hint="eastAsia"/>
        </w:rPr>
        <w:t>串口</w:t>
      </w:r>
      <w:r>
        <w:rPr>
          <w:rFonts w:hint="eastAsia"/>
        </w:rPr>
        <w:t>/</w:t>
      </w:r>
      <w:r>
        <w:rPr>
          <w:rFonts w:hint="eastAsia"/>
        </w:rPr>
        <w:t>数据吞吐≥</w:t>
      </w:r>
      <w:r>
        <w:rPr>
          <w:rFonts w:hint="eastAsia"/>
        </w:rPr>
        <w:t>100Mbps/</w:t>
      </w:r>
      <w:r>
        <w:rPr>
          <w:rFonts w:hint="eastAsia"/>
        </w:rPr>
        <w:t>双路冗余电源，应支持</w:t>
      </w:r>
      <w:r>
        <w:rPr>
          <w:rFonts w:hint="eastAsia"/>
        </w:rPr>
        <w:t>AC/DC/110V/220V</w:t>
      </w:r>
      <w:r>
        <w:rPr>
          <w:rFonts w:hint="eastAsia"/>
        </w:rPr>
        <w:t>。</w:t>
      </w:r>
    </w:p>
    <w:p w14:paraId="437B88FE" w14:textId="77777777" w:rsidR="00000000" w:rsidRDefault="00000000">
      <w:pPr>
        <w:pStyle w:val="a9"/>
        <w:numPr>
          <w:ilvl w:val="0"/>
          <w:numId w:val="216"/>
        </w:numPr>
        <w:ind w:start="0pt" w:firstLineChars="200" w:firstLine="24pt"/>
        <w:rPr>
          <w:rFonts w:hint="eastAsia"/>
        </w:rPr>
      </w:pPr>
      <w:r>
        <w:rPr>
          <w:rFonts w:hint="eastAsia"/>
        </w:rPr>
        <w:lastRenderedPageBreak/>
        <w:t>数据库审计</w:t>
      </w:r>
    </w:p>
    <w:p w14:paraId="754350FC" w14:textId="77777777" w:rsidR="00000000" w:rsidRDefault="00000000">
      <w:pPr>
        <w:pStyle w:val="a9"/>
        <w:ind w:firstLineChars="200" w:firstLine="24pt"/>
        <w:rPr>
          <w:rFonts w:hint="eastAsia"/>
        </w:rPr>
      </w:pPr>
      <w:r>
        <w:rPr>
          <w:rFonts w:hint="eastAsia"/>
        </w:rPr>
        <w:t>提供</w:t>
      </w:r>
      <w:r>
        <w:t>1</w:t>
      </w:r>
      <w:r>
        <w:rPr>
          <w:rFonts w:hint="eastAsia"/>
        </w:rPr>
        <w:t>台数据库审计设备，应支持通过对进出核心数据库的访问流量进行数据报文字段级的解析操作，还原出操作的细节，并给出详尽的操作返回结果，以可视化的方式将所有的访问都呈现在管理者的面前，数据库不再处于不可知、不可控的情况，数据威胁将被迅速发现和响应。</w:t>
      </w:r>
    </w:p>
    <w:p w14:paraId="3286D626" w14:textId="77777777" w:rsidR="00000000" w:rsidRDefault="00000000">
      <w:pPr>
        <w:pStyle w:val="a9"/>
        <w:numPr>
          <w:ilvl w:val="0"/>
          <w:numId w:val="220"/>
        </w:numPr>
        <w:ind w:start="0pt" w:firstLineChars="200" w:firstLine="24pt"/>
        <w:rPr>
          <w:rFonts w:hint="eastAsia"/>
        </w:rPr>
      </w:pPr>
      <w:r>
        <w:rPr>
          <w:rFonts w:hint="eastAsia"/>
        </w:rPr>
        <w:t>千兆电口≥</w:t>
      </w:r>
      <w:r>
        <w:rPr>
          <w:rFonts w:hint="eastAsia"/>
        </w:rPr>
        <w:t>6</w:t>
      </w:r>
      <w:r>
        <w:rPr>
          <w:rFonts w:hint="eastAsia"/>
        </w:rPr>
        <w:t>，千兆光口≥</w:t>
      </w:r>
      <w:r>
        <w:rPr>
          <w:rFonts w:hint="eastAsia"/>
        </w:rPr>
        <w:t xml:space="preserve">4 </w:t>
      </w:r>
      <w:r>
        <w:rPr>
          <w:rFonts w:hint="eastAsia"/>
        </w:rPr>
        <w:t>（光口均自带多模光模块）；拓展插槽</w:t>
      </w:r>
      <w:r>
        <w:t>2</w:t>
      </w:r>
      <w:r>
        <w:rPr>
          <w:rFonts w:hint="eastAsia"/>
        </w:rPr>
        <w:t>个；存储≥</w:t>
      </w:r>
      <w:r>
        <w:rPr>
          <w:rFonts w:hint="eastAsia"/>
        </w:rPr>
        <w:t>16T</w:t>
      </w:r>
      <w:r>
        <w:t>B</w:t>
      </w:r>
      <w:r>
        <w:rPr>
          <w:rFonts w:hint="eastAsia"/>
        </w:rPr>
        <w:t>；内存≥</w:t>
      </w:r>
      <w:r>
        <w:rPr>
          <w:rFonts w:hint="eastAsia"/>
        </w:rPr>
        <w:t>32</w:t>
      </w:r>
      <w:r>
        <w:t>GB</w:t>
      </w:r>
      <w:r>
        <w:rPr>
          <w:rFonts w:hint="eastAsia"/>
        </w:rPr>
        <w:t>。</w:t>
      </w:r>
    </w:p>
    <w:p w14:paraId="79D23A5B" w14:textId="77777777" w:rsidR="00000000" w:rsidRDefault="00000000">
      <w:pPr>
        <w:pStyle w:val="a9"/>
        <w:numPr>
          <w:ilvl w:val="0"/>
          <w:numId w:val="220"/>
        </w:numPr>
        <w:ind w:start="0pt" w:firstLineChars="200" w:firstLine="24pt"/>
        <w:rPr>
          <w:rFonts w:hint="eastAsia"/>
        </w:rPr>
      </w:pPr>
      <w:r>
        <w:rPr>
          <w:rFonts w:hint="eastAsia"/>
        </w:rPr>
        <w:t>设备形态</w:t>
      </w:r>
      <w:r>
        <w:rPr>
          <w:rFonts w:hint="eastAsia"/>
        </w:rPr>
        <w:t>2U</w:t>
      </w:r>
      <w:r>
        <w:rPr>
          <w:rFonts w:hint="eastAsia"/>
        </w:rPr>
        <w:t>；采用自主可控</w:t>
      </w:r>
      <w:r>
        <w:rPr>
          <w:rFonts w:hint="eastAsia"/>
        </w:rPr>
        <w:t>CPU</w:t>
      </w:r>
      <w:r>
        <w:rPr>
          <w:rFonts w:hint="eastAsia"/>
        </w:rPr>
        <w:t>，自主可控操作系统；支持交流双电源。</w:t>
      </w:r>
    </w:p>
    <w:p w14:paraId="1115AB00" w14:textId="77777777" w:rsidR="00000000" w:rsidRDefault="00000000">
      <w:pPr>
        <w:pStyle w:val="a9"/>
        <w:numPr>
          <w:ilvl w:val="0"/>
          <w:numId w:val="220"/>
        </w:numPr>
        <w:ind w:start="0pt" w:firstLineChars="200" w:firstLine="24pt"/>
        <w:rPr>
          <w:rFonts w:hint="eastAsia"/>
        </w:rPr>
      </w:pPr>
      <w:r>
        <w:rPr>
          <w:rFonts w:hint="eastAsia"/>
        </w:rPr>
        <w:t>网络吞吐≥</w:t>
      </w:r>
      <w:r>
        <w:rPr>
          <w:rFonts w:hint="eastAsia"/>
        </w:rPr>
        <w:t>5Gbps</w:t>
      </w:r>
      <w:r>
        <w:rPr>
          <w:rFonts w:hint="eastAsia"/>
        </w:rPr>
        <w:t>；每秒新建连接≥</w:t>
      </w:r>
      <w:r>
        <w:rPr>
          <w:rFonts w:hint="eastAsia"/>
        </w:rPr>
        <w:t>5W</w:t>
      </w:r>
      <w:r>
        <w:rPr>
          <w:rFonts w:hint="eastAsia"/>
        </w:rPr>
        <w:t>；资产授权数量≥</w:t>
      </w:r>
      <w:r>
        <w:rPr>
          <w:rFonts w:hint="eastAsia"/>
        </w:rPr>
        <w:t>550</w:t>
      </w:r>
      <w:r>
        <w:rPr>
          <w:rFonts w:hint="eastAsia"/>
        </w:rPr>
        <w:t>。</w:t>
      </w:r>
    </w:p>
    <w:p w14:paraId="074DCEE2" w14:textId="77777777" w:rsidR="00000000" w:rsidRDefault="00000000">
      <w:pPr>
        <w:pStyle w:val="a9"/>
        <w:numPr>
          <w:ilvl w:val="0"/>
          <w:numId w:val="220"/>
        </w:numPr>
        <w:ind w:start="0pt" w:firstLineChars="200" w:firstLine="24pt"/>
        <w:rPr>
          <w:rFonts w:hint="eastAsia"/>
        </w:rPr>
      </w:pPr>
      <w:r>
        <w:rPr>
          <w:rFonts w:hint="eastAsia"/>
        </w:rPr>
        <w:t>应支持内置安全规则通过规则包进行单独升级，需提供产品功能截图，并提供国家权威检测机构（公安部安全与警用电子产品质量检测中心）的检测报告。</w:t>
      </w:r>
    </w:p>
    <w:p w14:paraId="4F066A33" w14:textId="77777777" w:rsidR="00000000" w:rsidRDefault="00000000">
      <w:pPr>
        <w:pStyle w:val="a9"/>
        <w:numPr>
          <w:ilvl w:val="0"/>
          <w:numId w:val="220"/>
        </w:numPr>
        <w:ind w:start="0pt" w:firstLineChars="200" w:firstLine="24pt"/>
        <w:rPr>
          <w:rFonts w:hint="eastAsia"/>
        </w:rPr>
      </w:pPr>
      <w:r>
        <w:rPr>
          <w:rFonts w:hint="eastAsia"/>
        </w:rPr>
        <w:t>审计信息应支持记录执行时长、影响行数、执行结果描述、返回结果集，提供功能截图，提供功能截图，并提供国家权威检测机构（公安部安全与警用电子产品质量检测中心）的检测报告。</w:t>
      </w:r>
    </w:p>
    <w:p w14:paraId="442505E9" w14:textId="77777777" w:rsidR="00000000" w:rsidRDefault="00000000">
      <w:pPr>
        <w:pStyle w:val="a9"/>
        <w:numPr>
          <w:ilvl w:val="0"/>
          <w:numId w:val="220"/>
        </w:numPr>
        <w:ind w:start="0pt" w:firstLineChars="200" w:firstLine="24pt"/>
        <w:rPr>
          <w:rFonts w:hint="eastAsia"/>
        </w:rPr>
      </w:pPr>
      <w:r>
        <w:rPr>
          <w:rFonts w:hint="eastAsia"/>
        </w:rPr>
        <w:t>可依据客户端工具名、数据库用户名、客户端</w:t>
      </w:r>
      <w:r>
        <w:rPr>
          <w:rFonts w:hint="eastAsia"/>
        </w:rPr>
        <w:t>IP</w:t>
      </w:r>
      <w:r>
        <w:rPr>
          <w:rFonts w:hint="eastAsia"/>
        </w:rPr>
        <w:t>、操作系统用户名、客户端主机名、数据库名、操作类型、服务器</w:t>
      </w:r>
      <w:r>
        <w:rPr>
          <w:rFonts w:hint="eastAsia"/>
        </w:rPr>
        <w:t>IP</w:t>
      </w:r>
      <w:r>
        <w:rPr>
          <w:rFonts w:hint="eastAsia"/>
        </w:rPr>
        <w:t>等配置行为模型，并可查看相应告警日志，提供产品功能截图，并提供国家权威检测机构（公安部安全与警用电子产品质量检测中心）的检测报告。</w:t>
      </w:r>
    </w:p>
    <w:p w14:paraId="5B609E40" w14:textId="77777777" w:rsidR="00000000" w:rsidRDefault="00000000">
      <w:pPr>
        <w:pStyle w:val="a9"/>
        <w:numPr>
          <w:ilvl w:val="0"/>
          <w:numId w:val="220"/>
        </w:numPr>
        <w:ind w:start="0pt" w:firstLineChars="200" w:firstLine="24pt"/>
        <w:rPr>
          <w:rFonts w:hint="eastAsia"/>
        </w:rPr>
      </w:pPr>
      <w:r>
        <w:rPr>
          <w:rFonts w:hint="eastAsia"/>
        </w:rPr>
        <w:t>产品应具备网络安全专用产品安全认证和安全检测证书，产品具备国家信息安全漏洞库兼容性资质证提供证书复印件。</w:t>
      </w:r>
    </w:p>
    <w:p w14:paraId="24A3D897" w14:textId="77777777" w:rsidR="00000000" w:rsidRDefault="00000000">
      <w:pPr>
        <w:pStyle w:val="a9"/>
        <w:numPr>
          <w:ilvl w:val="0"/>
          <w:numId w:val="216"/>
        </w:numPr>
        <w:ind w:start="0pt" w:firstLineChars="200" w:firstLine="24pt"/>
        <w:rPr>
          <w:rFonts w:hint="eastAsia"/>
        </w:rPr>
      </w:pPr>
      <w:r>
        <w:rPr>
          <w:rFonts w:hint="eastAsia"/>
        </w:rPr>
        <w:t>态势感知探针</w:t>
      </w:r>
    </w:p>
    <w:p w14:paraId="3CB8DC71" w14:textId="77777777" w:rsidR="00000000" w:rsidRDefault="00000000">
      <w:pPr>
        <w:pStyle w:val="a9"/>
        <w:ind w:firstLineChars="200" w:firstLine="24pt"/>
        <w:rPr>
          <w:rFonts w:hint="eastAsia"/>
        </w:rPr>
      </w:pPr>
      <w:r>
        <w:rPr>
          <w:rFonts w:hint="eastAsia"/>
        </w:rPr>
        <w:t>提供</w:t>
      </w:r>
      <w:r>
        <w:t>1</w:t>
      </w:r>
      <w:r>
        <w:rPr>
          <w:rFonts w:hint="eastAsia"/>
        </w:rPr>
        <w:t>台态势感知探针设备，</w:t>
      </w:r>
      <w:r>
        <w:t>网络安全态势感知</w:t>
      </w:r>
      <w:r>
        <w:rPr>
          <w:rFonts w:hint="eastAsia"/>
        </w:rPr>
        <w:t>探针</w:t>
      </w:r>
      <w:r>
        <w:t>的核心数据采集组件，</w:t>
      </w:r>
      <w:r>
        <w:rPr>
          <w:rFonts w:hint="eastAsia"/>
        </w:rPr>
        <w:t>应</w:t>
      </w:r>
      <w:r>
        <w:t>部署在网络关键节点，通过实时监控、分析和响应网络活动，为安全团队提供全局威胁视野</w:t>
      </w:r>
      <w:r>
        <w:rPr>
          <w:rFonts w:hint="eastAsia"/>
        </w:rPr>
        <w:t>。主要用于发现和评估网络设备、系统内存在的安全漏洞并提供相应解决建议。态势感知探针的品牌和技术参数应满足集团要求。态势感知探针的品牌和技术参数应满足集团要求，即可无差别接入集团现网态势感知平台（集团现有平台品牌为深信服）。</w:t>
      </w:r>
    </w:p>
    <w:p w14:paraId="1AEDAEC0" w14:textId="77777777" w:rsidR="00000000" w:rsidRDefault="00000000">
      <w:pPr>
        <w:pStyle w:val="a9"/>
        <w:numPr>
          <w:ilvl w:val="0"/>
          <w:numId w:val="221"/>
        </w:numPr>
        <w:ind w:start="0pt" w:firstLineChars="200" w:firstLine="24pt"/>
        <w:rPr>
          <w:rFonts w:hint="eastAsia"/>
        </w:rPr>
      </w:pPr>
      <w:r>
        <w:lastRenderedPageBreak/>
        <w:t>产品</w:t>
      </w:r>
      <w:r>
        <w:rPr>
          <w:rFonts w:hint="eastAsia"/>
        </w:rPr>
        <w:t>应</w:t>
      </w:r>
      <w:r>
        <w:t>采用国产处理器和自主可控操作系统，硬件规格</w:t>
      </w:r>
      <w:r>
        <w:t>≥</w:t>
      </w:r>
      <w:r>
        <w:rPr>
          <w:rFonts w:hint="eastAsia"/>
        </w:rPr>
        <w:t>1U</w:t>
      </w:r>
      <w:r>
        <w:t>，内存大小</w:t>
      </w:r>
      <w:r>
        <w:t>≥</w:t>
      </w:r>
      <w:r>
        <w:rPr>
          <w:rFonts w:hint="eastAsia"/>
        </w:rPr>
        <w:t>8G</w:t>
      </w:r>
      <w:r>
        <w:t>，硬盘容量</w:t>
      </w:r>
      <w:r>
        <w:t>≥</w:t>
      </w:r>
      <w:r>
        <w:rPr>
          <w:rFonts w:hint="eastAsia"/>
        </w:rPr>
        <w:t>128G SSD</w:t>
      </w:r>
      <w:r>
        <w:rPr>
          <w:rFonts w:hint="eastAsia"/>
        </w:rPr>
        <w:t>，电源：支持单电源，接口≥</w:t>
      </w:r>
      <w:r>
        <w:rPr>
          <w:rFonts w:hint="eastAsia"/>
        </w:rPr>
        <w:t>6</w:t>
      </w:r>
      <w:r>
        <w:rPr>
          <w:rFonts w:hint="eastAsia"/>
        </w:rPr>
        <w:t>千兆电口，≥</w:t>
      </w:r>
      <w:r>
        <w:rPr>
          <w:rFonts w:hint="eastAsia"/>
        </w:rPr>
        <w:t>4</w:t>
      </w:r>
      <w:r>
        <w:rPr>
          <w:rFonts w:hint="eastAsia"/>
        </w:rPr>
        <w:t>千兆光口</w:t>
      </w:r>
      <w:r>
        <w:rPr>
          <w:rFonts w:hint="eastAsia"/>
        </w:rPr>
        <w:t>SFP</w:t>
      </w:r>
      <w:r>
        <w:rPr>
          <w:rFonts w:hint="eastAsia"/>
        </w:rPr>
        <w:t>；网络层吞吐量≥</w:t>
      </w:r>
      <w:r>
        <w:rPr>
          <w:rFonts w:hint="eastAsia"/>
        </w:rPr>
        <w:t>1Gbps</w:t>
      </w:r>
      <w:r>
        <w:rPr>
          <w:rFonts w:hint="eastAsia"/>
        </w:rPr>
        <w:t>，应用层吞吐量≥</w:t>
      </w:r>
      <w:r>
        <w:rPr>
          <w:rFonts w:hint="eastAsia"/>
        </w:rPr>
        <w:t>500Mbps</w:t>
      </w:r>
      <w:r>
        <w:rPr>
          <w:rFonts w:hint="eastAsia"/>
        </w:rPr>
        <w:t>，提供</w:t>
      </w:r>
      <w:r>
        <w:rPr>
          <w:rFonts w:hint="eastAsia"/>
        </w:rPr>
        <w:t>3</w:t>
      </w:r>
      <w:r>
        <w:rPr>
          <w:rFonts w:hint="eastAsia"/>
        </w:rPr>
        <w:t>年软件升级和产品质保服务。</w:t>
      </w:r>
    </w:p>
    <w:p w14:paraId="2B55AB1B" w14:textId="77777777" w:rsidR="00000000" w:rsidRDefault="00000000">
      <w:pPr>
        <w:pStyle w:val="a9"/>
        <w:numPr>
          <w:ilvl w:val="0"/>
          <w:numId w:val="221"/>
        </w:numPr>
        <w:ind w:start="0pt" w:firstLineChars="200" w:firstLine="24pt"/>
        <w:rPr>
          <w:rFonts w:hint="eastAsia"/>
        </w:rPr>
      </w:pPr>
      <w:r>
        <w:rPr>
          <w:rFonts w:hint="eastAsia"/>
        </w:rPr>
        <w:t>应</w:t>
      </w:r>
      <w:r>
        <w:t>支持自动识别内网的服务器及其开放的服务与端口，支持以列表形式显示资产</w:t>
      </w:r>
      <w:r>
        <w:t>IP</w:t>
      </w:r>
      <w:r>
        <w:t>、提供的服务及其开放的端口、设备类型、操作系统等信息</w:t>
      </w:r>
      <w:r>
        <w:rPr>
          <w:rFonts w:hint="eastAsia"/>
        </w:rPr>
        <w:t>。</w:t>
      </w:r>
    </w:p>
    <w:p w14:paraId="1091FCDC" w14:textId="77777777" w:rsidR="00000000" w:rsidRDefault="00000000">
      <w:pPr>
        <w:pStyle w:val="a9"/>
        <w:numPr>
          <w:ilvl w:val="0"/>
          <w:numId w:val="221"/>
        </w:numPr>
        <w:ind w:start="0pt" w:firstLineChars="200" w:firstLine="24pt"/>
        <w:rPr>
          <w:rFonts w:hint="eastAsia"/>
        </w:rPr>
      </w:pPr>
      <w:r>
        <w:t>审计白名单</w:t>
      </w:r>
      <w:r>
        <w:rPr>
          <w:rFonts w:hint="eastAsia"/>
        </w:rPr>
        <w:t>应</w:t>
      </w:r>
      <w:r>
        <w:t>支持源目</w:t>
      </w:r>
      <w:r>
        <w:t>IP</w:t>
      </w:r>
      <w:r>
        <w:t>、源目端口和日志类型、日志来源</w:t>
      </w:r>
      <w:r>
        <w:rPr>
          <w:rFonts w:hint="eastAsia"/>
        </w:rPr>
        <w:t>。</w:t>
      </w:r>
    </w:p>
    <w:p w14:paraId="4B9E336D" w14:textId="77777777" w:rsidR="00000000" w:rsidRDefault="00000000">
      <w:pPr>
        <w:pStyle w:val="a9"/>
        <w:numPr>
          <w:ilvl w:val="0"/>
          <w:numId w:val="221"/>
        </w:numPr>
        <w:ind w:start="0pt" w:firstLineChars="200" w:firstLine="24pt"/>
        <w:rPr>
          <w:rFonts w:hint="eastAsia"/>
        </w:rPr>
      </w:pPr>
      <w:r>
        <w:rPr>
          <w:rFonts w:hint="eastAsia"/>
        </w:rPr>
        <w:t>应</w:t>
      </w:r>
      <w:r>
        <w:t>支持命令注入检测、</w:t>
      </w:r>
      <w:r>
        <w:t>PHP</w:t>
      </w:r>
      <w:r>
        <w:t>代码检测、</w:t>
      </w:r>
      <w:r>
        <w:t>XSS</w:t>
      </w:r>
      <w:r>
        <w:t>攻击检测、</w:t>
      </w:r>
      <w:r>
        <w:t>Webshell</w:t>
      </w:r>
      <w:r>
        <w:t>上传检测、</w:t>
      </w:r>
      <w:r>
        <w:t>SQL</w:t>
      </w:r>
      <w:r>
        <w:t>注入检测、</w:t>
      </w:r>
      <w:r>
        <w:t>XXE</w:t>
      </w:r>
      <w:r>
        <w:t>攻击检测、</w:t>
      </w:r>
      <w:r>
        <w:t>JAVA</w:t>
      </w:r>
      <w:r>
        <w:t>代码检测、</w:t>
      </w:r>
      <w:r>
        <w:t>SQL</w:t>
      </w:r>
      <w:r>
        <w:t>非注入型检测、</w:t>
      </w:r>
      <w:r>
        <w:t>MYSQL</w:t>
      </w:r>
      <w:r>
        <w:t>解析增强、</w:t>
      </w:r>
      <w:r>
        <w:t>php</w:t>
      </w:r>
      <w:r>
        <w:t>反序列化检测等自定义配置启用，针对命令注入检测、</w:t>
      </w:r>
      <w:r>
        <w:t>SQL</w:t>
      </w:r>
      <w:r>
        <w:t>注入检测等类型支持自定义高检出、低误报模式。（需提供截图证明并加盖原厂商公章）</w:t>
      </w:r>
      <w:r>
        <w:rPr>
          <w:rFonts w:hint="eastAsia"/>
        </w:rPr>
        <w:t>。</w:t>
      </w:r>
    </w:p>
    <w:p w14:paraId="0F27BC96" w14:textId="77777777" w:rsidR="00000000" w:rsidRDefault="00000000">
      <w:pPr>
        <w:pStyle w:val="a9"/>
        <w:numPr>
          <w:ilvl w:val="0"/>
          <w:numId w:val="221"/>
        </w:numPr>
        <w:ind w:start="0pt" w:firstLineChars="200" w:firstLine="24pt"/>
        <w:rPr>
          <w:rFonts w:hint="eastAsia"/>
        </w:rPr>
      </w:pPr>
      <w:r>
        <w:rPr>
          <w:rFonts w:hint="eastAsia"/>
        </w:rPr>
        <w:t>应</w:t>
      </w:r>
      <w:r>
        <w:t>支持</w:t>
      </w:r>
      <w:r>
        <w:rPr>
          <w:rFonts w:hint="eastAsia"/>
        </w:rPr>
        <w:t>SQL</w:t>
      </w:r>
      <w:r>
        <w:t>注入、</w:t>
      </w:r>
      <w:r>
        <w:rPr>
          <w:rFonts w:hint="eastAsia"/>
        </w:rPr>
        <w:t>XSS</w:t>
      </w:r>
      <w:r>
        <w:t>攻击、网页木马、网站扫描、</w:t>
      </w:r>
      <w:r>
        <w:rPr>
          <w:rFonts w:hint="eastAsia"/>
        </w:rPr>
        <w:t>WEBSHELL</w:t>
      </w:r>
      <w:r>
        <w:t>、跨站请求伪造、系统命令注入、文件包含攻击、目录遍历攻击、信息泄露攻击、</w:t>
      </w:r>
      <w:r>
        <w:rPr>
          <w:rFonts w:hint="eastAsia"/>
        </w:rPr>
        <w:t>Web</w:t>
      </w:r>
      <w:r>
        <w:t>整站系统漏洞、自定义</w:t>
      </w:r>
      <w:r>
        <w:rPr>
          <w:rFonts w:hint="eastAsia"/>
        </w:rPr>
        <w:t>WAF</w:t>
      </w:r>
      <w:r>
        <w:t>规则、</w:t>
      </w:r>
      <w:r>
        <w:rPr>
          <w:rFonts w:hint="eastAsia"/>
        </w:rPr>
        <w:t>WAF</w:t>
      </w:r>
      <w:r>
        <w:t>云防护等网站攻击检测</w:t>
      </w:r>
      <w:r>
        <w:rPr>
          <w:rFonts w:hint="eastAsia"/>
        </w:rPr>
        <w:t>。</w:t>
      </w:r>
    </w:p>
    <w:p w14:paraId="027A6DC2" w14:textId="77777777" w:rsidR="00000000" w:rsidRDefault="00000000">
      <w:pPr>
        <w:pStyle w:val="a9"/>
        <w:numPr>
          <w:ilvl w:val="0"/>
          <w:numId w:val="221"/>
        </w:numPr>
        <w:ind w:start="0pt" w:firstLineChars="200" w:firstLine="24pt"/>
        <w:rPr>
          <w:rFonts w:hint="eastAsia"/>
        </w:rPr>
      </w:pPr>
      <w:r>
        <w:rPr>
          <w:rFonts w:hint="eastAsia"/>
        </w:rPr>
        <w:t>应</w:t>
      </w:r>
      <w:r>
        <w:t>支持</w:t>
      </w:r>
      <w:r>
        <w:t>FTP</w:t>
      </w:r>
      <w:r>
        <w:t>、</w:t>
      </w:r>
      <w:r>
        <w:t>IMAP</w:t>
      </w:r>
      <w:r>
        <w:t>、</w:t>
      </w:r>
      <w:r>
        <w:t>MS Sql</w:t>
      </w:r>
      <w:r>
        <w:t>、</w:t>
      </w:r>
      <w:r>
        <w:t>Mysql</w:t>
      </w:r>
      <w:r>
        <w:t>、</w:t>
      </w:r>
      <w:r>
        <w:t>Oracle</w:t>
      </w:r>
      <w:r>
        <w:t>、</w:t>
      </w:r>
      <w:r>
        <w:t>Discuz</w:t>
      </w:r>
      <w:r>
        <w:t>、</w:t>
      </w:r>
      <w:r>
        <w:t>Basic Authorization</w:t>
      </w:r>
      <w:r>
        <w:t>、</w:t>
      </w:r>
      <w:r>
        <w:t>Glassfish</w:t>
      </w:r>
      <w:r>
        <w:t>、</w:t>
      </w:r>
      <w:r>
        <w:t>POP3</w:t>
      </w:r>
      <w:r>
        <w:t>、</w:t>
      </w:r>
      <w:r>
        <w:t>RDP</w:t>
      </w:r>
      <w:r>
        <w:t>、</w:t>
      </w:r>
      <w:r>
        <w:t xml:space="preserve">Sip </w:t>
      </w:r>
      <w:r>
        <w:t>、</w:t>
      </w:r>
      <w:r>
        <w:t>Jboss</w:t>
      </w:r>
      <w:r>
        <w:t>、</w:t>
      </w:r>
      <w:r>
        <w:t xml:space="preserve">Redis </w:t>
      </w:r>
      <w:r>
        <w:t>、</w:t>
      </w:r>
      <w:r>
        <w:t xml:space="preserve">Ldap </w:t>
      </w:r>
      <w:r>
        <w:t>、</w:t>
      </w:r>
      <w:r>
        <w:t>SMTP</w:t>
      </w:r>
      <w:r>
        <w:t>、</w:t>
      </w:r>
      <w:r>
        <w:t>SSH</w:t>
      </w:r>
      <w:r>
        <w:t>、</w:t>
      </w:r>
      <w:r>
        <w:t>Telnet</w:t>
      </w:r>
      <w:r>
        <w:t>、</w:t>
      </w:r>
      <w:r>
        <w:t>Tomcat</w:t>
      </w:r>
      <w:r>
        <w:t>、</w:t>
      </w:r>
      <w:r>
        <w:t>Sybase</w:t>
      </w:r>
      <w:r>
        <w:t>、</w:t>
      </w:r>
      <w:r>
        <w:t xml:space="preserve">Weblogic </w:t>
      </w:r>
      <w:r>
        <w:t>、</w:t>
      </w:r>
      <w:r>
        <w:rPr>
          <w:rFonts w:hint="eastAsia"/>
        </w:rPr>
        <w:t>Word</w:t>
      </w:r>
      <w:r>
        <w:t xml:space="preserve">press </w:t>
      </w:r>
      <w:r>
        <w:t>、</w:t>
      </w:r>
      <w:r>
        <w:t>VNC</w:t>
      </w:r>
      <w:r>
        <w:t>等</w:t>
      </w:r>
      <w:r>
        <w:t>73</w:t>
      </w:r>
      <w:r>
        <w:t>种协议暴力破解检测</w:t>
      </w:r>
      <w:r>
        <w:rPr>
          <w:rFonts w:hint="eastAsia"/>
        </w:rPr>
        <w:t>。</w:t>
      </w:r>
    </w:p>
    <w:p w14:paraId="2DD165D9" w14:textId="77777777" w:rsidR="00000000" w:rsidRDefault="00000000">
      <w:pPr>
        <w:pStyle w:val="a9"/>
        <w:numPr>
          <w:ilvl w:val="0"/>
          <w:numId w:val="221"/>
        </w:numPr>
        <w:ind w:start="0pt" w:firstLineChars="200" w:firstLine="24pt"/>
        <w:rPr>
          <w:rFonts w:hint="eastAsia"/>
        </w:rPr>
      </w:pPr>
      <w:r>
        <w:rPr>
          <w:rFonts w:hint="eastAsia"/>
        </w:rPr>
        <w:t>应</w:t>
      </w:r>
      <w:r>
        <w:t>支持传输协议审计日志，包括</w:t>
      </w:r>
      <w:r>
        <w:t>https</w:t>
      </w:r>
      <w:r>
        <w:t>、</w:t>
      </w:r>
      <w:r>
        <w:t>http</w:t>
      </w:r>
      <w:r>
        <w:t>、</w:t>
      </w:r>
      <w:r>
        <w:t>DNS</w:t>
      </w:r>
      <w:r>
        <w:t>、邮件协议审计日志、</w:t>
      </w:r>
      <w:r>
        <w:t>SMB</w:t>
      </w:r>
      <w:r>
        <w:t>、</w:t>
      </w:r>
      <w:r>
        <w:t>AD</w:t>
      </w:r>
      <w:r>
        <w:t>域、</w:t>
      </w:r>
      <w:r>
        <w:t>WEB</w:t>
      </w:r>
      <w:r>
        <w:t>登录、</w:t>
      </w:r>
      <w:r>
        <w:t>FTP</w:t>
      </w:r>
      <w:r>
        <w:t>、</w:t>
      </w:r>
      <w:r>
        <w:t>TELNET</w:t>
      </w:r>
      <w:r>
        <w:t>、</w:t>
      </w:r>
      <w:r>
        <w:t xml:space="preserve">ICMP </w:t>
      </w:r>
      <w:r>
        <w:t>、</w:t>
      </w:r>
      <w:r>
        <w:t xml:space="preserve">SNMP </w:t>
      </w:r>
      <w:r>
        <w:t>、</w:t>
      </w:r>
      <w:r>
        <w:t xml:space="preserve">SSL </w:t>
      </w:r>
      <w:r>
        <w:t>、</w:t>
      </w:r>
      <w:r>
        <w:t>SSH</w:t>
      </w:r>
      <w:r>
        <w:t>、</w:t>
      </w:r>
      <w:r>
        <w:t xml:space="preserve">SIP </w:t>
      </w:r>
      <w:r>
        <w:t>、</w:t>
      </w:r>
      <w:r>
        <w:t xml:space="preserve">ONVIF </w:t>
      </w:r>
      <w:r>
        <w:t>、</w:t>
      </w:r>
      <w:r>
        <w:t xml:space="preserve">NFS </w:t>
      </w:r>
      <w:r>
        <w:t>、</w:t>
      </w:r>
      <w:r>
        <w:t xml:space="preserve">SOCKS </w:t>
      </w:r>
      <w:r>
        <w:t>、</w:t>
      </w:r>
      <w:r>
        <w:t>dhcp</w:t>
      </w:r>
      <w:r>
        <w:t>、</w:t>
      </w:r>
      <w:r>
        <w:t>netbios_nbns</w:t>
      </w:r>
      <w:r>
        <w:t>、流量元数据审计、数据库审计协议等。（需提供截图证明并加盖原厂商公章）</w:t>
      </w:r>
      <w:r>
        <w:rPr>
          <w:rFonts w:hint="eastAsia"/>
        </w:rPr>
        <w:t>。</w:t>
      </w:r>
    </w:p>
    <w:p w14:paraId="553CFC6A" w14:textId="77777777" w:rsidR="00000000" w:rsidRDefault="00000000">
      <w:pPr>
        <w:pStyle w:val="a9"/>
        <w:numPr>
          <w:ilvl w:val="0"/>
          <w:numId w:val="221"/>
        </w:numPr>
        <w:ind w:start="0pt" w:firstLineChars="200" w:firstLine="24pt"/>
        <w:rPr>
          <w:rFonts w:hint="eastAsia"/>
        </w:rPr>
      </w:pPr>
      <w:r>
        <w:rPr>
          <w:rFonts w:hint="eastAsia"/>
        </w:rPr>
        <w:t>应</w:t>
      </w:r>
      <w:r>
        <w:t>支持</w:t>
      </w:r>
      <w:r>
        <w:t>5</w:t>
      </w:r>
      <w:r>
        <w:t>种场景的日志传输模式</w:t>
      </w:r>
      <w:r>
        <w:rPr>
          <w:rFonts w:hint="eastAsia"/>
        </w:rPr>
        <w:t>，</w:t>
      </w:r>
      <w:r>
        <w:t>包含标准模式、精简模式、高级模式、局域网模式、自定义模式，适应不同应用场景需求</w:t>
      </w:r>
      <w:r>
        <w:rPr>
          <w:rFonts w:hint="eastAsia"/>
        </w:rPr>
        <w:t>。</w:t>
      </w:r>
    </w:p>
    <w:p w14:paraId="1FAC6366" w14:textId="77777777" w:rsidR="00000000" w:rsidRDefault="00000000">
      <w:pPr>
        <w:pStyle w:val="a9"/>
        <w:numPr>
          <w:ilvl w:val="0"/>
          <w:numId w:val="221"/>
        </w:numPr>
        <w:ind w:start="0pt" w:firstLineChars="200" w:firstLine="24pt"/>
        <w:rPr>
          <w:rFonts w:hint="eastAsia"/>
        </w:rPr>
      </w:pPr>
      <w:r>
        <w:rPr>
          <w:rFonts w:hint="eastAsia"/>
        </w:rPr>
        <w:t>应</w:t>
      </w:r>
      <w:r>
        <w:t>内置</w:t>
      </w:r>
      <w:r>
        <w:rPr>
          <w:rFonts w:hint="eastAsia"/>
        </w:rPr>
        <w:t>URL</w:t>
      </w:r>
      <w:r>
        <w:t>库、</w:t>
      </w:r>
      <w:r>
        <w:rPr>
          <w:rFonts w:hint="eastAsia"/>
        </w:rPr>
        <w:t>IPS</w:t>
      </w:r>
      <w:r>
        <w:t>漏洞特征识别库、应用识别库、</w:t>
      </w:r>
      <w:r>
        <w:rPr>
          <w:rFonts w:hint="eastAsia"/>
        </w:rPr>
        <w:t>WEB</w:t>
      </w:r>
      <w:r>
        <w:t>应用防护识别库、僵尸网络识别库、实时漏洞分析识别库、恶意链接库、白名单库</w:t>
      </w:r>
      <w:r>
        <w:rPr>
          <w:rFonts w:hint="eastAsia"/>
        </w:rPr>
        <w:t>。</w:t>
      </w:r>
    </w:p>
    <w:p w14:paraId="336E0151" w14:textId="77777777" w:rsidR="00000000" w:rsidRDefault="00000000">
      <w:pPr>
        <w:pStyle w:val="a9"/>
        <w:numPr>
          <w:ilvl w:val="0"/>
          <w:numId w:val="221"/>
        </w:numPr>
        <w:ind w:start="0pt" w:firstLineChars="200" w:firstLine="24pt"/>
        <w:rPr>
          <w:rFonts w:hint="eastAsia"/>
        </w:rPr>
      </w:pPr>
      <w:r>
        <w:t>要求产品</w:t>
      </w:r>
      <w:r>
        <w:rPr>
          <w:rFonts w:hint="eastAsia"/>
        </w:rPr>
        <w:t>应</w:t>
      </w:r>
      <w:r>
        <w:t>具备</w:t>
      </w:r>
      <w:r>
        <w:rPr>
          <w:rFonts w:hint="eastAsia"/>
        </w:rPr>
        <w:t>ISCCC</w:t>
      </w:r>
      <w:r>
        <w:t>中国国家信息安全认证证书，提供相关证书证明材料</w:t>
      </w:r>
      <w:r>
        <w:rPr>
          <w:rFonts w:hint="eastAsia"/>
        </w:rPr>
        <w:t>。</w:t>
      </w:r>
    </w:p>
    <w:p w14:paraId="1E356249" w14:textId="77777777" w:rsidR="00000000" w:rsidRDefault="00000000">
      <w:pPr>
        <w:pStyle w:val="a9"/>
        <w:numPr>
          <w:ilvl w:val="0"/>
          <w:numId w:val="221"/>
        </w:numPr>
        <w:ind w:start="0pt" w:firstLineChars="200" w:firstLine="24pt"/>
        <w:rPr>
          <w:rFonts w:hint="eastAsia"/>
        </w:rPr>
      </w:pPr>
      <w:r>
        <w:lastRenderedPageBreak/>
        <w:t>所投产品的生产厂商的软件研发实力</w:t>
      </w:r>
      <w:r>
        <w:rPr>
          <w:rFonts w:hint="eastAsia"/>
        </w:rPr>
        <w:t>应</w:t>
      </w:r>
      <w:r>
        <w:t>具备</w:t>
      </w:r>
      <w:r>
        <w:rPr>
          <w:rFonts w:hint="eastAsia"/>
        </w:rPr>
        <w:t>CMMI L5</w:t>
      </w:r>
      <w:r>
        <w:t>认证，提供有效证书的复印件</w:t>
      </w:r>
      <w:r>
        <w:rPr>
          <w:rFonts w:hint="eastAsia"/>
        </w:rPr>
        <w:t>。</w:t>
      </w:r>
    </w:p>
    <w:p w14:paraId="0108468B" w14:textId="77777777" w:rsidR="00000000" w:rsidRDefault="00000000">
      <w:pPr>
        <w:pStyle w:val="a9"/>
        <w:numPr>
          <w:ilvl w:val="0"/>
          <w:numId w:val="221"/>
        </w:numPr>
        <w:ind w:start="0pt" w:firstLineChars="200" w:firstLine="24pt"/>
        <w:rPr>
          <w:rFonts w:hint="eastAsia"/>
        </w:rPr>
      </w:pPr>
      <w:r>
        <w:t>要求所投产品的生产商</w:t>
      </w:r>
      <w:r>
        <w:rPr>
          <w:rFonts w:hint="eastAsia"/>
        </w:rPr>
        <w:t>应</w:t>
      </w:r>
      <w:r>
        <w:t>具备中国网络安全审查技术与认证中心的信息安全软件安全开发服务一级资质</w:t>
      </w:r>
      <w:r>
        <w:rPr>
          <w:rFonts w:hint="eastAsia"/>
        </w:rPr>
        <w:t>，并</w:t>
      </w:r>
      <w:r>
        <w:t>提供有效证书复印件</w:t>
      </w:r>
      <w:r>
        <w:rPr>
          <w:rFonts w:hint="eastAsia"/>
        </w:rPr>
        <w:t>。</w:t>
      </w:r>
    </w:p>
    <w:p w14:paraId="3586E291" w14:textId="77777777" w:rsidR="00000000" w:rsidRDefault="00000000">
      <w:pPr>
        <w:pStyle w:val="a9"/>
        <w:numPr>
          <w:ilvl w:val="0"/>
          <w:numId w:val="221"/>
        </w:numPr>
        <w:ind w:start="0pt" w:firstLineChars="200" w:firstLine="24pt"/>
        <w:rPr>
          <w:rFonts w:hint="eastAsia"/>
        </w:rPr>
      </w:pPr>
      <w:r>
        <w:rPr>
          <w:rFonts w:hint="eastAsia"/>
        </w:rPr>
        <w:t>应</w:t>
      </w:r>
      <w:r>
        <w:t>支持接入深能源集团现网安全态势感知平台，实现安全统一监测管理。</w:t>
      </w:r>
    </w:p>
    <w:p w14:paraId="12AEA4A1"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运维配套硬件设备</w:t>
      </w:r>
    </w:p>
    <w:p w14:paraId="50EE6C29" w14:textId="77777777" w:rsidR="00000000" w:rsidRDefault="00000000">
      <w:pPr>
        <w:pStyle w:val="a9"/>
        <w:numPr>
          <w:ilvl w:val="0"/>
          <w:numId w:val="222"/>
        </w:numPr>
        <w:ind w:start="0pt" w:firstLineChars="200" w:firstLine="24pt"/>
        <w:rPr>
          <w:rFonts w:hint="eastAsia"/>
        </w:rPr>
      </w:pPr>
      <w:r>
        <w:rPr>
          <w:rFonts w:hint="eastAsia"/>
        </w:rPr>
        <w:t>UPS</w:t>
      </w:r>
      <w:r>
        <w:rPr>
          <w:rFonts w:hint="eastAsia"/>
        </w:rPr>
        <w:t>电源设备</w:t>
      </w:r>
    </w:p>
    <w:p w14:paraId="65B83928" w14:textId="77777777" w:rsidR="00000000" w:rsidRDefault="00000000">
      <w:pPr>
        <w:pStyle w:val="a9"/>
        <w:ind w:firstLineChars="200" w:firstLine="24pt"/>
        <w:rPr>
          <w:rFonts w:hint="eastAsia"/>
        </w:rPr>
      </w:pPr>
      <w:r>
        <w:rPr>
          <w:rFonts w:hint="eastAsia"/>
        </w:rPr>
        <w:t>配置</w:t>
      </w:r>
      <w:r>
        <w:rPr>
          <w:rFonts w:hint="eastAsia"/>
        </w:rPr>
        <w:t>2</w:t>
      </w:r>
      <w:r>
        <w:rPr>
          <w:rFonts w:hint="eastAsia"/>
        </w:rPr>
        <w:t>套</w:t>
      </w:r>
      <w:r>
        <w:rPr>
          <w:rFonts w:hint="eastAsia"/>
        </w:rPr>
        <w:t>UPS</w:t>
      </w:r>
      <w:r>
        <w:rPr>
          <w:rFonts w:hint="eastAsia"/>
        </w:rPr>
        <w:t>电源，每套</w:t>
      </w:r>
      <w:r>
        <w:rPr>
          <w:rFonts w:hint="eastAsia"/>
        </w:rPr>
        <w:t>UPS</w:t>
      </w:r>
      <w:r>
        <w:rPr>
          <w:rFonts w:hint="eastAsia"/>
        </w:rPr>
        <w:t>电源应至少包含蓄电池组、整流器和逆变器、静态开关等几部分组成。应支持机架式安装；当机房市电断电时，</w:t>
      </w:r>
      <w:r>
        <w:rPr>
          <w:rFonts w:hint="eastAsia"/>
        </w:rPr>
        <w:t>UPS</w:t>
      </w:r>
      <w:r>
        <w:rPr>
          <w:rFonts w:hint="eastAsia"/>
        </w:rPr>
        <w:t>配电系统应支持能够支撑维持主要算力、网络设备满负荷正常运行应不少于</w:t>
      </w:r>
      <w:r>
        <w:rPr>
          <w:rFonts w:hint="eastAsia"/>
        </w:rPr>
        <w:t>1</w:t>
      </w:r>
      <w:r>
        <w:rPr>
          <w:rFonts w:hint="eastAsia"/>
        </w:rPr>
        <w:t>小时。</w:t>
      </w:r>
    </w:p>
    <w:p w14:paraId="6775B2AF" w14:textId="77777777" w:rsidR="00000000" w:rsidRDefault="00000000">
      <w:pPr>
        <w:pStyle w:val="a9"/>
        <w:ind w:firstLineChars="200" w:firstLine="24pt"/>
        <w:rPr>
          <w:rFonts w:hint="eastAsia"/>
        </w:rPr>
      </w:pPr>
      <w:r>
        <w:rPr>
          <w:rFonts w:hint="eastAsia"/>
        </w:rPr>
        <w:t>UPS</w:t>
      </w:r>
      <w:r>
        <w:rPr>
          <w:rFonts w:hint="eastAsia"/>
        </w:rPr>
        <w:t>电源配置应不低于以下要求：</w:t>
      </w:r>
    </w:p>
    <w:p w14:paraId="2954C6C8" w14:textId="77777777" w:rsidR="00000000" w:rsidRDefault="00000000">
      <w:pPr>
        <w:pStyle w:val="a9"/>
        <w:numPr>
          <w:ilvl w:val="0"/>
          <w:numId w:val="223"/>
        </w:numPr>
        <w:ind w:start="0pt" w:firstLineChars="200" w:firstLine="24pt"/>
        <w:rPr>
          <w:rFonts w:hint="eastAsia"/>
        </w:rPr>
      </w:pPr>
      <w:r>
        <w:rPr>
          <w:rFonts w:hint="eastAsia"/>
        </w:rPr>
        <w:t>负载能力应不少于</w:t>
      </w:r>
      <w:r>
        <w:rPr>
          <w:rFonts w:hint="eastAsia"/>
        </w:rPr>
        <w:t>40kW</w:t>
      </w:r>
      <w:r>
        <w:rPr>
          <w:rFonts w:hint="eastAsia"/>
        </w:rPr>
        <w:t>，支撑负荷正常运行时间应不少于</w:t>
      </w:r>
      <w:r>
        <w:rPr>
          <w:rFonts w:hint="eastAsia"/>
        </w:rPr>
        <w:t>1</w:t>
      </w:r>
      <w:r>
        <w:rPr>
          <w:rFonts w:hint="eastAsia"/>
        </w:rPr>
        <w:t>小时。</w:t>
      </w:r>
    </w:p>
    <w:p w14:paraId="345AAD04" w14:textId="77777777" w:rsidR="00000000" w:rsidRDefault="00000000">
      <w:pPr>
        <w:pStyle w:val="a9"/>
        <w:numPr>
          <w:ilvl w:val="0"/>
          <w:numId w:val="223"/>
        </w:numPr>
        <w:ind w:start="0pt" w:firstLineChars="200" w:firstLine="24pt"/>
        <w:rPr>
          <w:rFonts w:hint="eastAsia"/>
        </w:rPr>
      </w:pPr>
      <w:r>
        <w:rPr>
          <w:rFonts w:hint="eastAsia"/>
        </w:rPr>
        <w:t>输入电压范围‌：</w:t>
      </w:r>
      <w:r>
        <w:rPr>
          <w:rFonts w:hint="eastAsia"/>
        </w:rPr>
        <w:t>138~485VAC</w:t>
      </w:r>
      <w:r>
        <w:rPr>
          <w:rFonts w:hint="eastAsia"/>
        </w:rPr>
        <w:t>（线电压），应支持三相四线</w:t>
      </w:r>
      <w:r>
        <w:rPr>
          <w:rFonts w:hint="eastAsia"/>
        </w:rPr>
        <w:t>+PE</w:t>
      </w:r>
      <w:r>
        <w:rPr>
          <w:rFonts w:hint="eastAsia"/>
        </w:rPr>
        <w:t>制式。</w:t>
      </w:r>
    </w:p>
    <w:p w14:paraId="15AC3B70" w14:textId="77777777" w:rsidR="00000000" w:rsidRDefault="00000000">
      <w:pPr>
        <w:pStyle w:val="a9"/>
        <w:numPr>
          <w:ilvl w:val="0"/>
          <w:numId w:val="223"/>
        </w:numPr>
        <w:ind w:start="0pt" w:firstLineChars="200" w:firstLine="24pt"/>
        <w:rPr>
          <w:rFonts w:hint="eastAsia"/>
        </w:rPr>
      </w:pPr>
      <w:r>
        <w:rPr>
          <w:rFonts w:hint="eastAsia"/>
        </w:rPr>
        <w:t>输入频率范围‌：</w:t>
      </w:r>
      <w:r>
        <w:rPr>
          <w:rFonts w:hint="eastAsia"/>
        </w:rPr>
        <w:t>40</w:t>
      </w:r>
      <w:r>
        <w:rPr>
          <w:rFonts w:hint="eastAsia"/>
        </w:rPr>
        <w:t>～</w:t>
      </w:r>
      <w:r>
        <w:rPr>
          <w:rFonts w:hint="eastAsia"/>
        </w:rPr>
        <w:t>70Hz</w:t>
      </w:r>
      <w:r>
        <w:rPr>
          <w:rFonts w:hint="eastAsia"/>
        </w:rPr>
        <w:t>，适应电网波动。</w:t>
      </w:r>
    </w:p>
    <w:p w14:paraId="0B70E805" w14:textId="77777777" w:rsidR="00000000" w:rsidRDefault="00000000">
      <w:pPr>
        <w:pStyle w:val="a9"/>
        <w:numPr>
          <w:ilvl w:val="0"/>
          <w:numId w:val="223"/>
        </w:numPr>
        <w:ind w:start="0pt" w:firstLineChars="200" w:firstLine="24pt"/>
        <w:rPr>
          <w:rFonts w:hint="eastAsia"/>
        </w:rPr>
      </w:pPr>
      <w:r>
        <w:rPr>
          <w:rFonts w:hint="eastAsia"/>
        </w:rPr>
        <w:t>输入额定电压‌：</w:t>
      </w:r>
      <w:r>
        <w:rPr>
          <w:rFonts w:hint="eastAsia"/>
        </w:rPr>
        <w:t>380/400/415VAC</w:t>
      </w:r>
      <w:r>
        <w:rPr>
          <w:rFonts w:hint="eastAsia"/>
        </w:rPr>
        <w:t>（线电压）。</w:t>
      </w:r>
    </w:p>
    <w:p w14:paraId="0581C15D" w14:textId="77777777" w:rsidR="00000000" w:rsidRDefault="00000000">
      <w:pPr>
        <w:pStyle w:val="a9"/>
        <w:numPr>
          <w:ilvl w:val="0"/>
          <w:numId w:val="223"/>
        </w:numPr>
        <w:ind w:start="0pt" w:firstLineChars="200" w:firstLine="24pt"/>
        <w:rPr>
          <w:rFonts w:hint="eastAsia"/>
        </w:rPr>
      </w:pPr>
      <w:r>
        <w:rPr>
          <w:rFonts w:hint="eastAsia"/>
        </w:rPr>
        <w:t>输出功率因数‌：应不低于</w:t>
      </w:r>
      <w:r>
        <w:rPr>
          <w:rFonts w:hint="eastAsia"/>
        </w:rPr>
        <w:t>0.99</w:t>
      </w:r>
      <w:r>
        <w:rPr>
          <w:rFonts w:hint="eastAsia"/>
        </w:rPr>
        <w:t>。</w:t>
      </w:r>
    </w:p>
    <w:p w14:paraId="5DE3D371" w14:textId="77777777" w:rsidR="00000000" w:rsidRDefault="00000000">
      <w:pPr>
        <w:pStyle w:val="a9"/>
        <w:numPr>
          <w:ilvl w:val="0"/>
          <w:numId w:val="223"/>
        </w:numPr>
        <w:ind w:start="0pt" w:firstLineChars="200" w:firstLine="24pt"/>
        <w:rPr>
          <w:rFonts w:hint="eastAsia"/>
        </w:rPr>
      </w:pPr>
      <w:r>
        <w:rPr>
          <w:rFonts w:hint="eastAsia"/>
        </w:rPr>
        <w:t>‌输出电压精度‌：±</w:t>
      </w:r>
      <w:r>
        <w:rPr>
          <w:rFonts w:hint="eastAsia"/>
        </w:rPr>
        <w:t>1%</w:t>
      </w:r>
      <w:r>
        <w:rPr>
          <w:rFonts w:hint="eastAsia"/>
        </w:rPr>
        <w:t>（</w:t>
      </w:r>
      <w:r>
        <w:rPr>
          <w:rFonts w:hint="eastAsia"/>
        </w:rPr>
        <w:t>380/400/415VAC</w:t>
      </w:r>
      <w:r>
        <w:rPr>
          <w:rFonts w:hint="eastAsia"/>
        </w:rPr>
        <w:t>）。</w:t>
      </w:r>
    </w:p>
    <w:p w14:paraId="08337AE8" w14:textId="77777777" w:rsidR="00000000" w:rsidRDefault="00000000">
      <w:pPr>
        <w:pStyle w:val="a9"/>
        <w:numPr>
          <w:ilvl w:val="0"/>
          <w:numId w:val="223"/>
        </w:numPr>
        <w:ind w:start="0pt" w:firstLineChars="200" w:firstLine="24pt"/>
        <w:rPr>
          <w:rFonts w:hint="eastAsia"/>
        </w:rPr>
      </w:pPr>
      <w:r>
        <w:rPr>
          <w:rFonts w:hint="eastAsia"/>
        </w:rPr>
        <w:t>输出‌波形失真‌：线性负载下</w:t>
      </w:r>
      <w:r>
        <w:rPr>
          <w:rFonts w:hint="eastAsia"/>
        </w:rPr>
        <w:t>THDV&lt;1%</w:t>
      </w:r>
      <w:r>
        <w:rPr>
          <w:rFonts w:hint="eastAsia"/>
        </w:rPr>
        <w:t>。</w:t>
      </w:r>
    </w:p>
    <w:p w14:paraId="39FEDC7D" w14:textId="77777777" w:rsidR="00000000" w:rsidRDefault="00000000">
      <w:pPr>
        <w:pStyle w:val="a9"/>
        <w:numPr>
          <w:ilvl w:val="0"/>
          <w:numId w:val="223"/>
        </w:numPr>
        <w:ind w:start="0pt" w:firstLineChars="200" w:firstLine="24pt"/>
        <w:rPr>
          <w:rFonts w:hint="eastAsia"/>
        </w:rPr>
      </w:pPr>
      <w:r>
        <w:rPr>
          <w:rFonts w:hint="eastAsia"/>
        </w:rPr>
        <w:t>系统效率‌：应不低于</w:t>
      </w:r>
      <w:r>
        <w:rPr>
          <w:rFonts w:hint="eastAsia"/>
        </w:rPr>
        <w:t>96%</w:t>
      </w:r>
      <w:r>
        <w:rPr>
          <w:rFonts w:hint="eastAsia"/>
        </w:rPr>
        <w:t>（双变换模式），</w:t>
      </w:r>
      <w:r>
        <w:rPr>
          <w:rFonts w:hint="eastAsia"/>
        </w:rPr>
        <w:t>ECO</w:t>
      </w:r>
      <w:r>
        <w:rPr>
          <w:rFonts w:hint="eastAsia"/>
        </w:rPr>
        <w:t>模式效率应不低于</w:t>
      </w:r>
      <w:r>
        <w:rPr>
          <w:rFonts w:hint="eastAsia"/>
        </w:rPr>
        <w:t>99%</w:t>
      </w:r>
      <w:r>
        <w:rPr>
          <w:rFonts w:hint="eastAsia"/>
        </w:rPr>
        <w:t>。</w:t>
      </w:r>
    </w:p>
    <w:p w14:paraId="015D88D2" w14:textId="77777777" w:rsidR="00000000" w:rsidRDefault="00000000">
      <w:pPr>
        <w:pStyle w:val="a9"/>
        <w:numPr>
          <w:ilvl w:val="0"/>
          <w:numId w:val="223"/>
        </w:numPr>
        <w:ind w:start="0pt" w:firstLineChars="200" w:firstLine="24pt"/>
        <w:rPr>
          <w:rFonts w:hint="eastAsia"/>
        </w:rPr>
      </w:pPr>
      <w:r>
        <w:rPr>
          <w:rFonts w:hint="eastAsia"/>
        </w:rPr>
        <w:t>电池配置：应支持电池灵活配置，单节电池故障可独立更换，无需整组替换。</w:t>
      </w:r>
    </w:p>
    <w:p w14:paraId="7C5698DB" w14:textId="77777777" w:rsidR="00000000" w:rsidRDefault="00000000">
      <w:pPr>
        <w:pStyle w:val="a9"/>
        <w:numPr>
          <w:ilvl w:val="0"/>
          <w:numId w:val="223"/>
        </w:numPr>
        <w:ind w:start="0pt" w:firstLineChars="200" w:firstLine="24pt"/>
        <w:rPr>
          <w:rFonts w:hint="eastAsia"/>
        </w:rPr>
      </w:pPr>
      <w:r>
        <w:rPr>
          <w:rFonts w:hint="eastAsia"/>
        </w:rPr>
        <w:t>工作温度：</w:t>
      </w:r>
      <w:r>
        <w:rPr>
          <w:rFonts w:hint="eastAsia"/>
        </w:rPr>
        <w:t>0~40</w:t>
      </w:r>
      <w:r>
        <w:rPr>
          <w:rFonts w:hint="eastAsia"/>
        </w:rPr>
        <w:t>℃。</w:t>
      </w:r>
    </w:p>
    <w:p w14:paraId="21330F16" w14:textId="77777777" w:rsidR="00000000" w:rsidRDefault="00000000">
      <w:pPr>
        <w:pStyle w:val="a9"/>
        <w:numPr>
          <w:ilvl w:val="0"/>
          <w:numId w:val="223"/>
        </w:numPr>
        <w:ind w:start="0pt" w:firstLineChars="200" w:firstLine="24pt"/>
        <w:rPr>
          <w:rFonts w:hint="eastAsia"/>
        </w:rPr>
      </w:pPr>
      <w:r>
        <w:rPr>
          <w:rFonts w:hint="eastAsia"/>
        </w:rPr>
        <w:t>智能管理：应支持远程管理与报警。</w:t>
      </w:r>
    </w:p>
    <w:p w14:paraId="3ED671DE" w14:textId="77777777" w:rsidR="00000000" w:rsidRDefault="00000000">
      <w:pPr>
        <w:pStyle w:val="a9"/>
        <w:numPr>
          <w:ilvl w:val="0"/>
          <w:numId w:val="222"/>
        </w:numPr>
        <w:ind w:start="0pt" w:firstLineChars="200" w:firstLine="24pt"/>
        <w:rPr>
          <w:rFonts w:hint="eastAsia"/>
        </w:rPr>
      </w:pPr>
      <w:r>
        <w:rPr>
          <w:rFonts w:hint="eastAsia"/>
        </w:rPr>
        <w:t>卫星终端设备</w:t>
      </w:r>
    </w:p>
    <w:p w14:paraId="43DB384D" w14:textId="77777777" w:rsidR="00000000" w:rsidRDefault="00000000">
      <w:pPr>
        <w:pStyle w:val="a9"/>
        <w:ind w:firstLineChars="200" w:firstLine="24pt"/>
        <w:rPr>
          <w:rFonts w:hint="eastAsia"/>
        </w:rPr>
      </w:pPr>
      <w:r>
        <w:rPr>
          <w:rFonts w:hint="eastAsia"/>
        </w:rPr>
        <w:t>提供</w:t>
      </w:r>
      <w:r>
        <w:rPr>
          <w:rFonts w:hint="eastAsia"/>
        </w:rPr>
        <w:t>1</w:t>
      </w:r>
      <w:r>
        <w:t>0</w:t>
      </w:r>
      <w:r>
        <w:rPr>
          <w:rFonts w:hint="eastAsia"/>
        </w:rPr>
        <w:t>台卫星终端设备，支持用于在海上风电场站运维、检修时的通信，其主要技术指标如下。</w:t>
      </w:r>
    </w:p>
    <w:p w14:paraId="4C0BB5F8" w14:textId="77777777" w:rsidR="00000000" w:rsidRDefault="00000000">
      <w:pPr>
        <w:pStyle w:val="a9"/>
        <w:ind w:firstLineChars="200" w:firstLine="24pt"/>
        <w:rPr>
          <w:rFonts w:hint="eastAsia"/>
        </w:rPr>
      </w:pPr>
      <w:r>
        <w:rPr>
          <w:rFonts w:hint="eastAsia"/>
        </w:rPr>
        <w:lastRenderedPageBreak/>
        <w:t>卫星终端设备配置应不低于：</w:t>
      </w:r>
    </w:p>
    <w:p w14:paraId="7850B652" w14:textId="77777777" w:rsidR="00000000" w:rsidRDefault="00000000">
      <w:pPr>
        <w:pStyle w:val="a9"/>
        <w:numPr>
          <w:ilvl w:val="0"/>
          <w:numId w:val="224"/>
        </w:numPr>
        <w:ind w:start="0pt" w:firstLineChars="200" w:firstLine="24pt"/>
        <w:rPr>
          <w:rFonts w:hint="eastAsia"/>
        </w:rPr>
      </w:pPr>
      <w:r>
        <w:rPr>
          <w:rFonts w:hint="eastAsia"/>
        </w:rPr>
        <w:t>屏幕：</w:t>
      </w:r>
      <w:r>
        <w:rPr>
          <w:rFonts w:hint="eastAsia"/>
        </w:rPr>
        <w:t xml:space="preserve"> </w:t>
      </w:r>
      <w:r>
        <w:rPr>
          <w:rFonts w:hint="eastAsia"/>
        </w:rPr>
        <w:t>尺寸应不低于</w:t>
      </w:r>
      <w:r>
        <w:rPr>
          <w:rFonts w:hint="eastAsia"/>
        </w:rPr>
        <w:t>6.8</w:t>
      </w:r>
      <w:r>
        <w:rPr>
          <w:rFonts w:hint="eastAsia"/>
        </w:rPr>
        <w:t>英寸</w:t>
      </w:r>
      <w:r>
        <w:rPr>
          <w:rFonts w:hint="eastAsia"/>
        </w:rPr>
        <w:t xml:space="preserve"> </w:t>
      </w:r>
      <w:r>
        <w:rPr>
          <w:rFonts w:hint="eastAsia"/>
        </w:rPr>
        <w:t>类型：曲面屏玻璃</w:t>
      </w:r>
      <w:r>
        <w:rPr>
          <w:rFonts w:hint="eastAsia"/>
        </w:rPr>
        <w:t xml:space="preserve"> </w:t>
      </w:r>
      <w:r>
        <w:rPr>
          <w:rFonts w:hint="eastAsia"/>
        </w:rPr>
        <w:t>材质：钢化玻璃。</w:t>
      </w:r>
    </w:p>
    <w:p w14:paraId="4B6F4FB7" w14:textId="77777777" w:rsidR="00000000" w:rsidRDefault="00000000">
      <w:pPr>
        <w:pStyle w:val="a9"/>
        <w:numPr>
          <w:ilvl w:val="0"/>
          <w:numId w:val="224"/>
        </w:numPr>
        <w:ind w:start="0pt" w:firstLineChars="200" w:firstLine="24pt"/>
        <w:rPr>
          <w:rFonts w:hint="eastAsia"/>
        </w:rPr>
      </w:pPr>
      <w:r>
        <w:rPr>
          <w:rFonts w:hint="eastAsia"/>
        </w:rPr>
        <w:t>后置摄像头：应不低于</w:t>
      </w:r>
      <w:r>
        <w:rPr>
          <w:rFonts w:hint="eastAsia"/>
        </w:rPr>
        <w:t>5000</w:t>
      </w:r>
      <w:r>
        <w:rPr>
          <w:rFonts w:hint="eastAsia"/>
        </w:rPr>
        <w:t>万（超聚光伸缩）、应不低于</w:t>
      </w:r>
      <w:r>
        <w:rPr>
          <w:rFonts w:hint="eastAsia"/>
        </w:rPr>
        <w:t>4000</w:t>
      </w:r>
      <w:r>
        <w:rPr>
          <w:rFonts w:hint="eastAsia"/>
        </w:rPr>
        <w:t>万（超广角）、应不低于</w:t>
      </w:r>
      <w:r>
        <w:rPr>
          <w:rFonts w:hint="eastAsia"/>
        </w:rPr>
        <w:t>5000</w:t>
      </w:r>
      <w:r>
        <w:rPr>
          <w:rFonts w:hint="eastAsia"/>
        </w:rPr>
        <w:t>万（超聚光微距长焦）</w:t>
      </w:r>
      <w:r>
        <w:rPr>
          <w:rFonts w:hint="eastAsia"/>
        </w:rPr>
        <w:t xml:space="preserve"> </w:t>
      </w:r>
      <w:r>
        <w:rPr>
          <w:rFonts w:hint="eastAsia"/>
        </w:rPr>
        <w:t>前置摄像头：应不低于</w:t>
      </w:r>
      <w:r>
        <w:rPr>
          <w:rFonts w:hint="eastAsia"/>
        </w:rPr>
        <w:t>1300</w:t>
      </w:r>
      <w:r>
        <w:rPr>
          <w:rFonts w:hint="eastAsia"/>
        </w:rPr>
        <w:t>万（超广角），电池容量：应不低于</w:t>
      </w:r>
      <w:r>
        <w:rPr>
          <w:rFonts w:hint="eastAsia"/>
        </w:rPr>
        <w:t>5200mAh</w:t>
      </w:r>
      <w:r>
        <w:rPr>
          <w:rFonts w:hint="eastAsia"/>
        </w:rPr>
        <w:t>（典型值）。</w:t>
      </w:r>
    </w:p>
    <w:p w14:paraId="0851F6ED" w14:textId="77777777" w:rsidR="00000000" w:rsidRDefault="00000000">
      <w:pPr>
        <w:pStyle w:val="a9"/>
        <w:numPr>
          <w:ilvl w:val="0"/>
          <w:numId w:val="224"/>
        </w:numPr>
        <w:ind w:start="0pt" w:firstLineChars="200" w:firstLine="24pt"/>
        <w:rPr>
          <w:rFonts w:hint="eastAsia"/>
        </w:rPr>
      </w:pPr>
      <w:r>
        <w:rPr>
          <w:rFonts w:hint="eastAsia"/>
        </w:rPr>
        <w:t>电源：应不低于</w:t>
      </w:r>
      <w:r>
        <w:rPr>
          <w:rFonts w:hint="eastAsia"/>
        </w:rPr>
        <w:t>80W</w:t>
      </w:r>
      <w:r>
        <w:rPr>
          <w:rFonts w:hint="eastAsia"/>
        </w:rPr>
        <w:t>无线超级快充。</w:t>
      </w:r>
    </w:p>
    <w:p w14:paraId="4B7A9499" w14:textId="77777777" w:rsidR="00000000" w:rsidRDefault="00000000">
      <w:pPr>
        <w:pStyle w:val="a9"/>
        <w:numPr>
          <w:ilvl w:val="0"/>
          <w:numId w:val="224"/>
        </w:numPr>
        <w:ind w:start="0pt" w:firstLineChars="200" w:firstLine="24pt"/>
        <w:rPr>
          <w:rFonts w:hint="eastAsia"/>
        </w:rPr>
      </w:pPr>
      <w:r>
        <w:rPr>
          <w:rFonts w:hint="eastAsia"/>
        </w:rPr>
        <w:t>通信技术：支持通话骚扰拦截</w:t>
      </w:r>
      <w:r>
        <w:rPr>
          <w:rFonts w:hint="eastAsia"/>
        </w:rPr>
        <w:t xml:space="preserve"> </w:t>
      </w:r>
      <w:r>
        <w:rPr>
          <w:rFonts w:hint="eastAsia"/>
        </w:rPr>
        <w:t>北斗卫星消息</w:t>
      </w:r>
      <w:r>
        <w:rPr>
          <w:rFonts w:hint="eastAsia"/>
        </w:rPr>
        <w:t xml:space="preserve"> </w:t>
      </w:r>
      <w:r>
        <w:rPr>
          <w:rFonts w:hint="eastAsia"/>
        </w:rPr>
        <w:t>天通卫星通信</w:t>
      </w:r>
      <w:r>
        <w:rPr>
          <w:rFonts w:hint="eastAsia"/>
        </w:rPr>
        <w:t xml:space="preserve"> </w:t>
      </w:r>
      <w:r>
        <w:rPr>
          <w:rFonts w:hint="eastAsia"/>
        </w:rPr>
        <w:t>特色功能：隐私空间</w:t>
      </w:r>
      <w:r>
        <w:rPr>
          <w:rFonts w:hint="eastAsia"/>
        </w:rPr>
        <w:t>NFC</w:t>
      </w:r>
      <w:r>
        <w:rPr>
          <w:rFonts w:hint="eastAsia"/>
        </w:rPr>
        <w:t>。</w:t>
      </w:r>
    </w:p>
    <w:p w14:paraId="38A39BC2" w14:textId="77777777" w:rsidR="00000000" w:rsidRDefault="00000000">
      <w:pPr>
        <w:pStyle w:val="a9"/>
        <w:numPr>
          <w:ilvl w:val="0"/>
          <w:numId w:val="222"/>
        </w:numPr>
        <w:ind w:start="0pt" w:firstLineChars="200" w:firstLine="24pt"/>
        <w:rPr>
          <w:rFonts w:hint="eastAsia"/>
        </w:rPr>
      </w:pPr>
      <w:r>
        <w:rPr>
          <w:rFonts w:hint="eastAsia"/>
        </w:rPr>
        <w:t>24</w:t>
      </w:r>
      <w:r>
        <w:rPr>
          <w:rFonts w:hint="eastAsia"/>
        </w:rPr>
        <w:t>寸显示器</w:t>
      </w:r>
    </w:p>
    <w:p w14:paraId="779B23B6" w14:textId="77777777" w:rsidR="00000000" w:rsidRDefault="00000000">
      <w:pPr>
        <w:pStyle w:val="a9"/>
        <w:ind w:firstLineChars="200" w:firstLine="24pt"/>
        <w:rPr>
          <w:rFonts w:hint="eastAsia"/>
        </w:rPr>
      </w:pPr>
      <w:r>
        <w:rPr>
          <w:rFonts w:hint="eastAsia"/>
        </w:rPr>
        <w:t>提供</w:t>
      </w:r>
      <w:r>
        <w:rPr>
          <w:rFonts w:hint="eastAsia"/>
        </w:rPr>
        <w:t>1</w:t>
      </w:r>
      <w:r>
        <w:t>6</w:t>
      </w:r>
      <w:r>
        <w:rPr>
          <w:rFonts w:hint="eastAsia"/>
        </w:rPr>
        <w:t>块</w:t>
      </w:r>
      <w:r>
        <w:rPr>
          <w:rFonts w:hint="eastAsia"/>
        </w:rPr>
        <w:t>2</w:t>
      </w:r>
      <w:r>
        <w:t>4</w:t>
      </w:r>
      <w:r>
        <w:rPr>
          <w:rFonts w:hint="eastAsia"/>
        </w:rPr>
        <w:t>寸的显示器，部署在海上风电场站的集控大厅，应支持对大屏进行调度维护，其主要技术指标应不低于要求。</w:t>
      </w:r>
    </w:p>
    <w:p w14:paraId="15B5ECD7" w14:textId="77777777" w:rsidR="00000000" w:rsidRDefault="00000000">
      <w:pPr>
        <w:pStyle w:val="a9"/>
        <w:numPr>
          <w:ilvl w:val="0"/>
          <w:numId w:val="225"/>
        </w:numPr>
        <w:ind w:start="0pt" w:firstLineChars="200" w:firstLine="24pt"/>
        <w:rPr>
          <w:rFonts w:hint="eastAsia"/>
        </w:rPr>
      </w:pPr>
      <w:r>
        <w:rPr>
          <w:rFonts w:hint="eastAsia"/>
        </w:rPr>
        <w:t>分辨率应不低于</w:t>
      </w:r>
      <w:r>
        <w:rPr>
          <w:rFonts w:hint="eastAsia"/>
        </w:rPr>
        <w:t>2560</w:t>
      </w:r>
      <w:r>
        <w:rPr>
          <w:rFonts w:hint="eastAsia"/>
        </w:rPr>
        <w:t>×</w:t>
      </w:r>
      <w:r>
        <w:rPr>
          <w:rFonts w:hint="eastAsia"/>
        </w:rPr>
        <w:t>1440</w:t>
      </w:r>
      <w:r>
        <w:rPr>
          <w:rFonts w:hint="eastAsia"/>
        </w:rPr>
        <w:t>。</w:t>
      </w:r>
    </w:p>
    <w:p w14:paraId="7F4BA0FC" w14:textId="77777777" w:rsidR="00000000" w:rsidRDefault="00000000">
      <w:pPr>
        <w:pStyle w:val="a9"/>
        <w:numPr>
          <w:ilvl w:val="0"/>
          <w:numId w:val="225"/>
        </w:numPr>
        <w:ind w:start="0pt" w:firstLineChars="200" w:firstLine="24pt"/>
        <w:rPr>
          <w:rFonts w:hint="eastAsia"/>
        </w:rPr>
      </w:pPr>
      <w:r>
        <w:rPr>
          <w:rFonts w:hint="eastAsia"/>
        </w:rPr>
        <w:t>刷新率应不低于</w:t>
      </w:r>
      <w:r>
        <w:rPr>
          <w:rFonts w:hint="eastAsia"/>
        </w:rPr>
        <w:t>75Hz</w:t>
      </w:r>
      <w:r>
        <w:rPr>
          <w:rFonts w:hint="eastAsia"/>
        </w:rPr>
        <w:t>（</w:t>
      </w:r>
      <w:r>
        <w:rPr>
          <w:rFonts w:hint="eastAsia"/>
        </w:rPr>
        <w:t>max</w:t>
      </w:r>
      <w:r>
        <w:rPr>
          <w:rFonts w:hint="eastAsia"/>
        </w:rPr>
        <w:t>）。</w:t>
      </w:r>
    </w:p>
    <w:p w14:paraId="136BDC2F" w14:textId="77777777" w:rsidR="00000000" w:rsidRDefault="00000000">
      <w:pPr>
        <w:pStyle w:val="a9"/>
        <w:numPr>
          <w:ilvl w:val="0"/>
          <w:numId w:val="225"/>
        </w:numPr>
        <w:ind w:start="0pt" w:firstLineChars="200" w:firstLine="24pt"/>
        <w:rPr>
          <w:rFonts w:hint="eastAsia"/>
        </w:rPr>
      </w:pPr>
      <w:r>
        <w:rPr>
          <w:rFonts w:hint="eastAsia"/>
        </w:rPr>
        <w:t>面板尺寸应不小于</w:t>
      </w:r>
      <w:r>
        <w:rPr>
          <w:rFonts w:hint="eastAsia"/>
        </w:rPr>
        <w:t>23.8</w:t>
      </w:r>
      <w:r>
        <w:rPr>
          <w:rFonts w:hint="eastAsia"/>
        </w:rPr>
        <w:t>。</w:t>
      </w:r>
    </w:p>
    <w:p w14:paraId="2BEABBA3" w14:textId="77777777" w:rsidR="00000000" w:rsidRDefault="00000000">
      <w:pPr>
        <w:pStyle w:val="a9"/>
        <w:numPr>
          <w:ilvl w:val="0"/>
          <w:numId w:val="225"/>
        </w:numPr>
        <w:ind w:start="0pt" w:firstLineChars="200" w:firstLine="24pt"/>
        <w:rPr>
          <w:rFonts w:hint="eastAsia"/>
        </w:rPr>
      </w:pPr>
      <w:r>
        <w:rPr>
          <w:rFonts w:hint="eastAsia"/>
        </w:rPr>
        <w:t>面板类型：</w:t>
      </w:r>
      <w:r>
        <w:rPr>
          <w:rFonts w:hint="eastAsia"/>
        </w:rPr>
        <w:t>IPS</w:t>
      </w:r>
      <w:r>
        <w:rPr>
          <w:rFonts w:hint="eastAsia"/>
        </w:rPr>
        <w:t>。</w:t>
      </w:r>
    </w:p>
    <w:p w14:paraId="672D1768" w14:textId="77777777" w:rsidR="00000000" w:rsidRDefault="00000000">
      <w:pPr>
        <w:pStyle w:val="a9"/>
        <w:numPr>
          <w:ilvl w:val="0"/>
          <w:numId w:val="225"/>
        </w:numPr>
        <w:ind w:start="0pt" w:firstLineChars="200" w:firstLine="24pt"/>
        <w:rPr>
          <w:rFonts w:hint="eastAsia"/>
        </w:rPr>
      </w:pPr>
      <w:r>
        <w:rPr>
          <w:rFonts w:hint="eastAsia"/>
        </w:rPr>
        <w:t>屏幕比例：</w:t>
      </w:r>
      <w:r>
        <w:rPr>
          <w:rFonts w:hint="eastAsia"/>
        </w:rPr>
        <w:t>16:9</w:t>
      </w:r>
      <w:r>
        <w:rPr>
          <w:rFonts w:hint="eastAsia"/>
        </w:rPr>
        <w:t>。</w:t>
      </w:r>
    </w:p>
    <w:p w14:paraId="47E7DDA7" w14:textId="77777777" w:rsidR="00000000" w:rsidRDefault="00000000">
      <w:pPr>
        <w:pStyle w:val="a9"/>
        <w:numPr>
          <w:ilvl w:val="0"/>
          <w:numId w:val="225"/>
        </w:numPr>
        <w:ind w:start="0pt" w:firstLineChars="200" w:firstLine="24pt"/>
        <w:rPr>
          <w:rFonts w:hint="eastAsia"/>
        </w:rPr>
      </w:pPr>
      <w:r>
        <w:rPr>
          <w:rFonts w:hint="eastAsia"/>
        </w:rPr>
        <w:t>对比度应不低于</w:t>
      </w:r>
      <w:r>
        <w:rPr>
          <w:rFonts w:hint="eastAsia"/>
        </w:rPr>
        <w:t>1000:1</w:t>
      </w:r>
      <w:r>
        <w:rPr>
          <w:rFonts w:hint="eastAsia"/>
        </w:rPr>
        <w:t>。</w:t>
      </w:r>
    </w:p>
    <w:p w14:paraId="252F2696" w14:textId="77777777" w:rsidR="00000000" w:rsidRDefault="00000000">
      <w:pPr>
        <w:pStyle w:val="a9"/>
        <w:numPr>
          <w:ilvl w:val="0"/>
          <w:numId w:val="225"/>
        </w:numPr>
        <w:ind w:start="0pt" w:firstLineChars="200" w:firstLine="24pt"/>
        <w:rPr>
          <w:rFonts w:hint="eastAsia"/>
        </w:rPr>
      </w:pPr>
      <w:r>
        <w:rPr>
          <w:rFonts w:hint="eastAsia"/>
        </w:rPr>
        <w:t>响应时间应不高于</w:t>
      </w:r>
      <w:r>
        <w:rPr>
          <w:rFonts w:hint="eastAsia"/>
        </w:rPr>
        <w:t>5ms</w:t>
      </w:r>
      <w:r>
        <w:rPr>
          <w:rFonts w:hint="eastAsia"/>
        </w:rPr>
        <w:t>。</w:t>
      </w:r>
    </w:p>
    <w:p w14:paraId="1CE816F2" w14:textId="77777777" w:rsidR="00000000" w:rsidRDefault="00000000">
      <w:pPr>
        <w:pStyle w:val="a9"/>
        <w:numPr>
          <w:ilvl w:val="0"/>
          <w:numId w:val="225"/>
        </w:numPr>
        <w:ind w:start="0pt" w:firstLineChars="200" w:firstLine="24pt"/>
        <w:rPr>
          <w:rFonts w:hint="eastAsia"/>
        </w:rPr>
      </w:pPr>
      <w:r>
        <w:rPr>
          <w:rFonts w:hint="eastAsia"/>
        </w:rPr>
        <w:t>亮度：</w:t>
      </w:r>
      <w:r>
        <w:rPr>
          <w:rFonts w:hint="eastAsia"/>
        </w:rPr>
        <w:t>250cd/m</w:t>
      </w:r>
      <w:r>
        <w:rPr>
          <w:rFonts w:hint="eastAsia"/>
          <w:vertAlign w:val="superscript"/>
        </w:rPr>
        <w:t>2</w:t>
      </w:r>
      <w:r>
        <w:rPr>
          <w:rFonts w:hint="eastAsia"/>
        </w:rPr>
        <w:t>。</w:t>
      </w:r>
    </w:p>
    <w:p w14:paraId="0EC4FC36" w14:textId="77777777" w:rsidR="00000000" w:rsidRDefault="00000000">
      <w:pPr>
        <w:pStyle w:val="a9"/>
        <w:numPr>
          <w:ilvl w:val="0"/>
          <w:numId w:val="225"/>
        </w:numPr>
        <w:ind w:start="0pt" w:firstLineChars="200" w:firstLine="24pt"/>
        <w:rPr>
          <w:rFonts w:hint="eastAsia"/>
        </w:rPr>
      </w:pPr>
      <w:r>
        <w:rPr>
          <w:rFonts w:hint="eastAsia"/>
        </w:rPr>
        <w:t>接口应至少包括</w:t>
      </w:r>
      <w:r>
        <w:rPr>
          <w:rFonts w:hint="eastAsia"/>
        </w:rPr>
        <w:t>1</w:t>
      </w:r>
      <w:r>
        <w:rPr>
          <w:rFonts w:hint="eastAsia"/>
        </w:rPr>
        <w:t>×</w:t>
      </w:r>
      <w:r>
        <w:rPr>
          <w:rFonts w:hint="eastAsia"/>
        </w:rPr>
        <w:t>HDMI2.1</w:t>
      </w:r>
      <w:r>
        <w:rPr>
          <w:rFonts w:hint="eastAsia"/>
        </w:rPr>
        <w:t>，</w:t>
      </w:r>
      <w:r>
        <w:rPr>
          <w:rFonts w:hint="eastAsia"/>
        </w:rPr>
        <w:t>1</w:t>
      </w:r>
      <w:r>
        <w:rPr>
          <w:rFonts w:hint="eastAsia"/>
        </w:rPr>
        <w:t>×</w:t>
      </w:r>
      <w:r>
        <w:rPr>
          <w:rFonts w:hint="eastAsia"/>
        </w:rPr>
        <w:t>DP1.4</w:t>
      </w:r>
      <w:r>
        <w:rPr>
          <w:rFonts w:hint="eastAsia"/>
        </w:rPr>
        <w:t>，</w:t>
      </w:r>
      <w:r>
        <w:rPr>
          <w:rFonts w:hint="eastAsia"/>
        </w:rPr>
        <w:t>1</w:t>
      </w:r>
      <w:r>
        <w:rPr>
          <w:rFonts w:hint="eastAsia"/>
        </w:rPr>
        <w:t>×</w:t>
      </w:r>
      <w:r>
        <w:rPr>
          <w:rFonts w:hint="eastAsia"/>
        </w:rPr>
        <w:t>Type-c(65W)</w:t>
      </w:r>
      <w:r>
        <w:rPr>
          <w:rFonts w:hint="eastAsia"/>
        </w:rPr>
        <w:t>。</w:t>
      </w:r>
    </w:p>
    <w:p w14:paraId="360C633B" w14:textId="77777777" w:rsidR="00000000" w:rsidRDefault="00000000">
      <w:pPr>
        <w:pStyle w:val="a9"/>
        <w:numPr>
          <w:ilvl w:val="0"/>
          <w:numId w:val="222"/>
        </w:numPr>
        <w:ind w:start="0pt" w:firstLineChars="200" w:firstLine="24pt"/>
        <w:rPr>
          <w:rFonts w:hint="eastAsia"/>
        </w:rPr>
      </w:pPr>
      <w:r>
        <w:rPr>
          <w:rFonts w:hint="eastAsia"/>
        </w:rPr>
        <w:t>智慧屏</w:t>
      </w:r>
    </w:p>
    <w:p w14:paraId="1447B071" w14:textId="77777777" w:rsidR="00000000" w:rsidRDefault="00000000">
      <w:pPr>
        <w:pStyle w:val="a9"/>
        <w:ind w:firstLineChars="200" w:firstLine="24pt"/>
        <w:rPr>
          <w:rFonts w:hint="eastAsia"/>
        </w:rPr>
      </w:pPr>
      <w:r>
        <w:rPr>
          <w:rFonts w:hint="eastAsia"/>
        </w:rPr>
        <w:t>提供</w:t>
      </w:r>
      <w:r>
        <w:rPr>
          <w:rFonts w:hint="eastAsia"/>
        </w:rPr>
        <w:t>2</w:t>
      </w:r>
      <w:r>
        <w:rPr>
          <w:rFonts w:hint="eastAsia"/>
        </w:rPr>
        <w:t>台智慧屏，应支持在集控大厅进行展示使用以及后期日常的会议办公使用，其主要技术指标应不低于要求。</w:t>
      </w:r>
    </w:p>
    <w:p w14:paraId="1D48A902" w14:textId="77777777" w:rsidR="00000000" w:rsidRDefault="00000000">
      <w:pPr>
        <w:pStyle w:val="a9"/>
        <w:numPr>
          <w:ilvl w:val="0"/>
          <w:numId w:val="226"/>
        </w:numPr>
        <w:ind w:start="0pt" w:firstLineChars="200" w:firstLine="24pt"/>
        <w:rPr>
          <w:rFonts w:hint="eastAsia"/>
        </w:rPr>
      </w:pPr>
      <w:r>
        <w:rPr>
          <w:rFonts w:hint="eastAsia"/>
        </w:rPr>
        <w:t>屏幕尺寸应不小于</w:t>
      </w:r>
      <w:r>
        <w:rPr>
          <w:rFonts w:hint="eastAsia"/>
        </w:rPr>
        <w:t>86</w:t>
      </w:r>
      <w:r>
        <w:rPr>
          <w:rFonts w:hint="eastAsia"/>
        </w:rPr>
        <w:t>英寸</w:t>
      </w:r>
      <w:r>
        <w:rPr>
          <w:rFonts w:hint="eastAsia"/>
        </w:rPr>
        <w:t xml:space="preserve"> </w:t>
      </w:r>
      <w:r>
        <w:rPr>
          <w:rFonts w:hint="eastAsia"/>
        </w:rPr>
        <w:t>分辨率应不低于</w:t>
      </w:r>
      <w:r>
        <w:rPr>
          <w:rFonts w:hint="eastAsia"/>
        </w:rPr>
        <w:t>4K</w:t>
      </w:r>
      <w:r>
        <w:rPr>
          <w:rFonts w:hint="eastAsia"/>
        </w:rPr>
        <w:t>。</w:t>
      </w:r>
      <w:r>
        <w:rPr>
          <w:rFonts w:hint="eastAsia"/>
        </w:rPr>
        <w:t xml:space="preserve"> </w:t>
      </w:r>
    </w:p>
    <w:p w14:paraId="07886FEC" w14:textId="77777777" w:rsidR="00000000" w:rsidRDefault="00000000">
      <w:pPr>
        <w:pStyle w:val="a9"/>
        <w:numPr>
          <w:ilvl w:val="0"/>
          <w:numId w:val="226"/>
        </w:numPr>
        <w:ind w:start="0pt" w:firstLineChars="200" w:firstLine="24pt"/>
        <w:rPr>
          <w:rFonts w:hint="eastAsia"/>
        </w:rPr>
      </w:pPr>
      <w:r>
        <w:rPr>
          <w:rFonts w:hint="eastAsia"/>
        </w:rPr>
        <w:t>触摸屏类型：红外触摸。</w:t>
      </w:r>
    </w:p>
    <w:p w14:paraId="183A5B12" w14:textId="77777777" w:rsidR="00000000" w:rsidRDefault="00000000">
      <w:pPr>
        <w:pStyle w:val="a9"/>
        <w:numPr>
          <w:ilvl w:val="0"/>
          <w:numId w:val="226"/>
        </w:numPr>
        <w:ind w:start="0pt" w:firstLineChars="200" w:firstLine="24pt"/>
        <w:rPr>
          <w:rFonts w:hint="eastAsia"/>
        </w:rPr>
      </w:pPr>
      <w:r>
        <w:rPr>
          <w:rFonts w:hint="eastAsia"/>
        </w:rPr>
        <w:t>特性：内置蓝牙，内置摄像头，内置</w:t>
      </w:r>
      <w:r>
        <w:rPr>
          <w:rFonts w:hint="eastAsia"/>
        </w:rPr>
        <w:t>Wi-Fi</w:t>
      </w:r>
      <w:r>
        <w:rPr>
          <w:rFonts w:hint="eastAsia"/>
        </w:rPr>
        <w:t>，内置麦克风</w:t>
      </w:r>
      <w:r>
        <w:rPr>
          <w:rFonts w:hint="eastAsia"/>
        </w:rPr>
        <w:t xml:space="preserve"> </w:t>
      </w:r>
      <w:r>
        <w:rPr>
          <w:rFonts w:hint="eastAsia"/>
        </w:rPr>
        <w:t>，内置扬声器。</w:t>
      </w:r>
    </w:p>
    <w:p w14:paraId="11C48D12" w14:textId="77777777" w:rsidR="00000000" w:rsidRDefault="00000000">
      <w:pPr>
        <w:pStyle w:val="a9"/>
        <w:numPr>
          <w:ilvl w:val="0"/>
          <w:numId w:val="226"/>
        </w:numPr>
        <w:ind w:start="0pt" w:firstLineChars="200" w:firstLine="24pt"/>
        <w:rPr>
          <w:rFonts w:hint="eastAsia"/>
        </w:rPr>
      </w:pPr>
      <w:r>
        <w:rPr>
          <w:rFonts w:hint="eastAsia"/>
        </w:rPr>
        <w:t>拾音距离：应不低于</w:t>
      </w:r>
      <w:r>
        <w:rPr>
          <w:rFonts w:hint="eastAsia"/>
        </w:rPr>
        <w:t>8</w:t>
      </w:r>
      <w:r>
        <w:rPr>
          <w:rFonts w:hint="eastAsia"/>
        </w:rPr>
        <w:t>米。</w:t>
      </w:r>
    </w:p>
    <w:p w14:paraId="3C64A29D" w14:textId="77777777" w:rsidR="00000000" w:rsidRDefault="00000000">
      <w:pPr>
        <w:pStyle w:val="a9"/>
        <w:numPr>
          <w:ilvl w:val="0"/>
          <w:numId w:val="226"/>
        </w:numPr>
        <w:ind w:start="0pt" w:firstLineChars="200" w:firstLine="24pt"/>
        <w:rPr>
          <w:rFonts w:hint="eastAsia"/>
        </w:rPr>
      </w:pPr>
      <w:r>
        <w:rPr>
          <w:rFonts w:hint="eastAsia"/>
        </w:rPr>
        <w:t>摄像头数量：应不少于</w:t>
      </w:r>
      <w:r>
        <w:rPr>
          <w:rFonts w:hint="eastAsia"/>
        </w:rPr>
        <w:t>1</w:t>
      </w:r>
      <w:r>
        <w:rPr>
          <w:rFonts w:hint="eastAsia"/>
        </w:rPr>
        <w:t>个。</w:t>
      </w:r>
    </w:p>
    <w:p w14:paraId="7BBF27EA" w14:textId="77777777" w:rsidR="00000000" w:rsidRDefault="00000000">
      <w:pPr>
        <w:pStyle w:val="a9"/>
        <w:numPr>
          <w:ilvl w:val="0"/>
          <w:numId w:val="226"/>
        </w:numPr>
        <w:ind w:start="0pt" w:firstLineChars="200" w:firstLine="24pt"/>
        <w:rPr>
          <w:rFonts w:hint="eastAsia"/>
        </w:rPr>
      </w:pPr>
      <w:r>
        <w:rPr>
          <w:rFonts w:hint="eastAsia"/>
        </w:rPr>
        <w:lastRenderedPageBreak/>
        <w:t>麦克风数量：应不少于</w:t>
      </w:r>
      <w:r>
        <w:rPr>
          <w:rFonts w:hint="eastAsia"/>
        </w:rPr>
        <w:t>6</w:t>
      </w:r>
      <w:r>
        <w:rPr>
          <w:rFonts w:hint="eastAsia"/>
        </w:rPr>
        <w:t>阵列。</w:t>
      </w:r>
    </w:p>
    <w:p w14:paraId="6F6B35C4" w14:textId="77777777" w:rsidR="00000000" w:rsidRDefault="00000000">
      <w:pPr>
        <w:pStyle w:val="a9"/>
        <w:numPr>
          <w:ilvl w:val="0"/>
          <w:numId w:val="222"/>
        </w:numPr>
        <w:ind w:start="0pt" w:firstLineChars="200" w:firstLine="24pt"/>
        <w:rPr>
          <w:rFonts w:hint="eastAsia"/>
        </w:rPr>
      </w:pPr>
      <w:r>
        <w:rPr>
          <w:rFonts w:hint="eastAsia"/>
        </w:rPr>
        <w:t>语音交互终端</w:t>
      </w:r>
    </w:p>
    <w:p w14:paraId="7EFA807C" w14:textId="77777777" w:rsidR="00000000" w:rsidRDefault="00000000">
      <w:pPr>
        <w:pStyle w:val="a9"/>
        <w:ind w:firstLineChars="200" w:firstLine="24pt"/>
        <w:rPr>
          <w:rFonts w:hint="eastAsia"/>
        </w:rPr>
      </w:pPr>
      <w:r>
        <w:rPr>
          <w:rFonts w:hint="eastAsia"/>
        </w:rPr>
        <w:t>提供</w:t>
      </w:r>
      <w:r>
        <w:rPr>
          <w:rFonts w:hint="eastAsia"/>
        </w:rPr>
        <w:t>2</w:t>
      </w:r>
      <w:r>
        <w:rPr>
          <w:rFonts w:hint="eastAsia"/>
        </w:rPr>
        <w:t>套语音交互终端，应支持部署在海上风电场站的集控大厅，联合大屏进行语音交互，其主要技术指标应不低于要求。</w:t>
      </w:r>
    </w:p>
    <w:p w14:paraId="6B1FFE9E" w14:textId="77777777" w:rsidR="00000000" w:rsidRDefault="00000000">
      <w:pPr>
        <w:pStyle w:val="a9"/>
        <w:numPr>
          <w:ilvl w:val="0"/>
          <w:numId w:val="227"/>
        </w:numPr>
        <w:ind w:start="0pt" w:firstLineChars="200" w:firstLine="24pt"/>
        <w:rPr>
          <w:rFonts w:hint="eastAsia"/>
        </w:rPr>
      </w:pPr>
      <w:r>
        <w:rPr>
          <w:rFonts w:hint="eastAsia"/>
        </w:rPr>
        <w:t>功能：双喇叭低音振膜</w:t>
      </w:r>
      <w:r>
        <w:rPr>
          <w:rFonts w:hint="eastAsia"/>
        </w:rPr>
        <w:t>AI</w:t>
      </w:r>
      <w:r>
        <w:rPr>
          <w:rFonts w:hint="eastAsia"/>
        </w:rPr>
        <w:t>智能；语音交互功能，环绕式音效。</w:t>
      </w:r>
    </w:p>
    <w:p w14:paraId="4577F10E" w14:textId="77777777" w:rsidR="00000000" w:rsidRDefault="00000000">
      <w:pPr>
        <w:pStyle w:val="a9"/>
        <w:numPr>
          <w:ilvl w:val="0"/>
          <w:numId w:val="227"/>
        </w:numPr>
        <w:ind w:start="0pt" w:firstLineChars="200" w:firstLine="24pt"/>
        <w:rPr>
          <w:rFonts w:hint="eastAsia"/>
        </w:rPr>
      </w:pPr>
      <w:r>
        <w:rPr>
          <w:rFonts w:hint="eastAsia"/>
        </w:rPr>
        <w:t>连接方式：</w:t>
      </w:r>
      <w:r>
        <w:rPr>
          <w:rFonts w:hint="eastAsia"/>
        </w:rPr>
        <w:t>USB Wi-Fi</w:t>
      </w:r>
      <w:r>
        <w:rPr>
          <w:rFonts w:hint="eastAsia"/>
        </w:rPr>
        <w:t>连接</w:t>
      </w:r>
      <w:r>
        <w:rPr>
          <w:rFonts w:hint="eastAsia"/>
        </w:rPr>
        <w:t xml:space="preserve"> </w:t>
      </w:r>
      <w:r>
        <w:rPr>
          <w:rFonts w:hint="eastAsia"/>
        </w:rPr>
        <w:t>蓝牙连接。</w:t>
      </w:r>
    </w:p>
    <w:p w14:paraId="25677117" w14:textId="77777777" w:rsidR="00000000" w:rsidRDefault="00000000">
      <w:pPr>
        <w:pStyle w:val="a9"/>
        <w:numPr>
          <w:ilvl w:val="0"/>
          <w:numId w:val="227"/>
        </w:numPr>
        <w:ind w:start="0pt" w:firstLineChars="200" w:firstLine="24pt"/>
        <w:rPr>
          <w:rFonts w:hint="eastAsia"/>
        </w:rPr>
      </w:pPr>
      <w:r>
        <w:rPr>
          <w:rFonts w:hint="eastAsia"/>
        </w:rPr>
        <w:t>喇叭单元：双喇叭。</w:t>
      </w:r>
    </w:p>
    <w:p w14:paraId="0C6A5261" w14:textId="77777777" w:rsidR="00000000" w:rsidRDefault="00000000">
      <w:pPr>
        <w:pStyle w:val="a9"/>
        <w:numPr>
          <w:ilvl w:val="0"/>
          <w:numId w:val="222"/>
        </w:numPr>
        <w:ind w:start="0pt" w:firstLineChars="200" w:firstLine="24pt"/>
        <w:rPr>
          <w:rFonts w:hint="eastAsia"/>
        </w:rPr>
      </w:pPr>
      <w:r>
        <w:rPr>
          <w:rFonts w:hint="eastAsia"/>
        </w:rPr>
        <w:t>数字人立式大屏</w:t>
      </w:r>
    </w:p>
    <w:p w14:paraId="65E7109A" w14:textId="77777777" w:rsidR="00000000" w:rsidRDefault="00000000">
      <w:pPr>
        <w:pStyle w:val="a9"/>
        <w:ind w:firstLineChars="200" w:firstLine="24pt"/>
        <w:rPr>
          <w:rFonts w:hint="eastAsia"/>
        </w:rPr>
      </w:pPr>
      <w:r>
        <w:rPr>
          <w:rFonts w:hint="eastAsia"/>
        </w:rPr>
        <w:t>提供</w:t>
      </w:r>
      <w:r>
        <w:rPr>
          <w:rFonts w:hint="eastAsia"/>
        </w:rPr>
        <w:t>1</w:t>
      </w:r>
      <w:r>
        <w:rPr>
          <w:rFonts w:hint="eastAsia"/>
        </w:rPr>
        <w:t>个数字人立式大屏，应支持部署在海上风电场站的集控大厅，具备对接大模型能力，进行大厅的演示和答疑，其主要技术指标应不低于要求。</w:t>
      </w:r>
    </w:p>
    <w:p w14:paraId="6C74DB14" w14:textId="77777777" w:rsidR="00000000" w:rsidRDefault="00000000">
      <w:pPr>
        <w:pStyle w:val="a9"/>
        <w:numPr>
          <w:ilvl w:val="0"/>
          <w:numId w:val="228"/>
        </w:numPr>
        <w:ind w:start="0pt" w:firstLineChars="200" w:firstLine="24pt"/>
        <w:rPr>
          <w:rFonts w:hint="eastAsia"/>
        </w:rPr>
      </w:pPr>
      <w:r>
        <w:rPr>
          <w:rFonts w:hint="eastAsia"/>
        </w:rPr>
        <w:t>应支持提供智能交互中数字分身动作根据数字分身拍摄形象训练生成，唇形和文字声音匹配，数字分身和背景融合自然，清晰度应不低于</w:t>
      </w:r>
      <w:r>
        <w:rPr>
          <w:rFonts w:hint="eastAsia"/>
        </w:rPr>
        <w:t>1080p</w:t>
      </w:r>
      <w:r>
        <w:rPr>
          <w:rFonts w:hint="eastAsia"/>
        </w:rPr>
        <w:t>。</w:t>
      </w:r>
    </w:p>
    <w:p w14:paraId="5A058720" w14:textId="77777777" w:rsidR="00000000" w:rsidRDefault="00000000">
      <w:pPr>
        <w:pStyle w:val="a9"/>
        <w:numPr>
          <w:ilvl w:val="0"/>
          <w:numId w:val="228"/>
        </w:numPr>
        <w:ind w:start="0pt" w:firstLineChars="200" w:firstLine="24pt"/>
        <w:rPr>
          <w:rFonts w:hint="eastAsia"/>
        </w:rPr>
      </w:pPr>
      <w:r>
        <w:rPr>
          <w:rFonts w:hint="eastAsia"/>
        </w:rPr>
        <w:t>提供智能交互能力，应支持后台提供多种知识库配置，应支持配置中英双语。</w:t>
      </w:r>
    </w:p>
    <w:p w14:paraId="211DB004" w14:textId="77777777" w:rsidR="00000000" w:rsidRDefault="00000000">
      <w:pPr>
        <w:pStyle w:val="a9"/>
        <w:numPr>
          <w:ilvl w:val="0"/>
          <w:numId w:val="228"/>
        </w:numPr>
        <w:ind w:start="0pt" w:firstLineChars="200" w:firstLine="24pt"/>
        <w:rPr>
          <w:rFonts w:hint="eastAsia"/>
        </w:rPr>
      </w:pPr>
      <w:r>
        <w:rPr>
          <w:rFonts w:hint="eastAsia"/>
        </w:rPr>
        <w:t>应支持基于已有训练数字分身形象模型和声音模型，结合知识库，可与用户进行实时对话。</w:t>
      </w:r>
    </w:p>
    <w:p w14:paraId="0AF657AF" w14:textId="77777777" w:rsidR="00000000" w:rsidRDefault="00000000">
      <w:pPr>
        <w:pStyle w:val="a9"/>
        <w:numPr>
          <w:ilvl w:val="0"/>
          <w:numId w:val="222"/>
        </w:numPr>
        <w:ind w:start="0pt" w:firstLineChars="200" w:firstLine="24pt"/>
        <w:rPr>
          <w:rFonts w:hint="eastAsia"/>
        </w:rPr>
      </w:pPr>
      <w:r>
        <w:rPr>
          <w:rFonts w:hint="eastAsia"/>
        </w:rPr>
        <w:t>移动运维平板</w:t>
      </w:r>
    </w:p>
    <w:p w14:paraId="278E79F7" w14:textId="77777777" w:rsidR="00000000" w:rsidRDefault="00000000">
      <w:pPr>
        <w:pStyle w:val="a9"/>
        <w:ind w:firstLineChars="200" w:firstLine="24pt"/>
        <w:rPr>
          <w:rFonts w:hint="eastAsia"/>
        </w:rPr>
      </w:pPr>
      <w:r>
        <w:rPr>
          <w:rFonts w:hint="eastAsia"/>
        </w:rPr>
        <w:t>提供</w:t>
      </w:r>
      <w:r>
        <w:rPr>
          <w:rFonts w:hint="eastAsia"/>
        </w:rPr>
        <w:t>4</w:t>
      </w:r>
      <w:r>
        <w:rPr>
          <w:rFonts w:hint="eastAsia"/>
        </w:rPr>
        <w:t>台移动运维平板，其主要技术指标应不低于要求：</w:t>
      </w:r>
    </w:p>
    <w:p w14:paraId="1FE9C4B6" w14:textId="77777777" w:rsidR="00000000" w:rsidRDefault="00000000">
      <w:pPr>
        <w:pStyle w:val="a9"/>
        <w:numPr>
          <w:ilvl w:val="0"/>
          <w:numId w:val="229"/>
        </w:numPr>
        <w:ind w:start="0pt" w:firstLineChars="200" w:firstLine="24pt"/>
        <w:rPr>
          <w:rFonts w:hint="eastAsia"/>
        </w:rPr>
      </w:pPr>
      <w:r>
        <w:rPr>
          <w:rFonts w:hint="eastAsia"/>
        </w:rPr>
        <w:t>CPU</w:t>
      </w:r>
      <w:r>
        <w:rPr>
          <w:rFonts w:hint="eastAsia"/>
        </w:rPr>
        <w:t>：单颗</w:t>
      </w:r>
      <w:r>
        <w:rPr>
          <w:rFonts w:hint="eastAsia"/>
        </w:rPr>
        <w:t>CPU</w:t>
      </w:r>
      <w:r>
        <w:rPr>
          <w:rFonts w:hint="eastAsia"/>
        </w:rPr>
        <w:t>核心数应不低于</w:t>
      </w:r>
      <w:r>
        <w:rPr>
          <w:rFonts w:hint="eastAsia"/>
        </w:rPr>
        <w:t>8</w:t>
      </w:r>
      <w:r>
        <w:rPr>
          <w:rFonts w:hint="eastAsia"/>
        </w:rPr>
        <w:t>核，主频应不低于</w:t>
      </w:r>
      <w:r>
        <w:rPr>
          <w:rFonts w:hint="eastAsia"/>
        </w:rPr>
        <w:t>2.4GHz</w:t>
      </w:r>
      <w:r>
        <w:rPr>
          <w:rFonts w:hint="eastAsia"/>
        </w:rPr>
        <w:t>；</w:t>
      </w:r>
      <w:r>
        <w:rPr>
          <w:rFonts w:hint="eastAsia"/>
        </w:rPr>
        <w:t>CPU</w:t>
      </w:r>
      <w:r>
        <w:rPr>
          <w:rFonts w:hint="eastAsia"/>
        </w:rPr>
        <w:t>产品系列≥</w:t>
      </w:r>
      <w:r>
        <w:rPr>
          <w:rFonts w:hint="eastAsia"/>
        </w:rPr>
        <w:t>N-1</w:t>
      </w:r>
      <w:r>
        <w:rPr>
          <w:rFonts w:hint="eastAsia"/>
        </w:rPr>
        <w:t>代（</w:t>
      </w:r>
      <w:r>
        <w:rPr>
          <w:rFonts w:hint="eastAsia"/>
        </w:rPr>
        <w:t>N</w:t>
      </w:r>
      <w:r>
        <w:rPr>
          <w:rFonts w:hint="eastAsia"/>
        </w:rPr>
        <w:t>为</w:t>
      </w:r>
      <w:r>
        <w:rPr>
          <w:rFonts w:hint="eastAsia"/>
        </w:rPr>
        <w:t>CPU</w:t>
      </w:r>
      <w:r>
        <w:rPr>
          <w:rFonts w:hint="eastAsia"/>
        </w:rPr>
        <w:t>所属厂家最新代系列产品）。</w:t>
      </w:r>
    </w:p>
    <w:p w14:paraId="662C34A2" w14:textId="77777777" w:rsidR="00000000" w:rsidRDefault="00000000">
      <w:pPr>
        <w:pStyle w:val="a9"/>
        <w:numPr>
          <w:ilvl w:val="0"/>
          <w:numId w:val="229"/>
        </w:numPr>
        <w:ind w:start="0pt" w:firstLineChars="200" w:firstLine="24pt"/>
        <w:rPr>
          <w:rFonts w:hint="eastAsia"/>
        </w:rPr>
      </w:pPr>
      <w:r>
        <w:rPr>
          <w:rFonts w:hint="eastAsia"/>
        </w:rPr>
        <w:t>运行内存：应不低于</w:t>
      </w:r>
      <w:r>
        <w:rPr>
          <w:rFonts w:hint="eastAsia"/>
        </w:rPr>
        <w:t>32GB</w:t>
      </w:r>
      <w:r>
        <w:rPr>
          <w:rFonts w:hint="eastAsia"/>
        </w:rPr>
        <w:t>。</w:t>
      </w:r>
    </w:p>
    <w:p w14:paraId="48EC25BC" w14:textId="77777777" w:rsidR="00000000" w:rsidRDefault="00000000">
      <w:pPr>
        <w:pStyle w:val="a9"/>
        <w:numPr>
          <w:ilvl w:val="0"/>
          <w:numId w:val="229"/>
        </w:numPr>
        <w:ind w:start="0pt" w:firstLineChars="200" w:firstLine="24pt"/>
        <w:rPr>
          <w:rFonts w:hint="eastAsia"/>
        </w:rPr>
      </w:pPr>
      <w:r>
        <w:rPr>
          <w:rFonts w:hint="eastAsia"/>
        </w:rPr>
        <w:t>硬盘容量：应不低于</w:t>
      </w:r>
      <w:r>
        <w:rPr>
          <w:rFonts w:hint="eastAsia"/>
        </w:rPr>
        <w:t>1TB</w:t>
      </w:r>
      <w:r>
        <w:rPr>
          <w:rFonts w:hint="eastAsia"/>
        </w:rPr>
        <w:t>。</w:t>
      </w:r>
    </w:p>
    <w:p w14:paraId="267072F1" w14:textId="77777777" w:rsidR="00000000" w:rsidRDefault="00000000">
      <w:pPr>
        <w:pStyle w:val="a9"/>
        <w:numPr>
          <w:ilvl w:val="0"/>
          <w:numId w:val="229"/>
        </w:numPr>
        <w:ind w:start="0pt" w:firstLineChars="200" w:firstLine="24pt"/>
        <w:rPr>
          <w:rFonts w:hint="eastAsia"/>
        </w:rPr>
      </w:pPr>
      <w:r>
        <w:rPr>
          <w:rFonts w:hint="eastAsia"/>
        </w:rPr>
        <w:t>屏幕：应不小于</w:t>
      </w:r>
      <w:r>
        <w:rPr>
          <w:rFonts w:hint="eastAsia"/>
        </w:rPr>
        <w:t>11</w:t>
      </w:r>
      <w:r>
        <w:rPr>
          <w:rFonts w:hint="eastAsia"/>
        </w:rPr>
        <w:t>英寸，屏幕分辨率应不低于</w:t>
      </w:r>
      <w:r>
        <w:rPr>
          <w:rFonts w:hint="eastAsia"/>
        </w:rPr>
        <w:t>2560*1664</w:t>
      </w:r>
      <w:r>
        <w:rPr>
          <w:rFonts w:hint="eastAsia"/>
        </w:rPr>
        <w:t>。</w:t>
      </w:r>
    </w:p>
    <w:p w14:paraId="42F652A1" w14:textId="77777777" w:rsidR="00000000" w:rsidRDefault="00000000">
      <w:pPr>
        <w:pStyle w:val="a9"/>
        <w:numPr>
          <w:ilvl w:val="0"/>
          <w:numId w:val="229"/>
        </w:numPr>
        <w:ind w:start="0pt" w:firstLineChars="200" w:firstLine="24pt"/>
        <w:rPr>
          <w:rFonts w:hint="eastAsia"/>
        </w:rPr>
      </w:pPr>
      <w:r>
        <w:rPr>
          <w:rFonts w:hint="eastAsia"/>
        </w:rPr>
        <w:t>电池：应不小于</w:t>
      </w:r>
      <w:r>
        <w:rPr>
          <w:rFonts w:hint="eastAsia"/>
        </w:rPr>
        <w:t>70Wh</w:t>
      </w:r>
      <w:r>
        <w:rPr>
          <w:rFonts w:hint="eastAsia"/>
        </w:rPr>
        <w:t>，应支持不低于</w:t>
      </w:r>
      <w:r>
        <w:rPr>
          <w:rFonts w:hint="eastAsia"/>
        </w:rPr>
        <w:t>100W</w:t>
      </w:r>
      <w:r>
        <w:rPr>
          <w:rFonts w:hint="eastAsia"/>
        </w:rPr>
        <w:t>快充。</w:t>
      </w:r>
    </w:p>
    <w:p w14:paraId="7ECCC479" w14:textId="77777777" w:rsidR="00000000" w:rsidRDefault="00000000">
      <w:pPr>
        <w:pStyle w:val="a9"/>
        <w:numPr>
          <w:ilvl w:val="0"/>
          <w:numId w:val="229"/>
        </w:numPr>
        <w:ind w:start="0pt" w:firstLineChars="200" w:firstLine="24pt"/>
        <w:rPr>
          <w:rFonts w:hint="eastAsia"/>
        </w:rPr>
      </w:pPr>
      <w:r>
        <w:rPr>
          <w:rFonts w:hint="eastAsia"/>
        </w:rPr>
        <w:t>网络类型：应支持</w:t>
      </w:r>
      <w:r>
        <w:rPr>
          <w:rFonts w:hint="eastAsia"/>
        </w:rPr>
        <w:t>WIFi</w:t>
      </w:r>
      <w:r>
        <w:rPr>
          <w:rFonts w:hint="eastAsia"/>
        </w:rPr>
        <w:t>无线局域网。</w:t>
      </w:r>
    </w:p>
    <w:p w14:paraId="109A5BEF" w14:textId="77777777" w:rsidR="00000000" w:rsidRDefault="00000000">
      <w:pPr>
        <w:pStyle w:val="a9"/>
        <w:numPr>
          <w:ilvl w:val="0"/>
          <w:numId w:val="229"/>
        </w:numPr>
        <w:ind w:start="0pt" w:firstLineChars="200" w:firstLine="24pt"/>
        <w:rPr>
          <w:rFonts w:hint="eastAsia"/>
        </w:rPr>
      </w:pPr>
      <w:r>
        <w:rPr>
          <w:rFonts w:hint="eastAsia"/>
        </w:rPr>
        <w:t>配备原装手写笔和键盘。</w:t>
      </w:r>
    </w:p>
    <w:p w14:paraId="0CC58A9D" w14:textId="77777777" w:rsidR="00000000" w:rsidRDefault="00000000">
      <w:pPr>
        <w:pStyle w:val="a9"/>
        <w:numPr>
          <w:ilvl w:val="0"/>
          <w:numId w:val="229"/>
        </w:numPr>
        <w:ind w:start="0pt" w:firstLineChars="200" w:firstLine="24pt"/>
        <w:rPr>
          <w:rFonts w:hint="eastAsia"/>
        </w:rPr>
      </w:pPr>
      <w:r>
        <w:rPr>
          <w:rFonts w:hint="eastAsia"/>
        </w:rPr>
        <w:t>外观颜色：黑色。</w:t>
      </w:r>
    </w:p>
    <w:p w14:paraId="116351A6" w14:textId="77777777" w:rsidR="00000000" w:rsidRDefault="00000000">
      <w:pPr>
        <w:pStyle w:val="a9"/>
        <w:numPr>
          <w:ilvl w:val="0"/>
          <w:numId w:val="229"/>
        </w:numPr>
        <w:ind w:start="0pt" w:firstLineChars="200" w:firstLine="24pt"/>
        <w:rPr>
          <w:rFonts w:hint="eastAsia"/>
        </w:rPr>
      </w:pPr>
      <w:r>
        <w:rPr>
          <w:rFonts w:hint="eastAsia"/>
        </w:rPr>
        <w:t>三年免费整机硬件保修。</w:t>
      </w:r>
    </w:p>
    <w:p w14:paraId="2A401204" w14:textId="77777777" w:rsidR="00000000" w:rsidRDefault="00000000">
      <w:pPr>
        <w:pStyle w:val="a9"/>
        <w:numPr>
          <w:ilvl w:val="0"/>
          <w:numId w:val="222"/>
        </w:numPr>
        <w:ind w:start="0pt" w:firstLineChars="200" w:firstLine="24pt"/>
        <w:rPr>
          <w:rFonts w:hint="eastAsia"/>
        </w:rPr>
      </w:pPr>
      <w:r>
        <w:rPr>
          <w:rFonts w:hint="eastAsia"/>
        </w:rPr>
        <w:t>工作站</w:t>
      </w:r>
    </w:p>
    <w:p w14:paraId="76FFEC95" w14:textId="77777777" w:rsidR="00000000" w:rsidRDefault="00000000">
      <w:pPr>
        <w:pStyle w:val="a9"/>
        <w:ind w:firstLineChars="200" w:firstLine="24pt"/>
        <w:rPr>
          <w:rFonts w:hint="eastAsia"/>
        </w:rPr>
      </w:pPr>
      <w:r>
        <w:rPr>
          <w:rFonts w:hint="eastAsia"/>
        </w:rPr>
        <w:lastRenderedPageBreak/>
        <w:t>提供两台工作站，安全三区，其主要技术指标应不低于要求：</w:t>
      </w:r>
    </w:p>
    <w:p w14:paraId="5323F4C2" w14:textId="77777777" w:rsidR="00000000" w:rsidRDefault="00000000">
      <w:pPr>
        <w:pStyle w:val="a9"/>
        <w:numPr>
          <w:ilvl w:val="0"/>
          <w:numId w:val="230"/>
        </w:numPr>
        <w:ind w:start="0pt" w:firstLineChars="200" w:firstLine="24pt"/>
        <w:rPr>
          <w:rFonts w:hint="eastAsia"/>
        </w:rPr>
      </w:pPr>
      <w:r>
        <w:rPr>
          <w:rFonts w:hint="eastAsia"/>
        </w:rPr>
        <w:t>CPU</w:t>
      </w:r>
      <w:r>
        <w:rPr>
          <w:rFonts w:hint="eastAsia"/>
        </w:rPr>
        <w:t>：采用安全可控架构，配置单路</w:t>
      </w:r>
      <w:r>
        <w:rPr>
          <w:rFonts w:hint="eastAsia"/>
        </w:rPr>
        <w:t>CPU</w:t>
      </w:r>
      <w:r>
        <w:rPr>
          <w:rFonts w:hint="eastAsia"/>
        </w:rPr>
        <w:t>、单颗</w:t>
      </w:r>
      <w:r>
        <w:rPr>
          <w:rFonts w:hint="eastAsia"/>
        </w:rPr>
        <w:t>CPU</w:t>
      </w:r>
      <w:r>
        <w:rPr>
          <w:rFonts w:hint="eastAsia"/>
        </w:rPr>
        <w:t>核心数应不低于</w:t>
      </w:r>
      <w:r>
        <w:rPr>
          <w:rFonts w:hint="eastAsia"/>
        </w:rPr>
        <w:t>16</w:t>
      </w:r>
      <w:r>
        <w:rPr>
          <w:rFonts w:hint="eastAsia"/>
        </w:rPr>
        <w:t>核、主频应不低于</w:t>
      </w:r>
      <w:r>
        <w:rPr>
          <w:rFonts w:hint="eastAsia"/>
        </w:rPr>
        <w:t>2.5GHz</w:t>
      </w:r>
      <w:r>
        <w:rPr>
          <w:rFonts w:hint="eastAsia"/>
        </w:rPr>
        <w:t>；</w:t>
      </w:r>
      <w:r>
        <w:rPr>
          <w:rFonts w:hint="eastAsia"/>
        </w:rPr>
        <w:t>CPU</w:t>
      </w:r>
      <w:r>
        <w:rPr>
          <w:rFonts w:hint="eastAsia"/>
        </w:rPr>
        <w:t>产品系列≥</w:t>
      </w:r>
      <w:r>
        <w:rPr>
          <w:rFonts w:hint="eastAsia"/>
        </w:rPr>
        <w:t>N-1</w:t>
      </w:r>
      <w:r>
        <w:rPr>
          <w:rFonts w:hint="eastAsia"/>
        </w:rPr>
        <w:t>代（</w:t>
      </w:r>
      <w:r>
        <w:rPr>
          <w:rFonts w:hint="eastAsia"/>
        </w:rPr>
        <w:t>N</w:t>
      </w:r>
      <w:r>
        <w:rPr>
          <w:rFonts w:hint="eastAsia"/>
        </w:rPr>
        <w:t>为</w:t>
      </w:r>
      <w:r>
        <w:rPr>
          <w:rFonts w:hint="eastAsia"/>
        </w:rPr>
        <w:t>CPU</w:t>
      </w:r>
      <w:r>
        <w:rPr>
          <w:rFonts w:hint="eastAsia"/>
        </w:rPr>
        <w:t>所属厂家最新代系列产品）。</w:t>
      </w:r>
    </w:p>
    <w:p w14:paraId="25718E38" w14:textId="77777777" w:rsidR="00000000" w:rsidRDefault="00000000">
      <w:pPr>
        <w:pStyle w:val="a9"/>
        <w:numPr>
          <w:ilvl w:val="0"/>
          <w:numId w:val="230"/>
        </w:numPr>
        <w:ind w:start="0pt" w:firstLineChars="200" w:firstLine="24pt"/>
        <w:rPr>
          <w:rFonts w:hint="eastAsia"/>
        </w:rPr>
      </w:pPr>
      <w:r>
        <w:rPr>
          <w:rFonts w:hint="eastAsia"/>
        </w:rPr>
        <w:t>内存：应不低于</w:t>
      </w:r>
      <w:r>
        <w:rPr>
          <w:rFonts w:hint="eastAsia"/>
        </w:rPr>
        <w:t>32GB</w:t>
      </w:r>
      <w:r>
        <w:rPr>
          <w:rFonts w:hint="eastAsia"/>
        </w:rPr>
        <w:t>。</w:t>
      </w:r>
    </w:p>
    <w:p w14:paraId="1069C8B9" w14:textId="77777777" w:rsidR="00000000" w:rsidRDefault="00000000">
      <w:pPr>
        <w:pStyle w:val="a9"/>
        <w:numPr>
          <w:ilvl w:val="0"/>
          <w:numId w:val="230"/>
        </w:numPr>
        <w:ind w:start="0pt" w:firstLineChars="200" w:firstLine="24pt"/>
        <w:rPr>
          <w:rFonts w:hint="eastAsia"/>
        </w:rPr>
      </w:pPr>
      <w:r>
        <w:rPr>
          <w:rFonts w:hint="eastAsia"/>
        </w:rPr>
        <w:t>硬盘：应不低于</w:t>
      </w:r>
      <w:r>
        <w:rPr>
          <w:rFonts w:hint="eastAsia"/>
        </w:rPr>
        <w:t>1TB SATA</w:t>
      </w:r>
      <w:r>
        <w:rPr>
          <w:rFonts w:hint="eastAsia"/>
        </w:rPr>
        <w:t>。</w:t>
      </w:r>
    </w:p>
    <w:p w14:paraId="45461488" w14:textId="77777777" w:rsidR="00000000" w:rsidRDefault="00000000">
      <w:pPr>
        <w:pStyle w:val="a9"/>
        <w:numPr>
          <w:ilvl w:val="0"/>
          <w:numId w:val="230"/>
        </w:numPr>
        <w:ind w:start="0pt" w:firstLineChars="200" w:firstLine="24pt"/>
        <w:rPr>
          <w:rFonts w:hint="eastAsia"/>
        </w:rPr>
      </w:pPr>
      <w:r>
        <w:rPr>
          <w:rFonts w:hint="eastAsia"/>
        </w:rPr>
        <w:t>网口：应不少于</w:t>
      </w:r>
      <w:r>
        <w:rPr>
          <w:rFonts w:hint="eastAsia"/>
        </w:rPr>
        <w:t>2</w:t>
      </w:r>
      <w:r>
        <w:rPr>
          <w:rFonts w:hint="eastAsia"/>
        </w:rPr>
        <w:t>路</w:t>
      </w:r>
      <w:r>
        <w:rPr>
          <w:rFonts w:hint="eastAsia"/>
        </w:rPr>
        <w:t>1000Mbps</w:t>
      </w:r>
      <w:r>
        <w:rPr>
          <w:rFonts w:hint="eastAsia"/>
        </w:rPr>
        <w:t>网络接口。</w:t>
      </w:r>
    </w:p>
    <w:p w14:paraId="2C8E8F82" w14:textId="77777777" w:rsidR="00000000" w:rsidRDefault="00000000">
      <w:pPr>
        <w:pStyle w:val="a9"/>
        <w:numPr>
          <w:ilvl w:val="0"/>
          <w:numId w:val="230"/>
        </w:numPr>
        <w:ind w:start="0pt" w:firstLineChars="200" w:firstLine="24pt"/>
        <w:rPr>
          <w:rFonts w:hint="eastAsia"/>
        </w:rPr>
      </w:pPr>
      <w:r>
        <w:rPr>
          <w:rFonts w:hint="eastAsia"/>
        </w:rPr>
        <w:t>显卡：</w:t>
      </w:r>
      <w:r>
        <w:rPr>
          <w:rFonts w:hint="eastAsia"/>
        </w:rPr>
        <w:t>1</w:t>
      </w:r>
      <w:r>
        <w:rPr>
          <w:rFonts w:hint="eastAsia"/>
        </w:rPr>
        <w:t>张显卡，应具备</w:t>
      </w:r>
      <w:r>
        <w:rPr>
          <w:rFonts w:hint="eastAsia"/>
        </w:rPr>
        <w:t>3D</w:t>
      </w:r>
      <w:r>
        <w:rPr>
          <w:rFonts w:hint="eastAsia"/>
        </w:rPr>
        <w:t>图形渲染的能力，单张显卡显存≥</w:t>
      </w:r>
      <w:r>
        <w:rPr>
          <w:rFonts w:hint="eastAsia"/>
        </w:rPr>
        <w:t>16GB</w:t>
      </w:r>
      <w:r>
        <w:rPr>
          <w:rFonts w:hint="eastAsia"/>
        </w:rPr>
        <w:t>（</w:t>
      </w:r>
      <w:r>
        <w:rPr>
          <w:rFonts w:hint="eastAsia"/>
        </w:rPr>
        <w:t>GDDR6</w:t>
      </w:r>
      <w:r>
        <w:rPr>
          <w:rFonts w:hint="eastAsia"/>
        </w:rPr>
        <w:t>，</w:t>
      </w:r>
      <w:r>
        <w:rPr>
          <w:rFonts w:hint="eastAsia"/>
        </w:rPr>
        <w:t>256</w:t>
      </w:r>
      <w:r>
        <w:rPr>
          <w:rFonts w:hint="eastAsia"/>
        </w:rPr>
        <w:t>位宽，带宽≥</w:t>
      </w:r>
      <w:r>
        <w:rPr>
          <w:rFonts w:hint="eastAsia"/>
        </w:rPr>
        <w:t>448GB/s</w:t>
      </w:r>
      <w:r>
        <w:rPr>
          <w:rFonts w:hint="eastAsia"/>
        </w:rPr>
        <w:t>）；采用安全可控架构。</w:t>
      </w:r>
    </w:p>
    <w:p w14:paraId="7424297E" w14:textId="77777777" w:rsidR="00000000" w:rsidRDefault="00000000">
      <w:pPr>
        <w:pStyle w:val="a9"/>
        <w:numPr>
          <w:ilvl w:val="0"/>
          <w:numId w:val="230"/>
        </w:numPr>
        <w:ind w:start="0pt" w:firstLineChars="200" w:firstLine="24pt"/>
        <w:rPr>
          <w:rFonts w:hint="eastAsia"/>
        </w:rPr>
      </w:pPr>
      <w:r>
        <w:rPr>
          <w:rFonts w:hint="eastAsia"/>
        </w:rPr>
        <w:t>电源：静电电源。</w:t>
      </w:r>
    </w:p>
    <w:p w14:paraId="2A58BA9D" w14:textId="77777777" w:rsidR="00000000" w:rsidRDefault="00000000">
      <w:pPr>
        <w:pStyle w:val="a9"/>
        <w:numPr>
          <w:ilvl w:val="0"/>
          <w:numId w:val="230"/>
        </w:numPr>
        <w:ind w:start="0pt" w:firstLineChars="200" w:firstLine="24pt"/>
        <w:rPr>
          <w:rFonts w:hint="eastAsia"/>
        </w:rPr>
      </w:pPr>
      <w:r>
        <w:rPr>
          <w:rFonts w:hint="eastAsia"/>
        </w:rPr>
        <w:t>显示器：应不低于</w:t>
      </w:r>
      <w:r>
        <w:rPr>
          <w:rFonts w:hint="eastAsia"/>
        </w:rPr>
        <w:t>27</w:t>
      </w:r>
      <w:r>
        <w:rPr>
          <w:rFonts w:hint="eastAsia"/>
        </w:rPr>
        <w:t>寸显示器。</w:t>
      </w:r>
    </w:p>
    <w:p w14:paraId="28FBEBFC" w14:textId="77777777" w:rsidR="00000000" w:rsidRDefault="00000000">
      <w:pPr>
        <w:pStyle w:val="a9"/>
        <w:numPr>
          <w:ilvl w:val="0"/>
          <w:numId w:val="230"/>
        </w:numPr>
        <w:ind w:start="0pt" w:firstLineChars="200" w:firstLine="24pt"/>
        <w:rPr>
          <w:rFonts w:hint="eastAsia"/>
        </w:rPr>
      </w:pPr>
      <w:r>
        <w:rPr>
          <w:rFonts w:hint="eastAsia"/>
        </w:rPr>
        <w:t>含安全可控操作系统及办公软件，</w:t>
      </w:r>
      <w:r>
        <w:rPr>
          <w:rFonts w:hint="eastAsia"/>
        </w:rPr>
        <w:t>3</w:t>
      </w:r>
      <w:r>
        <w:rPr>
          <w:rFonts w:hint="eastAsia"/>
        </w:rPr>
        <w:t>年原厂服务。</w:t>
      </w:r>
    </w:p>
    <w:p w14:paraId="6398D8F1" w14:textId="77777777" w:rsidR="00000000" w:rsidRDefault="00000000">
      <w:pPr>
        <w:pStyle w:val="a9"/>
        <w:numPr>
          <w:ilvl w:val="0"/>
          <w:numId w:val="230"/>
        </w:numPr>
        <w:ind w:start="0pt" w:firstLineChars="200" w:firstLine="24pt"/>
        <w:rPr>
          <w:rFonts w:hint="eastAsia"/>
        </w:rPr>
      </w:pPr>
      <w:r>
        <w:rPr>
          <w:rFonts w:hint="eastAsia"/>
        </w:rPr>
        <w:t>三年免费整机硬件保修。</w:t>
      </w:r>
    </w:p>
    <w:p w14:paraId="79C790CE" w14:textId="77777777" w:rsidR="00000000" w:rsidRDefault="00000000">
      <w:pPr>
        <w:pStyle w:val="a9"/>
        <w:numPr>
          <w:ilvl w:val="0"/>
          <w:numId w:val="222"/>
        </w:numPr>
        <w:ind w:start="0pt" w:firstLineChars="200" w:firstLine="24pt"/>
        <w:rPr>
          <w:rFonts w:hint="eastAsia"/>
        </w:rPr>
      </w:pPr>
      <w:r>
        <w:rPr>
          <w:rFonts w:hint="eastAsia"/>
        </w:rPr>
        <w:t>屏柜</w:t>
      </w:r>
    </w:p>
    <w:p w14:paraId="780B2751" w14:textId="77777777" w:rsidR="00000000" w:rsidRDefault="00000000">
      <w:pPr>
        <w:pStyle w:val="a9"/>
        <w:ind w:firstLineChars="200" w:firstLine="24pt"/>
        <w:rPr>
          <w:rFonts w:hint="eastAsia"/>
        </w:rPr>
      </w:pPr>
      <w:r>
        <w:rPr>
          <w:rFonts w:hint="eastAsia"/>
        </w:rPr>
        <w:t>应配置不少于</w:t>
      </w:r>
      <w:r>
        <w:rPr>
          <w:rFonts w:hint="eastAsia"/>
        </w:rPr>
        <w:t>6</w:t>
      </w:r>
      <w:r>
        <w:rPr>
          <w:rFonts w:hint="eastAsia"/>
        </w:rPr>
        <w:t>面屏柜，应支持用于站端侧设备放置，屏柜要求为</w:t>
      </w:r>
      <w:r>
        <w:rPr>
          <w:rFonts w:hint="eastAsia"/>
        </w:rPr>
        <w:t>42U</w:t>
      </w:r>
      <w:r>
        <w:rPr>
          <w:rFonts w:hint="eastAsia"/>
        </w:rPr>
        <w:t>标准化机柜，机柜高</w:t>
      </w:r>
      <w:r>
        <w:rPr>
          <w:rFonts w:hint="eastAsia"/>
        </w:rPr>
        <w:t>2000mm</w:t>
      </w:r>
      <w:r>
        <w:rPr>
          <w:rFonts w:hint="eastAsia"/>
        </w:rPr>
        <w:t>，宽</w:t>
      </w:r>
      <w:r>
        <w:rPr>
          <w:rFonts w:hint="eastAsia"/>
        </w:rPr>
        <w:t>600mm</w:t>
      </w:r>
      <w:r>
        <w:rPr>
          <w:rFonts w:hint="eastAsia"/>
        </w:rPr>
        <w:t>，深</w:t>
      </w:r>
      <w:r>
        <w:rPr>
          <w:rFonts w:hint="eastAsia"/>
        </w:rPr>
        <w:t>1200mm</w:t>
      </w:r>
      <w:r>
        <w:rPr>
          <w:rFonts w:hint="eastAsia"/>
        </w:rPr>
        <w:t>，双路电源配电，每路供电应不低于</w:t>
      </w:r>
      <w:r>
        <w:rPr>
          <w:rFonts w:hint="eastAsia"/>
        </w:rPr>
        <w:t>10kW</w:t>
      </w:r>
      <w:r>
        <w:rPr>
          <w:rFonts w:hint="eastAsia"/>
        </w:rPr>
        <w:t>。</w:t>
      </w:r>
    </w:p>
    <w:p w14:paraId="5EF051A0" w14:textId="77777777" w:rsidR="00000000" w:rsidRDefault="00000000">
      <w:pPr>
        <w:pStyle w:val="3"/>
        <w:numPr>
          <w:ilvl w:val="2"/>
          <w:numId w:val="24"/>
        </w:numPr>
        <w:rPr>
          <w:rFonts w:hint="eastAsia"/>
          <w:kern w:val="44"/>
          <w:szCs w:val="24"/>
        </w:rPr>
      </w:pPr>
      <w:r>
        <w:rPr>
          <w:rFonts w:hint="eastAsia"/>
          <w:kern w:val="44"/>
          <w:szCs w:val="24"/>
        </w:rPr>
        <w:t>设备安装布线技术要求</w:t>
      </w:r>
    </w:p>
    <w:p w14:paraId="44784310"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工作范围</w:t>
      </w:r>
    </w:p>
    <w:p w14:paraId="54B191C8" w14:textId="77777777" w:rsidR="00000000" w:rsidRDefault="00000000">
      <w:pPr>
        <w:pStyle w:val="a9"/>
        <w:ind w:firstLineChars="200" w:firstLine="24pt"/>
      </w:pPr>
      <w:r>
        <w:rPr>
          <w:rFonts w:hint="eastAsia"/>
        </w:rPr>
        <w:t>投标方应负责本项目范围内的软硬件安装部署至招标方在陆上集控中心数智化设备室，应负责数智化设备室内的布线及施工、设备安装、设备上架等工作。本规范所涉及的布线及硬件安装内容应至少包括：</w:t>
      </w:r>
    </w:p>
    <w:p w14:paraId="3B327EBF" w14:textId="77777777" w:rsidR="00000000" w:rsidRDefault="00000000">
      <w:pPr>
        <w:pStyle w:val="a9"/>
        <w:numPr>
          <w:ilvl w:val="0"/>
          <w:numId w:val="231"/>
        </w:numPr>
        <w:ind w:start="0pt" w:firstLineChars="200" w:firstLine="24pt"/>
        <w:rPr>
          <w:rFonts w:hint="eastAsia"/>
        </w:rPr>
      </w:pPr>
      <w:r>
        <w:rPr>
          <w:rFonts w:hint="eastAsia"/>
        </w:rPr>
        <w:t>本项目所涉及硬件的设备间子系统的硬件安装系统布线及施工。</w:t>
      </w:r>
    </w:p>
    <w:p w14:paraId="1B353E1B" w14:textId="77777777" w:rsidR="00000000" w:rsidRDefault="00000000">
      <w:pPr>
        <w:pStyle w:val="a9"/>
        <w:numPr>
          <w:ilvl w:val="0"/>
          <w:numId w:val="231"/>
        </w:numPr>
        <w:ind w:start="0pt" w:firstLineChars="200" w:firstLine="24pt"/>
        <w:rPr>
          <w:rFonts w:hint="eastAsia"/>
        </w:rPr>
      </w:pPr>
      <w:r>
        <w:rPr>
          <w:rFonts w:hint="eastAsia"/>
        </w:rPr>
        <w:t>其他为安装部署本项目硬件所涉及的光纤传输系统布线及硬件安装、建筑群主干布线及硬件安装、配线（水平）子系统布线及硬件安装。</w:t>
      </w:r>
    </w:p>
    <w:p w14:paraId="649C47A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一般要求</w:t>
      </w:r>
    </w:p>
    <w:p w14:paraId="5A76CF0D" w14:textId="77777777" w:rsidR="00000000" w:rsidRDefault="00000000">
      <w:pPr>
        <w:pStyle w:val="a9"/>
        <w:ind w:firstLineChars="200" w:firstLine="24pt"/>
        <w:rPr>
          <w:rFonts w:hint="eastAsia"/>
        </w:rPr>
      </w:pPr>
      <w:r>
        <w:rPr>
          <w:rFonts w:hint="eastAsia"/>
        </w:rPr>
        <w:t>投标方应按照《综合布线系统工程设计规范》（</w:t>
      </w:r>
      <w:r>
        <w:rPr>
          <w:rFonts w:hint="eastAsia"/>
        </w:rPr>
        <w:t>GB 50311-2016</w:t>
      </w:r>
      <w:r>
        <w:rPr>
          <w:rFonts w:hint="eastAsia"/>
        </w:rPr>
        <w:t>）标准要求进行设计实施。</w:t>
      </w:r>
    </w:p>
    <w:p w14:paraId="1AF214B2" w14:textId="77777777" w:rsidR="00000000" w:rsidRDefault="00000000">
      <w:pPr>
        <w:pStyle w:val="a9"/>
        <w:ind w:firstLineChars="200" w:firstLine="24pt"/>
        <w:rPr>
          <w:rFonts w:hint="eastAsia"/>
        </w:rPr>
      </w:pPr>
      <w:r>
        <w:rPr>
          <w:rFonts w:hint="eastAsia"/>
        </w:rPr>
        <w:t>投标方应按照本技术协议的规定和适用的工业标准，参考招标方提供的厂</w:t>
      </w:r>
      <w:r>
        <w:rPr>
          <w:rFonts w:hint="eastAsia"/>
        </w:rPr>
        <w:lastRenderedPageBreak/>
        <w:t>区总布置图、现场房间的间隔、办公桌的布置、用户现场实际功能需求、装修等进行综合布线详细施工图设计，范围包括本项目范围内所有设备安装、网络连接布线和电源供电布线。</w:t>
      </w:r>
    </w:p>
    <w:p w14:paraId="5410A483" w14:textId="77777777" w:rsidR="00000000" w:rsidRDefault="00000000">
      <w:pPr>
        <w:pStyle w:val="a9"/>
        <w:ind w:firstLineChars="200" w:firstLine="24pt"/>
        <w:rPr>
          <w:rFonts w:hint="eastAsia"/>
        </w:rPr>
      </w:pPr>
      <w:r>
        <w:rPr>
          <w:rFonts w:hint="eastAsia"/>
        </w:rPr>
        <w:t>投标方应根据各建筑物的相关图纸（若需要）统计相关设备材料规格、型号、生产厂家，资料进度应满足土建专业设计和现场土建施工需求。投标方负责根据设计配合土建提出预埋管、暗盒资料，所有埋管和暗盒的施工由投标方施工单位负责。</w:t>
      </w:r>
    </w:p>
    <w:p w14:paraId="1D842A1B" w14:textId="77777777" w:rsidR="00000000" w:rsidRDefault="00000000">
      <w:pPr>
        <w:pStyle w:val="a9"/>
        <w:ind w:firstLineChars="200" w:firstLine="24pt"/>
        <w:rPr>
          <w:rFonts w:hint="eastAsia"/>
        </w:rPr>
      </w:pPr>
      <w:r>
        <w:rPr>
          <w:rFonts w:hint="eastAsia"/>
        </w:rPr>
        <w:t>为了保证全厂综合布线系统产品的兼容性、产品的质量、售后服务和便于维护，本项目综合布线系统主要设备（</w:t>
      </w:r>
      <w:r>
        <w:rPr>
          <w:rFonts w:hint="eastAsia"/>
        </w:rPr>
        <w:t>RJ45</w:t>
      </w:r>
      <w:r>
        <w:rPr>
          <w:rFonts w:hint="eastAsia"/>
        </w:rPr>
        <w:t>配线架、理线器、光纤配线架、光纤适配器、光纤跳线、光纤尾纤、六类模块、面板、六类跳线等）应选用国产优质品牌产品。综合布线所使用的端到端产品都必须是由同一家公司研制生产的，以充分保证产品优良的匹配性及性能的完整性。产品质量及系统应用应确保可靠。</w:t>
      </w:r>
    </w:p>
    <w:p w14:paraId="72501297" w14:textId="77777777" w:rsidR="00000000" w:rsidRDefault="00000000">
      <w:pPr>
        <w:pStyle w:val="a9"/>
        <w:ind w:firstLineChars="200" w:firstLine="24pt"/>
        <w:rPr>
          <w:rFonts w:hint="eastAsia"/>
        </w:rPr>
      </w:pPr>
      <w:r>
        <w:rPr>
          <w:rFonts w:hint="eastAsia"/>
        </w:rPr>
        <w:t>系统应具备高速大容量的信息通信传输能力，满足项目全方位的业务应用支持，应支持高速计算机网络平台（主干万兆，桌面千兆）。</w:t>
      </w:r>
    </w:p>
    <w:p w14:paraId="04E62152" w14:textId="77777777" w:rsidR="00000000" w:rsidRDefault="00000000">
      <w:pPr>
        <w:pStyle w:val="a9"/>
        <w:ind w:firstLineChars="200" w:firstLine="24pt"/>
        <w:rPr>
          <w:rFonts w:hint="eastAsia"/>
        </w:rPr>
      </w:pPr>
      <w:r>
        <w:rPr>
          <w:rFonts w:hint="eastAsia"/>
        </w:rPr>
        <w:t>应具有高可靠性的结构化配线系统，具有开放式的结构，能与众多厂家网络传输及接入技术兼容，具有模块化、可扩展、面向用户的特点，遵从工业标准和建筑布线标准。</w:t>
      </w:r>
    </w:p>
    <w:p w14:paraId="0B990103" w14:textId="77777777" w:rsidR="00000000" w:rsidRDefault="00000000">
      <w:pPr>
        <w:pStyle w:val="a9"/>
        <w:ind w:firstLineChars="200" w:firstLine="24pt"/>
        <w:rPr>
          <w:rFonts w:hint="eastAsia"/>
        </w:rPr>
      </w:pPr>
      <w:r>
        <w:rPr>
          <w:rFonts w:hint="eastAsia"/>
        </w:rPr>
        <w:t>不仅应充分满足当前信息传输需求，而且能适应将来一段时间内的网络设备的升级与扩充。信息点的设定应统筹规划设计，并应至少具备扩展性。</w:t>
      </w:r>
    </w:p>
    <w:p w14:paraId="07C888BD" w14:textId="77777777" w:rsidR="00000000" w:rsidRDefault="00000000">
      <w:pPr>
        <w:pStyle w:val="a9"/>
        <w:ind w:firstLineChars="200" w:firstLine="24pt"/>
        <w:rPr>
          <w:rFonts w:hint="eastAsia"/>
        </w:rPr>
      </w:pPr>
      <w:r>
        <w:rPr>
          <w:rFonts w:hint="eastAsia"/>
        </w:rPr>
        <w:t>用标准信息插座的布线系统能满足各种应用的要求，即任一信息点能够连接不同类型的终端设备，如计算机、打印机、电脑终端、电传真机、网络电话等。</w:t>
      </w:r>
    </w:p>
    <w:p w14:paraId="33327A6D"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设备安装调试服务要求</w:t>
      </w:r>
    </w:p>
    <w:p w14:paraId="328F712E" w14:textId="77777777" w:rsidR="00000000" w:rsidRDefault="00000000">
      <w:pPr>
        <w:pStyle w:val="a9"/>
        <w:ind w:firstLineChars="200" w:firstLine="24pt"/>
      </w:pPr>
      <w:r>
        <w:rPr>
          <w:rFonts w:hint="eastAsia"/>
        </w:rPr>
        <w:t>投标方应与招标方协调供货时间，设备到货后，双方共同核查设备及相关备件的数量及外观完整性，并出具相关质量报告，并根据部署要求将设备安装至指定位置，位置需提前设计并与招标方沟通确认。安装完成后需进行通电测试，验证设备是否正常。</w:t>
      </w:r>
    </w:p>
    <w:p w14:paraId="43F5B36C" w14:textId="77777777" w:rsidR="00000000" w:rsidRDefault="00000000">
      <w:pPr>
        <w:pStyle w:val="a9"/>
        <w:numPr>
          <w:ilvl w:val="0"/>
          <w:numId w:val="232"/>
        </w:numPr>
        <w:ind w:start="0pt" w:firstLineChars="200" w:firstLine="24pt"/>
        <w:rPr>
          <w:rFonts w:hint="eastAsia"/>
        </w:rPr>
      </w:pPr>
      <w:r>
        <w:rPr>
          <w:rFonts w:hint="eastAsia"/>
        </w:rPr>
        <w:t>安装要求</w:t>
      </w:r>
    </w:p>
    <w:p w14:paraId="43F11B8A" w14:textId="77777777" w:rsidR="00000000" w:rsidRDefault="00000000">
      <w:pPr>
        <w:pStyle w:val="a9"/>
        <w:numPr>
          <w:ilvl w:val="0"/>
          <w:numId w:val="233"/>
        </w:numPr>
        <w:ind w:start="0pt" w:firstLineChars="200" w:firstLine="24pt"/>
        <w:rPr>
          <w:rFonts w:hint="eastAsia"/>
        </w:rPr>
      </w:pPr>
      <w:r>
        <w:rPr>
          <w:rFonts w:hint="eastAsia"/>
        </w:rPr>
        <w:lastRenderedPageBreak/>
        <w:t>投标方应根据本技术规范内容及自行设计方案，提供屏柜组屏安装方案，与招标方沟通确认后进行安装。</w:t>
      </w:r>
    </w:p>
    <w:p w14:paraId="13BA46CA" w14:textId="77777777" w:rsidR="00000000" w:rsidRDefault="00000000">
      <w:pPr>
        <w:pStyle w:val="a9"/>
        <w:numPr>
          <w:ilvl w:val="0"/>
          <w:numId w:val="232"/>
        </w:numPr>
        <w:ind w:start="0pt" w:firstLineChars="200" w:firstLine="24pt"/>
        <w:rPr>
          <w:rFonts w:hint="eastAsia"/>
        </w:rPr>
      </w:pPr>
      <w:r>
        <w:rPr>
          <w:rFonts w:hint="eastAsia"/>
        </w:rPr>
        <w:t>调试要求：</w:t>
      </w:r>
    </w:p>
    <w:p w14:paraId="6C3A7C10" w14:textId="77777777" w:rsidR="00000000" w:rsidRDefault="00000000">
      <w:pPr>
        <w:pStyle w:val="a9"/>
        <w:numPr>
          <w:ilvl w:val="0"/>
          <w:numId w:val="234"/>
        </w:numPr>
        <w:ind w:start="0pt" w:firstLineChars="200" w:firstLine="24pt"/>
        <w:rPr>
          <w:rFonts w:hint="eastAsia"/>
        </w:rPr>
      </w:pPr>
      <w:r>
        <w:rPr>
          <w:rFonts w:hint="eastAsia"/>
        </w:rPr>
        <w:t>单体硬件调试​</w:t>
      </w:r>
    </w:p>
    <w:p w14:paraId="1AB652FF" w14:textId="77777777" w:rsidR="00000000" w:rsidRDefault="00000000">
      <w:pPr>
        <w:pStyle w:val="a9"/>
        <w:ind w:firstLineChars="200" w:firstLine="24pt"/>
      </w:pPr>
      <w:r>
        <w:rPr>
          <w:rFonts w:hint="eastAsia"/>
        </w:rPr>
        <w:t>硬件单体调试应至少包含：对服务器、存储设备等算力设备进行硬件安装检查，确保设备型号、配置符合设计要求，各部件连接牢固，无松动、损坏现象</w:t>
      </w:r>
      <w:bookmarkStart w:id="427" w:name="OLE_LINK25"/>
      <w:r>
        <w:rPr>
          <w:rFonts w:hint="eastAsia"/>
        </w:rPr>
        <w:t>；</w:t>
      </w:r>
      <w:bookmarkEnd w:id="427"/>
      <w:r>
        <w:rPr>
          <w:rFonts w:hint="eastAsia"/>
        </w:rPr>
        <w:t>对网络交换机、防火墙等网络与安全设备进行端口测试，验证端口的连通性、速率、双工模式等参数是否正常；检查</w:t>
      </w:r>
      <w:r>
        <w:t>UPS</w:t>
      </w:r>
      <w:r>
        <w:rPr>
          <w:rFonts w:hint="eastAsia"/>
        </w:rPr>
        <w:t>电源设备的输入输出电压、电流、频率，电池容量、充放电性能等，确保在电源中断时能为机房设备提供可靠电力保障；检测冷却系统的制冷、制热、加湿、除湿功能，以及温湿度传感器的准确性，维持机房环境稳定。</w:t>
      </w:r>
      <w:r>
        <w:t>​</w:t>
      </w:r>
    </w:p>
    <w:p w14:paraId="5F9ACABD" w14:textId="77777777" w:rsidR="00000000" w:rsidRDefault="00000000">
      <w:pPr>
        <w:pStyle w:val="a9"/>
        <w:numPr>
          <w:ilvl w:val="0"/>
          <w:numId w:val="234"/>
        </w:numPr>
        <w:ind w:start="0pt" w:firstLineChars="200" w:firstLine="24pt"/>
        <w:rPr>
          <w:rFonts w:hint="eastAsia"/>
        </w:rPr>
      </w:pPr>
      <w:r>
        <w:rPr>
          <w:rFonts w:hint="eastAsia"/>
        </w:rPr>
        <w:t>单体软件调试​</w:t>
      </w:r>
    </w:p>
    <w:p w14:paraId="5060A726" w14:textId="77777777" w:rsidR="00000000" w:rsidRDefault="00000000">
      <w:pPr>
        <w:pStyle w:val="a9"/>
        <w:ind w:firstLineChars="200" w:firstLine="24pt"/>
      </w:pPr>
      <w:r>
        <w:rPr>
          <w:rFonts w:hint="eastAsia"/>
        </w:rPr>
        <w:t>软件单体调试应至少包含：安装操作系统、数据库系统、监控软件等系统软件和应用软件；对操作系统进行安全配置，关闭不必要的服务和端口，设置用户权限，安装系统补丁；对数据库进行初始化配置，创建所需的数据库、表空间、用户等，测试数据的存储、查询、更新、删除功能；调试监控软件，确保其能准确采集机房设备的运行状态、性能参数等数据，并实时显示和记录。</w:t>
      </w:r>
      <w:r>
        <w:t>​</w:t>
      </w:r>
    </w:p>
    <w:p w14:paraId="26F94BA0" w14:textId="77777777" w:rsidR="00000000" w:rsidRDefault="00000000">
      <w:pPr>
        <w:pStyle w:val="a9"/>
        <w:numPr>
          <w:ilvl w:val="0"/>
          <w:numId w:val="234"/>
        </w:numPr>
        <w:ind w:start="0pt" w:firstLineChars="200" w:firstLine="24pt"/>
        <w:rPr>
          <w:rFonts w:hint="eastAsia"/>
        </w:rPr>
      </w:pPr>
      <w:r>
        <w:rPr>
          <w:rFonts w:hint="eastAsia"/>
        </w:rPr>
        <w:t>陆上集控中心系统内部联调​</w:t>
      </w:r>
    </w:p>
    <w:p w14:paraId="44D70567" w14:textId="77777777" w:rsidR="00000000" w:rsidRDefault="00000000">
      <w:pPr>
        <w:pStyle w:val="a9"/>
        <w:ind w:firstLineChars="200" w:firstLine="24pt"/>
      </w:pPr>
      <w:r>
        <w:rPr>
          <w:rFonts w:hint="eastAsia"/>
        </w:rPr>
        <w:t>与陆上集控中心联调应至少包含：对陆上集控中心的消防灭火系统、通风空调系统、计算机监控系统、二次系统、智能辅助监控系统、一次设备在线监测系统、智能巡视终端及视频存储等进行联调，确保各系统之间的数据共享和交互正常，包括</w:t>
      </w:r>
      <w:r>
        <w:rPr>
          <w:rFonts w:hint="eastAsia"/>
        </w:rPr>
        <w:t>SCADA</w:t>
      </w:r>
      <w:r>
        <w:rPr>
          <w:rFonts w:hint="eastAsia"/>
        </w:rPr>
        <w:t>采集的数据能准确传输至</w:t>
      </w:r>
      <w:r>
        <w:rPr>
          <w:rFonts w:hint="eastAsia"/>
        </w:rPr>
        <w:t>EMS</w:t>
      </w:r>
      <w:r>
        <w:rPr>
          <w:rFonts w:hint="eastAsia"/>
        </w:rPr>
        <w:t>系统进行分析和处理、信息安全系统能对各系统的通信数据进行有效的安全防护、测试陆上集控中心各系统的联动控制功能，如在发生设备故障时，各相关系统能自动触发相应的报警、控制和处理流程，实现对海上风电项目的一体化监控和管理。</w:t>
      </w:r>
    </w:p>
    <w:p w14:paraId="07F716D0" w14:textId="77777777" w:rsidR="00000000" w:rsidRDefault="00000000">
      <w:pPr>
        <w:pStyle w:val="a9"/>
        <w:numPr>
          <w:ilvl w:val="0"/>
          <w:numId w:val="234"/>
        </w:numPr>
        <w:ind w:start="0pt" w:firstLineChars="200" w:firstLine="24pt"/>
        <w:rPr>
          <w:rFonts w:hint="eastAsia"/>
        </w:rPr>
      </w:pPr>
      <w:r>
        <w:rPr>
          <w:rFonts w:hint="eastAsia"/>
        </w:rPr>
        <w:t>与风机联调​</w:t>
      </w:r>
    </w:p>
    <w:p w14:paraId="2D32ED99" w14:textId="77777777" w:rsidR="00000000" w:rsidRDefault="00000000">
      <w:pPr>
        <w:pStyle w:val="a9"/>
        <w:ind w:firstLineChars="200" w:firstLine="24pt"/>
      </w:pPr>
      <w:r>
        <w:rPr>
          <w:rFonts w:hint="eastAsia"/>
        </w:rPr>
        <w:t>与风机联调应至少包含：通过</w:t>
      </w:r>
      <w:r>
        <w:t>SCADA</w:t>
      </w:r>
      <w:r>
        <w:rPr>
          <w:rFonts w:hint="eastAsia"/>
        </w:rPr>
        <w:t>系统向风机发送控制指令，验证风机是否能准确响应指令，同时检查风机反馈的状态信息（如转速、功率、故障信号等）是否能实时、准确传输至集控中心；测试风机与陆上集控中心之间的</w:t>
      </w:r>
      <w:r>
        <w:rPr>
          <w:rFonts w:hint="eastAsia"/>
        </w:rPr>
        <w:lastRenderedPageBreak/>
        <w:t>数据传输稳定性，模拟网络中断、信号干扰等异常情况，检查数据恢复传输的能力和准确性；对风机的远程监控功能进行调试，确保陆上集控中心能够对风机进行全方位、实时的监控和管理。</w:t>
      </w:r>
      <w:r>
        <w:t>​</w:t>
      </w:r>
    </w:p>
    <w:p w14:paraId="15D1DDBA" w14:textId="77777777" w:rsidR="00000000" w:rsidRDefault="00000000">
      <w:pPr>
        <w:pStyle w:val="a9"/>
        <w:numPr>
          <w:ilvl w:val="0"/>
          <w:numId w:val="234"/>
        </w:numPr>
        <w:ind w:start="0pt" w:firstLineChars="200" w:firstLine="24pt"/>
        <w:rPr>
          <w:rFonts w:hint="eastAsia"/>
        </w:rPr>
      </w:pPr>
      <w:r>
        <w:rPr>
          <w:rFonts w:hint="eastAsia"/>
        </w:rPr>
        <w:t>与海上电气平台联调​</w:t>
      </w:r>
    </w:p>
    <w:p w14:paraId="2F33E590" w14:textId="77777777" w:rsidR="00000000" w:rsidRDefault="00000000">
      <w:pPr>
        <w:pStyle w:val="a9"/>
        <w:ind w:firstLineChars="200" w:firstLine="24pt"/>
      </w:pPr>
      <w:r>
        <w:rPr>
          <w:rFonts w:hint="eastAsia"/>
        </w:rPr>
        <w:t>与海上电气平台联调应至少包含：验证陆上集控中心与海上电气平台（包括海上升压站、海上无功补偿站）之间的通信链路，检查通信速率、误码率等指标是否符合要求；测试海上电气平台的电压、电流、功率等电气参数向陆上集控中心的传输准确性，以及陆上集控中心对海上电气平台设备的远程控制功能；模拟海上电气平台的故障场景，检查陆上集控中心的故障报警、分析和处理功能是否正常。</w:t>
      </w:r>
      <w:r>
        <w:t>​</w:t>
      </w:r>
    </w:p>
    <w:p w14:paraId="74FA999B" w14:textId="77777777" w:rsidR="00000000" w:rsidRDefault="00000000">
      <w:pPr>
        <w:pStyle w:val="a9"/>
        <w:numPr>
          <w:ilvl w:val="0"/>
          <w:numId w:val="234"/>
        </w:numPr>
        <w:ind w:start="0pt" w:firstLineChars="200" w:firstLine="24pt"/>
        <w:rPr>
          <w:rFonts w:hint="eastAsia"/>
        </w:rPr>
      </w:pPr>
      <w:r>
        <w:rPr>
          <w:rFonts w:hint="eastAsia"/>
        </w:rPr>
        <w:t>与海上监测系统联调​</w:t>
      </w:r>
    </w:p>
    <w:p w14:paraId="4CE3B669" w14:textId="77777777" w:rsidR="00000000" w:rsidRDefault="00000000">
      <w:pPr>
        <w:pStyle w:val="a9"/>
        <w:ind w:firstLineChars="200" w:firstLine="24pt"/>
      </w:pPr>
      <w:r>
        <w:rPr>
          <w:rFonts w:hint="eastAsia"/>
        </w:rPr>
        <w:t>与海上监测系统联调应至少包含：验证陆上集控中心与海上监测系统之间的通信链路，检查通信速率、误码率等指标是否符合要求；测试海上监测系统的电压、电流、功率等电气参数向陆上集控中心的传输准确性，以及陆上集控中心对海上监测系统设备的远程控制功能；模拟海上监测系统的故障场景，检查陆上集控中心的故障报警、分析和处理功能是否正常。</w:t>
      </w:r>
      <w:r>
        <w:t>​</w:t>
      </w:r>
    </w:p>
    <w:p w14:paraId="56D9B196"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光纤传输系统</w:t>
      </w:r>
    </w:p>
    <w:p w14:paraId="787EA05B" w14:textId="77777777" w:rsidR="00000000" w:rsidRDefault="00000000">
      <w:pPr>
        <w:pStyle w:val="a9"/>
        <w:ind w:firstLineChars="200" w:firstLine="24pt"/>
      </w:pPr>
      <w:r>
        <w:rPr>
          <w:rFonts w:hint="eastAsia"/>
        </w:rPr>
        <w:t>选用原则：必须符合国家标准（</w:t>
      </w:r>
      <w:r>
        <w:rPr>
          <w:rFonts w:hint="eastAsia"/>
        </w:rPr>
        <w:t>GB 50311-2007</w:t>
      </w:r>
      <w:r>
        <w:rPr>
          <w:rFonts w:hint="eastAsia"/>
        </w:rPr>
        <w:t>）的要求，即多模光缆传输距离限值为</w:t>
      </w:r>
      <w:r>
        <w:rPr>
          <w:rFonts w:hint="eastAsia"/>
        </w:rPr>
        <w:t>2000m</w:t>
      </w:r>
      <w:r>
        <w:rPr>
          <w:rFonts w:hint="eastAsia"/>
        </w:rPr>
        <w:t>；单模光缆传输距离限值为</w:t>
      </w:r>
      <w:r>
        <w:rPr>
          <w:rFonts w:hint="eastAsia"/>
        </w:rPr>
        <w:t>3000m</w:t>
      </w:r>
      <w:r>
        <w:rPr>
          <w:rFonts w:hint="eastAsia"/>
        </w:rPr>
        <w:t>。同时还应按设备对传输速率的支持能力来选用光缆。当传输距离超过此限值时，应考虑采用特殊措施，以满足网络的需求。</w:t>
      </w:r>
    </w:p>
    <w:p w14:paraId="2CDAAD3C" w14:textId="77777777" w:rsidR="00000000" w:rsidRDefault="00000000">
      <w:pPr>
        <w:pStyle w:val="a9"/>
        <w:ind w:firstLineChars="200" w:firstLine="24pt"/>
        <w:rPr>
          <w:rFonts w:hint="eastAsia"/>
        </w:rPr>
      </w:pPr>
      <w:r>
        <w:rPr>
          <w:rFonts w:hint="eastAsia"/>
        </w:rPr>
        <w:t>多模光纤，芯线标称直径为</w:t>
      </w:r>
      <w:r>
        <w:rPr>
          <w:rFonts w:hint="eastAsia"/>
        </w:rPr>
        <w:t>62.5/125</w:t>
      </w:r>
      <w:r>
        <w:t>μ</w:t>
      </w:r>
      <w:r>
        <w:rPr>
          <w:rFonts w:hint="eastAsia"/>
        </w:rPr>
        <w:t>m</w:t>
      </w:r>
      <w:r>
        <w:rPr>
          <w:rFonts w:hint="eastAsia"/>
        </w:rPr>
        <w:t>；并应符合《通信用多模光纤系列》</w:t>
      </w:r>
      <w:r>
        <w:rPr>
          <w:rFonts w:hint="eastAsia"/>
        </w:rPr>
        <w:t>GB/T 12357</w:t>
      </w:r>
      <w:r>
        <w:rPr>
          <w:rFonts w:hint="eastAsia"/>
        </w:rPr>
        <w:t>标准的规定。单模光纤，芯线应符合《通信用单模光纤系列》</w:t>
      </w:r>
      <w:r>
        <w:rPr>
          <w:rFonts w:hint="eastAsia"/>
        </w:rPr>
        <w:t>GB/T 9771</w:t>
      </w:r>
      <w:r>
        <w:rPr>
          <w:rFonts w:hint="eastAsia"/>
        </w:rPr>
        <w:t>标准的规定。投标方应详述各设备的设置方案、功能配置，并提供相关的详细样本。</w:t>
      </w:r>
    </w:p>
    <w:p w14:paraId="5C34991B" w14:textId="77777777" w:rsidR="00000000" w:rsidRDefault="00000000">
      <w:pPr>
        <w:pStyle w:val="a9"/>
        <w:ind w:firstLineChars="200" w:firstLine="24pt"/>
        <w:rPr>
          <w:rFonts w:hint="eastAsia"/>
        </w:rPr>
      </w:pPr>
      <w:r>
        <w:rPr>
          <w:rFonts w:hint="eastAsia"/>
        </w:rPr>
        <w:t>各种光缆的接续应采用通用光缆盒，为束合光缆、带状光缆或跨接线光缆的结合处提供可靠的连接和保护外壳。通用光缆盒提供的光缆入口应能同时容纳多根建筑物光缆。</w:t>
      </w:r>
    </w:p>
    <w:p w14:paraId="68E2977E" w14:textId="77777777" w:rsidR="00000000" w:rsidRDefault="00000000">
      <w:pPr>
        <w:pStyle w:val="a9"/>
        <w:ind w:firstLineChars="200" w:firstLine="24pt"/>
        <w:rPr>
          <w:rFonts w:hint="eastAsia"/>
        </w:rPr>
      </w:pPr>
      <w:r>
        <w:rPr>
          <w:rFonts w:hint="eastAsia"/>
        </w:rPr>
        <w:t>光缆线路路由的选择，应符合信息网发展规划的要求和城市建设主管部门</w:t>
      </w:r>
      <w:r>
        <w:rPr>
          <w:rFonts w:hint="eastAsia"/>
        </w:rPr>
        <w:lastRenderedPageBreak/>
        <w:t>的规定，考虑管道路由和道路状况等因素，并应满足下述要求：</w:t>
      </w:r>
    </w:p>
    <w:p w14:paraId="57DAB22F" w14:textId="77777777" w:rsidR="00000000" w:rsidRDefault="00000000">
      <w:pPr>
        <w:pStyle w:val="a9"/>
        <w:numPr>
          <w:ilvl w:val="0"/>
          <w:numId w:val="235"/>
        </w:numPr>
        <w:ind w:start="0pt" w:firstLineChars="200" w:firstLine="24pt"/>
        <w:rPr>
          <w:rFonts w:hint="eastAsia"/>
        </w:rPr>
      </w:pPr>
      <w:r>
        <w:rPr>
          <w:rFonts w:hint="eastAsia"/>
        </w:rPr>
        <w:t>光缆路由短捷安全，施工维护方便。</w:t>
      </w:r>
    </w:p>
    <w:p w14:paraId="7BF2A71D" w14:textId="77777777" w:rsidR="00000000" w:rsidRDefault="00000000">
      <w:pPr>
        <w:pStyle w:val="a9"/>
        <w:numPr>
          <w:ilvl w:val="0"/>
          <w:numId w:val="235"/>
        </w:numPr>
        <w:ind w:start="0pt" w:firstLineChars="200" w:firstLine="24pt"/>
        <w:rPr>
          <w:rFonts w:hint="eastAsia"/>
        </w:rPr>
      </w:pPr>
      <w:r>
        <w:rPr>
          <w:rFonts w:hint="eastAsia"/>
        </w:rPr>
        <w:t>用户分布集中的区域。</w:t>
      </w:r>
    </w:p>
    <w:p w14:paraId="2701EEE9" w14:textId="77777777" w:rsidR="00000000" w:rsidRDefault="00000000">
      <w:pPr>
        <w:pStyle w:val="a9"/>
        <w:numPr>
          <w:ilvl w:val="0"/>
          <w:numId w:val="235"/>
        </w:numPr>
        <w:ind w:start="0pt" w:firstLineChars="200" w:firstLine="24pt"/>
        <w:rPr>
          <w:rFonts w:hint="eastAsia"/>
        </w:rPr>
      </w:pPr>
      <w:r>
        <w:rPr>
          <w:rFonts w:hint="eastAsia"/>
        </w:rPr>
        <w:t>扩建光缆时，应优先考虑在不同道路上扩增新路由。</w:t>
      </w:r>
    </w:p>
    <w:p w14:paraId="10371F5D" w14:textId="77777777" w:rsidR="00000000" w:rsidRDefault="00000000">
      <w:pPr>
        <w:pStyle w:val="a9"/>
        <w:numPr>
          <w:ilvl w:val="0"/>
          <w:numId w:val="235"/>
        </w:numPr>
        <w:ind w:start="0pt" w:firstLineChars="200" w:firstLine="24pt"/>
        <w:rPr>
          <w:rFonts w:hint="eastAsia"/>
        </w:rPr>
      </w:pPr>
      <w:r>
        <w:rPr>
          <w:rFonts w:hint="eastAsia"/>
        </w:rPr>
        <w:t>光缆线路可采用管道敷设方式，也可采用架空方式。</w:t>
      </w:r>
    </w:p>
    <w:p w14:paraId="2DBAE789" w14:textId="77777777" w:rsidR="00000000" w:rsidRDefault="00000000">
      <w:pPr>
        <w:pStyle w:val="a9"/>
        <w:numPr>
          <w:ilvl w:val="0"/>
          <w:numId w:val="235"/>
        </w:numPr>
        <w:ind w:start="0pt" w:firstLineChars="200" w:firstLine="24pt"/>
        <w:rPr>
          <w:rFonts w:hint="eastAsia"/>
        </w:rPr>
      </w:pPr>
      <w:r>
        <w:rPr>
          <w:rFonts w:hint="eastAsia"/>
        </w:rPr>
        <w:t>采用管道建筑方式的光缆线路，当管孔直径远大于光缆外径时，应在原管孔中采用多根子管道。子管道的总外径应不超过原管孔内径的</w:t>
      </w:r>
      <w:r>
        <w:rPr>
          <w:rFonts w:hint="eastAsia"/>
        </w:rPr>
        <w:t>85%</w:t>
      </w:r>
      <w:r>
        <w:rPr>
          <w:rFonts w:hint="eastAsia"/>
        </w:rPr>
        <w:t>；子管道内径应小于光缆外径的</w:t>
      </w:r>
      <w:r>
        <w:rPr>
          <w:rFonts w:hint="eastAsia"/>
        </w:rPr>
        <w:t>1.5</w:t>
      </w:r>
      <w:r>
        <w:rPr>
          <w:rFonts w:hint="eastAsia"/>
        </w:rPr>
        <w:t>倍。</w:t>
      </w:r>
    </w:p>
    <w:p w14:paraId="765147CF"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总体网络建设</w:t>
      </w:r>
    </w:p>
    <w:p w14:paraId="273CD69F" w14:textId="77777777" w:rsidR="00000000" w:rsidRDefault="00000000">
      <w:pPr>
        <w:pStyle w:val="a9"/>
        <w:ind w:firstLineChars="200" w:firstLine="24pt"/>
        <w:rPr>
          <w:rFonts w:hint="eastAsia"/>
        </w:rPr>
      </w:pPr>
      <w:r>
        <w:rPr>
          <w:rFonts w:hint="eastAsia"/>
        </w:rPr>
        <w:t>详细设计：投标方应按照本技术协议的规定和适用的工业标准，根据本技术规范内涉及软、硬件内容，参考招标方提供的网络架构图、数智化设备室初步设计套图以及用户现场实际功能需求、装修等进行综合布线二次优化的详细施工图设计，并提供适合本工程完整的综合布线系统。根据二次设计配合土建提出预埋管资料，资料进度应满足土建专业设计和现场土建施工需求。投标方应注意报价的包容性。</w:t>
      </w:r>
    </w:p>
    <w:p w14:paraId="64026681" w14:textId="77777777" w:rsidR="00000000" w:rsidRDefault="00000000">
      <w:pPr>
        <w:pStyle w:val="a9"/>
        <w:ind w:firstLineChars="200" w:firstLine="24pt"/>
        <w:rPr>
          <w:rFonts w:hint="eastAsia"/>
        </w:rPr>
      </w:pPr>
      <w:r>
        <w:rPr>
          <w:rFonts w:hint="eastAsia"/>
        </w:rPr>
        <w:t>网络协议：应支持</w:t>
      </w:r>
      <w:r>
        <w:rPr>
          <w:rFonts w:hint="eastAsia"/>
        </w:rPr>
        <w:t>IEEE 802.3u</w:t>
      </w:r>
      <w:r>
        <w:rPr>
          <w:rFonts w:hint="eastAsia"/>
        </w:rPr>
        <w:t>千兆位以太网标准，</w:t>
      </w:r>
      <w:r>
        <w:rPr>
          <w:rFonts w:hint="eastAsia"/>
        </w:rPr>
        <w:t>IEEE 802.3</w:t>
      </w:r>
      <w:r>
        <w:rPr>
          <w:rFonts w:hint="eastAsia"/>
        </w:rPr>
        <w:t>百兆位以太网标准。</w:t>
      </w:r>
    </w:p>
    <w:p w14:paraId="4B234D69" w14:textId="77777777" w:rsidR="00000000" w:rsidRDefault="00000000">
      <w:pPr>
        <w:pStyle w:val="a9"/>
        <w:ind w:firstLineChars="200" w:firstLine="24pt"/>
        <w:rPr>
          <w:rFonts w:hint="eastAsia"/>
        </w:rPr>
      </w:pPr>
      <w:r>
        <w:rPr>
          <w:rFonts w:hint="eastAsia"/>
        </w:rPr>
        <w:t>传输介质：千兆位主干应采用单模光缆；百兆位主干应采用单模光缆；数据信息和语音信息布线应采用六类（</w:t>
      </w:r>
      <w:r>
        <w:rPr>
          <w:rFonts w:hint="eastAsia"/>
        </w:rPr>
        <w:t>8</w:t>
      </w:r>
      <w:r>
        <w:rPr>
          <w:rFonts w:hint="eastAsia"/>
        </w:rPr>
        <w:t>芯）非屏蔽双绞线。</w:t>
      </w:r>
    </w:p>
    <w:p w14:paraId="245D9A3A" w14:textId="77777777" w:rsidR="00000000" w:rsidRDefault="00000000">
      <w:pPr>
        <w:pStyle w:val="a9"/>
        <w:ind w:firstLineChars="200" w:firstLine="24pt"/>
        <w:rPr>
          <w:rFonts w:hint="eastAsia"/>
        </w:rPr>
      </w:pPr>
      <w:r>
        <w:rPr>
          <w:rFonts w:hint="eastAsia"/>
        </w:rPr>
        <w:t>网络结构：应采用星形混合结构。</w:t>
      </w:r>
    </w:p>
    <w:p w14:paraId="35F257D2" w14:textId="77777777" w:rsidR="00000000" w:rsidRDefault="00000000">
      <w:pPr>
        <w:pStyle w:val="a9"/>
        <w:ind w:firstLineChars="200" w:firstLine="24pt"/>
        <w:rPr>
          <w:rFonts w:hint="eastAsia"/>
        </w:rPr>
      </w:pPr>
      <w:r>
        <w:rPr>
          <w:rFonts w:hint="eastAsia"/>
        </w:rPr>
        <w:t>综合布线产品：综合布线所使用的端到端产品应由同一家公司研制生产的，以充分保证产品优良的匹配性及性能的完整性。产品应提供至少</w:t>
      </w:r>
      <w:r>
        <w:rPr>
          <w:rFonts w:hint="eastAsia"/>
        </w:rPr>
        <w:t>15</w:t>
      </w:r>
      <w:r>
        <w:rPr>
          <w:rFonts w:hint="eastAsia"/>
        </w:rPr>
        <w:t>年的质量及系统应用保证。</w:t>
      </w:r>
    </w:p>
    <w:p w14:paraId="2D1FE856" w14:textId="77777777" w:rsidR="00000000" w:rsidRDefault="00000000">
      <w:pPr>
        <w:pStyle w:val="a9"/>
        <w:ind w:firstLineChars="200" w:firstLine="24pt"/>
        <w:rPr>
          <w:rFonts w:hint="eastAsia"/>
        </w:rPr>
      </w:pPr>
      <w:r>
        <w:rPr>
          <w:rFonts w:hint="eastAsia"/>
        </w:rPr>
        <w:t>综合布线应计算所有路由配备的管、槽、机柜（配线箱）等辅材。系统配置必须为端到端的链路，即必须配备所需的跳线。</w:t>
      </w:r>
    </w:p>
    <w:p w14:paraId="3C20E4F0" w14:textId="77777777" w:rsidR="00000000" w:rsidRDefault="00000000">
      <w:pPr>
        <w:pStyle w:val="a9"/>
        <w:ind w:firstLineChars="200" w:firstLine="24pt"/>
        <w:rPr>
          <w:rFonts w:hint="eastAsia"/>
        </w:rPr>
      </w:pPr>
      <w:r>
        <w:rPr>
          <w:rFonts w:hint="eastAsia"/>
        </w:rPr>
        <w:t>关于信息点（语音点）设置的要求：信息点应全部敷设到指定位置。</w:t>
      </w:r>
    </w:p>
    <w:p w14:paraId="54FB9FC8" w14:textId="77777777" w:rsidR="00000000" w:rsidRDefault="00000000">
      <w:pPr>
        <w:pStyle w:val="a9"/>
        <w:ind w:firstLineChars="200" w:firstLine="24pt"/>
        <w:rPr>
          <w:rFonts w:hint="eastAsia"/>
        </w:rPr>
      </w:pPr>
      <w:r>
        <w:rPr>
          <w:rFonts w:hint="eastAsia"/>
        </w:rPr>
        <w:t>应提供所使用的布线机具及测试设备配备情况及型号。缆线终接（包括</w:t>
      </w:r>
      <w:r>
        <w:rPr>
          <w:rFonts w:hint="eastAsia"/>
        </w:rPr>
        <w:t>8</w:t>
      </w:r>
      <w:r>
        <w:rPr>
          <w:rFonts w:hint="eastAsia"/>
        </w:rPr>
        <w:t>位模块式通用插座、配线部件、光纤插座、各类跳线）随工检验。</w:t>
      </w:r>
    </w:p>
    <w:p w14:paraId="542D9844" w14:textId="77777777" w:rsidR="00000000" w:rsidRDefault="00000000">
      <w:pPr>
        <w:pStyle w:val="a9"/>
        <w:ind w:firstLineChars="200" w:firstLine="24pt"/>
        <w:rPr>
          <w:rFonts w:hint="eastAsia"/>
        </w:rPr>
      </w:pPr>
      <w:r>
        <w:rPr>
          <w:rFonts w:hint="eastAsia"/>
        </w:rPr>
        <w:t>按本规范规定的项目进行并完成系统测试（工程电气性能测试、光纤特性</w:t>
      </w:r>
      <w:r>
        <w:rPr>
          <w:rFonts w:hint="eastAsia"/>
        </w:rPr>
        <w:lastRenderedPageBreak/>
        <w:t>测试）。竣工必须提供竣工图及技术文件。</w:t>
      </w:r>
    </w:p>
    <w:p w14:paraId="74375605" w14:textId="77777777" w:rsidR="00000000" w:rsidRDefault="00000000">
      <w:pPr>
        <w:pStyle w:val="a9"/>
        <w:ind w:firstLineChars="200" w:firstLine="24pt"/>
        <w:rPr>
          <w:rFonts w:hint="eastAsia"/>
        </w:rPr>
      </w:pPr>
      <w:r>
        <w:rPr>
          <w:rFonts w:hint="eastAsia"/>
        </w:rPr>
        <w:t>信息面板应采用六类千兆模块。网络传输速率达到千兆</w:t>
      </w:r>
      <w:r>
        <w:rPr>
          <w:rFonts w:hint="eastAsia"/>
        </w:rPr>
        <w:t>/</w:t>
      </w:r>
      <w:r>
        <w:rPr>
          <w:rFonts w:hint="eastAsia"/>
        </w:rPr>
        <w:t>秒。</w:t>
      </w:r>
    </w:p>
    <w:p w14:paraId="09EBFE8C" w14:textId="77777777" w:rsidR="00000000" w:rsidRDefault="00000000">
      <w:pPr>
        <w:pStyle w:val="a9"/>
        <w:ind w:firstLineChars="200" w:firstLine="24pt"/>
        <w:rPr>
          <w:rFonts w:hint="eastAsia"/>
        </w:rPr>
      </w:pPr>
      <w:r>
        <w:rPr>
          <w:rFonts w:hint="eastAsia"/>
        </w:rPr>
        <w:t>投标人应与该项目其他控制系统供货商密切配合，负责在适当地点设置电信设备和计算机网络设备，以及建筑物配线设备，进行网络连接工作。</w:t>
      </w:r>
    </w:p>
    <w:p w14:paraId="3D90F6BC"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配线（水平）子系统</w:t>
      </w:r>
    </w:p>
    <w:p w14:paraId="7D5654C6" w14:textId="77777777" w:rsidR="00000000" w:rsidRDefault="00000000">
      <w:pPr>
        <w:pStyle w:val="a9"/>
        <w:ind w:firstLineChars="200" w:firstLine="24pt"/>
        <w:rPr>
          <w:rFonts w:hint="eastAsia"/>
        </w:rPr>
      </w:pPr>
      <w:r>
        <w:rPr>
          <w:rFonts w:hint="eastAsia"/>
        </w:rPr>
        <w:t>配线（水平）子系统应由工作区的信息插座、信息插座至楼层机柜（配线箱）配线设备的配线电缆或光缆、配线设备和跳线等组成。</w:t>
      </w:r>
    </w:p>
    <w:p w14:paraId="73FF1EE5" w14:textId="77777777" w:rsidR="00000000" w:rsidRDefault="00000000">
      <w:pPr>
        <w:pStyle w:val="a9"/>
        <w:ind w:firstLineChars="200" w:firstLine="24pt"/>
        <w:rPr>
          <w:rFonts w:hint="eastAsia"/>
        </w:rPr>
      </w:pPr>
      <w:r>
        <w:rPr>
          <w:rFonts w:hint="eastAsia"/>
        </w:rPr>
        <w:t>配线子系统应采用</w:t>
      </w:r>
      <w:r>
        <w:rPr>
          <w:rFonts w:hint="eastAsia"/>
        </w:rPr>
        <w:t>4</w:t>
      </w:r>
      <w:r>
        <w:rPr>
          <w:rFonts w:hint="eastAsia"/>
        </w:rPr>
        <w:t>对对绞电缆，应在设备间的配线设备上进行连接。配线子系统的配线电缆不应超过</w:t>
      </w:r>
      <w:r>
        <w:rPr>
          <w:rFonts w:hint="eastAsia"/>
        </w:rPr>
        <w:t>90 m</w:t>
      </w:r>
      <w:r>
        <w:rPr>
          <w:rFonts w:hint="eastAsia"/>
        </w:rPr>
        <w:t>。</w:t>
      </w:r>
    </w:p>
    <w:p w14:paraId="1D5137D9" w14:textId="77777777" w:rsidR="00000000" w:rsidRDefault="00000000">
      <w:pPr>
        <w:pStyle w:val="a9"/>
        <w:ind w:firstLineChars="200" w:firstLine="24pt"/>
        <w:rPr>
          <w:rFonts w:hint="eastAsia"/>
        </w:rPr>
      </w:pPr>
      <w:r>
        <w:rPr>
          <w:rFonts w:hint="eastAsia"/>
        </w:rPr>
        <w:t>配线电缆应采用普通的综合布线铜芯对绞电缆，在必要时应选用阻燃、低烟、低毒等电缆。</w:t>
      </w:r>
    </w:p>
    <w:p w14:paraId="4FD82EA9" w14:textId="77777777" w:rsidR="00000000" w:rsidRDefault="00000000">
      <w:pPr>
        <w:pStyle w:val="a9"/>
        <w:ind w:firstLineChars="200" w:firstLine="24pt"/>
        <w:rPr>
          <w:rFonts w:hint="eastAsia"/>
        </w:rPr>
      </w:pPr>
      <w:r>
        <w:rPr>
          <w:rFonts w:hint="eastAsia"/>
        </w:rPr>
        <w:t>配线设备交叉连接的跳线应选用综合布线专用的插接软跳线。</w:t>
      </w:r>
      <w:r>
        <w:rPr>
          <w:rFonts w:hint="eastAsia"/>
        </w:rPr>
        <w:t>1</w:t>
      </w:r>
      <w:r>
        <w:rPr>
          <w:rFonts w:hint="eastAsia"/>
        </w:rPr>
        <w:t>条</w:t>
      </w:r>
      <w:r>
        <w:rPr>
          <w:rFonts w:hint="eastAsia"/>
        </w:rPr>
        <w:t>4</w:t>
      </w:r>
      <w:r>
        <w:rPr>
          <w:rFonts w:hint="eastAsia"/>
        </w:rPr>
        <w:t>对对绞电缆应全部固定终接在</w:t>
      </w:r>
      <w:r>
        <w:rPr>
          <w:rFonts w:hint="eastAsia"/>
        </w:rPr>
        <w:t>1</w:t>
      </w:r>
      <w:r>
        <w:rPr>
          <w:rFonts w:hint="eastAsia"/>
        </w:rPr>
        <w:t>个信息插座上。</w:t>
      </w:r>
    </w:p>
    <w:p w14:paraId="3382F764" w14:textId="77777777" w:rsidR="00000000" w:rsidRDefault="00000000">
      <w:pPr>
        <w:pStyle w:val="a9"/>
        <w:ind w:firstLineChars="200" w:firstLine="24pt"/>
        <w:rPr>
          <w:rFonts w:hint="eastAsia"/>
        </w:rPr>
      </w:pPr>
      <w:r>
        <w:rPr>
          <w:rFonts w:hint="eastAsia"/>
        </w:rPr>
        <w:t>配线箱应为铁制，带门和锁。配线器的接线端与信息插座之间均为点到点连接，配线架与交换机之间可根据实际开通用户量使用</w:t>
      </w:r>
      <w:r>
        <w:rPr>
          <w:rFonts w:hint="eastAsia"/>
        </w:rPr>
        <w:t>RJ45-RJ11</w:t>
      </w:r>
      <w:r>
        <w:rPr>
          <w:rFonts w:hint="eastAsia"/>
        </w:rPr>
        <w:t>跳线连接，任何改变系统的操作（如增减用户，用户地址改变等）都不影响整个系统的运行。使系统具有极强的灵活性，同时为系统线路故障检修提供极大的方便。</w:t>
      </w:r>
    </w:p>
    <w:p w14:paraId="425983AE" w14:textId="77777777" w:rsidR="00000000" w:rsidRDefault="00000000">
      <w:pPr>
        <w:pStyle w:val="a9"/>
        <w:ind w:firstLineChars="200" w:firstLine="24pt"/>
        <w:rPr>
          <w:rFonts w:hint="eastAsia"/>
        </w:rPr>
      </w:pPr>
      <w:r>
        <w:rPr>
          <w:rFonts w:hint="eastAsia"/>
        </w:rPr>
        <w:t>配线箱与光纤接续箱之间的分支六类双绞线主干应打在接线端上，以便配线（水平）布线子系统与建筑群主干布线子系统的缆线连接。</w:t>
      </w:r>
    </w:p>
    <w:p w14:paraId="7F1D8791"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设备间子系统</w:t>
      </w:r>
    </w:p>
    <w:p w14:paraId="2AE6D251" w14:textId="77777777" w:rsidR="00000000" w:rsidRDefault="00000000">
      <w:pPr>
        <w:pStyle w:val="a9"/>
        <w:ind w:firstLineChars="200" w:firstLine="24pt"/>
        <w:rPr>
          <w:rFonts w:hint="eastAsia"/>
        </w:rPr>
      </w:pPr>
      <w:r>
        <w:rPr>
          <w:rFonts w:hint="eastAsia"/>
        </w:rPr>
        <w:t>设备间是在大楼的适当地点应设置电信设备和计算机网络设备，以及建筑物配线设备，进行网络管理的场所。对于综合布线工程设计，设备间主要安装建筑物配线设备（</w:t>
      </w:r>
      <w:r>
        <w:rPr>
          <w:rFonts w:hint="eastAsia"/>
        </w:rPr>
        <w:t>BD</w:t>
      </w:r>
      <w:r>
        <w:rPr>
          <w:rFonts w:hint="eastAsia"/>
        </w:rPr>
        <w:t>）、电话、计算机等各种主机设备及引入设备可合装在一起。</w:t>
      </w:r>
    </w:p>
    <w:p w14:paraId="741F4504" w14:textId="77777777" w:rsidR="00000000" w:rsidRDefault="00000000">
      <w:pPr>
        <w:pStyle w:val="a9"/>
        <w:ind w:firstLineChars="200" w:firstLine="24pt"/>
        <w:rPr>
          <w:rFonts w:hint="eastAsia"/>
        </w:rPr>
      </w:pPr>
      <w:r>
        <w:rPr>
          <w:rFonts w:hint="eastAsia"/>
        </w:rPr>
        <w:t>设备间内应设置标准机柜。设备间内的所有总配线设备应采用色标以区别各类用途的配线区。</w:t>
      </w:r>
    </w:p>
    <w:p w14:paraId="6EA79141" w14:textId="77777777" w:rsidR="00000000" w:rsidRDefault="00000000">
      <w:pPr>
        <w:pStyle w:val="a9"/>
        <w:rPr>
          <w:rFonts w:hint="eastAsia"/>
        </w:rPr>
      </w:pPr>
      <w:r>
        <w:rPr>
          <w:rFonts w:hint="eastAsia"/>
        </w:rPr>
        <w:t>设备间面积约为</w:t>
      </w:r>
      <w:r>
        <w:rPr>
          <w:rFonts w:hint="eastAsia"/>
        </w:rPr>
        <w:t>70-80</w:t>
      </w:r>
      <w:r>
        <w:rPr>
          <w:rFonts w:hint="eastAsia"/>
        </w:rPr>
        <w:t>平方米。设备间应具备的物理环境：温度</w:t>
      </w:r>
      <w:r>
        <w:rPr>
          <w:rFonts w:hint="eastAsia"/>
        </w:rPr>
        <w:t>18</w:t>
      </w:r>
      <w:r>
        <w:rPr>
          <w:rFonts w:hint="eastAsia"/>
        </w:rPr>
        <w:t>～</w:t>
      </w:r>
      <w:r>
        <w:rPr>
          <w:rFonts w:hint="eastAsia"/>
        </w:rPr>
        <w:t>25</w:t>
      </w:r>
      <w:r>
        <w:rPr>
          <w:rFonts w:hint="eastAsia"/>
        </w:rPr>
        <w:t>度之间，防尘、防潮且具有良好通风性，具备可靠的电源供电能力。地板具有</w:t>
      </w:r>
      <w:r>
        <w:rPr>
          <w:rFonts w:hint="eastAsia"/>
        </w:rPr>
        <w:t>500KG/</w:t>
      </w:r>
      <w:r>
        <w:rPr>
          <w:rFonts w:hint="eastAsia"/>
        </w:rPr>
        <w:t>平方米以上的承载力。可靠的接地保护系统，该地线接地电阻要小于</w:t>
      </w:r>
      <w:r>
        <w:rPr>
          <w:rFonts w:hint="eastAsia"/>
        </w:rPr>
        <w:t>1</w:t>
      </w:r>
      <w:r>
        <w:rPr>
          <w:rFonts w:hint="eastAsia"/>
        </w:rPr>
        <w:lastRenderedPageBreak/>
        <w:t>欧。零地电压</w:t>
      </w:r>
      <w:r>
        <w:rPr>
          <w:rFonts w:hint="eastAsia"/>
        </w:rPr>
        <w:t>&lt;1</w:t>
      </w:r>
      <w:r>
        <w:rPr>
          <w:rFonts w:hint="eastAsia"/>
        </w:rPr>
        <w:t>伏。</w:t>
      </w:r>
    </w:p>
    <w:p w14:paraId="2D7C4C8C" w14:textId="77777777" w:rsidR="00000000" w:rsidRDefault="00000000">
      <w:pPr>
        <w:pStyle w:val="a9"/>
        <w:ind w:firstLineChars="200" w:firstLine="24pt"/>
        <w:rPr>
          <w:rFonts w:hint="eastAsia"/>
        </w:rPr>
      </w:pPr>
      <w:r>
        <w:rPr>
          <w:rFonts w:hint="eastAsia"/>
        </w:rPr>
        <w:t>设备间具体设计应以项目开始后由招标方提供相关资料为设计依据。</w:t>
      </w:r>
    </w:p>
    <w:p w14:paraId="149159EC" w14:textId="77777777" w:rsidR="00000000" w:rsidRDefault="00000000">
      <w:pPr>
        <w:pStyle w:val="a9"/>
        <w:ind w:firstLineChars="200" w:firstLine="24pt"/>
        <w:rPr>
          <w:rFonts w:hint="eastAsia"/>
        </w:rPr>
      </w:pPr>
      <w:r>
        <w:rPr>
          <w:rFonts w:hint="eastAsia"/>
        </w:rPr>
        <w:t>设备间布线安装应符合法规要求的消防系统。耐火等级应符合现行国家标准《高层民用建筑防火规范》《建筑设计防火规范》及《计算站场地安全要求》的规定。</w:t>
      </w:r>
    </w:p>
    <w:p w14:paraId="27337C04" w14:textId="77777777" w:rsidR="00000000" w:rsidRDefault="00000000">
      <w:pPr>
        <w:pStyle w:val="a9"/>
        <w:ind w:firstLineChars="200" w:firstLine="24pt"/>
        <w:rPr>
          <w:rFonts w:hint="eastAsia"/>
        </w:rPr>
      </w:pPr>
      <w:r>
        <w:rPr>
          <w:rFonts w:hint="eastAsia"/>
        </w:rPr>
        <w:t>设备间的装机应在室内装修、空调设备系统和电气照明工作后进行。设备间内的装修应满足工艺要求，经济适用。若根据设备、环境要求需设活动地板时，活动地板应作防静电处理。</w:t>
      </w:r>
    </w:p>
    <w:p w14:paraId="7D2971A7"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建筑群主干布线子系统</w:t>
      </w:r>
    </w:p>
    <w:p w14:paraId="39FA0975" w14:textId="77777777" w:rsidR="00000000" w:rsidRDefault="00000000">
      <w:pPr>
        <w:pStyle w:val="a9"/>
        <w:ind w:firstLineChars="200" w:firstLine="24pt"/>
        <w:rPr>
          <w:rFonts w:hint="eastAsia"/>
        </w:rPr>
      </w:pPr>
      <w:r>
        <w:rPr>
          <w:rFonts w:hint="eastAsia"/>
        </w:rPr>
        <w:t>建筑群综合布线中的主干线子系统是指从网络控制中心至各建筑物（或建筑群）间的主要线缆，它的主要功能是把网络控制中心信号传送到设备间的配线设备，再传送到用户的信息模块上。在建筑物综合布线中，主干线应支持和满足当前的需要，同时，应能够适应未来的发展。</w:t>
      </w:r>
    </w:p>
    <w:p w14:paraId="484995A9" w14:textId="77777777" w:rsidR="00000000" w:rsidRDefault="00000000">
      <w:pPr>
        <w:pStyle w:val="a9"/>
        <w:ind w:firstLineChars="200" w:firstLine="24pt"/>
        <w:rPr>
          <w:rFonts w:hint="eastAsia"/>
        </w:rPr>
      </w:pPr>
      <w:r>
        <w:rPr>
          <w:rFonts w:hint="eastAsia"/>
        </w:rPr>
        <w:t>建筑物之间的线缆应采用地下管道或电缆沟的敷设方式。设计时应预留备用管孔，以便扩充使用。管道所埋设的深度要求应至少离地面</w:t>
      </w:r>
      <w:r>
        <w:rPr>
          <w:rFonts w:hint="eastAsia"/>
        </w:rPr>
        <w:t>50cm</w:t>
      </w:r>
      <w:r>
        <w:rPr>
          <w:rFonts w:hint="eastAsia"/>
        </w:rPr>
        <w:t>，或者应遵循有关市话线路的各项设计规定，并应符合相关规范的规定。</w:t>
      </w:r>
    </w:p>
    <w:p w14:paraId="49FF4B29" w14:textId="77777777" w:rsidR="00000000" w:rsidRDefault="00000000">
      <w:pPr>
        <w:pStyle w:val="a9"/>
        <w:ind w:firstLineChars="200" w:firstLine="24pt"/>
        <w:rPr>
          <w:rFonts w:hint="eastAsia"/>
        </w:rPr>
      </w:pPr>
      <w:r>
        <w:rPr>
          <w:rFonts w:hint="eastAsia"/>
        </w:rPr>
        <w:t>当采用管道敷设时，应做好路由标志，缆线应做好保护。线缆引入大楼时，入口处应做好铁管保护。如果在同一沟内埋入了其他的图像、监控电缆，应设立明显的共用标志。</w:t>
      </w:r>
    </w:p>
    <w:p w14:paraId="61F34AC5" w14:textId="77777777" w:rsidR="00000000" w:rsidRDefault="00000000">
      <w:pPr>
        <w:pStyle w:val="a9"/>
        <w:ind w:firstLineChars="200" w:firstLine="24pt"/>
        <w:rPr>
          <w:rFonts w:hint="eastAsia"/>
        </w:rPr>
      </w:pPr>
      <w:r>
        <w:rPr>
          <w:rFonts w:hint="eastAsia"/>
        </w:rPr>
        <w:t>本项目工程干线子系统的介质应选择单模光纤。光缆与光缆间应用熔接方式连接以减少损耗，熔接损耗要求应小于</w:t>
      </w:r>
      <w:r>
        <w:rPr>
          <w:rFonts w:hint="eastAsia"/>
        </w:rPr>
        <w:t>0.1dB</w:t>
      </w:r>
      <w:r>
        <w:rPr>
          <w:rFonts w:hint="eastAsia"/>
        </w:rPr>
        <w:t>。光纤应全部熔接到</w:t>
      </w:r>
      <w:r>
        <w:rPr>
          <w:rFonts w:hint="eastAsia"/>
        </w:rPr>
        <w:t>SC</w:t>
      </w:r>
      <w:r>
        <w:rPr>
          <w:rFonts w:hint="eastAsia"/>
        </w:rPr>
        <w:t>耦合器上，以方便管理和将来的连接。</w:t>
      </w:r>
    </w:p>
    <w:p w14:paraId="4D885077" w14:textId="77777777" w:rsidR="00000000" w:rsidRDefault="00000000">
      <w:pPr>
        <w:pStyle w:val="a9"/>
        <w:ind w:firstLineChars="200" w:firstLine="24pt"/>
        <w:rPr>
          <w:rFonts w:hint="eastAsia"/>
        </w:rPr>
      </w:pPr>
      <w:r>
        <w:rPr>
          <w:rFonts w:hint="eastAsia"/>
        </w:rPr>
        <w:t>建筑群和建筑物的干线电缆、主干光缆布线的交接应不高于两次。</w:t>
      </w:r>
    </w:p>
    <w:p w14:paraId="0183CA76" w14:textId="77777777" w:rsidR="00000000" w:rsidRDefault="00000000">
      <w:pPr>
        <w:pStyle w:val="a9"/>
        <w:ind w:firstLineChars="200" w:firstLine="24pt"/>
        <w:rPr>
          <w:rFonts w:hint="eastAsia"/>
        </w:rPr>
      </w:pPr>
      <w:r>
        <w:rPr>
          <w:rFonts w:hint="eastAsia"/>
        </w:rPr>
        <w:t>室外布置的盘柜、箱、接线盒等应采用</w:t>
      </w:r>
      <w:r>
        <w:rPr>
          <w:rFonts w:hint="eastAsia"/>
        </w:rPr>
        <w:t>316L</w:t>
      </w:r>
      <w:r>
        <w:rPr>
          <w:rFonts w:hint="eastAsia"/>
        </w:rPr>
        <w:t>不锈钢材质，壁厚应不低于</w:t>
      </w:r>
      <w:r>
        <w:rPr>
          <w:rFonts w:hint="eastAsia"/>
        </w:rPr>
        <w:t>2.5mm</w:t>
      </w:r>
      <w:r>
        <w:rPr>
          <w:rFonts w:hint="eastAsia"/>
        </w:rPr>
        <w:t>。</w:t>
      </w:r>
    </w:p>
    <w:p w14:paraId="37FAD38E"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电源、电气防护及接地</w:t>
      </w:r>
    </w:p>
    <w:p w14:paraId="2C92BB64" w14:textId="77777777" w:rsidR="00000000" w:rsidRDefault="00000000">
      <w:pPr>
        <w:pStyle w:val="a9"/>
        <w:ind w:firstLineChars="200" w:firstLine="24pt"/>
        <w:rPr>
          <w:rFonts w:hint="eastAsia"/>
        </w:rPr>
      </w:pPr>
      <w:r>
        <w:rPr>
          <w:rFonts w:hint="eastAsia"/>
        </w:rPr>
        <w:t>设备间安放的计算机主机，接入网络设备及必要的转换设备对交、直流电源提出的要求，应按照计算机主机电源要求进行工程设计。</w:t>
      </w:r>
    </w:p>
    <w:p w14:paraId="142BB13D" w14:textId="77777777" w:rsidR="00000000" w:rsidRDefault="00000000">
      <w:pPr>
        <w:pStyle w:val="a9"/>
        <w:ind w:firstLineChars="200" w:firstLine="24pt"/>
        <w:rPr>
          <w:rFonts w:hint="eastAsia"/>
        </w:rPr>
      </w:pPr>
      <w:r>
        <w:rPr>
          <w:rFonts w:hint="eastAsia"/>
        </w:rPr>
        <w:t>设备间设备应有独立、可靠的交流</w:t>
      </w:r>
      <w:r>
        <w:rPr>
          <w:rFonts w:hint="eastAsia"/>
        </w:rPr>
        <w:t>220V</w:t>
      </w:r>
      <w:r>
        <w:rPr>
          <w:rFonts w:hint="eastAsia"/>
        </w:rPr>
        <w:t>、</w:t>
      </w:r>
      <w:r>
        <w:rPr>
          <w:rFonts w:hint="eastAsia"/>
        </w:rPr>
        <w:t>50Hz</w:t>
      </w:r>
      <w:r>
        <w:rPr>
          <w:rFonts w:hint="eastAsia"/>
        </w:rPr>
        <w:t>电源配电线路。电源插座</w:t>
      </w:r>
      <w:r>
        <w:rPr>
          <w:rFonts w:hint="eastAsia"/>
        </w:rPr>
        <w:lastRenderedPageBreak/>
        <w:t>应统一遵从“左零右火”规则。不要用邻近的照明开关来控制这些电源插座，减少偶然断电事故发生。</w:t>
      </w:r>
    </w:p>
    <w:p w14:paraId="6B3B36B1" w14:textId="77777777" w:rsidR="00000000" w:rsidRDefault="00000000">
      <w:pPr>
        <w:pStyle w:val="a9"/>
        <w:ind w:firstLineChars="200" w:firstLine="24pt"/>
        <w:rPr>
          <w:rFonts w:hint="eastAsia"/>
        </w:rPr>
      </w:pPr>
      <w:r>
        <w:rPr>
          <w:rFonts w:hint="eastAsia"/>
        </w:rPr>
        <w:t>周围环境存在电磁干扰时，布线电缆应采用屏蔽防护措施，以抑制外来的电磁干扰。</w:t>
      </w:r>
    </w:p>
    <w:p w14:paraId="59AE13B8" w14:textId="77777777" w:rsidR="00000000" w:rsidRDefault="00000000">
      <w:pPr>
        <w:pStyle w:val="a9"/>
        <w:ind w:firstLineChars="200" w:firstLine="24pt"/>
        <w:rPr>
          <w:rFonts w:hint="eastAsia"/>
        </w:rPr>
      </w:pPr>
      <w:r>
        <w:rPr>
          <w:rFonts w:hint="eastAsia"/>
        </w:rPr>
        <w:t>在设备间都应提供合适的接地端。机架、列架应用直径</w:t>
      </w:r>
      <w:r>
        <w:rPr>
          <w:rFonts w:hint="eastAsia"/>
        </w:rPr>
        <w:t>4mm</w:t>
      </w:r>
      <w:r>
        <w:rPr>
          <w:rFonts w:hint="eastAsia"/>
        </w:rPr>
        <w:t>的铜线连接至接地端，干线交接间应把电缆的屏蔽层连至合格的楼层接地端，屏蔽层在各楼层的接地，都应采用直径</w:t>
      </w:r>
      <w:r>
        <w:rPr>
          <w:rFonts w:hint="eastAsia"/>
        </w:rPr>
        <w:t>4mm</w:t>
      </w:r>
      <w:r>
        <w:rPr>
          <w:rFonts w:hint="eastAsia"/>
        </w:rPr>
        <w:t>的铜线把干线电缆的屏蔽层焊接到合格的楼层接地端。</w:t>
      </w:r>
    </w:p>
    <w:p w14:paraId="06375795" w14:textId="77777777" w:rsidR="00000000" w:rsidRDefault="00000000">
      <w:pPr>
        <w:pStyle w:val="a9"/>
        <w:ind w:firstLineChars="200" w:firstLine="24pt"/>
        <w:rPr>
          <w:rFonts w:hint="eastAsia"/>
        </w:rPr>
      </w:pPr>
      <w:r>
        <w:rPr>
          <w:rFonts w:hint="eastAsia"/>
        </w:rPr>
        <w:t>环境保护要求：易燃的区域光缆，应采用防火和防毒的电缆；相邻的设备间应采用阻燃型配线设备。对于穿钢管的电缆或光缆应采用普通外护套。</w:t>
      </w:r>
    </w:p>
    <w:p w14:paraId="1427AB86" w14:textId="77777777" w:rsidR="00000000" w:rsidRDefault="00000000">
      <w:pPr>
        <w:pStyle w:val="a9"/>
        <w:ind w:firstLineChars="200" w:firstLine="24pt"/>
        <w:rPr>
          <w:rFonts w:hint="eastAsia"/>
        </w:rPr>
      </w:pPr>
      <w:r>
        <w:rPr>
          <w:rFonts w:hint="eastAsia"/>
        </w:rPr>
        <w:t>布线系统与其他干扰源的间距应符合下表的要求：</w:t>
      </w:r>
    </w:p>
    <w:p w14:paraId="50EBF697" w14:textId="77777777" w:rsidR="00000000" w:rsidRDefault="00000000">
      <w:pPr>
        <w:pStyle w:val="ab"/>
        <w:jc w:val="center"/>
        <w:rPr>
          <w:rFonts w:eastAsia="宋体"/>
        </w:rPr>
      </w:pPr>
      <w:r>
        <w:t>表</w:t>
      </w:r>
      <w:r>
        <w:rPr>
          <w:rFonts w:ascii="Times New Roman" w:hAnsi="Times New Roman" w:hint="eastAsia"/>
        </w:rPr>
        <w:t>7</w:t>
      </w:r>
      <w:r>
        <w:rPr>
          <w:rFonts w:hint="eastAsia"/>
        </w:rPr>
        <w:t>.</w:t>
      </w:r>
      <w:r>
        <w:rPr>
          <w:rFonts w:ascii="Times New Roman" w:hAnsi="Times New Roman" w:hint="eastAsia"/>
        </w:rPr>
        <w:t>2</w:t>
      </w:r>
      <w:r>
        <w:rPr>
          <w:rFonts w:hint="eastAsia"/>
        </w:rPr>
        <w:t>-</w:t>
      </w:r>
      <w:r>
        <w:rPr>
          <w:rFonts w:ascii="Times New Roman" w:hAnsi="Times New Roman" w:hint="eastAsia"/>
        </w:rPr>
        <w:t>1</w:t>
      </w:r>
      <w:r>
        <w:rPr>
          <w:rFonts w:hint="eastAsia"/>
        </w:rPr>
        <w:t xml:space="preserve"> </w:t>
      </w:r>
      <w:r>
        <w:rPr>
          <w:rFonts w:hint="eastAsia"/>
        </w:rPr>
        <w:t>布线系统与其他干扰源的间距表</w:t>
      </w:r>
    </w:p>
    <w:tbl>
      <w:tblPr>
        <w:tblW w:w="92.42%"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1.40pt" w:type="dxa"/>
          <w:end w:w="1.40pt" w:type="dxa"/>
        </w:tblCellMar>
        <w:tblLook w:firstRow="0" w:lastRow="0" w:firstColumn="0" w:lastColumn="0" w:noHBand="0" w:noVBand="0"/>
      </w:tblPr>
      <w:tblGrid>
        <w:gridCol w:w="3670"/>
        <w:gridCol w:w="2208"/>
        <w:gridCol w:w="1789"/>
      </w:tblGrid>
      <w:tr w:rsidR="00000000" w14:paraId="295A6C5E" w14:textId="77777777">
        <w:trPr>
          <w:cantSplit/>
          <w:trHeight w:val="522"/>
          <w:tblHeader/>
          <w:jc w:val="center"/>
        </w:trPr>
        <w:tc>
          <w:tcPr>
            <w:tcW w:w="47.86%" w:type="pct"/>
            <w:vAlign w:val="center"/>
          </w:tcPr>
          <w:p w14:paraId="075FE091" w14:textId="77777777" w:rsidR="00000000" w:rsidRDefault="00000000">
            <w:pPr>
              <w:jc w:val="center"/>
              <w:rPr>
                <w:b/>
                <w:bCs/>
              </w:rPr>
            </w:pPr>
            <w:r>
              <w:rPr>
                <w:b/>
                <w:bCs/>
              </w:rPr>
              <w:t>其他干扰源</w:t>
            </w:r>
          </w:p>
        </w:tc>
        <w:tc>
          <w:tcPr>
            <w:tcW w:w="28.78%" w:type="pct"/>
            <w:vAlign w:val="center"/>
          </w:tcPr>
          <w:p w14:paraId="0436C8C3" w14:textId="77777777" w:rsidR="00000000" w:rsidRDefault="00000000">
            <w:pPr>
              <w:jc w:val="center"/>
              <w:rPr>
                <w:b/>
                <w:bCs/>
              </w:rPr>
            </w:pPr>
            <w:r>
              <w:rPr>
                <w:b/>
                <w:bCs/>
              </w:rPr>
              <w:t>与宽带接入系统接近状况</w:t>
            </w:r>
          </w:p>
        </w:tc>
        <w:tc>
          <w:tcPr>
            <w:tcW w:w="23.34%" w:type="pct"/>
            <w:vAlign w:val="center"/>
          </w:tcPr>
          <w:p w14:paraId="44C08927" w14:textId="77777777" w:rsidR="00000000" w:rsidRDefault="00000000">
            <w:pPr>
              <w:jc w:val="center"/>
              <w:rPr>
                <w:b/>
                <w:bCs/>
              </w:rPr>
            </w:pPr>
            <w:r>
              <w:rPr>
                <w:b/>
                <w:bCs/>
              </w:rPr>
              <w:t>最小间距</w:t>
            </w:r>
            <w:r>
              <w:rPr>
                <w:rFonts w:hint="eastAsia"/>
                <w:b/>
                <w:bCs/>
              </w:rPr>
              <w:t>（</w:t>
            </w:r>
            <w:r>
              <w:rPr>
                <w:b/>
                <w:bCs/>
              </w:rPr>
              <w:t>cm</w:t>
            </w:r>
            <w:r>
              <w:rPr>
                <w:rFonts w:hint="eastAsia"/>
                <w:b/>
                <w:bCs/>
              </w:rPr>
              <w:t>）</w:t>
            </w:r>
          </w:p>
        </w:tc>
      </w:tr>
      <w:tr w:rsidR="00000000" w14:paraId="2D19CEEF" w14:textId="77777777">
        <w:trPr>
          <w:cantSplit/>
          <w:trHeight w:val="522"/>
          <w:jc w:val="center"/>
        </w:trPr>
        <w:tc>
          <w:tcPr>
            <w:tcW w:w="47.86%" w:type="pct"/>
            <w:vMerge w:val="restart"/>
            <w:vAlign w:val="center"/>
          </w:tcPr>
          <w:p w14:paraId="0CFC2BC4" w14:textId="77777777" w:rsidR="00000000" w:rsidRDefault="00000000">
            <w:r>
              <w:t>380V</w:t>
            </w:r>
            <w:r>
              <w:t>以下电力电源</w:t>
            </w:r>
            <w:r>
              <w:t>&lt;2</w:t>
            </w:r>
            <w:r>
              <w:rPr>
                <w:rFonts w:hint="eastAsia"/>
              </w:rPr>
              <w:t xml:space="preserve"> </w:t>
            </w:r>
            <w:r>
              <w:t>kVA</w:t>
            </w:r>
          </w:p>
        </w:tc>
        <w:tc>
          <w:tcPr>
            <w:tcW w:w="28.78%" w:type="pct"/>
            <w:vAlign w:val="center"/>
          </w:tcPr>
          <w:p w14:paraId="4127BAF8" w14:textId="77777777" w:rsidR="00000000" w:rsidRDefault="00000000">
            <w:r>
              <w:t>与缆线平行敷设</w:t>
            </w:r>
          </w:p>
        </w:tc>
        <w:tc>
          <w:tcPr>
            <w:tcW w:w="23.34%" w:type="pct"/>
            <w:vAlign w:val="center"/>
          </w:tcPr>
          <w:p w14:paraId="2C3CA1D9" w14:textId="77777777" w:rsidR="00000000" w:rsidRDefault="00000000">
            <w:r>
              <w:t>13</w:t>
            </w:r>
          </w:p>
        </w:tc>
      </w:tr>
      <w:tr w:rsidR="00000000" w14:paraId="5E83D564" w14:textId="77777777">
        <w:trPr>
          <w:cantSplit/>
          <w:trHeight w:val="522"/>
          <w:jc w:val="center"/>
        </w:trPr>
        <w:tc>
          <w:tcPr>
            <w:tcW w:w="47.86%" w:type="pct"/>
            <w:vMerge/>
            <w:vAlign w:val="center"/>
          </w:tcPr>
          <w:p w14:paraId="52247D24" w14:textId="77777777" w:rsidR="00000000" w:rsidRDefault="00000000"/>
        </w:tc>
        <w:tc>
          <w:tcPr>
            <w:tcW w:w="28.78%" w:type="pct"/>
            <w:vAlign w:val="center"/>
          </w:tcPr>
          <w:p w14:paraId="5CE1B182" w14:textId="77777777" w:rsidR="00000000" w:rsidRDefault="00000000">
            <w:r>
              <w:t>有一方在接地的线槽中</w:t>
            </w:r>
          </w:p>
        </w:tc>
        <w:tc>
          <w:tcPr>
            <w:tcW w:w="23.34%" w:type="pct"/>
            <w:vAlign w:val="center"/>
          </w:tcPr>
          <w:p w14:paraId="5963A37D" w14:textId="77777777" w:rsidR="00000000" w:rsidRDefault="00000000">
            <w:r>
              <w:t>7</w:t>
            </w:r>
          </w:p>
        </w:tc>
      </w:tr>
      <w:tr w:rsidR="00000000" w14:paraId="21C288F6" w14:textId="77777777">
        <w:trPr>
          <w:cantSplit/>
          <w:trHeight w:val="522"/>
          <w:jc w:val="center"/>
        </w:trPr>
        <w:tc>
          <w:tcPr>
            <w:tcW w:w="47.86%" w:type="pct"/>
            <w:vMerge/>
            <w:vAlign w:val="center"/>
          </w:tcPr>
          <w:p w14:paraId="029E3526" w14:textId="77777777" w:rsidR="00000000" w:rsidRDefault="00000000"/>
        </w:tc>
        <w:tc>
          <w:tcPr>
            <w:tcW w:w="28.78%" w:type="pct"/>
            <w:vAlign w:val="center"/>
          </w:tcPr>
          <w:p w14:paraId="0A69A1CA" w14:textId="77777777" w:rsidR="00000000" w:rsidRDefault="00000000">
            <w:r>
              <w:t>双方都在接地的线槽中</w:t>
            </w:r>
          </w:p>
        </w:tc>
        <w:tc>
          <w:tcPr>
            <w:tcW w:w="23.34%" w:type="pct"/>
            <w:vAlign w:val="center"/>
          </w:tcPr>
          <w:p w14:paraId="11707198" w14:textId="77777777" w:rsidR="00000000" w:rsidRDefault="00000000">
            <w:r>
              <w:t>注</w:t>
            </w:r>
            <w:r>
              <w:t>1</w:t>
            </w:r>
          </w:p>
        </w:tc>
      </w:tr>
      <w:tr w:rsidR="00000000" w14:paraId="5442E17B" w14:textId="77777777">
        <w:trPr>
          <w:cantSplit/>
          <w:trHeight w:val="522"/>
          <w:jc w:val="center"/>
        </w:trPr>
        <w:tc>
          <w:tcPr>
            <w:tcW w:w="47.86%" w:type="pct"/>
            <w:vMerge w:val="restart"/>
            <w:vAlign w:val="center"/>
          </w:tcPr>
          <w:p w14:paraId="3F0D0B2A" w14:textId="77777777" w:rsidR="00000000" w:rsidRDefault="00000000">
            <w:r>
              <w:t>380V</w:t>
            </w:r>
            <w:r>
              <w:t>以下电力电源</w:t>
            </w:r>
            <w:r>
              <w:t>2-5</w:t>
            </w:r>
            <w:r>
              <w:rPr>
                <w:rFonts w:hint="eastAsia"/>
              </w:rPr>
              <w:t xml:space="preserve"> </w:t>
            </w:r>
            <w:r>
              <w:t>kVA</w:t>
            </w:r>
          </w:p>
        </w:tc>
        <w:tc>
          <w:tcPr>
            <w:tcW w:w="28.78%" w:type="pct"/>
            <w:vAlign w:val="center"/>
          </w:tcPr>
          <w:p w14:paraId="72721885" w14:textId="77777777" w:rsidR="00000000" w:rsidRDefault="00000000">
            <w:r>
              <w:t>与缆线平行敷设</w:t>
            </w:r>
          </w:p>
        </w:tc>
        <w:tc>
          <w:tcPr>
            <w:tcW w:w="23.34%" w:type="pct"/>
            <w:vAlign w:val="center"/>
          </w:tcPr>
          <w:p w14:paraId="1E2388C6" w14:textId="77777777" w:rsidR="00000000" w:rsidRDefault="00000000">
            <w:r>
              <w:t>30</w:t>
            </w:r>
          </w:p>
        </w:tc>
      </w:tr>
      <w:tr w:rsidR="00000000" w14:paraId="2CB8B705" w14:textId="77777777">
        <w:trPr>
          <w:cantSplit/>
          <w:trHeight w:val="522"/>
          <w:jc w:val="center"/>
        </w:trPr>
        <w:tc>
          <w:tcPr>
            <w:tcW w:w="47.86%" w:type="pct"/>
            <w:vMerge/>
            <w:vAlign w:val="center"/>
          </w:tcPr>
          <w:p w14:paraId="24D10573" w14:textId="77777777" w:rsidR="00000000" w:rsidRDefault="00000000"/>
        </w:tc>
        <w:tc>
          <w:tcPr>
            <w:tcW w:w="28.78%" w:type="pct"/>
            <w:vAlign w:val="center"/>
          </w:tcPr>
          <w:p w14:paraId="01CAD77C" w14:textId="77777777" w:rsidR="00000000" w:rsidRDefault="00000000">
            <w:r>
              <w:t>有一方在接地的线槽中</w:t>
            </w:r>
          </w:p>
        </w:tc>
        <w:tc>
          <w:tcPr>
            <w:tcW w:w="23.34%" w:type="pct"/>
            <w:vAlign w:val="center"/>
          </w:tcPr>
          <w:p w14:paraId="5DB96731" w14:textId="77777777" w:rsidR="00000000" w:rsidRDefault="00000000">
            <w:r>
              <w:t>15</w:t>
            </w:r>
          </w:p>
        </w:tc>
      </w:tr>
      <w:tr w:rsidR="00000000" w14:paraId="423E7CCD" w14:textId="77777777">
        <w:trPr>
          <w:cantSplit/>
          <w:trHeight w:val="522"/>
          <w:jc w:val="center"/>
        </w:trPr>
        <w:tc>
          <w:tcPr>
            <w:tcW w:w="47.86%" w:type="pct"/>
            <w:vMerge/>
            <w:vAlign w:val="center"/>
          </w:tcPr>
          <w:p w14:paraId="4551FABB" w14:textId="77777777" w:rsidR="00000000" w:rsidRDefault="00000000"/>
        </w:tc>
        <w:tc>
          <w:tcPr>
            <w:tcW w:w="28.78%" w:type="pct"/>
            <w:vAlign w:val="center"/>
          </w:tcPr>
          <w:p w14:paraId="750CAF72" w14:textId="77777777" w:rsidR="00000000" w:rsidRDefault="00000000">
            <w:r>
              <w:t>双方都在接地的线槽中</w:t>
            </w:r>
          </w:p>
        </w:tc>
        <w:tc>
          <w:tcPr>
            <w:tcW w:w="23.34%" w:type="pct"/>
            <w:vAlign w:val="center"/>
          </w:tcPr>
          <w:p w14:paraId="02B3AE9D" w14:textId="77777777" w:rsidR="00000000" w:rsidRDefault="00000000">
            <w:r>
              <w:t>8</w:t>
            </w:r>
          </w:p>
        </w:tc>
      </w:tr>
      <w:tr w:rsidR="00000000" w14:paraId="6BEDD398" w14:textId="77777777">
        <w:trPr>
          <w:cantSplit/>
          <w:trHeight w:val="522"/>
          <w:jc w:val="center"/>
        </w:trPr>
        <w:tc>
          <w:tcPr>
            <w:tcW w:w="47.86%" w:type="pct"/>
            <w:vMerge w:val="restart"/>
            <w:vAlign w:val="center"/>
          </w:tcPr>
          <w:p w14:paraId="72468E0D" w14:textId="77777777" w:rsidR="00000000" w:rsidRDefault="00000000">
            <w:r>
              <w:t>380V</w:t>
            </w:r>
            <w:r>
              <w:t>以下电力电源</w:t>
            </w:r>
            <w:r>
              <w:t>&gt;5</w:t>
            </w:r>
            <w:r>
              <w:rPr>
                <w:rFonts w:hint="eastAsia"/>
              </w:rPr>
              <w:t xml:space="preserve"> </w:t>
            </w:r>
            <w:r>
              <w:t>kVA</w:t>
            </w:r>
          </w:p>
        </w:tc>
        <w:tc>
          <w:tcPr>
            <w:tcW w:w="28.78%" w:type="pct"/>
            <w:vAlign w:val="center"/>
          </w:tcPr>
          <w:p w14:paraId="17C487CE" w14:textId="77777777" w:rsidR="00000000" w:rsidRDefault="00000000">
            <w:r>
              <w:t>与缆线平行敷设</w:t>
            </w:r>
          </w:p>
        </w:tc>
        <w:tc>
          <w:tcPr>
            <w:tcW w:w="23.34%" w:type="pct"/>
            <w:vAlign w:val="center"/>
          </w:tcPr>
          <w:p w14:paraId="699A9FB5" w14:textId="77777777" w:rsidR="00000000" w:rsidRDefault="00000000">
            <w:r>
              <w:t>60</w:t>
            </w:r>
          </w:p>
        </w:tc>
      </w:tr>
      <w:tr w:rsidR="00000000" w14:paraId="64751EF6" w14:textId="77777777">
        <w:trPr>
          <w:cantSplit/>
          <w:trHeight w:val="522"/>
          <w:jc w:val="center"/>
        </w:trPr>
        <w:tc>
          <w:tcPr>
            <w:tcW w:w="47.86%" w:type="pct"/>
            <w:vMerge/>
            <w:vAlign w:val="center"/>
          </w:tcPr>
          <w:p w14:paraId="1DDB5D31" w14:textId="77777777" w:rsidR="00000000" w:rsidRDefault="00000000"/>
        </w:tc>
        <w:tc>
          <w:tcPr>
            <w:tcW w:w="28.78%" w:type="pct"/>
            <w:vAlign w:val="center"/>
          </w:tcPr>
          <w:p w14:paraId="0392D4BB" w14:textId="77777777" w:rsidR="00000000" w:rsidRDefault="00000000">
            <w:r>
              <w:t>有一方在接地的线槽中</w:t>
            </w:r>
          </w:p>
        </w:tc>
        <w:tc>
          <w:tcPr>
            <w:tcW w:w="23.34%" w:type="pct"/>
            <w:vAlign w:val="center"/>
          </w:tcPr>
          <w:p w14:paraId="32F7B8B1" w14:textId="77777777" w:rsidR="00000000" w:rsidRDefault="00000000">
            <w:r>
              <w:t>30</w:t>
            </w:r>
          </w:p>
        </w:tc>
      </w:tr>
      <w:tr w:rsidR="00000000" w14:paraId="1105D3FB" w14:textId="77777777">
        <w:trPr>
          <w:cantSplit/>
          <w:trHeight w:val="522"/>
          <w:jc w:val="center"/>
        </w:trPr>
        <w:tc>
          <w:tcPr>
            <w:tcW w:w="47.86%" w:type="pct"/>
            <w:vMerge/>
            <w:vAlign w:val="center"/>
          </w:tcPr>
          <w:p w14:paraId="7C31BA33" w14:textId="77777777" w:rsidR="00000000" w:rsidRDefault="00000000"/>
        </w:tc>
        <w:tc>
          <w:tcPr>
            <w:tcW w:w="28.78%" w:type="pct"/>
            <w:vAlign w:val="center"/>
          </w:tcPr>
          <w:p w14:paraId="1AC139E1" w14:textId="77777777" w:rsidR="00000000" w:rsidRDefault="00000000">
            <w:r>
              <w:t>双方都在接地的线槽中</w:t>
            </w:r>
          </w:p>
        </w:tc>
        <w:tc>
          <w:tcPr>
            <w:tcW w:w="23.34%" w:type="pct"/>
            <w:vAlign w:val="center"/>
          </w:tcPr>
          <w:p w14:paraId="01D63041" w14:textId="77777777" w:rsidR="00000000" w:rsidRDefault="00000000">
            <w:r>
              <w:t>15</w:t>
            </w:r>
          </w:p>
        </w:tc>
      </w:tr>
      <w:tr w:rsidR="00000000" w14:paraId="708F1655" w14:textId="77777777">
        <w:trPr>
          <w:cantSplit/>
          <w:trHeight w:val="522"/>
          <w:jc w:val="center"/>
        </w:trPr>
        <w:tc>
          <w:tcPr>
            <w:tcW w:w="47.86%" w:type="pct"/>
            <w:vAlign w:val="center"/>
          </w:tcPr>
          <w:p w14:paraId="27A1F7AA" w14:textId="77777777" w:rsidR="00000000" w:rsidRDefault="00000000">
            <w:r>
              <w:t>荧光灯、氩灯、电子启动器或交感性设备</w:t>
            </w:r>
          </w:p>
        </w:tc>
        <w:tc>
          <w:tcPr>
            <w:tcW w:w="28.78%" w:type="pct"/>
            <w:vAlign w:val="center"/>
          </w:tcPr>
          <w:p w14:paraId="0BA6F713" w14:textId="77777777" w:rsidR="00000000" w:rsidRDefault="00000000">
            <w:r>
              <w:t>与缆线接近</w:t>
            </w:r>
          </w:p>
        </w:tc>
        <w:tc>
          <w:tcPr>
            <w:tcW w:w="23.34%" w:type="pct"/>
            <w:vAlign w:val="center"/>
          </w:tcPr>
          <w:p w14:paraId="1F613DDD" w14:textId="77777777" w:rsidR="00000000" w:rsidRDefault="00000000">
            <w:r>
              <w:t>15-30</w:t>
            </w:r>
          </w:p>
        </w:tc>
      </w:tr>
      <w:tr w:rsidR="00000000" w14:paraId="1F041D83" w14:textId="77777777">
        <w:trPr>
          <w:cantSplit/>
          <w:trHeight w:val="522"/>
          <w:jc w:val="center"/>
        </w:trPr>
        <w:tc>
          <w:tcPr>
            <w:tcW w:w="47.86%" w:type="pct"/>
            <w:vAlign w:val="center"/>
          </w:tcPr>
          <w:p w14:paraId="3C58ACEC" w14:textId="77777777" w:rsidR="00000000" w:rsidRDefault="00000000">
            <w:r>
              <w:t>无线电发射设备</w:t>
            </w:r>
            <w:r>
              <w:rPr>
                <w:rFonts w:hint="eastAsia"/>
              </w:rPr>
              <w:t>（</w:t>
            </w:r>
            <w:r>
              <w:t>如天线、传输线、发射机等</w:t>
            </w:r>
            <w:r>
              <w:rPr>
                <w:rFonts w:hint="eastAsia"/>
              </w:rPr>
              <w:t>）</w:t>
            </w:r>
          </w:p>
          <w:p w14:paraId="30EE9EE5" w14:textId="77777777" w:rsidR="00000000" w:rsidRDefault="00000000">
            <w:r>
              <w:t>雷达设备其他工业设备</w:t>
            </w:r>
            <w:r>
              <w:rPr>
                <w:rFonts w:hint="eastAsia"/>
              </w:rPr>
              <w:t>（</w:t>
            </w:r>
            <w:r>
              <w:t>开关电源、电磁感应炉、绝缘测试仪等</w:t>
            </w:r>
            <w:r>
              <w:rPr>
                <w:rFonts w:hint="eastAsia"/>
              </w:rPr>
              <w:t>）</w:t>
            </w:r>
          </w:p>
        </w:tc>
        <w:tc>
          <w:tcPr>
            <w:tcW w:w="28.78%" w:type="pct"/>
            <w:vAlign w:val="center"/>
          </w:tcPr>
          <w:p w14:paraId="4D5283C5" w14:textId="77777777" w:rsidR="00000000" w:rsidRDefault="00000000">
            <w:r>
              <w:t>与缆线接近。</w:t>
            </w:r>
          </w:p>
        </w:tc>
        <w:tc>
          <w:tcPr>
            <w:tcW w:w="23.34%" w:type="pct"/>
            <w:vAlign w:val="center"/>
          </w:tcPr>
          <w:p w14:paraId="7195E877" w14:textId="77777777" w:rsidR="00000000" w:rsidRDefault="00000000">
            <w:r>
              <w:t>≥150</w:t>
            </w:r>
          </w:p>
        </w:tc>
      </w:tr>
      <w:tr w:rsidR="00000000" w14:paraId="6E8E966D" w14:textId="77777777">
        <w:trPr>
          <w:cantSplit/>
          <w:trHeight w:val="522"/>
          <w:jc w:val="center"/>
        </w:trPr>
        <w:tc>
          <w:tcPr>
            <w:tcW w:w="47.86%" w:type="pct"/>
            <w:vAlign w:val="center"/>
          </w:tcPr>
          <w:p w14:paraId="7BECDCDD" w14:textId="77777777" w:rsidR="00000000" w:rsidRDefault="00000000">
            <w:r>
              <w:t>配电箱</w:t>
            </w:r>
          </w:p>
        </w:tc>
        <w:tc>
          <w:tcPr>
            <w:tcW w:w="28.78%" w:type="pct"/>
            <w:vAlign w:val="center"/>
          </w:tcPr>
          <w:p w14:paraId="48E205EB" w14:textId="77777777" w:rsidR="00000000" w:rsidRDefault="00000000">
            <w:r>
              <w:t>与配线设备接近</w:t>
            </w:r>
          </w:p>
        </w:tc>
        <w:tc>
          <w:tcPr>
            <w:tcW w:w="23.34%" w:type="pct"/>
            <w:vAlign w:val="center"/>
          </w:tcPr>
          <w:p w14:paraId="2209D71F" w14:textId="77777777" w:rsidR="00000000" w:rsidRDefault="00000000">
            <w:r>
              <w:t>≥100</w:t>
            </w:r>
          </w:p>
        </w:tc>
      </w:tr>
      <w:tr w:rsidR="00000000" w14:paraId="2C80A49B" w14:textId="77777777">
        <w:trPr>
          <w:cantSplit/>
          <w:trHeight w:val="522"/>
          <w:jc w:val="center"/>
        </w:trPr>
        <w:tc>
          <w:tcPr>
            <w:tcW w:w="47.86%" w:type="pct"/>
            <w:vAlign w:val="center"/>
          </w:tcPr>
          <w:p w14:paraId="6F2DCF74" w14:textId="77777777" w:rsidR="00000000" w:rsidRDefault="00000000">
            <w:r>
              <w:t>电梯、变电室</w:t>
            </w:r>
          </w:p>
        </w:tc>
        <w:tc>
          <w:tcPr>
            <w:tcW w:w="28.78%" w:type="pct"/>
            <w:vAlign w:val="center"/>
          </w:tcPr>
          <w:p w14:paraId="4B7C78B8" w14:textId="77777777" w:rsidR="00000000" w:rsidRDefault="00000000">
            <w:r>
              <w:t>尽量远离</w:t>
            </w:r>
          </w:p>
        </w:tc>
        <w:tc>
          <w:tcPr>
            <w:tcW w:w="23.34%" w:type="pct"/>
            <w:vAlign w:val="center"/>
          </w:tcPr>
          <w:p w14:paraId="0130141F" w14:textId="77777777" w:rsidR="00000000" w:rsidRDefault="00000000">
            <w:r>
              <w:t>≥200</w:t>
            </w:r>
          </w:p>
        </w:tc>
      </w:tr>
    </w:tbl>
    <w:p w14:paraId="5E37A2C1" w14:textId="77777777" w:rsidR="00000000" w:rsidRDefault="00000000">
      <w:pPr>
        <w:pStyle w:val="a9"/>
        <w:ind w:firstLineChars="200" w:firstLine="24pt"/>
      </w:pPr>
      <w:r>
        <w:rPr>
          <w:rFonts w:hint="eastAsia"/>
        </w:rPr>
        <w:lastRenderedPageBreak/>
        <w:t>注</w:t>
      </w:r>
      <w:r>
        <w:rPr>
          <w:rFonts w:hint="eastAsia"/>
        </w:rPr>
        <w:t>1</w:t>
      </w:r>
      <w:r>
        <w:rPr>
          <w:rFonts w:hint="eastAsia"/>
        </w:rPr>
        <w:t>：双方都在接地的线槽中，且平行长度小于</w:t>
      </w:r>
      <w:r>
        <w:rPr>
          <w:rFonts w:hint="eastAsia"/>
        </w:rPr>
        <w:t>10cm</w:t>
      </w:r>
      <w:r>
        <w:rPr>
          <w:rFonts w:hint="eastAsia"/>
        </w:rPr>
        <w:t>时，最小间距可以是</w:t>
      </w:r>
      <w:r>
        <w:rPr>
          <w:rFonts w:hint="eastAsia"/>
        </w:rPr>
        <w:t>1cm</w:t>
      </w:r>
      <w:r>
        <w:rPr>
          <w:rFonts w:hint="eastAsia"/>
        </w:rPr>
        <w:t>。</w:t>
      </w:r>
    </w:p>
    <w:p w14:paraId="176BA04B" w14:textId="77777777" w:rsidR="00000000" w:rsidRDefault="00000000">
      <w:pPr>
        <w:pStyle w:val="a9"/>
        <w:ind w:firstLineChars="200" w:firstLine="24pt"/>
      </w:pPr>
      <w:r>
        <w:rPr>
          <w:rFonts w:hint="eastAsia"/>
        </w:rPr>
        <w:t>注</w:t>
      </w:r>
      <w:r>
        <w:rPr>
          <w:rFonts w:hint="eastAsia"/>
        </w:rPr>
        <w:t>2</w:t>
      </w:r>
      <w:r>
        <w:rPr>
          <w:rFonts w:hint="eastAsia"/>
        </w:rPr>
        <w:t>：电话用户存在振铃电流时，不能与计算机网络在同一根对绞电缆中一起运用。</w:t>
      </w:r>
    </w:p>
    <w:p w14:paraId="16F114B2" w14:textId="77777777" w:rsidR="00000000" w:rsidRDefault="00000000">
      <w:pPr>
        <w:pStyle w:val="a9"/>
        <w:ind w:firstLineChars="200" w:firstLine="24pt"/>
        <w:rPr>
          <w:rFonts w:hint="eastAsia"/>
        </w:rPr>
      </w:pPr>
      <w:r>
        <w:rPr>
          <w:rFonts w:hint="eastAsia"/>
        </w:rPr>
        <w:t>配线柜都应单独布线至接地体，接地导线的选择应符合下表的规定：</w:t>
      </w:r>
    </w:p>
    <w:p w14:paraId="39B3B406" w14:textId="77777777" w:rsidR="00000000" w:rsidRDefault="00000000">
      <w:pPr>
        <w:pStyle w:val="ab"/>
        <w:jc w:val="center"/>
        <w:rPr>
          <w:rFonts w:eastAsia="宋体"/>
        </w:rPr>
      </w:pPr>
      <w:r>
        <w:t>表</w:t>
      </w:r>
      <w:r>
        <w:rPr>
          <w:rFonts w:ascii="Times New Roman" w:hAnsi="Times New Roman" w:hint="eastAsia"/>
        </w:rPr>
        <w:t>7</w:t>
      </w:r>
      <w:r>
        <w:rPr>
          <w:rFonts w:hint="eastAsia"/>
        </w:rPr>
        <w:t>.</w:t>
      </w:r>
      <w:r>
        <w:rPr>
          <w:rFonts w:ascii="Times New Roman" w:hAnsi="Times New Roman" w:hint="eastAsia"/>
        </w:rPr>
        <w:t>2</w:t>
      </w:r>
      <w:r>
        <w:rPr>
          <w:rFonts w:hint="eastAsia"/>
        </w:rPr>
        <w:t>-</w:t>
      </w:r>
      <w:r>
        <w:rPr>
          <w:rFonts w:ascii="Times New Roman" w:hAnsi="Times New Roman" w:hint="eastAsia"/>
        </w:rPr>
        <w:t>2</w:t>
      </w:r>
      <w:r>
        <w:rPr>
          <w:rFonts w:hint="eastAsia"/>
        </w:rPr>
        <w:t xml:space="preserve"> </w:t>
      </w:r>
      <w:r>
        <w:rPr>
          <w:rFonts w:hint="eastAsia"/>
        </w:rPr>
        <w:t>接地导线规格清单</w:t>
      </w:r>
    </w:p>
    <w:tbl>
      <w:tblPr>
        <w:tblW w:w="91.64%" w:type="pct"/>
        <w:tblInd w:w="36.8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1.40pt" w:type="dxa"/>
          <w:end w:w="1.40pt" w:type="dxa"/>
        </w:tblCellMar>
        <w:tblLook w:firstRow="0" w:lastRow="0" w:firstColumn="0" w:lastColumn="0" w:noHBand="0" w:noVBand="0"/>
      </w:tblPr>
      <w:tblGrid>
        <w:gridCol w:w="3604"/>
        <w:gridCol w:w="2207"/>
        <w:gridCol w:w="1791"/>
      </w:tblGrid>
      <w:tr w:rsidR="00000000" w14:paraId="76BA2650" w14:textId="77777777">
        <w:trPr>
          <w:cantSplit/>
          <w:trHeight w:val="522"/>
          <w:tblHeader/>
        </w:trPr>
        <w:tc>
          <w:tcPr>
            <w:tcW w:w="47.4%" w:type="pct"/>
            <w:vAlign w:val="center"/>
          </w:tcPr>
          <w:p w14:paraId="3E0E2F55" w14:textId="77777777" w:rsidR="00000000" w:rsidRDefault="00000000">
            <w:pPr>
              <w:jc w:val="center"/>
              <w:rPr>
                <w:b/>
                <w:bCs/>
              </w:rPr>
            </w:pPr>
            <w:r>
              <w:rPr>
                <w:b/>
                <w:bCs/>
              </w:rPr>
              <w:t>名称</w:t>
            </w:r>
          </w:p>
        </w:tc>
        <w:tc>
          <w:tcPr>
            <w:tcW w:w="29.02%" w:type="pct"/>
            <w:vAlign w:val="center"/>
          </w:tcPr>
          <w:p w14:paraId="413AB1F6" w14:textId="77777777" w:rsidR="00000000" w:rsidRDefault="00000000">
            <w:pPr>
              <w:jc w:val="center"/>
              <w:rPr>
                <w:b/>
                <w:bCs/>
              </w:rPr>
            </w:pPr>
            <w:r>
              <w:rPr>
                <w:b/>
                <w:bCs/>
              </w:rPr>
              <w:t>接地距离</w:t>
            </w:r>
            <w:r>
              <w:rPr>
                <w:b/>
                <w:bCs/>
              </w:rPr>
              <w:t>≤30m</w:t>
            </w:r>
          </w:p>
        </w:tc>
        <w:tc>
          <w:tcPr>
            <w:tcW w:w="23.56%" w:type="pct"/>
            <w:vAlign w:val="center"/>
          </w:tcPr>
          <w:p w14:paraId="03C9FB4B" w14:textId="77777777" w:rsidR="00000000" w:rsidRDefault="00000000">
            <w:pPr>
              <w:jc w:val="center"/>
              <w:rPr>
                <w:b/>
                <w:bCs/>
              </w:rPr>
            </w:pPr>
            <w:r>
              <w:rPr>
                <w:b/>
                <w:bCs/>
              </w:rPr>
              <w:t>接地距离</w:t>
            </w:r>
            <w:r>
              <w:rPr>
                <w:b/>
                <w:bCs/>
              </w:rPr>
              <w:t>≤100m</w:t>
            </w:r>
          </w:p>
        </w:tc>
      </w:tr>
      <w:tr w:rsidR="00000000" w14:paraId="40827FFC" w14:textId="77777777">
        <w:trPr>
          <w:cantSplit/>
          <w:trHeight w:val="522"/>
        </w:trPr>
        <w:tc>
          <w:tcPr>
            <w:tcW w:w="47.4%" w:type="pct"/>
            <w:vAlign w:val="center"/>
          </w:tcPr>
          <w:p w14:paraId="5E5CC27F" w14:textId="77777777" w:rsidR="00000000" w:rsidRDefault="00000000">
            <w:r>
              <w:t>接入自动交换机的工作站数量</w:t>
            </w:r>
            <w:r>
              <w:rPr>
                <w:rFonts w:hint="eastAsia"/>
              </w:rPr>
              <w:t>（</w:t>
            </w:r>
            <w:r>
              <w:t>个</w:t>
            </w:r>
            <w:r>
              <w:rPr>
                <w:rFonts w:hint="eastAsia"/>
              </w:rPr>
              <w:t>）</w:t>
            </w:r>
          </w:p>
        </w:tc>
        <w:tc>
          <w:tcPr>
            <w:tcW w:w="29.02%" w:type="pct"/>
            <w:vAlign w:val="center"/>
          </w:tcPr>
          <w:p w14:paraId="279E70A8" w14:textId="77777777" w:rsidR="00000000" w:rsidRDefault="00000000">
            <w:r>
              <w:t>≤50</w:t>
            </w:r>
          </w:p>
        </w:tc>
        <w:tc>
          <w:tcPr>
            <w:tcW w:w="23.56%" w:type="pct"/>
            <w:vAlign w:val="center"/>
          </w:tcPr>
          <w:p w14:paraId="0454B3CD" w14:textId="77777777" w:rsidR="00000000" w:rsidRDefault="00000000">
            <w:r>
              <w:t>&gt;50</w:t>
            </w:r>
            <w:r>
              <w:rPr>
                <w:rFonts w:hint="eastAsia"/>
              </w:rPr>
              <w:t>,</w:t>
            </w:r>
            <w:r>
              <w:t>≤300</w:t>
            </w:r>
          </w:p>
        </w:tc>
      </w:tr>
      <w:tr w:rsidR="00000000" w14:paraId="68464E4A" w14:textId="77777777">
        <w:trPr>
          <w:cantSplit/>
          <w:trHeight w:val="522"/>
        </w:trPr>
        <w:tc>
          <w:tcPr>
            <w:tcW w:w="47.4%" w:type="pct"/>
            <w:vAlign w:val="center"/>
          </w:tcPr>
          <w:p w14:paraId="6974CF72" w14:textId="77777777" w:rsidR="00000000" w:rsidRDefault="00000000">
            <w:r>
              <w:t>专线的数量</w:t>
            </w:r>
            <w:r>
              <w:rPr>
                <w:rFonts w:hint="eastAsia"/>
              </w:rPr>
              <w:t>（</w:t>
            </w:r>
            <w:r>
              <w:t>条</w:t>
            </w:r>
            <w:r>
              <w:rPr>
                <w:rFonts w:hint="eastAsia"/>
              </w:rPr>
              <w:t>）</w:t>
            </w:r>
          </w:p>
        </w:tc>
        <w:tc>
          <w:tcPr>
            <w:tcW w:w="29.02%" w:type="pct"/>
            <w:vAlign w:val="center"/>
          </w:tcPr>
          <w:p w14:paraId="41472DA4" w14:textId="77777777" w:rsidR="00000000" w:rsidRDefault="00000000">
            <w:r>
              <w:t>≤15</w:t>
            </w:r>
          </w:p>
        </w:tc>
        <w:tc>
          <w:tcPr>
            <w:tcW w:w="23.56%" w:type="pct"/>
            <w:vAlign w:val="center"/>
          </w:tcPr>
          <w:p w14:paraId="62AED5A0" w14:textId="77777777" w:rsidR="00000000" w:rsidRDefault="00000000">
            <w:r>
              <w:t>&gt;15</w:t>
            </w:r>
            <w:r>
              <w:rPr>
                <w:rFonts w:hint="eastAsia"/>
              </w:rPr>
              <w:t>,</w:t>
            </w:r>
            <w:r>
              <w:t>≤80</w:t>
            </w:r>
          </w:p>
        </w:tc>
      </w:tr>
      <w:tr w:rsidR="00000000" w14:paraId="03B42805" w14:textId="77777777">
        <w:trPr>
          <w:cantSplit/>
          <w:trHeight w:val="522"/>
        </w:trPr>
        <w:tc>
          <w:tcPr>
            <w:tcW w:w="47.4%" w:type="pct"/>
            <w:vAlign w:val="center"/>
          </w:tcPr>
          <w:p w14:paraId="6C364DB0" w14:textId="77777777" w:rsidR="00000000" w:rsidRDefault="00000000">
            <w:r>
              <w:t>信息插座的数量</w:t>
            </w:r>
            <w:r>
              <w:rPr>
                <w:rFonts w:hint="eastAsia"/>
              </w:rPr>
              <w:t>（</w:t>
            </w:r>
            <w:r>
              <w:t>个</w:t>
            </w:r>
            <w:r>
              <w:rPr>
                <w:rFonts w:hint="eastAsia"/>
              </w:rPr>
              <w:t>）</w:t>
            </w:r>
          </w:p>
        </w:tc>
        <w:tc>
          <w:tcPr>
            <w:tcW w:w="29.02%" w:type="pct"/>
            <w:vAlign w:val="center"/>
          </w:tcPr>
          <w:p w14:paraId="7A4F4CD9" w14:textId="77777777" w:rsidR="00000000" w:rsidRDefault="00000000">
            <w:r>
              <w:t>≤75</w:t>
            </w:r>
          </w:p>
        </w:tc>
        <w:tc>
          <w:tcPr>
            <w:tcW w:w="23.56%" w:type="pct"/>
            <w:vAlign w:val="center"/>
          </w:tcPr>
          <w:p w14:paraId="4F442109" w14:textId="77777777" w:rsidR="00000000" w:rsidRDefault="00000000">
            <w:r>
              <w:t>&gt;75</w:t>
            </w:r>
            <w:r>
              <w:rPr>
                <w:rFonts w:hint="eastAsia"/>
              </w:rPr>
              <w:t>,</w:t>
            </w:r>
            <w:r>
              <w:t>≤450</w:t>
            </w:r>
          </w:p>
        </w:tc>
      </w:tr>
      <w:tr w:rsidR="00000000" w14:paraId="0B6FFDB6" w14:textId="77777777">
        <w:trPr>
          <w:cantSplit/>
          <w:trHeight w:val="522"/>
        </w:trPr>
        <w:tc>
          <w:tcPr>
            <w:tcW w:w="47.4%" w:type="pct"/>
            <w:vAlign w:val="center"/>
          </w:tcPr>
          <w:p w14:paraId="317001D0" w14:textId="77777777" w:rsidR="00000000" w:rsidRDefault="00000000">
            <w:r>
              <w:t>工作区的面积</w:t>
            </w:r>
            <w:r>
              <w:rPr>
                <w:rFonts w:hint="eastAsia"/>
              </w:rPr>
              <w:t>（</w:t>
            </w:r>
            <w:r>
              <w:t>平方米</w:t>
            </w:r>
            <w:r>
              <w:rPr>
                <w:rFonts w:hint="eastAsia"/>
              </w:rPr>
              <w:t>）</w:t>
            </w:r>
          </w:p>
        </w:tc>
        <w:tc>
          <w:tcPr>
            <w:tcW w:w="29.02%" w:type="pct"/>
            <w:vAlign w:val="center"/>
          </w:tcPr>
          <w:p w14:paraId="310252AB" w14:textId="77777777" w:rsidR="00000000" w:rsidRDefault="00000000">
            <w:r>
              <w:t>≤750</w:t>
            </w:r>
          </w:p>
        </w:tc>
        <w:tc>
          <w:tcPr>
            <w:tcW w:w="23.56%" w:type="pct"/>
            <w:vAlign w:val="center"/>
          </w:tcPr>
          <w:p w14:paraId="412A3640" w14:textId="77777777" w:rsidR="00000000" w:rsidRDefault="00000000">
            <w:r>
              <w:t>&gt;750</w:t>
            </w:r>
            <w:r>
              <w:rPr>
                <w:rFonts w:hint="eastAsia"/>
              </w:rPr>
              <w:t>,</w:t>
            </w:r>
            <w:r>
              <w:t>≤4500</w:t>
            </w:r>
          </w:p>
        </w:tc>
      </w:tr>
      <w:tr w:rsidR="00000000" w14:paraId="217FB3DF" w14:textId="77777777">
        <w:trPr>
          <w:cantSplit/>
          <w:trHeight w:val="522"/>
        </w:trPr>
        <w:tc>
          <w:tcPr>
            <w:tcW w:w="47.4%" w:type="pct"/>
            <w:vAlign w:val="center"/>
          </w:tcPr>
          <w:p w14:paraId="6264D507" w14:textId="77777777" w:rsidR="00000000" w:rsidRDefault="00000000">
            <w:r>
              <w:t>配线室或电脑室的面积</w:t>
            </w:r>
            <w:r>
              <w:rPr>
                <w:rFonts w:hint="eastAsia"/>
              </w:rPr>
              <w:t>（</w:t>
            </w:r>
            <w:r>
              <w:t>平方米</w:t>
            </w:r>
            <w:r>
              <w:rPr>
                <w:rFonts w:hint="eastAsia"/>
              </w:rPr>
              <w:t>）</w:t>
            </w:r>
          </w:p>
        </w:tc>
        <w:tc>
          <w:tcPr>
            <w:tcW w:w="29.02%" w:type="pct"/>
            <w:vAlign w:val="center"/>
          </w:tcPr>
          <w:p w14:paraId="514D6A4C" w14:textId="77777777" w:rsidR="00000000" w:rsidRDefault="00000000">
            <w:r>
              <w:t>10</w:t>
            </w:r>
          </w:p>
        </w:tc>
        <w:tc>
          <w:tcPr>
            <w:tcW w:w="23.56%" w:type="pct"/>
            <w:vAlign w:val="center"/>
          </w:tcPr>
          <w:p w14:paraId="21F3D002" w14:textId="77777777" w:rsidR="00000000" w:rsidRDefault="00000000">
            <w:r>
              <w:t>15</w:t>
            </w:r>
          </w:p>
        </w:tc>
      </w:tr>
      <w:tr w:rsidR="00000000" w14:paraId="200E68CC" w14:textId="77777777">
        <w:trPr>
          <w:cantSplit/>
          <w:trHeight w:val="522"/>
        </w:trPr>
        <w:tc>
          <w:tcPr>
            <w:tcW w:w="47.4%" w:type="pct"/>
            <w:vAlign w:val="center"/>
          </w:tcPr>
          <w:p w14:paraId="3B242F01" w14:textId="77777777" w:rsidR="00000000" w:rsidRDefault="00000000">
            <w:r>
              <w:t>选用绝缘铜导线的面积</w:t>
            </w:r>
            <w:r>
              <w:rPr>
                <w:rFonts w:hint="eastAsia"/>
              </w:rPr>
              <w:t>（</w:t>
            </w:r>
            <w:r>
              <w:t>平方米</w:t>
            </w:r>
            <w:r>
              <w:rPr>
                <w:rFonts w:hint="eastAsia"/>
              </w:rPr>
              <w:t>）</w:t>
            </w:r>
          </w:p>
        </w:tc>
        <w:tc>
          <w:tcPr>
            <w:tcW w:w="29.02%" w:type="pct"/>
            <w:vAlign w:val="center"/>
          </w:tcPr>
          <w:p w14:paraId="762C0DA8" w14:textId="77777777" w:rsidR="00000000" w:rsidRDefault="00000000">
            <w:r>
              <w:t>6</w:t>
            </w:r>
            <w:r>
              <w:rPr>
                <w:rFonts w:hint="eastAsia"/>
              </w:rPr>
              <w:t>~</w:t>
            </w:r>
            <w:r>
              <w:t>16</w:t>
            </w:r>
          </w:p>
        </w:tc>
        <w:tc>
          <w:tcPr>
            <w:tcW w:w="23.56%" w:type="pct"/>
            <w:vAlign w:val="center"/>
          </w:tcPr>
          <w:p w14:paraId="1314CD23" w14:textId="77777777" w:rsidR="00000000" w:rsidRDefault="00000000">
            <w:r>
              <w:t>16</w:t>
            </w:r>
            <w:r>
              <w:rPr>
                <w:rFonts w:hint="eastAsia"/>
              </w:rPr>
              <w:t>~</w:t>
            </w:r>
            <w:r>
              <w:t>50</w:t>
            </w:r>
          </w:p>
        </w:tc>
      </w:tr>
    </w:tbl>
    <w:p w14:paraId="63D70C9C" w14:textId="77777777" w:rsidR="00000000" w:rsidRDefault="00000000">
      <w:pPr>
        <w:pStyle w:val="a9"/>
        <w:ind w:firstLineChars="200" w:firstLine="24pt"/>
        <w:rPr>
          <w:rFonts w:hint="eastAsia"/>
        </w:rPr>
      </w:pPr>
      <w:r>
        <w:rPr>
          <w:rFonts w:hint="eastAsia"/>
        </w:rPr>
        <w:t>环境保护要求：易燃区域光缆，应采用防火和防毒的电缆；相邻的设备间应采用阻燃型配线设备。对于穿钢管的电缆或光缆可采用普通外护套。</w:t>
      </w:r>
    </w:p>
    <w:p w14:paraId="4C0BA6D8"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标记管理规定</w:t>
      </w:r>
    </w:p>
    <w:p w14:paraId="760C9511" w14:textId="77777777" w:rsidR="00000000" w:rsidRDefault="00000000">
      <w:pPr>
        <w:pStyle w:val="a9"/>
        <w:ind w:firstLineChars="200" w:firstLine="24pt"/>
        <w:rPr>
          <w:rFonts w:hint="eastAsia"/>
        </w:rPr>
      </w:pPr>
      <w:r>
        <w:rPr>
          <w:rFonts w:hint="eastAsia"/>
        </w:rPr>
        <w:t>布线系统涉及的所有组成部分都应有明确的标识。它们的名字、颜色、数字或序号及相关特性所组成的标识应可方便地互相区分的。</w:t>
      </w:r>
    </w:p>
    <w:p w14:paraId="5BBF9CE4" w14:textId="77777777" w:rsidR="00000000" w:rsidRDefault="00000000">
      <w:pPr>
        <w:pStyle w:val="a9"/>
        <w:ind w:firstLineChars="200" w:firstLine="24pt"/>
        <w:rPr>
          <w:rFonts w:hint="eastAsia"/>
        </w:rPr>
      </w:pPr>
      <w:r>
        <w:rPr>
          <w:rFonts w:hint="eastAsia"/>
        </w:rPr>
        <w:t>在各设备间（配线箱）管理点，应根据应用环境用明确中文标记插入条来标出各个设备，如光纤接续箱、配线器等。</w:t>
      </w:r>
    </w:p>
    <w:p w14:paraId="60F2D06F" w14:textId="77777777" w:rsidR="00000000" w:rsidRDefault="00000000">
      <w:pPr>
        <w:pStyle w:val="a9"/>
        <w:ind w:firstLineChars="200" w:firstLine="24pt"/>
        <w:rPr>
          <w:rFonts w:hint="eastAsia"/>
        </w:rPr>
      </w:pPr>
      <w:r>
        <w:rPr>
          <w:rFonts w:hint="eastAsia"/>
        </w:rPr>
        <w:t>跳线区应有良好的、明确的中文标记系统，如分区（分区号）、建筑物名称（代号）、交换机（集线器）号、楼层号、房间号、流水号等。</w:t>
      </w:r>
    </w:p>
    <w:p w14:paraId="5E332AF5" w14:textId="77777777" w:rsidR="00000000" w:rsidRDefault="00000000">
      <w:pPr>
        <w:pStyle w:val="a9"/>
        <w:ind w:firstLineChars="200" w:firstLine="24pt"/>
        <w:rPr>
          <w:rFonts w:hint="eastAsia"/>
        </w:rPr>
      </w:pPr>
      <w:r>
        <w:rPr>
          <w:rFonts w:hint="eastAsia"/>
        </w:rPr>
        <w:t>配线设备布线标记方法应按照以下要求设计：在机柜（配线箱）配线设备的标签条上用编号标明相应位置对应的信息点编号，并登记注册。每个光纤接续箱、光纤配线架上方贴以写有上述光纤点编号的标签。并应在明显位置标明每芯光纤的衰减系数。</w:t>
      </w:r>
    </w:p>
    <w:p w14:paraId="6C03E3C6" w14:textId="77777777" w:rsidR="00000000" w:rsidRDefault="00000000">
      <w:pPr>
        <w:pStyle w:val="a9"/>
        <w:ind w:firstLineChars="200" w:firstLine="24pt"/>
        <w:rPr>
          <w:rFonts w:hint="eastAsia"/>
        </w:rPr>
      </w:pPr>
      <w:r>
        <w:rPr>
          <w:rFonts w:hint="eastAsia"/>
        </w:rPr>
        <w:t>信息点编号规则。布线系统中应采用统一信息点编号规则，每个编号唯一地标识一个信息点，与一个信息插座对应，也与一条配线（水平）电缆对应。在需要标识接口类型的场所，还应在每个插座上应用中文明确标明“语音”</w:t>
      </w:r>
      <w:r>
        <w:rPr>
          <w:rFonts w:hint="eastAsia"/>
        </w:rPr>
        <w:lastRenderedPageBreak/>
        <w:t>“数据”字样。具体规则与招标方协商进行。</w:t>
      </w:r>
    </w:p>
    <w:p w14:paraId="6C461CE9" w14:textId="77777777" w:rsidR="00000000" w:rsidRDefault="00000000">
      <w:pPr>
        <w:pStyle w:val="a9"/>
        <w:ind w:firstLineChars="200" w:firstLine="24pt"/>
        <w:rPr>
          <w:rFonts w:hint="eastAsia"/>
        </w:rPr>
      </w:pPr>
      <w:r>
        <w:rPr>
          <w:rFonts w:hint="eastAsia"/>
        </w:rPr>
        <w:t>每个分支主干双绞线的两端及配线架的标签条上应用相对应配线箱号，备用线配线箱号后加“备”字。</w:t>
      </w:r>
      <w:bookmarkStart w:id="428" w:name="_Toc191543982"/>
      <w:bookmarkStart w:id="429" w:name="_Toc176340943"/>
      <w:r>
        <w:rPr>
          <w:rFonts w:ascii="宋体" w:hAnsi="宋体" w:hint="eastAsia"/>
          <w:snapToGrid w:val="0"/>
          <w:szCs w:val="24"/>
        </w:rPr>
        <w:t>以上标记规定应符合 《</w:t>
      </w:r>
      <w:r>
        <w:rPr>
          <w:rFonts w:ascii="宋体" w:hAnsi="宋体" w:hint="eastAsia"/>
          <w:szCs w:val="24"/>
        </w:rPr>
        <w:t>GB 50311-2016</w:t>
      </w:r>
      <w:r>
        <w:rPr>
          <w:rFonts w:ascii="宋体" w:hAnsi="宋体" w:hint="eastAsia"/>
          <w:szCs w:val="24"/>
        </w:rPr>
        <w:tab/>
        <w:t>综合布线系统工程设计规范》。</w:t>
      </w:r>
    </w:p>
    <w:p w14:paraId="58D00BC2" w14:textId="77777777" w:rsidR="00000000" w:rsidRDefault="00000000">
      <w:pPr>
        <w:pStyle w:val="1"/>
        <w:numPr>
          <w:ilvl w:val="0"/>
          <w:numId w:val="24"/>
        </w:numPr>
        <w:rPr>
          <w:szCs w:val="32"/>
        </w:rPr>
      </w:pPr>
      <w:r>
        <w:rPr>
          <w:rFonts w:hint="eastAsia"/>
        </w:rPr>
        <w:br w:type="page"/>
      </w:r>
      <w:r>
        <w:rPr>
          <w:rFonts w:hint="eastAsia"/>
        </w:rPr>
        <w:lastRenderedPageBreak/>
        <w:t>系统维护与网络安全要求</w:t>
      </w:r>
      <w:r>
        <w:rPr>
          <w:rFonts w:hint="eastAsia"/>
        </w:rPr>
        <w:t xml:space="preserve"> </w:t>
      </w:r>
    </w:p>
    <w:p w14:paraId="405FE7B8" w14:textId="77777777" w:rsidR="00000000" w:rsidRDefault="00000000">
      <w:pPr>
        <w:pStyle w:val="20"/>
        <w:numPr>
          <w:ilvl w:val="1"/>
          <w:numId w:val="24"/>
        </w:numPr>
        <w:rPr>
          <w:rFonts w:hint="eastAsia"/>
        </w:rPr>
      </w:pPr>
      <w:r>
        <w:rPr>
          <w:rFonts w:hint="eastAsia"/>
        </w:rPr>
        <w:t>系统维护要求</w:t>
      </w:r>
    </w:p>
    <w:p w14:paraId="3A495A4E" w14:textId="77777777" w:rsidR="00000000" w:rsidRDefault="00000000">
      <w:pPr>
        <w:pStyle w:val="3"/>
        <w:numPr>
          <w:ilvl w:val="2"/>
          <w:numId w:val="24"/>
        </w:numPr>
        <w:rPr>
          <w:rFonts w:hint="eastAsia"/>
          <w:kern w:val="44"/>
          <w:szCs w:val="24"/>
        </w:rPr>
      </w:pPr>
      <w:r>
        <w:rPr>
          <w:rFonts w:hint="eastAsia"/>
          <w:kern w:val="44"/>
          <w:szCs w:val="24"/>
        </w:rPr>
        <w:t>总体要求</w:t>
      </w:r>
    </w:p>
    <w:p w14:paraId="2B1A41B9" w14:textId="77777777" w:rsidR="00000000" w:rsidRDefault="00000000">
      <w:pPr>
        <w:pStyle w:val="a9"/>
        <w:ind w:firstLineChars="200" w:firstLine="24pt"/>
        <w:rPr>
          <w:rFonts w:ascii="宋体" w:hAnsi="宋体" w:hint="eastAsia"/>
        </w:rPr>
      </w:pPr>
      <w:r>
        <w:rPr>
          <w:rFonts w:ascii="宋体" w:hAnsi="宋体" w:hint="eastAsia"/>
        </w:rPr>
        <w:t>系统维护应包括组织、人员、菜单、权限等功能。</w:t>
      </w:r>
    </w:p>
    <w:p w14:paraId="29581273" w14:textId="77777777" w:rsidR="00000000" w:rsidRDefault="00000000">
      <w:pPr>
        <w:pStyle w:val="a9"/>
        <w:ind w:firstLineChars="200" w:firstLine="24pt"/>
        <w:rPr>
          <w:rFonts w:ascii="宋体" w:hAnsi="宋体" w:hint="eastAsia"/>
        </w:rPr>
      </w:pPr>
      <w:r>
        <w:rPr>
          <w:rFonts w:ascii="宋体" w:hAnsi="宋体" w:hint="eastAsia"/>
        </w:rPr>
        <w:t>系统涉及的所有信息都必须进行统一编码和规范，用以提高信息对企业的全面性价值。</w:t>
      </w:r>
    </w:p>
    <w:p w14:paraId="32C8A11E" w14:textId="77777777" w:rsidR="00000000" w:rsidRDefault="00000000">
      <w:pPr>
        <w:pStyle w:val="a9"/>
        <w:ind w:firstLineChars="200" w:firstLine="24pt"/>
        <w:rPr>
          <w:rFonts w:ascii="宋体" w:hAnsi="宋体" w:hint="eastAsia"/>
        </w:rPr>
      </w:pPr>
      <w:r>
        <w:rPr>
          <w:rFonts w:ascii="宋体" w:hAnsi="宋体" w:hint="eastAsia"/>
        </w:rPr>
        <w:t>完全集成一体化的结构，统一用户、统一权限、统一流程。</w:t>
      </w:r>
    </w:p>
    <w:p w14:paraId="55D9BF7C" w14:textId="77777777" w:rsidR="00000000" w:rsidRDefault="00000000">
      <w:pPr>
        <w:pStyle w:val="a9"/>
        <w:ind w:firstLineChars="200" w:firstLine="24pt"/>
        <w:rPr>
          <w:rFonts w:ascii="宋体" w:hAnsi="宋体" w:hint="eastAsia"/>
        </w:rPr>
      </w:pPr>
      <w:r>
        <w:rPr>
          <w:rFonts w:ascii="宋体" w:hAnsi="宋体" w:hint="eastAsia"/>
        </w:rPr>
        <w:t>为用户提供个性化的任务系统，帮助用户快速直接地发现自己需要做的工作，并直接进入相应的任务处理系统。</w:t>
      </w:r>
    </w:p>
    <w:p w14:paraId="1D93CBBF" w14:textId="77777777" w:rsidR="00000000" w:rsidRDefault="00000000">
      <w:pPr>
        <w:pStyle w:val="a9"/>
        <w:ind w:firstLineChars="200" w:firstLine="24pt"/>
        <w:rPr>
          <w:rFonts w:ascii="宋体" w:hAnsi="宋体" w:hint="eastAsia"/>
        </w:rPr>
      </w:pPr>
      <w:r>
        <w:rPr>
          <w:rFonts w:ascii="宋体" w:hAnsi="宋体" w:hint="eastAsia"/>
        </w:rPr>
        <w:t>提供可靠、方便的数据备份和恢复功能。</w:t>
      </w:r>
    </w:p>
    <w:p w14:paraId="49FC0DBE" w14:textId="77777777" w:rsidR="00000000" w:rsidRDefault="00000000">
      <w:pPr>
        <w:pStyle w:val="a9"/>
        <w:ind w:firstLineChars="200" w:firstLine="24pt"/>
        <w:rPr>
          <w:rFonts w:ascii="宋体" w:hAnsi="宋体" w:hint="eastAsia"/>
        </w:rPr>
      </w:pPr>
      <w:r>
        <w:rPr>
          <w:rFonts w:ascii="宋体" w:hAnsi="宋体" w:hint="eastAsia"/>
        </w:rPr>
        <w:t>所提供的产品模块化程度高，并提供接口，易于与第三方应用软件相互交换资料。</w:t>
      </w:r>
    </w:p>
    <w:p w14:paraId="65A80411" w14:textId="77777777" w:rsidR="00000000" w:rsidRDefault="00000000">
      <w:pPr>
        <w:pStyle w:val="a9"/>
        <w:ind w:firstLineChars="200" w:firstLine="24pt"/>
        <w:rPr>
          <w:rFonts w:ascii="宋体" w:hAnsi="宋体" w:hint="eastAsia"/>
        </w:rPr>
      </w:pPr>
      <w:r>
        <w:rPr>
          <w:rFonts w:ascii="宋体" w:hAnsi="宋体" w:hint="eastAsia"/>
        </w:rPr>
        <w:t>系统能够从整个系统的对象安全及数据安全性两个方面进行合理的设计，以保证系统、数据的安全性。</w:t>
      </w:r>
    </w:p>
    <w:p w14:paraId="79B0FC67" w14:textId="77777777" w:rsidR="00000000" w:rsidRDefault="00000000">
      <w:pPr>
        <w:pStyle w:val="a9"/>
        <w:ind w:firstLine="24pt"/>
        <w:rPr>
          <w:rFonts w:ascii="宋体" w:hAnsi="宋体" w:hint="eastAsia"/>
        </w:rPr>
      </w:pPr>
      <w:r>
        <w:rPr>
          <w:rFonts w:ascii="宋体" w:hAnsi="宋体" w:hint="eastAsia"/>
        </w:rPr>
        <w:t>系统界面简洁、精美，操作灵活、简便，用户友好。所有应用软件系统的提示信息均应为中文显示。所有模块的菜单、记录、工具条等必须有统一的图形界面风格和统一的操作习惯。</w:t>
      </w:r>
    </w:p>
    <w:p w14:paraId="15D001C4" w14:textId="77777777" w:rsidR="00000000" w:rsidRDefault="00000000">
      <w:pPr>
        <w:pStyle w:val="a9"/>
        <w:ind w:firstLineChars="200" w:firstLine="24.10pt"/>
        <w:rPr>
          <w:rFonts w:ascii="宋体" w:hAnsi="宋体" w:hint="eastAsia"/>
          <w:b/>
          <w:bCs/>
        </w:rPr>
      </w:pPr>
      <w:r>
        <w:rPr>
          <w:rFonts w:ascii="宋体" w:hAnsi="宋体" w:hint="eastAsia"/>
          <w:b/>
          <w:bCs/>
        </w:rPr>
        <w:t>操作难易度：</w:t>
      </w:r>
    </w:p>
    <w:p w14:paraId="67E089E7" w14:textId="77777777" w:rsidR="00000000" w:rsidRDefault="00000000">
      <w:pPr>
        <w:pStyle w:val="a9"/>
        <w:ind w:firstLineChars="200" w:firstLine="24pt"/>
        <w:rPr>
          <w:rFonts w:ascii="宋体" w:hAnsi="宋体" w:hint="eastAsia"/>
        </w:rPr>
      </w:pPr>
      <w:r>
        <w:rPr>
          <w:rFonts w:ascii="宋体" w:hAnsi="宋体" w:hint="eastAsia"/>
        </w:rPr>
        <w:t>统一界面下的统一操作方法。对于一致的界面，其菜单、工具条、子窗口的弹出等使用方式要一致。</w:t>
      </w:r>
    </w:p>
    <w:p w14:paraId="2C174A9F" w14:textId="77777777" w:rsidR="00000000" w:rsidRDefault="00000000">
      <w:pPr>
        <w:pStyle w:val="a9"/>
        <w:ind w:firstLineChars="200" w:firstLine="24pt"/>
        <w:rPr>
          <w:rFonts w:ascii="宋体" w:hAnsi="宋体" w:hint="eastAsia"/>
        </w:rPr>
      </w:pPr>
      <w:r>
        <w:rPr>
          <w:rFonts w:ascii="宋体" w:hAnsi="宋体" w:hint="eastAsia"/>
        </w:rPr>
        <w:t>录入的各类信息要在系统中充分共享，做到少录入、多处理；屏幕上要尽量一次显示足够的相关信息，做到尽可能少的屏幕切换和导航；从当前屏幕，应该可以直接导航到相关的屏幕上。</w:t>
      </w:r>
    </w:p>
    <w:p w14:paraId="1496783A" w14:textId="77777777" w:rsidR="00000000" w:rsidRDefault="00000000">
      <w:pPr>
        <w:pStyle w:val="a9"/>
        <w:ind w:firstLineChars="200" w:firstLine="24pt"/>
        <w:rPr>
          <w:rFonts w:ascii="宋体" w:hAnsi="宋体" w:hint="eastAsia"/>
        </w:rPr>
      </w:pPr>
      <w:r>
        <w:rPr>
          <w:rFonts w:ascii="宋体" w:hAnsi="宋体" w:hint="eastAsia"/>
        </w:rPr>
        <w:t>用户操作错误时，能够给出正确的反馈，帮助用户独立处理错误。</w:t>
      </w:r>
    </w:p>
    <w:p w14:paraId="6B8F00F7" w14:textId="77777777" w:rsidR="00000000" w:rsidRDefault="00000000">
      <w:pPr>
        <w:pStyle w:val="a9"/>
        <w:ind w:firstLineChars="200" w:firstLine="24.10pt"/>
        <w:rPr>
          <w:rFonts w:ascii="宋体" w:hAnsi="宋体" w:hint="eastAsia"/>
          <w:b/>
          <w:bCs/>
        </w:rPr>
      </w:pPr>
      <w:r>
        <w:rPr>
          <w:rFonts w:ascii="宋体" w:hAnsi="宋体" w:hint="eastAsia"/>
          <w:b/>
          <w:bCs/>
        </w:rPr>
        <w:t>系统可靠性：</w:t>
      </w:r>
    </w:p>
    <w:p w14:paraId="6824F0E6" w14:textId="77777777" w:rsidR="00000000" w:rsidRDefault="00000000">
      <w:pPr>
        <w:pStyle w:val="a9"/>
        <w:ind w:firstLineChars="200" w:firstLine="24pt"/>
        <w:rPr>
          <w:rFonts w:ascii="宋体" w:hAnsi="宋体" w:hint="eastAsia"/>
        </w:rPr>
      </w:pPr>
      <w:r>
        <w:rPr>
          <w:rFonts w:ascii="宋体" w:hAnsi="宋体" w:hint="eastAsia"/>
        </w:rPr>
        <w:t>采用安全可控、可靠性高的数据库，确保事务处理和数据库的完整性。数据库完整性规范的使用贯穿于系统的全部应用模块中。</w:t>
      </w:r>
    </w:p>
    <w:p w14:paraId="6C3A9A6B" w14:textId="77777777" w:rsidR="00000000" w:rsidRDefault="00000000">
      <w:pPr>
        <w:pStyle w:val="a9"/>
        <w:ind w:firstLineChars="200" w:firstLine="24pt"/>
        <w:rPr>
          <w:rFonts w:ascii="宋体" w:hAnsi="宋体" w:hint="eastAsia"/>
        </w:rPr>
      </w:pPr>
      <w:r>
        <w:rPr>
          <w:rFonts w:ascii="宋体" w:hAnsi="宋体" w:hint="eastAsia"/>
        </w:rPr>
        <w:t>主服务器宕机时，可实时地切换到备用服务器上，用户的应用应该不受影响。</w:t>
      </w:r>
    </w:p>
    <w:p w14:paraId="1F42E62C" w14:textId="77777777" w:rsidR="00000000" w:rsidRDefault="00000000">
      <w:pPr>
        <w:pStyle w:val="a9"/>
        <w:ind w:firstLineChars="200" w:firstLine="24pt"/>
        <w:rPr>
          <w:rFonts w:ascii="宋体" w:hAnsi="宋体" w:hint="eastAsia"/>
        </w:rPr>
      </w:pPr>
      <w:r>
        <w:rPr>
          <w:rFonts w:ascii="宋体" w:hAnsi="宋体" w:hint="eastAsia"/>
        </w:rPr>
        <w:lastRenderedPageBreak/>
        <w:t>客户机宕机时，应该具备事务回滚、记录锁定等功能，确保用户已保存的数据不会遭到破坏。</w:t>
      </w:r>
    </w:p>
    <w:p w14:paraId="6484DDA7" w14:textId="77777777" w:rsidR="00000000" w:rsidRDefault="00000000">
      <w:pPr>
        <w:pStyle w:val="a9"/>
        <w:ind w:firstLineChars="200" w:firstLine="24pt"/>
        <w:rPr>
          <w:rFonts w:ascii="宋体" w:hAnsi="宋体" w:hint="eastAsia"/>
        </w:rPr>
      </w:pPr>
      <w:r>
        <w:rPr>
          <w:rFonts w:ascii="宋体" w:hAnsi="宋体" w:hint="eastAsia"/>
        </w:rPr>
        <w:t>系统没有明显和可能导致严重后果的错误。</w:t>
      </w:r>
    </w:p>
    <w:p w14:paraId="58384E4C" w14:textId="77777777" w:rsidR="00000000" w:rsidRDefault="00000000">
      <w:pPr>
        <w:pStyle w:val="a9"/>
        <w:ind w:firstLineChars="200" w:firstLine="24pt"/>
        <w:rPr>
          <w:rFonts w:ascii="宋体" w:hAnsi="宋体" w:hint="eastAsia"/>
        </w:rPr>
      </w:pPr>
      <w:r>
        <w:rPr>
          <w:rFonts w:ascii="宋体" w:hAnsi="宋体" w:hint="eastAsia"/>
        </w:rPr>
        <w:t>系统运行稳定，不会因长时间使用或调用屏幕太多等因素导致故障。</w:t>
      </w:r>
    </w:p>
    <w:p w14:paraId="03209267" w14:textId="77777777" w:rsidR="00000000" w:rsidRDefault="00000000">
      <w:pPr>
        <w:pStyle w:val="3"/>
        <w:numPr>
          <w:ilvl w:val="2"/>
          <w:numId w:val="24"/>
        </w:numPr>
        <w:rPr>
          <w:rFonts w:hint="eastAsia"/>
          <w:kern w:val="44"/>
          <w:szCs w:val="24"/>
        </w:rPr>
      </w:pPr>
      <w:r>
        <w:rPr>
          <w:rFonts w:hint="eastAsia"/>
          <w:kern w:val="44"/>
          <w:szCs w:val="24"/>
        </w:rPr>
        <w:t>系统总体配置要求</w:t>
      </w:r>
    </w:p>
    <w:p w14:paraId="139D3643" w14:textId="77777777" w:rsidR="00000000" w:rsidRDefault="00000000">
      <w:pPr>
        <w:pStyle w:val="a9"/>
        <w:ind w:firstLineChars="200" w:firstLine="24pt"/>
        <w:rPr>
          <w:rFonts w:ascii="宋体" w:hAnsi="宋体" w:hint="eastAsia"/>
        </w:rPr>
      </w:pPr>
      <w:r>
        <w:rPr>
          <w:rFonts w:ascii="宋体" w:hAnsi="宋体" w:hint="eastAsia"/>
        </w:rPr>
        <w:t>角色管理：提供角色新增、角色修改、角色删除功能。</w:t>
      </w:r>
    </w:p>
    <w:p w14:paraId="11376EB4" w14:textId="77777777" w:rsidR="00000000" w:rsidRDefault="00000000">
      <w:pPr>
        <w:pStyle w:val="a9"/>
        <w:ind w:firstLineChars="200" w:firstLine="24pt"/>
        <w:rPr>
          <w:rFonts w:ascii="宋体" w:hAnsi="宋体" w:hint="eastAsia"/>
        </w:rPr>
      </w:pPr>
      <w:r>
        <w:rPr>
          <w:rFonts w:ascii="宋体" w:hAnsi="宋体" w:hint="eastAsia"/>
        </w:rPr>
        <w:t>角色授权：角色授权包括菜单权限、功能权限、数据范围约束权限、数据操作访问权限。</w:t>
      </w:r>
    </w:p>
    <w:p w14:paraId="169EA903" w14:textId="77777777" w:rsidR="00000000" w:rsidRDefault="00000000">
      <w:pPr>
        <w:pStyle w:val="a9"/>
        <w:ind w:firstLineChars="200" w:firstLine="24pt"/>
        <w:rPr>
          <w:rFonts w:ascii="宋体" w:hAnsi="宋体" w:hint="eastAsia"/>
        </w:rPr>
      </w:pPr>
      <w:r>
        <w:rPr>
          <w:rFonts w:ascii="宋体" w:hAnsi="宋体" w:hint="eastAsia"/>
        </w:rPr>
        <w:t>菜单管理：实现菜单定义、修改、删除。</w:t>
      </w:r>
    </w:p>
    <w:p w14:paraId="5FC6A5B7" w14:textId="77777777" w:rsidR="00000000" w:rsidRDefault="00000000">
      <w:pPr>
        <w:pStyle w:val="a9"/>
        <w:ind w:firstLineChars="200" w:firstLine="24pt"/>
        <w:rPr>
          <w:rFonts w:ascii="宋体" w:hAnsi="宋体" w:hint="eastAsia"/>
        </w:rPr>
      </w:pPr>
      <w:r>
        <w:rPr>
          <w:rFonts w:ascii="宋体" w:hAnsi="宋体" w:hint="eastAsia"/>
        </w:rPr>
        <w:t>功能管理：对系统中的所有功能进行统一管理，包括功能新增、修改、删除等功能。</w:t>
      </w:r>
    </w:p>
    <w:p w14:paraId="62D03E36" w14:textId="77777777" w:rsidR="00000000" w:rsidRDefault="00000000">
      <w:pPr>
        <w:pStyle w:val="a9"/>
        <w:ind w:firstLineChars="200" w:firstLine="24pt"/>
        <w:rPr>
          <w:rFonts w:ascii="宋体" w:hAnsi="宋体" w:hint="eastAsia"/>
        </w:rPr>
      </w:pPr>
      <w:r>
        <w:rPr>
          <w:rFonts w:ascii="宋体" w:hAnsi="宋体" w:hint="eastAsia"/>
        </w:rPr>
        <w:t>机构管理：系统提供对企业组织机构维护管理。支持多组织管理。</w:t>
      </w:r>
    </w:p>
    <w:p w14:paraId="69EF8A90" w14:textId="77777777" w:rsidR="00000000" w:rsidRDefault="00000000">
      <w:pPr>
        <w:pStyle w:val="a9"/>
        <w:ind w:firstLineChars="200" w:firstLine="24pt"/>
        <w:rPr>
          <w:rFonts w:ascii="宋体" w:hAnsi="宋体" w:hint="eastAsia"/>
        </w:rPr>
      </w:pPr>
      <w:r>
        <w:rPr>
          <w:rFonts w:ascii="宋体" w:hAnsi="宋体" w:hint="eastAsia"/>
        </w:rPr>
        <w:t>员工管理：对系统中的操作用户进行管理。</w:t>
      </w:r>
    </w:p>
    <w:p w14:paraId="25A39433" w14:textId="77777777" w:rsidR="00000000" w:rsidRDefault="00000000">
      <w:pPr>
        <w:pStyle w:val="a9"/>
        <w:ind w:firstLineChars="200" w:firstLine="24pt"/>
        <w:rPr>
          <w:rFonts w:ascii="宋体" w:hAnsi="宋体" w:hint="eastAsia"/>
        </w:rPr>
      </w:pPr>
      <w:r>
        <w:rPr>
          <w:rFonts w:ascii="宋体" w:hAnsi="宋体" w:hint="eastAsia"/>
        </w:rPr>
        <w:t>员工授权：给员工授权是通过给员工指定所属角色的方式完成的。一个用户可以拥有多个角色。</w:t>
      </w:r>
    </w:p>
    <w:p w14:paraId="0F7932DC" w14:textId="77777777" w:rsidR="00000000" w:rsidRDefault="00000000">
      <w:pPr>
        <w:pStyle w:val="a9"/>
        <w:ind w:firstLineChars="200" w:firstLine="24pt"/>
        <w:rPr>
          <w:rFonts w:ascii="宋体" w:hAnsi="宋体" w:hint="eastAsia"/>
        </w:rPr>
      </w:pPr>
      <w:r>
        <w:rPr>
          <w:rFonts w:ascii="宋体" w:hAnsi="宋体" w:hint="eastAsia"/>
        </w:rPr>
        <w:t>应用配置：配置系统应用运行时所需的参数，例如：系统的应用路径、系统日志参数、应用中所使用的触发器、定时器等。</w:t>
      </w:r>
    </w:p>
    <w:p w14:paraId="37A0DC97" w14:textId="77777777" w:rsidR="00000000" w:rsidRDefault="00000000">
      <w:pPr>
        <w:pStyle w:val="a9"/>
        <w:ind w:firstLineChars="200" w:firstLine="24pt"/>
        <w:rPr>
          <w:rFonts w:ascii="宋体" w:hAnsi="宋体" w:hint="eastAsia"/>
        </w:rPr>
      </w:pPr>
      <w:r>
        <w:rPr>
          <w:rFonts w:ascii="宋体" w:hAnsi="宋体" w:hint="eastAsia"/>
        </w:rPr>
        <w:t>监控信息：监控系统的运行状况。</w:t>
      </w:r>
    </w:p>
    <w:p w14:paraId="313B6F50" w14:textId="77777777" w:rsidR="00000000" w:rsidRDefault="00000000">
      <w:pPr>
        <w:pStyle w:val="3"/>
        <w:numPr>
          <w:ilvl w:val="2"/>
          <w:numId w:val="24"/>
        </w:numPr>
        <w:rPr>
          <w:rFonts w:hint="eastAsia"/>
          <w:kern w:val="44"/>
          <w:szCs w:val="24"/>
        </w:rPr>
      </w:pPr>
      <w:r>
        <w:rPr>
          <w:rFonts w:hint="eastAsia"/>
          <w:kern w:val="44"/>
          <w:szCs w:val="24"/>
        </w:rPr>
        <w:t>系统运行日志维护</w:t>
      </w:r>
    </w:p>
    <w:p w14:paraId="502A1D76" w14:textId="77777777" w:rsidR="00000000" w:rsidRDefault="00000000">
      <w:pPr>
        <w:pStyle w:val="a9"/>
        <w:ind w:firstLineChars="200" w:firstLine="24pt"/>
        <w:rPr>
          <w:rFonts w:ascii="宋体" w:hAnsi="宋体" w:hint="eastAsia"/>
        </w:rPr>
      </w:pPr>
      <w:r>
        <w:rPr>
          <w:rFonts w:ascii="宋体" w:hAnsi="宋体" w:hint="eastAsia"/>
        </w:rPr>
        <w:t>日志管理：查看系统运行的系统日志以及用户使用系统的审计信息。</w:t>
      </w:r>
    </w:p>
    <w:p w14:paraId="7AB92A0E" w14:textId="77777777" w:rsidR="00000000" w:rsidRDefault="00000000">
      <w:pPr>
        <w:pStyle w:val="a9"/>
        <w:ind w:firstLineChars="200" w:firstLine="24pt"/>
        <w:rPr>
          <w:rFonts w:ascii="宋体" w:hAnsi="宋体" w:hint="eastAsia"/>
        </w:rPr>
      </w:pPr>
      <w:r>
        <w:rPr>
          <w:rFonts w:ascii="宋体" w:hAnsi="宋体" w:hint="eastAsia"/>
        </w:rPr>
        <w:t>系统日志：用于查看系统运行日志。</w:t>
      </w:r>
    </w:p>
    <w:p w14:paraId="2C8F5465" w14:textId="77777777" w:rsidR="00000000" w:rsidRDefault="00000000">
      <w:pPr>
        <w:pStyle w:val="a9"/>
        <w:ind w:firstLineChars="200" w:firstLine="24pt"/>
        <w:rPr>
          <w:rFonts w:ascii="宋体" w:hAnsi="宋体" w:hint="eastAsia"/>
        </w:rPr>
      </w:pPr>
      <w:r>
        <w:rPr>
          <w:rFonts w:ascii="宋体" w:hAnsi="宋体" w:hint="eastAsia"/>
        </w:rPr>
        <w:t>用户访问监控日志：用来查看用户访问系统的监控信息。</w:t>
      </w:r>
    </w:p>
    <w:p w14:paraId="11A58388" w14:textId="77777777" w:rsidR="00000000" w:rsidRDefault="00000000">
      <w:pPr>
        <w:pStyle w:val="3"/>
        <w:numPr>
          <w:ilvl w:val="2"/>
          <w:numId w:val="24"/>
        </w:numPr>
        <w:rPr>
          <w:rFonts w:hint="eastAsia"/>
          <w:kern w:val="44"/>
          <w:szCs w:val="24"/>
        </w:rPr>
      </w:pPr>
      <w:r>
        <w:rPr>
          <w:rFonts w:hint="eastAsia"/>
          <w:kern w:val="44"/>
          <w:szCs w:val="24"/>
        </w:rPr>
        <w:t>系统备份和恢复策略</w:t>
      </w:r>
    </w:p>
    <w:p w14:paraId="15B3ADE8" w14:textId="77777777" w:rsidR="00000000" w:rsidRDefault="00000000">
      <w:pPr>
        <w:pStyle w:val="a9"/>
        <w:ind w:firstLineChars="200" w:firstLine="24pt"/>
        <w:rPr>
          <w:rFonts w:ascii="宋体" w:hAnsi="宋体" w:hint="eastAsia"/>
        </w:rPr>
      </w:pPr>
      <w:r>
        <w:rPr>
          <w:rFonts w:ascii="宋体" w:hAnsi="宋体" w:hint="eastAsia"/>
        </w:rPr>
        <w:t>系统备份与恢复：系统支持按不同时间周期进行备份/恢复。</w:t>
      </w:r>
    </w:p>
    <w:p w14:paraId="29236B49" w14:textId="77777777" w:rsidR="00000000" w:rsidRDefault="00000000">
      <w:pPr>
        <w:pStyle w:val="3"/>
        <w:numPr>
          <w:ilvl w:val="2"/>
          <w:numId w:val="24"/>
        </w:numPr>
        <w:rPr>
          <w:rFonts w:hint="eastAsia"/>
          <w:kern w:val="44"/>
          <w:szCs w:val="24"/>
        </w:rPr>
      </w:pPr>
      <w:r>
        <w:rPr>
          <w:rFonts w:hint="eastAsia"/>
          <w:kern w:val="44"/>
          <w:szCs w:val="24"/>
        </w:rPr>
        <w:t>权限管理要求</w:t>
      </w:r>
    </w:p>
    <w:p w14:paraId="4ED7865E" w14:textId="77777777" w:rsidR="00000000" w:rsidRDefault="00000000">
      <w:pPr>
        <w:pStyle w:val="a9"/>
        <w:ind w:firstLineChars="200" w:firstLine="24pt"/>
      </w:pPr>
      <w:r>
        <w:rPr>
          <w:rFonts w:hint="eastAsia"/>
        </w:rPr>
        <w:t>本项目所涉及的全部信息化系统，应至少采用双因素认证（密码</w:t>
      </w:r>
      <w:r>
        <w:rPr>
          <w:rFonts w:hint="eastAsia"/>
        </w:rPr>
        <w:t>+</w:t>
      </w:r>
      <w:r>
        <w:rPr>
          <w:rFonts w:hint="eastAsia"/>
        </w:rPr>
        <w:t>验证码），密码复杂度不少于</w:t>
      </w:r>
      <w:r>
        <w:rPr>
          <w:rFonts w:hint="eastAsia"/>
        </w:rPr>
        <w:t>18</w:t>
      </w:r>
      <w:r>
        <w:rPr>
          <w:rFonts w:hint="eastAsia"/>
        </w:rPr>
        <w:t>位，包含至少四种字符类型：大写字母、小写字母、数字以及特殊字符；应与招标人集团侧的统一身份认证</w:t>
      </w:r>
      <w:r>
        <w:rPr>
          <w:rFonts w:hint="eastAsia"/>
        </w:rPr>
        <w:t>IAM</w:t>
      </w:r>
      <w:r>
        <w:rPr>
          <w:rFonts w:hint="eastAsia"/>
        </w:rPr>
        <w:t>系统集成，实现组织、人员、账号的统一管理和统一认证，并基于</w:t>
      </w:r>
      <w:r>
        <w:rPr>
          <w:rFonts w:hint="eastAsia"/>
        </w:rPr>
        <w:t>IAM</w:t>
      </w:r>
      <w:r>
        <w:rPr>
          <w:rFonts w:hint="eastAsia"/>
        </w:rPr>
        <w:t>的技术路线实现单点</w:t>
      </w:r>
      <w:r>
        <w:rPr>
          <w:rFonts w:hint="eastAsia"/>
        </w:rPr>
        <w:lastRenderedPageBreak/>
        <w:t>登录。</w:t>
      </w:r>
    </w:p>
    <w:p w14:paraId="3D4A9C7D" w14:textId="77777777" w:rsidR="00000000" w:rsidRDefault="00000000">
      <w:pPr>
        <w:pStyle w:val="a9"/>
        <w:ind w:firstLineChars="200" w:firstLine="24pt"/>
        <w:rPr>
          <w:rFonts w:ascii="宋体" w:hAnsi="宋体" w:hint="eastAsia"/>
        </w:rPr>
      </w:pPr>
      <w:r>
        <w:rPr>
          <w:rFonts w:ascii="宋体" w:hAnsi="宋体" w:hint="eastAsia"/>
        </w:rPr>
        <w:t>系统支持基于角色和基于资源的授权方式：支持用户到角色的映射，并采用角色的身份来控制对特定操作的访问权，并支持层次化、结构化和区域化的角色设定；系统内所有的资源都应是受保护的，系统能够通过相应的机制决定哪些角色允许访问哪些资源和哪类操作。</w:t>
      </w:r>
    </w:p>
    <w:p w14:paraId="7262472A" w14:textId="77777777" w:rsidR="00000000" w:rsidRDefault="00000000">
      <w:pPr>
        <w:pStyle w:val="a9"/>
        <w:ind w:firstLineChars="200" w:firstLine="24pt"/>
        <w:rPr>
          <w:rFonts w:ascii="宋体" w:hAnsi="宋体" w:hint="eastAsia"/>
        </w:rPr>
      </w:pPr>
      <w:r>
        <w:rPr>
          <w:rFonts w:ascii="宋体" w:hAnsi="宋体" w:hint="eastAsia"/>
        </w:rPr>
        <w:t>系统需要有对数据源和关键操作（如授权操作）进行追踪的能力；如果系统能提供授权的审核机制，请加以说明。</w:t>
      </w:r>
    </w:p>
    <w:p w14:paraId="3F511BB5" w14:textId="77777777" w:rsidR="00000000" w:rsidRDefault="00000000">
      <w:pPr>
        <w:pStyle w:val="a9"/>
        <w:ind w:firstLineChars="200" w:firstLine="24pt"/>
        <w:rPr>
          <w:rFonts w:ascii="宋体" w:hAnsi="宋体" w:hint="eastAsia"/>
        </w:rPr>
      </w:pPr>
      <w:r>
        <w:rPr>
          <w:rFonts w:ascii="宋体" w:hAnsi="宋体" w:hint="eastAsia"/>
        </w:rPr>
        <w:t>系统支持分级授权能力，既能够满足电厂独立权限控制需要，也能够满足给集团用户进行授权。</w:t>
      </w:r>
    </w:p>
    <w:p w14:paraId="25A0B590" w14:textId="77777777" w:rsidR="00000000" w:rsidRDefault="00000000">
      <w:pPr>
        <w:pStyle w:val="a9"/>
        <w:ind w:firstLineChars="200" w:firstLine="24pt"/>
        <w:rPr>
          <w:rFonts w:ascii="宋体" w:hAnsi="宋体" w:hint="eastAsia"/>
        </w:rPr>
      </w:pPr>
      <w:r>
        <w:rPr>
          <w:rFonts w:hint="eastAsia"/>
        </w:rPr>
        <w:t>本项目涉及控制部分的系统，应设置四个层级权限，参考为操作员级，班长</w:t>
      </w:r>
      <w:r>
        <w:rPr>
          <w:rFonts w:hint="eastAsia"/>
        </w:rPr>
        <w:t>/</w:t>
      </w:r>
      <w:r>
        <w:rPr>
          <w:rFonts w:hint="eastAsia"/>
        </w:rPr>
        <w:t>值长级，工程师级，系统管理员级，执行操作时必须执行确认后再执行操作，不可直接动作。</w:t>
      </w:r>
    </w:p>
    <w:p w14:paraId="216221BE" w14:textId="77777777" w:rsidR="00000000" w:rsidRDefault="00000000">
      <w:pPr>
        <w:pStyle w:val="20"/>
        <w:numPr>
          <w:ilvl w:val="1"/>
          <w:numId w:val="24"/>
        </w:numPr>
        <w:rPr>
          <w:rFonts w:hint="eastAsia"/>
        </w:rPr>
      </w:pPr>
      <w:r>
        <w:rPr>
          <w:rFonts w:hint="eastAsia"/>
        </w:rPr>
        <w:t>网络安全要求</w:t>
      </w:r>
    </w:p>
    <w:p w14:paraId="4CB533FD" w14:textId="77777777" w:rsidR="00000000" w:rsidRDefault="00000000">
      <w:pPr>
        <w:pStyle w:val="3"/>
        <w:numPr>
          <w:ilvl w:val="2"/>
          <w:numId w:val="24"/>
        </w:numPr>
        <w:rPr>
          <w:rFonts w:hint="eastAsia"/>
          <w:kern w:val="44"/>
          <w:szCs w:val="24"/>
        </w:rPr>
      </w:pPr>
      <w:r>
        <w:rPr>
          <w:rFonts w:hint="eastAsia"/>
          <w:kern w:val="44"/>
          <w:szCs w:val="24"/>
        </w:rPr>
        <w:t>一般要求</w:t>
      </w:r>
    </w:p>
    <w:p w14:paraId="5E985311" w14:textId="77777777" w:rsidR="00000000" w:rsidRDefault="00000000">
      <w:pPr>
        <w:pStyle w:val="a9"/>
        <w:ind w:firstLineChars="200" w:firstLine="24pt"/>
        <w:rPr>
          <w:rFonts w:hint="eastAsia"/>
        </w:rPr>
      </w:pPr>
      <w:r>
        <w:rPr>
          <w:rFonts w:hint="eastAsia"/>
        </w:rPr>
        <w:t>海上风电场数智化基础平台及相关设备应符合《中华人民共和国网络安全法》《中华人民共和国密码法》《中华人民共和国数据安全法》《中华人民共和国个人信息保护法》、</w:t>
      </w:r>
      <w:r>
        <w:rPr>
          <w:rFonts w:hint="eastAsia"/>
        </w:rPr>
        <w:t>GB/T22239-2019</w:t>
      </w:r>
      <w:r>
        <w:rPr>
          <w:rFonts w:hint="eastAsia"/>
        </w:rPr>
        <w:t>、国家发展改革委</w:t>
      </w:r>
      <w:r>
        <w:rPr>
          <w:rFonts w:ascii="宋体" w:hAnsi="宋体" w:hint="eastAsia"/>
        </w:rPr>
        <w:t>《电力监控系统安全防护规定》（2024年第27号令）</w:t>
      </w:r>
      <w:r>
        <w:rPr>
          <w:rFonts w:hint="eastAsia"/>
        </w:rPr>
        <w:t>、国能安全〔</w:t>
      </w:r>
      <w:r>
        <w:rPr>
          <w:rFonts w:hint="eastAsia"/>
        </w:rPr>
        <w:t>2015</w:t>
      </w:r>
      <w:r>
        <w:rPr>
          <w:rFonts w:hint="eastAsia"/>
        </w:rPr>
        <w:t>〕</w:t>
      </w:r>
      <w:r>
        <w:rPr>
          <w:rFonts w:hint="eastAsia"/>
        </w:rPr>
        <w:t>36</w:t>
      </w:r>
      <w:r>
        <w:rPr>
          <w:rFonts w:hint="eastAsia"/>
        </w:rPr>
        <w:t>号等网络安全防护的相关要求，满足“安全分区、网络专用、横向隔离、纵向认证”的基本原则，确保海上风电场数智化基础平台的网络安全。</w:t>
      </w:r>
    </w:p>
    <w:p w14:paraId="14B78B12" w14:textId="77777777" w:rsidR="00000000" w:rsidRDefault="00000000">
      <w:pPr>
        <w:pStyle w:val="a9"/>
        <w:ind w:firstLineChars="200" w:firstLine="24pt"/>
        <w:rPr>
          <w:rFonts w:hint="eastAsia"/>
        </w:rPr>
      </w:pPr>
      <w:r>
        <w:rPr>
          <w:rFonts w:hint="eastAsia"/>
        </w:rPr>
        <w:t>网络安全应至少满足以下要求：</w:t>
      </w:r>
    </w:p>
    <w:p w14:paraId="605EE77C" w14:textId="77777777" w:rsidR="00000000" w:rsidRDefault="00000000">
      <w:pPr>
        <w:pStyle w:val="a9"/>
        <w:ind w:firstLineChars="200" w:firstLine="24pt"/>
        <w:rPr>
          <w:rFonts w:hint="eastAsia"/>
        </w:rPr>
      </w:pPr>
      <w:r>
        <w:rPr>
          <w:rFonts w:hint="eastAsia"/>
        </w:rPr>
        <w:t>I/II</w:t>
      </w:r>
      <w:r>
        <w:rPr>
          <w:rFonts w:hint="eastAsia"/>
        </w:rPr>
        <w:t>区平台及系统应满足等级保护三级的有关要求，Ⅲ</w:t>
      </w:r>
      <w:r>
        <w:rPr>
          <w:rFonts w:hint="eastAsia"/>
        </w:rPr>
        <w:t>/IV</w:t>
      </w:r>
      <w:r>
        <w:rPr>
          <w:rFonts w:hint="eastAsia"/>
        </w:rPr>
        <w:t>区平台及系统应满足等级保护二级的有关要求，部署防火墙、纵向加密装置、物理隔离装置等安全防护设备，保障数据安全传输，实现系统的边界安全。</w:t>
      </w:r>
    </w:p>
    <w:p w14:paraId="33E377DC" w14:textId="77777777" w:rsidR="00000000" w:rsidRDefault="00000000">
      <w:pPr>
        <w:pStyle w:val="a9"/>
        <w:ind w:firstLineChars="200" w:firstLine="24pt"/>
        <w:rPr>
          <w:rFonts w:hint="eastAsia"/>
        </w:rPr>
      </w:pPr>
      <w:r>
        <w:rPr>
          <w:rFonts w:hint="eastAsia"/>
        </w:rPr>
        <w:t>安全区内部应按系统或功能模块细分安全子域，安全子域间应通过防火墙或其他逻辑隔离措施实现各安全子域间的逻辑隔离。</w:t>
      </w:r>
    </w:p>
    <w:p w14:paraId="3879F768" w14:textId="77777777" w:rsidR="00000000" w:rsidRDefault="00000000">
      <w:pPr>
        <w:pStyle w:val="a9"/>
        <w:ind w:firstLineChars="200" w:firstLine="24pt"/>
        <w:rPr>
          <w:rFonts w:hint="eastAsia"/>
        </w:rPr>
      </w:pPr>
      <w:r>
        <w:rPr>
          <w:rFonts w:hint="eastAsia"/>
        </w:rPr>
        <w:t>应减少和严控</w:t>
      </w:r>
      <w:r>
        <w:rPr>
          <w:rFonts w:hint="eastAsia"/>
        </w:rPr>
        <w:t>I</w:t>
      </w:r>
      <w:r>
        <w:rPr>
          <w:rFonts w:hint="eastAsia"/>
        </w:rPr>
        <w:t>区系统与其他系统的横纵向连接，通过设置交互缓冲区域等方式减少与其他系统或外界的直接接触点及暴露面。</w:t>
      </w:r>
    </w:p>
    <w:p w14:paraId="3A152B5F" w14:textId="77777777" w:rsidR="00000000" w:rsidRDefault="00000000">
      <w:pPr>
        <w:pStyle w:val="a9"/>
        <w:ind w:firstLineChars="200" w:firstLine="24pt"/>
        <w:rPr>
          <w:rFonts w:hint="eastAsia"/>
        </w:rPr>
      </w:pPr>
      <w:r>
        <w:rPr>
          <w:rFonts w:hint="eastAsia"/>
        </w:rPr>
        <w:t>生产控制大区系统横、纵互联交互的网络通信服务端应部署在低安全区，</w:t>
      </w:r>
      <w:r>
        <w:rPr>
          <w:rFonts w:hint="eastAsia"/>
        </w:rPr>
        <w:lastRenderedPageBreak/>
        <w:t>低安全区的业务不应主动连接高安全区的业务，下级系统不应主动连接上级系统，确保高安全区系统安全。</w:t>
      </w:r>
    </w:p>
    <w:p w14:paraId="592DA624" w14:textId="77777777" w:rsidR="00000000" w:rsidRDefault="00000000">
      <w:pPr>
        <w:pStyle w:val="a9"/>
        <w:ind w:firstLineChars="200" w:firstLine="24pt"/>
        <w:rPr>
          <w:rFonts w:hint="eastAsia"/>
        </w:rPr>
      </w:pPr>
      <w:r>
        <w:rPr>
          <w:rFonts w:hint="eastAsia"/>
        </w:rPr>
        <w:t>等保三级及以上系统、集权类系统设备应使用双因子或多因子认证方式登录，其中有一个因子为密码技术。</w:t>
      </w:r>
    </w:p>
    <w:p w14:paraId="474B899F" w14:textId="77777777" w:rsidR="00000000" w:rsidRDefault="00000000">
      <w:pPr>
        <w:pStyle w:val="a9"/>
        <w:ind w:firstLineChars="200" w:firstLine="24pt"/>
        <w:rPr>
          <w:rFonts w:hint="eastAsia"/>
        </w:rPr>
      </w:pPr>
      <w:r>
        <w:rPr>
          <w:rFonts w:hint="eastAsia"/>
        </w:rPr>
        <w:t>业务系统的数据库应部署于后端网络，不应与系统的</w:t>
      </w:r>
      <w:r>
        <w:rPr>
          <w:rFonts w:hint="eastAsia"/>
        </w:rPr>
        <w:t>Web</w:t>
      </w:r>
      <w:r>
        <w:rPr>
          <w:rFonts w:hint="eastAsia"/>
        </w:rPr>
        <w:t>发布、对外通信等功能共用服务器。</w:t>
      </w:r>
    </w:p>
    <w:p w14:paraId="37EB6ABC" w14:textId="77777777" w:rsidR="00000000" w:rsidRDefault="00000000">
      <w:pPr>
        <w:pStyle w:val="a9"/>
        <w:ind w:firstLineChars="200" w:firstLine="24pt"/>
        <w:rPr>
          <w:rFonts w:hint="eastAsia"/>
        </w:rPr>
      </w:pPr>
      <w:r>
        <w:rPr>
          <w:rFonts w:hint="eastAsia"/>
        </w:rPr>
        <w:t>生产控制大区系统访问方式应采用</w:t>
      </w:r>
      <w:r>
        <w:rPr>
          <w:rFonts w:hint="eastAsia"/>
        </w:rPr>
        <w:t>C/S</w:t>
      </w:r>
      <w:r>
        <w:rPr>
          <w:rFonts w:hint="eastAsia"/>
        </w:rPr>
        <w:t>方式。提供文件交互服务的应采用安全加密协议。不应使用</w:t>
      </w:r>
      <w:r>
        <w:rPr>
          <w:rFonts w:hint="eastAsia"/>
        </w:rPr>
        <w:t>Telnet</w:t>
      </w:r>
      <w:r>
        <w:rPr>
          <w:rFonts w:hint="eastAsia"/>
        </w:rPr>
        <w:t>、</w:t>
      </w:r>
      <w:r>
        <w:rPr>
          <w:rFonts w:hint="eastAsia"/>
        </w:rPr>
        <w:t>FTP</w:t>
      </w:r>
      <w:r>
        <w:rPr>
          <w:rFonts w:hint="eastAsia"/>
        </w:rPr>
        <w:t>、</w:t>
      </w:r>
      <w:r>
        <w:rPr>
          <w:rFonts w:hint="eastAsia"/>
        </w:rPr>
        <w:t>HTTP</w:t>
      </w:r>
      <w:r>
        <w:rPr>
          <w:rFonts w:hint="eastAsia"/>
        </w:rPr>
        <w:t>等高风险协议。</w:t>
      </w:r>
    </w:p>
    <w:p w14:paraId="5D6A7D32" w14:textId="77777777" w:rsidR="00000000" w:rsidRDefault="00000000">
      <w:pPr>
        <w:pStyle w:val="a9"/>
        <w:ind w:firstLineChars="200" w:firstLine="24pt"/>
        <w:rPr>
          <w:rFonts w:hint="eastAsia"/>
        </w:rPr>
      </w:pPr>
      <w:r>
        <w:rPr>
          <w:rFonts w:hint="eastAsia"/>
        </w:rPr>
        <w:t>应采用经国家安全认证的安全可控操作系统、数据库和中间件。</w:t>
      </w:r>
    </w:p>
    <w:p w14:paraId="5951CB44" w14:textId="77777777" w:rsidR="00000000" w:rsidRDefault="00000000">
      <w:pPr>
        <w:pStyle w:val="a9"/>
        <w:ind w:firstLineChars="200" w:firstLine="24pt"/>
        <w:rPr>
          <w:rFonts w:hint="eastAsia"/>
        </w:rPr>
      </w:pPr>
      <w:r>
        <w:rPr>
          <w:rFonts w:hint="eastAsia"/>
        </w:rPr>
        <w:t>应满足对应等级保护和密码应用等关于物理场所、关键区域、机柜和主机等物理安全防护要求，确保物理安全。</w:t>
      </w:r>
    </w:p>
    <w:p w14:paraId="31EFE352" w14:textId="77777777" w:rsidR="00000000" w:rsidRDefault="00000000">
      <w:pPr>
        <w:pStyle w:val="a9"/>
        <w:ind w:firstLineChars="200" w:firstLine="24pt"/>
        <w:rPr>
          <w:rFonts w:hint="eastAsia"/>
        </w:rPr>
      </w:pPr>
      <w:r>
        <w:rPr>
          <w:rFonts w:hint="eastAsia"/>
        </w:rPr>
        <w:t>应按南方电网相关规范要求接入电力监控系统网络安全态势感知系统（由招标人提供）进行网络安全监视和审计。</w:t>
      </w:r>
    </w:p>
    <w:p w14:paraId="5AF07EAE" w14:textId="77777777" w:rsidR="00000000" w:rsidRDefault="00000000">
      <w:pPr>
        <w:pStyle w:val="3"/>
        <w:numPr>
          <w:ilvl w:val="2"/>
          <w:numId w:val="24"/>
        </w:numPr>
        <w:rPr>
          <w:rFonts w:hint="eastAsia"/>
          <w:kern w:val="44"/>
          <w:szCs w:val="24"/>
        </w:rPr>
      </w:pPr>
      <w:r>
        <w:rPr>
          <w:rFonts w:hint="eastAsia"/>
          <w:kern w:val="44"/>
          <w:szCs w:val="24"/>
        </w:rPr>
        <w:t>生产区性能要求</w:t>
      </w:r>
    </w:p>
    <w:p w14:paraId="5738B466" w14:textId="77777777" w:rsidR="00000000" w:rsidRDefault="00000000">
      <w:pPr>
        <w:pStyle w:val="a9"/>
        <w:ind w:firstLineChars="200" w:firstLine="24pt"/>
        <w:rPr>
          <w:rFonts w:hint="eastAsia"/>
        </w:rPr>
      </w:pPr>
      <w:r>
        <w:rPr>
          <w:rFonts w:hint="eastAsia"/>
        </w:rPr>
        <w:t>本项目应严格遵循</w:t>
      </w:r>
      <w:r>
        <w:rPr>
          <w:rFonts w:hint="eastAsia"/>
        </w:rPr>
        <w:t>GB/T 22239-2019</w:t>
      </w:r>
      <w:r>
        <w:rPr>
          <w:rFonts w:hint="eastAsia"/>
        </w:rPr>
        <w:t>《信息安全技术</w:t>
      </w:r>
      <w:r>
        <w:rPr>
          <w:rFonts w:hint="eastAsia"/>
        </w:rPr>
        <w:t xml:space="preserve"> </w:t>
      </w:r>
      <w:r>
        <w:rPr>
          <w:rFonts w:hint="eastAsia"/>
        </w:rPr>
        <w:t>网络安全等级保护基本要求》等保三级技术要求，投标人应负责本项目范围内生产区的所有软硬件系统按招标人要求接入招标人的网络安全设备，接受安全监管。同时，投标人应配合招标人在本项目范围内生产区的所有软硬件系统（包括但不限于本技术规范中智能化厂级监控信息基础平台及其高级应用）等保三级测评的相关工作与问题整改，确保顺利通过等保三级测评。</w:t>
      </w:r>
    </w:p>
    <w:p w14:paraId="356D8911" w14:textId="77777777" w:rsidR="00000000" w:rsidRDefault="00000000">
      <w:pPr>
        <w:pStyle w:val="a9"/>
        <w:ind w:firstLineChars="200" w:firstLine="24pt"/>
      </w:pPr>
      <w:r>
        <w:rPr>
          <w:rFonts w:hint="eastAsia"/>
        </w:rPr>
        <w:t>网络安全指标应包括但不限于以下要求：</w:t>
      </w:r>
    </w:p>
    <w:p w14:paraId="46302D1D" w14:textId="77777777" w:rsidR="00000000" w:rsidRDefault="00000000">
      <w:pPr>
        <w:pStyle w:val="a9"/>
        <w:numPr>
          <w:ilvl w:val="0"/>
          <w:numId w:val="236"/>
        </w:numPr>
        <w:ind w:start="0pt" w:firstLineChars="200" w:firstLine="24pt"/>
        <w:rPr>
          <w:rFonts w:hint="eastAsia"/>
        </w:rPr>
      </w:pPr>
      <w:r>
        <w:rPr>
          <w:rFonts w:hint="eastAsia"/>
        </w:rPr>
        <w:t>网络安全要求</w:t>
      </w:r>
    </w:p>
    <w:p w14:paraId="413F8681" w14:textId="77777777" w:rsidR="00000000" w:rsidRDefault="00000000">
      <w:pPr>
        <w:pStyle w:val="a9"/>
        <w:ind w:firstLineChars="200" w:firstLine="24pt"/>
        <w:rPr>
          <w:rFonts w:hint="eastAsia"/>
        </w:rPr>
      </w:pPr>
      <w:r>
        <w:rPr>
          <w:rFonts w:hint="eastAsia"/>
        </w:rPr>
        <w:t>核心网络设备应采用双机热备集群架构，关键链路冗余率应达到</w:t>
      </w:r>
      <w:r>
        <w:rPr>
          <w:rFonts w:hint="eastAsia"/>
        </w:rPr>
        <w:t>100%</w:t>
      </w:r>
      <w:r>
        <w:rPr>
          <w:rFonts w:hint="eastAsia"/>
        </w:rPr>
        <w:t>，</w:t>
      </w:r>
      <w:r>
        <w:rPr>
          <w:rFonts w:hint="eastAsia"/>
        </w:rPr>
        <w:t>VLAN</w:t>
      </w:r>
      <w:r>
        <w:rPr>
          <w:rFonts w:hint="eastAsia"/>
        </w:rPr>
        <w:t>隔离覆盖率应不低于</w:t>
      </w:r>
      <w:r>
        <w:rPr>
          <w:rFonts w:hint="eastAsia"/>
        </w:rPr>
        <w:t>95%</w:t>
      </w:r>
      <w:r>
        <w:rPr>
          <w:rFonts w:hint="eastAsia"/>
        </w:rPr>
        <w:t>。</w:t>
      </w:r>
    </w:p>
    <w:p w14:paraId="3D17DBF4" w14:textId="77777777" w:rsidR="00000000" w:rsidRDefault="00000000">
      <w:pPr>
        <w:pStyle w:val="a9"/>
        <w:numPr>
          <w:ilvl w:val="0"/>
          <w:numId w:val="236"/>
        </w:numPr>
        <w:ind w:start="0pt" w:firstLineChars="200" w:firstLine="24pt"/>
        <w:rPr>
          <w:rFonts w:hint="eastAsia"/>
        </w:rPr>
      </w:pPr>
      <w:r>
        <w:rPr>
          <w:rFonts w:hint="eastAsia"/>
        </w:rPr>
        <w:t>主机安全要求</w:t>
      </w:r>
    </w:p>
    <w:p w14:paraId="575DF85B" w14:textId="77777777" w:rsidR="00000000" w:rsidRDefault="00000000">
      <w:pPr>
        <w:pStyle w:val="a9"/>
        <w:ind w:firstLineChars="200" w:firstLine="24pt"/>
        <w:rPr>
          <w:rFonts w:hint="eastAsia"/>
        </w:rPr>
      </w:pPr>
      <w:r>
        <w:rPr>
          <w:rFonts w:hint="eastAsia"/>
        </w:rPr>
        <w:t>应具备启用多因素认证（动态口令</w:t>
      </w:r>
      <w:r>
        <w:rPr>
          <w:rFonts w:hint="eastAsia"/>
        </w:rPr>
        <w:t>+USB Key/</w:t>
      </w:r>
      <w:r>
        <w:rPr>
          <w:rFonts w:hint="eastAsia"/>
        </w:rPr>
        <w:t>指纹识别），口令复杂度不少于</w:t>
      </w:r>
      <w:r>
        <w:rPr>
          <w:rFonts w:hint="eastAsia"/>
        </w:rPr>
        <w:t>18</w:t>
      </w:r>
      <w:r>
        <w:rPr>
          <w:rFonts w:hint="eastAsia"/>
        </w:rPr>
        <w:t>位，包含至少四种字符类型：大写字母、小写字母、数字以及特殊字符。</w:t>
      </w:r>
    </w:p>
    <w:p w14:paraId="4B0D974C" w14:textId="77777777" w:rsidR="00000000" w:rsidRDefault="00000000">
      <w:pPr>
        <w:pStyle w:val="a9"/>
        <w:ind w:firstLineChars="200" w:firstLine="24pt"/>
        <w:rPr>
          <w:rFonts w:hint="eastAsia"/>
        </w:rPr>
      </w:pPr>
      <w:r>
        <w:rPr>
          <w:rFonts w:hint="eastAsia"/>
        </w:rPr>
        <w:t>关键服务器应采用双机热备架构，故障切换时间不大于</w:t>
      </w:r>
      <w:r>
        <w:rPr>
          <w:rFonts w:hint="eastAsia"/>
        </w:rPr>
        <w:t>30</w:t>
      </w:r>
      <w:r>
        <w:rPr>
          <w:rFonts w:hint="eastAsia"/>
        </w:rPr>
        <w:t>秒，数据同步延</w:t>
      </w:r>
      <w:r>
        <w:rPr>
          <w:rFonts w:hint="eastAsia"/>
        </w:rPr>
        <w:lastRenderedPageBreak/>
        <w:t>迟不大于</w:t>
      </w:r>
      <w:r>
        <w:rPr>
          <w:rFonts w:hint="eastAsia"/>
        </w:rPr>
        <w:t>50</w:t>
      </w:r>
      <w:r>
        <w:rPr>
          <w:rFonts w:hint="eastAsia"/>
        </w:rPr>
        <w:t>毫秒。</w:t>
      </w:r>
    </w:p>
    <w:p w14:paraId="63720916" w14:textId="77777777" w:rsidR="00000000" w:rsidRDefault="00000000">
      <w:pPr>
        <w:pStyle w:val="a9"/>
        <w:ind w:firstLineChars="200" w:firstLine="24pt"/>
        <w:rPr>
          <w:rFonts w:hint="eastAsia"/>
        </w:rPr>
      </w:pPr>
      <w:r>
        <w:rPr>
          <w:rFonts w:hint="eastAsia"/>
        </w:rPr>
        <w:t>紧急、高危漏洞（</w:t>
      </w:r>
      <w:r>
        <w:rPr>
          <w:rFonts w:hint="eastAsia"/>
        </w:rPr>
        <w:t>CVSS</w:t>
      </w:r>
      <w:r>
        <w:rPr>
          <w:rFonts w:hint="eastAsia"/>
        </w:rPr>
        <w:t>评分≥</w:t>
      </w:r>
      <w:r>
        <w:rPr>
          <w:rFonts w:hint="eastAsia"/>
        </w:rPr>
        <w:t>7.0</w:t>
      </w:r>
      <w:r>
        <w:rPr>
          <w:rFonts w:hint="eastAsia"/>
        </w:rPr>
        <w:t>）修复周期应不超过</w:t>
      </w:r>
      <w:r>
        <w:rPr>
          <w:rFonts w:hint="eastAsia"/>
        </w:rPr>
        <w:t>24</w:t>
      </w:r>
      <w:r>
        <w:rPr>
          <w:rFonts w:hint="eastAsia"/>
        </w:rPr>
        <w:t>小时，中危漏洞修复周期应不超过</w:t>
      </w:r>
      <w:r>
        <w:rPr>
          <w:rFonts w:hint="eastAsia"/>
        </w:rPr>
        <w:t>48</w:t>
      </w:r>
      <w:r>
        <w:rPr>
          <w:rFonts w:hint="eastAsia"/>
        </w:rPr>
        <w:t>小时。</w:t>
      </w:r>
    </w:p>
    <w:p w14:paraId="28D37FF6" w14:textId="77777777" w:rsidR="00000000" w:rsidRDefault="00000000">
      <w:pPr>
        <w:pStyle w:val="a9"/>
        <w:numPr>
          <w:ilvl w:val="0"/>
          <w:numId w:val="236"/>
        </w:numPr>
        <w:ind w:start="0pt" w:firstLineChars="200" w:firstLine="24pt"/>
        <w:rPr>
          <w:rFonts w:hint="eastAsia"/>
        </w:rPr>
      </w:pPr>
      <w:r>
        <w:rPr>
          <w:rFonts w:hint="eastAsia"/>
        </w:rPr>
        <w:t>应用安全要求</w:t>
      </w:r>
    </w:p>
    <w:p w14:paraId="54E0DA94" w14:textId="77777777" w:rsidR="00000000" w:rsidRDefault="00000000">
      <w:pPr>
        <w:pStyle w:val="a9"/>
        <w:ind w:firstLineChars="200" w:firstLine="24pt"/>
        <w:rPr>
          <w:rFonts w:hint="eastAsia"/>
        </w:rPr>
      </w:pPr>
      <w:r>
        <w:rPr>
          <w:rFonts w:hint="eastAsia"/>
        </w:rPr>
        <w:t>渗透测试覆盖率应达到</w:t>
      </w:r>
      <w:r>
        <w:rPr>
          <w:rFonts w:hint="eastAsia"/>
        </w:rPr>
        <w:t>100%</w:t>
      </w:r>
      <w:r>
        <w:rPr>
          <w:rFonts w:hint="eastAsia"/>
        </w:rPr>
        <w:t>，中高危漏洞（</w:t>
      </w:r>
      <w:r>
        <w:rPr>
          <w:rFonts w:hint="eastAsia"/>
        </w:rPr>
        <w:t>CVSS</w:t>
      </w:r>
      <w:r>
        <w:rPr>
          <w:rFonts w:hint="eastAsia"/>
        </w:rPr>
        <w:t>评分≥</w:t>
      </w:r>
      <w:r>
        <w:rPr>
          <w:rFonts w:hint="eastAsia"/>
        </w:rPr>
        <w:t>4.0</w:t>
      </w:r>
      <w:r>
        <w:rPr>
          <w:rFonts w:hint="eastAsia"/>
        </w:rPr>
        <w:t>）修复率应达到</w:t>
      </w:r>
      <w:r>
        <w:rPr>
          <w:rFonts w:hint="eastAsia"/>
        </w:rPr>
        <w:t>100%</w:t>
      </w:r>
      <w:r>
        <w:rPr>
          <w:rFonts w:hint="eastAsia"/>
        </w:rPr>
        <w:t>。</w:t>
      </w:r>
    </w:p>
    <w:p w14:paraId="512E5447" w14:textId="77777777" w:rsidR="00000000" w:rsidRDefault="00000000">
      <w:pPr>
        <w:pStyle w:val="a9"/>
        <w:numPr>
          <w:ilvl w:val="0"/>
          <w:numId w:val="236"/>
        </w:numPr>
        <w:ind w:start="0pt" w:firstLineChars="200" w:firstLine="24pt"/>
        <w:rPr>
          <w:rFonts w:hint="eastAsia"/>
        </w:rPr>
      </w:pPr>
      <w:r>
        <w:rPr>
          <w:rFonts w:hint="eastAsia"/>
        </w:rPr>
        <w:t>数据安全要求</w:t>
      </w:r>
    </w:p>
    <w:p w14:paraId="796412F0" w14:textId="77777777" w:rsidR="00000000" w:rsidRDefault="00000000">
      <w:pPr>
        <w:pStyle w:val="a9"/>
        <w:ind w:firstLineChars="200" w:firstLine="24pt"/>
      </w:pPr>
      <w:r>
        <w:rPr>
          <w:rFonts w:hint="eastAsia"/>
        </w:rPr>
        <w:t>应采用本地增量备份（</w:t>
      </w:r>
      <w:r>
        <w:rPr>
          <w:rFonts w:hint="eastAsia"/>
        </w:rPr>
        <w:t>RPO</w:t>
      </w:r>
      <w:r>
        <w:rPr>
          <w:rFonts w:hint="eastAsia"/>
        </w:rPr>
        <w:t>应不超过</w:t>
      </w:r>
      <w:r>
        <w:rPr>
          <w:rFonts w:hint="eastAsia"/>
        </w:rPr>
        <w:t>1</w:t>
      </w:r>
      <w:r>
        <w:rPr>
          <w:rFonts w:hint="eastAsia"/>
        </w:rPr>
        <w:t>小时），备份介质应通过</w:t>
      </w:r>
      <w:r>
        <w:rPr>
          <w:rFonts w:hint="eastAsia"/>
        </w:rPr>
        <w:t>ISO 27001</w:t>
      </w:r>
      <w:r>
        <w:rPr>
          <w:rFonts w:hint="eastAsia"/>
        </w:rPr>
        <w:t>物理安全认证。应支持按不同时间进行数据恢复。</w:t>
      </w:r>
    </w:p>
    <w:p w14:paraId="0F3777A7" w14:textId="77777777" w:rsidR="00000000" w:rsidRDefault="00000000">
      <w:pPr>
        <w:pStyle w:val="a9"/>
        <w:ind w:firstLineChars="200" w:firstLine="24pt"/>
        <w:rPr>
          <w:rFonts w:hint="eastAsia"/>
        </w:rPr>
      </w:pPr>
      <w:r>
        <w:rPr>
          <w:rFonts w:hint="eastAsia"/>
        </w:rPr>
        <w:t>核心数据应采用国密算法进行加密存储。</w:t>
      </w:r>
    </w:p>
    <w:p w14:paraId="5DF5FBE3" w14:textId="77777777" w:rsidR="00000000" w:rsidRDefault="00000000">
      <w:pPr>
        <w:pStyle w:val="3"/>
        <w:numPr>
          <w:ilvl w:val="2"/>
          <w:numId w:val="24"/>
        </w:numPr>
        <w:rPr>
          <w:rFonts w:hint="eastAsia"/>
          <w:kern w:val="44"/>
          <w:szCs w:val="24"/>
        </w:rPr>
      </w:pPr>
      <w:r>
        <w:rPr>
          <w:rFonts w:hint="eastAsia"/>
          <w:kern w:val="44"/>
          <w:szCs w:val="24"/>
        </w:rPr>
        <w:t>管理区性能要求</w:t>
      </w:r>
    </w:p>
    <w:p w14:paraId="40CD1279" w14:textId="77777777" w:rsidR="00000000" w:rsidRDefault="00000000">
      <w:pPr>
        <w:pStyle w:val="a9"/>
        <w:ind w:firstLineChars="200" w:firstLine="24pt"/>
      </w:pPr>
      <w:r>
        <w:rPr>
          <w:rFonts w:hint="eastAsia"/>
        </w:rPr>
        <w:t>本项目应严格遵循</w:t>
      </w:r>
      <w:r>
        <w:rPr>
          <w:rFonts w:hint="eastAsia"/>
        </w:rPr>
        <w:t>GB/T 22239-2019</w:t>
      </w:r>
      <w:r>
        <w:rPr>
          <w:rFonts w:hint="eastAsia"/>
        </w:rPr>
        <w:t>《信息安全技术</w:t>
      </w:r>
      <w:r>
        <w:rPr>
          <w:rFonts w:hint="eastAsia"/>
        </w:rPr>
        <w:t xml:space="preserve"> </w:t>
      </w:r>
      <w:r>
        <w:rPr>
          <w:rFonts w:hint="eastAsia"/>
        </w:rPr>
        <w:t>网络安全等级保护基本要求》等保二级（指导保护级）技术要求，投标人应负责本项目范围内管理区的所有软硬件系统按招标人要求接入招标人的网络安全设备，接受安全监管。同时，投标人应负责承担本项目范围内管理区的所有软硬件系统（包括但不限于本技术规范中生产管理高级应用、源网协同与智能巡视高级应用、三维可视化运行监视系统、移动应用</w:t>
      </w:r>
      <w:r>
        <w:rPr>
          <w:rFonts w:hint="eastAsia"/>
        </w:rPr>
        <w:t>APP</w:t>
      </w:r>
      <w:r>
        <w:rPr>
          <w:rFonts w:hint="eastAsia"/>
        </w:rPr>
        <w:t>、硬件基础设施与安装调试服务等）等保二级测评相关的全部费用，并顺利通过具备</w:t>
      </w:r>
      <w:r>
        <w:rPr>
          <w:rFonts w:hint="eastAsia"/>
        </w:rPr>
        <w:t>CNAS</w:t>
      </w:r>
      <w:r>
        <w:rPr>
          <w:rFonts w:hint="eastAsia"/>
        </w:rPr>
        <w:t>资质的第三方测评机构等保二级认证和南方电网公司网络安全测评。</w:t>
      </w:r>
    </w:p>
    <w:p w14:paraId="164A9216" w14:textId="77777777" w:rsidR="00000000" w:rsidRDefault="00000000">
      <w:pPr>
        <w:pStyle w:val="a9"/>
        <w:numPr>
          <w:ilvl w:val="0"/>
          <w:numId w:val="237"/>
        </w:numPr>
        <w:ind w:start="0pt" w:firstLineChars="200" w:firstLine="24pt"/>
        <w:rPr>
          <w:rFonts w:hint="eastAsia"/>
        </w:rPr>
      </w:pPr>
      <w:r>
        <w:rPr>
          <w:rFonts w:hint="eastAsia"/>
        </w:rPr>
        <w:t>网络安全</w:t>
      </w:r>
    </w:p>
    <w:p w14:paraId="45D31F92" w14:textId="77777777" w:rsidR="00000000" w:rsidRDefault="00000000">
      <w:pPr>
        <w:pStyle w:val="a9"/>
        <w:ind w:firstLineChars="200" w:firstLine="24pt"/>
        <w:rPr>
          <w:rFonts w:hint="eastAsia"/>
        </w:rPr>
      </w:pPr>
      <w:r>
        <w:rPr>
          <w:rFonts w:hint="eastAsia"/>
        </w:rPr>
        <w:t>核心网络设备采用链路聚合（</w:t>
      </w:r>
      <w:r>
        <w:rPr>
          <w:rFonts w:hint="eastAsia"/>
        </w:rPr>
        <w:t>IEEE 802.3ad</w:t>
      </w:r>
      <w:r>
        <w:rPr>
          <w:rFonts w:hint="eastAsia"/>
        </w:rPr>
        <w:t>）或主备模式实现基础冗余，链路冗余率应不低于</w:t>
      </w:r>
      <w:r>
        <w:rPr>
          <w:rFonts w:hint="eastAsia"/>
        </w:rPr>
        <w:t>80%</w:t>
      </w:r>
      <w:r>
        <w:rPr>
          <w:rFonts w:hint="eastAsia"/>
        </w:rPr>
        <w:t>。</w:t>
      </w:r>
    </w:p>
    <w:p w14:paraId="4F6F0C1D" w14:textId="77777777" w:rsidR="00000000" w:rsidRDefault="00000000">
      <w:pPr>
        <w:pStyle w:val="a9"/>
        <w:numPr>
          <w:ilvl w:val="0"/>
          <w:numId w:val="237"/>
        </w:numPr>
        <w:ind w:start="0pt" w:firstLineChars="200" w:firstLine="24pt"/>
        <w:rPr>
          <w:rFonts w:hint="eastAsia"/>
        </w:rPr>
      </w:pPr>
      <w:r>
        <w:rPr>
          <w:rFonts w:hint="eastAsia"/>
        </w:rPr>
        <w:t>主机安全</w:t>
      </w:r>
    </w:p>
    <w:p w14:paraId="723099D6" w14:textId="77777777" w:rsidR="00000000" w:rsidRDefault="00000000">
      <w:pPr>
        <w:pStyle w:val="a9"/>
        <w:ind w:firstLineChars="200" w:firstLine="24pt"/>
        <w:rPr>
          <w:rFonts w:hint="eastAsia"/>
        </w:rPr>
      </w:pPr>
      <w:r>
        <w:rPr>
          <w:rFonts w:hint="eastAsia"/>
        </w:rPr>
        <w:t>启用强身份认证，口令复杂度应不少于</w:t>
      </w:r>
      <w:r>
        <w:rPr>
          <w:rFonts w:hint="eastAsia"/>
        </w:rPr>
        <w:t>18</w:t>
      </w:r>
      <w:r>
        <w:rPr>
          <w:rFonts w:hint="eastAsia"/>
        </w:rPr>
        <w:t>位，包含至少四种字符类型：大写字母、小写字母、数字以及特殊字符。</w:t>
      </w:r>
    </w:p>
    <w:p w14:paraId="4D8A96C2" w14:textId="77777777" w:rsidR="00000000" w:rsidRDefault="00000000">
      <w:pPr>
        <w:pStyle w:val="a9"/>
        <w:ind w:firstLineChars="200" w:firstLine="24pt"/>
        <w:rPr>
          <w:rFonts w:hint="eastAsia"/>
        </w:rPr>
      </w:pPr>
      <w:r>
        <w:rPr>
          <w:rFonts w:hint="eastAsia"/>
        </w:rPr>
        <w:t>关键服务器应具备基础备份能力。</w:t>
      </w:r>
    </w:p>
    <w:p w14:paraId="58C67F98" w14:textId="77777777" w:rsidR="00000000" w:rsidRDefault="00000000">
      <w:pPr>
        <w:pStyle w:val="a9"/>
        <w:ind w:firstLineChars="200" w:firstLine="24pt"/>
        <w:rPr>
          <w:rFonts w:hint="eastAsia"/>
        </w:rPr>
      </w:pPr>
      <w:r>
        <w:rPr>
          <w:rFonts w:hint="eastAsia"/>
        </w:rPr>
        <w:t>紧急、高危漏洞（</w:t>
      </w:r>
      <w:r>
        <w:rPr>
          <w:rFonts w:hint="eastAsia"/>
        </w:rPr>
        <w:t>CVSS</w:t>
      </w:r>
      <w:r>
        <w:rPr>
          <w:rFonts w:hint="eastAsia"/>
        </w:rPr>
        <w:t>评分≥</w:t>
      </w:r>
      <w:r>
        <w:rPr>
          <w:rFonts w:hint="eastAsia"/>
        </w:rPr>
        <w:t>7.0</w:t>
      </w:r>
      <w:r>
        <w:rPr>
          <w:rFonts w:hint="eastAsia"/>
        </w:rPr>
        <w:t>）修复周期应不超过</w:t>
      </w:r>
      <w:r>
        <w:rPr>
          <w:rFonts w:hint="eastAsia"/>
        </w:rPr>
        <w:t>24</w:t>
      </w:r>
      <w:r>
        <w:rPr>
          <w:rFonts w:hint="eastAsia"/>
        </w:rPr>
        <w:t>小时，中危漏洞修复周期应不超过</w:t>
      </w:r>
      <w:r>
        <w:rPr>
          <w:rFonts w:hint="eastAsia"/>
        </w:rPr>
        <w:t>48</w:t>
      </w:r>
      <w:r>
        <w:rPr>
          <w:rFonts w:hint="eastAsia"/>
        </w:rPr>
        <w:t>小时。</w:t>
      </w:r>
    </w:p>
    <w:p w14:paraId="5219D25E" w14:textId="77777777" w:rsidR="00000000" w:rsidRDefault="00000000">
      <w:pPr>
        <w:pStyle w:val="a9"/>
        <w:numPr>
          <w:ilvl w:val="0"/>
          <w:numId w:val="237"/>
        </w:numPr>
        <w:ind w:start="0pt" w:firstLineChars="200" w:firstLine="24pt"/>
        <w:rPr>
          <w:rFonts w:hint="eastAsia"/>
        </w:rPr>
      </w:pPr>
      <w:r>
        <w:rPr>
          <w:rFonts w:hint="eastAsia"/>
        </w:rPr>
        <w:t>应用安全</w:t>
      </w:r>
    </w:p>
    <w:p w14:paraId="43A84C6B" w14:textId="77777777" w:rsidR="00000000" w:rsidRDefault="00000000">
      <w:pPr>
        <w:pStyle w:val="a9"/>
        <w:ind w:firstLineChars="200" w:firstLine="24pt"/>
        <w:rPr>
          <w:rFonts w:hint="eastAsia"/>
        </w:rPr>
      </w:pPr>
      <w:r>
        <w:rPr>
          <w:rFonts w:hint="eastAsia"/>
        </w:rPr>
        <w:lastRenderedPageBreak/>
        <w:t>渗透测试覆盖率应不低于</w:t>
      </w:r>
      <w:r>
        <w:rPr>
          <w:rFonts w:hint="eastAsia"/>
        </w:rPr>
        <w:t>100%</w:t>
      </w:r>
      <w:r>
        <w:rPr>
          <w:rFonts w:hint="eastAsia"/>
        </w:rPr>
        <w:t>，高风险漏洞（</w:t>
      </w:r>
      <w:r>
        <w:rPr>
          <w:rFonts w:hint="eastAsia"/>
        </w:rPr>
        <w:t>CVSS</w:t>
      </w:r>
      <w:r>
        <w:rPr>
          <w:rFonts w:hint="eastAsia"/>
        </w:rPr>
        <w:t>评分≥</w:t>
      </w:r>
      <w:r>
        <w:rPr>
          <w:rFonts w:hint="eastAsia"/>
        </w:rPr>
        <w:t>7.0</w:t>
      </w:r>
      <w:r>
        <w:rPr>
          <w:rFonts w:hint="eastAsia"/>
        </w:rPr>
        <w:t>）修复率应为</w:t>
      </w:r>
      <w:r>
        <w:rPr>
          <w:rFonts w:hint="eastAsia"/>
        </w:rPr>
        <w:t>100%</w:t>
      </w:r>
      <w:r>
        <w:rPr>
          <w:rFonts w:hint="eastAsia"/>
        </w:rPr>
        <w:t>。</w:t>
      </w:r>
    </w:p>
    <w:p w14:paraId="2A8890C5" w14:textId="77777777" w:rsidR="00000000" w:rsidRDefault="00000000">
      <w:pPr>
        <w:pStyle w:val="a9"/>
        <w:numPr>
          <w:ilvl w:val="0"/>
          <w:numId w:val="237"/>
        </w:numPr>
        <w:ind w:start="0pt" w:firstLineChars="200" w:firstLine="24pt"/>
        <w:rPr>
          <w:rFonts w:hint="eastAsia"/>
        </w:rPr>
      </w:pPr>
      <w:r>
        <w:rPr>
          <w:rFonts w:hint="eastAsia"/>
        </w:rPr>
        <w:t>数据安全</w:t>
      </w:r>
    </w:p>
    <w:p w14:paraId="54269E9F" w14:textId="77777777" w:rsidR="00000000" w:rsidRDefault="00000000">
      <w:pPr>
        <w:pStyle w:val="a9"/>
        <w:ind w:firstLineChars="200" w:firstLine="24pt"/>
        <w:rPr>
          <w:rFonts w:hint="eastAsia"/>
        </w:rPr>
      </w:pPr>
      <w:r>
        <w:rPr>
          <w:rFonts w:hint="eastAsia"/>
        </w:rPr>
        <w:t>采用本地备份方式，恢复点目标（</w:t>
      </w:r>
      <w:r>
        <w:rPr>
          <w:rFonts w:hint="eastAsia"/>
        </w:rPr>
        <w:t>RPO</w:t>
      </w:r>
      <w:r>
        <w:rPr>
          <w:rFonts w:hint="eastAsia"/>
        </w:rPr>
        <w:t>）应不超过</w:t>
      </w:r>
      <w:r>
        <w:rPr>
          <w:rFonts w:hint="eastAsia"/>
        </w:rPr>
        <w:t>2</w:t>
      </w:r>
      <w:r>
        <w:rPr>
          <w:rFonts w:hint="eastAsia"/>
        </w:rPr>
        <w:t>小时。应支持按不同时间进行数据恢复。</w:t>
      </w:r>
    </w:p>
    <w:p w14:paraId="68A0176C" w14:textId="77777777" w:rsidR="00000000" w:rsidRDefault="00000000">
      <w:pPr>
        <w:pStyle w:val="a9"/>
        <w:ind w:firstLineChars="200" w:firstLine="24pt"/>
        <w:rPr>
          <w:rFonts w:hint="eastAsia"/>
        </w:rPr>
      </w:pPr>
      <w:r>
        <w:rPr>
          <w:rFonts w:hint="eastAsia"/>
        </w:rPr>
        <w:t>核心数据优先采用国密算法进行加密存储。</w:t>
      </w:r>
    </w:p>
    <w:p w14:paraId="60AF6605" w14:textId="77777777" w:rsidR="00000000" w:rsidRDefault="00000000">
      <w:pPr>
        <w:pStyle w:val="1"/>
        <w:numPr>
          <w:ilvl w:val="0"/>
          <w:numId w:val="24"/>
        </w:numPr>
        <w:rPr>
          <w:szCs w:val="32"/>
        </w:rPr>
      </w:pPr>
      <w:r>
        <w:rPr>
          <w:rFonts w:ascii="黑体" w:hAnsi="黑体" w:cs="黑体" w:hint="eastAsia"/>
          <w:bCs/>
          <w:lang w:val="zh-CN" w:eastAsia="zh-Hans"/>
        </w:rPr>
        <w:br w:type="page"/>
      </w:r>
      <w:r>
        <w:rPr>
          <w:rFonts w:hint="eastAsia"/>
        </w:rPr>
        <w:lastRenderedPageBreak/>
        <w:t>项目实施要求</w:t>
      </w:r>
      <w:r>
        <w:rPr>
          <w:rFonts w:hint="eastAsia"/>
        </w:rPr>
        <w:t xml:space="preserve"> </w:t>
      </w:r>
    </w:p>
    <w:p w14:paraId="43E9BB36" w14:textId="77777777" w:rsidR="00000000" w:rsidRDefault="00000000">
      <w:pPr>
        <w:pStyle w:val="20"/>
        <w:numPr>
          <w:ilvl w:val="1"/>
          <w:numId w:val="24"/>
        </w:numPr>
        <w:rPr>
          <w:rFonts w:hint="eastAsia"/>
        </w:rPr>
      </w:pPr>
      <w:r>
        <w:rPr>
          <w:rFonts w:hint="eastAsia"/>
        </w:rPr>
        <w:t>项目人员要求</w:t>
      </w:r>
    </w:p>
    <w:p w14:paraId="78BFE7F2" w14:textId="77777777" w:rsidR="00000000" w:rsidRDefault="00000000">
      <w:pPr>
        <w:pStyle w:val="a9"/>
        <w:numPr>
          <w:ilvl w:val="0"/>
          <w:numId w:val="238"/>
        </w:numPr>
        <w:ind w:start="0pt" w:firstLineChars="200" w:firstLine="24pt"/>
        <w:rPr>
          <w:rFonts w:hint="eastAsia"/>
        </w:rPr>
      </w:pPr>
      <w:r>
        <w:rPr>
          <w:rFonts w:hint="eastAsia"/>
        </w:rPr>
        <w:t>项目负责人要求</w:t>
      </w:r>
    </w:p>
    <w:p w14:paraId="75322D3E" w14:textId="77777777" w:rsidR="00000000" w:rsidRDefault="00000000">
      <w:pPr>
        <w:pStyle w:val="a9"/>
        <w:ind w:firstLineChars="200" w:firstLine="24pt"/>
      </w:pPr>
      <w:r>
        <w:rPr>
          <w:rFonts w:hint="eastAsia"/>
        </w:rPr>
        <w:t>应具有</w:t>
      </w:r>
      <w:r>
        <w:rPr>
          <w:rFonts w:ascii="Arial" w:eastAsia="Arial" w:hAnsi="Arial" w:cs="Arial"/>
          <w:color w:val="333333"/>
          <w:szCs w:val="24"/>
          <w:shd w:val="clear" w:color="auto" w:fill="FFFFFF"/>
        </w:rPr>
        <w:t>计算机软考高级资格证书</w:t>
      </w:r>
      <w:r>
        <w:rPr>
          <w:rFonts w:ascii="宋体" w:hAnsi="宋体" w:cs="宋体" w:hint="eastAsia"/>
          <w:color w:val="444444"/>
          <w:kern w:val="0"/>
          <w:szCs w:val="24"/>
          <w:shd w:val="clear" w:color="auto" w:fill="FFFFFF"/>
          <w:lang w:bidi="ar"/>
        </w:rPr>
        <w:t>或PMP项目管理师证书</w:t>
      </w:r>
      <w:r>
        <w:rPr>
          <w:rFonts w:hint="eastAsia"/>
        </w:rPr>
        <w:t>。（需提供职称证书，相关注册证书、执业</w:t>
      </w:r>
      <w:r>
        <w:rPr>
          <w:rFonts w:hint="eastAsia"/>
        </w:rPr>
        <w:t>/</w:t>
      </w:r>
      <w:r>
        <w:rPr>
          <w:rFonts w:hint="eastAsia"/>
        </w:rPr>
        <w:t>职业资格证书复印件及近</w:t>
      </w:r>
      <w:r>
        <w:rPr>
          <w:rFonts w:hint="eastAsia"/>
        </w:rPr>
        <w:t>3</w:t>
      </w:r>
      <w:r>
        <w:rPr>
          <w:rFonts w:hint="eastAsia"/>
        </w:rPr>
        <w:t>个月本单位社保证明复印件并加盖公章）。未经招标人同意，项目负责人在项目执行过程中不允许变更。</w:t>
      </w:r>
    </w:p>
    <w:p w14:paraId="20FE86F5" w14:textId="77777777" w:rsidR="00000000" w:rsidRDefault="00000000">
      <w:pPr>
        <w:pStyle w:val="a9"/>
        <w:numPr>
          <w:ilvl w:val="0"/>
          <w:numId w:val="238"/>
        </w:numPr>
        <w:ind w:start="0pt" w:firstLineChars="200" w:firstLine="24pt"/>
        <w:rPr>
          <w:rFonts w:hint="eastAsia"/>
        </w:rPr>
      </w:pPr>
      <w:r>
        <w:rPr>
          <w:rFonts w:hint="eastAsia"/>
        </w:rPr>
        <w:t>项目其他服务人员要求</w:t>
      </w:r>
    </w:p>
    <w:p w14:paraId="5F8C19FA" w14:textId="77777777" w:rsidR="00000000" w:rsidRDefault="00000000">
      <w:pPr>
        <w:pStyle w:val="a9"/>
        <w:numPr>
          <w:ilvl w:val="0"/>
          <w:numId w:val="239"/>
        </w:numPr>
        <w:ind w:start="0pt" w:firstLineChars="200" w:firstLine="24pt"/>
        <w:rPr>
          <w:rFonts w:hint="eastAsia"/>
        </w:rPr>
      </w:pPr>
      <w:r>
        <w:rPr>
          <w:rFonts w:hint="eastAsia"/>
        </w:rPr>
        <w:t>能力要求：投标方派遣服务人员前，需经过招标方审查，未通过审查的招标方有权拒绝该人员进场；若投标方服务人员能力不足以承担本项目工作时，招标方有权要求投标方随时更换。</w:t>
      </w:r>
    </w:p>
    <w:p w14:paraId="1CCD75C5" w14:textId="77777777" w:rsidR="00000000" w:rsidRDefault="00000000">
      <w:pPr>
        <w:pStyle w:val="a9"/>
        <w:numPr>
          <w:ilvl w:val="0"/>
          <w:numId w:val="239"/>
        </w:numPr>
        <w:ind w:start="0pt" w:firstLineChars="200" w:firstLine="24pt"/>
        <w:rPr>
          <w:rFonts w:hint="eastAsia"/>
        </w:rPr>
      </w:pPr>
      <w:r>
        <w:rPr>
          <w:rFonts w:hint="eastAsia"/>
        </w:rPr>
        <w:t>人员投入要求：投标方投入的服务人员必须满足本项目的工作需要。投标方服务人员投入不足以承担本项目工作时，招标方有权要求投标方随时增加服务人员数量，以确保按照招标方的要求完成任务。</w:t>
      </w:r>
    </w:p>
    <w:p w14:paraId="112BDA44" w14:textId="77777777" w:rsidR="00000000" w:rsidRDefault="00000000">
      <w:pPr>
        <w:pStyle w:val="a9"/>
        <w:numPr>
          <w:ilvl w:val="0"/>
          <w:numId w:val="239"/>
        </w:numPr>
        <w:ind w:start="0pt" w:firstLineChars="200" w:firstLine="24pt"/>
        <w:rPr>
          <w:rFonts w:hint="eastAsia"/>
        </w:rPr>
      </w:pPr>
      <w:r>
        <w:rPr>
          <w:rFonts w:hint="eastAsia"/>
        </w:rPr>
        <w:t>人员管理要求：投标方应保证项目服务人员稳定，在未经招标方同意的情况下不得擅自更换人员，投标方需要更换人员时，应提前</w:t>
      </w:r>
      <w:r>
        <w:rPr>
          <w:rFonts w:hint="eastAsia"/>
        </w:rPr>
        <w:t>1</w:t>
      </w:r>
      <w:r>
        <w:rPr>
          <w:rFonts w:hint="eastAsia"/>
        </w:rPr>
        <w:t>个月向招标方申明原因，并同时提出新的符合要求的人选，经招标方进行人员简历审核，办理交接手续后方可更换。</w:t>
      </w:r>
    </w:p>
    <w:p w14:paraId="5A61120E" w14:textId="77777777" w:rsidR="00000000" w:rsidRDefault="00000000">
      <w:pPr>
        <w:pStyle w:val="a9"/>
        <w:numPr>
          <w:ilvl w:val="0"/>
          <w:numId w:val="238"/>
        </w:numPr>
        <w:ind w:start="0pt" w:firstLineChars="200" w:firstLine="24pt"/>
        <w:rPr>
          <w:rFonts w:hint="eastAsia"/>
        </w:rPr>
      </w:pPr>
      <w:r>
        <w:rPr>
          <w:rFonts w:hint="eastAsia"/>
        </w:rPr>
        <w:t>驻场服务要求</w:t>
      </w:r>
    </w:p>
    <w:p w14:paraId="58FE9B7F" w14:textId="77777777" w:rsidR="00000000" w:rsidRDefault="00000000">
      <w:pPr>
        <w:pStyle w:val="a9"/>
        <w:numPr>
          <w:ilvl w:val="0"/>
          <w:numId w:val="240"/>
        </w:numPr>
        <w:ind w:start="0pt" w:firstLineChars="200" w:firstLine="24pt"/>
        <w:rPr>
          <w:rFonts w:hint="eastAsia"/>
        </w:rPr>
      </w:pPr>
      <w:r>
        <w:rPr>
          <w:rFonts w:hint="eastAsia"/>
        </w:rPr>
        <w:t>投标方现场服务人员应具有下列资质：</w:t>
      </w:r>
    </w:p>
    <w:p w14:paraId="3AA02D01" w14:textId="77777777" w:rsidR="00000000" w:rsidRDefault="00000000">
      <w:pPr>
        <w:pStyle w:val="a9"/>
        <w:numPr>
          <w:ilvl w:val="0"/>
          <w:numId w:val="241"/>
        </w:numPr>
        <w:ind w:start="0pt" w:firstLineChars="200" w:firstLine="24pt"/>
      </w:pPr>
      <w:r>
        <w:rPr>
          <w:rFonts w:hint="eastAsia"/>
        </w:rPr>
        <w:t>遵守法纪、遵守现场的各项规章和制度。</w:t>
      </w:r>
    </w:p>
    <w:p w14:paraId="2DEB5F59" w14:textId="77777777" w:rsidR="00000000" w:rsidRDefault="00000000">
      <w:pPr>
        <w:pStyle w:val="a9"/>
        <w:numPr>
          <w:ilvl w:val="0"/>
          <w:numId w:val="241"/>
        </w:numPr>
        <w:ind w:start="0pt" w:firstLineChars="200" w:firstLine="24pt"/>
      </w:pPr>
      <w:r>
        <w:rPr>
          <w:rFonts w:hint="eastAsia"/>
        </w:rPr>
        <w:t>有较强的责任感和事业心，按时到位。</w:t>
      </w:r>
    </w:p>
    <w:p w14:paraId="39B5A6F5" w14:textId="77777777" w:rsidR="00000000" w:rsidRDefault="00000000">
      <w:pPr>
        <w:pStyle w:val="a9"/>
        <w:numPr>
          <w:ilvl w:val="0"/>
          <w:numId w:val="241"/>
        </w:numPr>
        <w:ind w:start="0pt" w:firstLineChars="200" w:firstLine="24pt"/>
      </w:pPr>
      <w:r>
        <w:rPr>
          <w:rFonts w:hint="eastAsia"/>
        </w:rPr>
        <w:t>了解合同设备的设计，熟悉其结构，有相同或相近项目的现场工作经验，能够正确地进行现场指导。</w:t>
      </w:r>
    </w:p>
    <w:p w14:paraId="08D2E5BD" w14:textId="77777777" w:rsidR="00000000" w:rsidRDefault="00000000">
      <w:pPr>
        <w:pStyle w:val="a9"/>
        <w:numPr>
          <w:ilvl w:val="0"/>
          <w:numId w:val="241"/>
        </w:numPr>
        <w:ind w:start="0pt" w:firstLineChars="200" w:firstLine="24pt"/>
      </w:pPr>
      <w:r>
        <w:rPr>
          <w:rFonts w:hint="eastAsia"/>
        </w:rPr>
        <w:t>身体健康，适应现场工作的条件。投标方要向招标方提供服务人员情况表。投标方须更换不合格的投标方现场服务人员。</w:t>
      </w:r>
    </w:p>
    <w:p w14:paraId="1DC44A3F" w14:textId="77777777" w:rsidR="00000000" w:rsidRDefault="00000000">
      <w:pPr>
        <w:pStyle w:val="a9"/>
        <w:numPr>
          <w:ilvl w:val="0"/>
          <w:numId w:val="240"/>
        </w:numPr>
        <w:ind w:start="0pt" w:firstLineChars="200" w:firstLine="24pt"/>
        <w:rPr>
          <w:rFonts w:hint="eastAsia"/>
        </w:rPr>
      </w:pPr>
      <w:r>
        <w:rPr>
          <w:rFonts w:hint="eastAsia"/>
        </w:rPr>
        <w:t>现场服务人员的职责</w:t>
      </w:r>
    </w:p>
    <w:p w14:paraId="0E610A69" w14:textId="77777777" w:rsidR="00000000" w:rsidRDefault="00000000">
      <w:pPr>
        <w:pStyle w:val="a9"/>
        <w:ind w:firstLineChars="200" w:firstLine="24pt"/>
        <w:rPr>
          <w:rFonts w:hint="eastAsia"/>
        </w:rPr>
      </w:pPr>
      <w:r>
        <w:rPr>
          <w:rFonts w:hint="eastAsia"/>
        </w:rPr>
        <w:t>投标方现场服务人员的任务主要包括系统安装部署、调试、试运行技术支持和参加项目验收。</w:t>
      </w:r>
    </w:p>
    <w:p w14:paraId="3BD92879" w14:textId="77777777" w:rsidR="00000000" w:rsidRDefault="00000000">
      <w:pPr>
        <w:pStyle w:val="a9"/>
        <w:ind w:firstLineChars="200" w:firstLine="24pt"/>
        <w:rPr>
          <w:rFonts w:hint="eastAsia"/>
        </w:rPr>
      </w:pPr>
      <w:r>
        <w:rPr>
          <w:rFonts w:hint="eastAsia"/>
        </w:rPr>
        <w:lastRenderedPageBreak/>
        <w:t>在安装和调试前，投标方技术服务人员应向招标方技术交底，讲解示范部署方案。</w:t>
      </w:r>
    </w:p>
    <w:p w14:paraId="14F28AFE" w14:textId="77777777" w:rsidR="00000000" w:rsidRDefault="00000000">
      <w:pPr>
        <w:pStyle w:val="a9"/>
        <w:ind w:firstLineChars="200" w:firstLine="24pt"/>
        <w:rPr>
          <w:rFonts w:hint="eastAsia"/>
        </w:rPr>
      </w:pPr>
      <w:r>
        <w:rPr>
          <w:rFonts w:hint="eastAsia"/>
        </w:rPr>
        <w:t>投标方现场服务人员有权全权处理现场出现的一切技术和商务问题。如现场发生质量问题，投标方现场人员要在招标方规定的时间内处理解决。如投标方委托招标方进行处理，投标方现场服务人员要出具委托书并承担相应的经济责任。</w:t>
      </w:r>
    </w:p>
    <w:p w14:paraId="37CAEE5E" w14:textId="77777777" w:rsidR="00000000" w:rsidRDefault="00000000">
      <w:pPr>
        <w:pStyle w:val="a9"/>
        <w:ind w:firstLineChars="200" w:firstLine="24pt"/>
        <w:rPr>
          <w:rFonts w:hint="eastAsia"/>
        </w:rPr>
      </w:pPr>
      <w:r>
        <w:rPr>
          <w:rFonts w:hint="eastAsia"/>
        </w:rPr>
        <w:t>投标方对其现场服务人员的一切行为负全部责任。</w:t>
      </w:r>
    </w:p>
    <w:p w14:paraId="7F27598C" w14:textId="77777777" w:rsidR="00000000" w:rsidRDefault="00000000">
      <w:pPr>
        <w:pStyle w:val="a9"/>
        <w:ind w:firstLineChars="200" w:firstLine="24pt"/>
        <w:rPr>
          <w:rFonts w:hint="eastAsia"/>
        </w:rPr>
      </w:pPr>
      <w:r>
        <w:rPr>
          <w:rFonts w:hint="eastAsia"/>
        </w:rPr>
        <w:t>投标方现场服务人员的正常来去和更换事先与招标方协商。</w:t>
      </w:r>
    </w:p>
    <w:p w14:paraId="23A3420D" w14:textId="77777777" w:rsidR="00000000" w:rsidRDefault="00000000">
      <w:pPr>
        <w:pStyle w:val="a9"/>
        <w:numPr>
          <w:ilvl w:val="0"/>
          <w:numId w:val="238"/>
        </w:numPr>
        <w:ind w:start="0pt" w:firstLineChars="200" w:firstLine="24pt"/>
        <w:rPr>
          <w:rFonts w:hint="eastAsia"/>
          <w:lang w:val="zh-CN"/>
        </w:rPr>
      </w:pPr>
      <w:r>
        <w:rPr>
          <w:rFonts w:hint="eastAsia"/>
          <w:lang w:val="zh-CN" w:bidi="ar"/>
        </w:rPr>
        <w:t>驻场服务要求</w:t>
      </w:r>
    </w:p>
    <w:p w14:paraId="4929BFAB" w14:textId="77777777" w:rsidR="00000000" w:rsidRDefault="00000000">
      <w:pPr>
        <w:pStyle w:val="a9"/>
        <w:numPr>
          <w:ilvl w:val="0"/>
          <w:numId w:val="242"/>
        </w:numPr>
        <w:ind w:start="0pt" w:firstLineChars="200" w:firstLine="24pt"/>
        <w:rPr>
          <w:szCs w:val="24"/>
        </w:rPr>
      </w:pPr>
      <w:r>
        <w:rPr>
          <w:rFonts w:eastAsia="新宋体" w:cs="新宋体" w:hint="eastAsia"/>
          <w:szCs w:val="24"/>
          <w:lang w:bidi="ar"/>
        </w:rPr>
        <w:t>现场服务计划</w:t>
      </w:r>
    </w:p>
    <w:p w14:paraId="61AADFE1" w14:textId="77777777" w:rsidR="00000000" w:rsidRDefault="00000000">
      <w:pPr>
        <w:widowControl/>
        <w:spacing w:line="18pt" w:lineRule="auto"/>
        <w:ind w:firstLineChars="200" w:firstLine="24pt"/>
        <w:jc w:val="both"/>
        <w:rPr>
          <w:sz w:val="24"/>
          <w:szCs w:val="24"/>
        </w:rPr>
      </w:pPr>
      <w:r>
        <w:rPr>
          <w:rFonts w:cs="宋体" w:hint="eastAsia"/>
          <w:sz w:val="24"/>
          <w:szCs w:val="24"/>
          <w:lang w:bidi="ar"/>
        </w:rPr>
        <w:t>现场服务人员的目的是使所供系统安全、正常投运。项目服务方要派出合格的现场服务人员，派驻的服务人员应长期在深圳（含深汕合作区）或汕尾现场服务；项目服务方应提供位于深圳市范围内的厂内系统联调测试时所需要的场地、网络及相关设施设备，包括提供不低于</w:t>
      </w:r>
      <w:r>
        <w:rPr>
          <w:rFonts w:cs="宋体" w:hint="eastAsia"/>
          <w:sz w:val="24"/>
          <w:szCs w:val="24"/>
          <w:lang w:bidi="ar"/>
        </w:rPr>
        <w:t>100</w:t>
      </w:r>
      <w:r>
        <w:rPr>
          <w:rFonts w:cs="宋体" w:hint="eastAsia"/>
          <w:sz w:val="24"/>
          <w:szCs w:val="24"/>
          <w:lang w:bidi="ar"/>
        </w:rPr>
        <w:t>平方米的测试办公场地、联调测试服务器、测试软件等其他所必须的软硬件；投标方应配合招标方要求提供其他支持性技术服务；以上相关费用均由投标方统一负责。在项目服务方起始阶段应提供包括服务人月数的现场服务计划表。</w:t>
      </w:r>
    </w:p>
    <w:p w14:paraId="735BB5FE" w14:textId="77777777" w:rsidR="00000000" w:rsidRDefault="00000000">
      <w:pPr>
        <w:pStyle w:val="a9"/>
        <w:numPr>
          <w:ilvl w:val="0"/>
          <w:numId w:val="242"/>
        </w:numPr>
        <w:ind w:start="0pt" w:firstLineChars="200" w:firstLine="24pt"/>
        <w:rPr>
          <w:rFonts w:eastAsia="新宋体" w:cs="新宋体" w:hint="eastAsia"/>
          <w:szCs w:val="24"/>
          <w:lang w:bidi="ar"/>
        </w:rPr>
      </w:pPr>
      <w:r>
        <w:rPr>
          <w:rFonts w:eastAsia="新宋体" w:cs="新宋体" w:hint="eastAsia"/>
          <w:szCs w:val="24"/>
          <w:lang w:bidi="ar"/>
        </w:rPr>
        <w:t>驻场技术服务人员要求</w:t>
      </w:r>
    </w:p>
    <w:p w14:paraId="2061C9C3" w14:textId="77777777" w:rsidR="00000000" w:rsidRDefault="00000000">
      <w:pPr>
        <w:pStyle w:val="ab"/>
        <w:keepNext/>
        <w:ind w:firstLine="20pt"/>
        <w:jc w:val="center"/>
        <w:rPr>
          <w:rFonts w:ascii="Times New Roman" w:eastAsia="新宋体" w:hAnsi="Times New Roman" w:cs="新宋体" w:hint="eastAsia"/>
          <w:szCs w:val="24"/>
          <w:lang w:bidi="ar"/>
        </w:rPr>
      </w:pPr>
      <w:r>
        <w:rPr>
          <w:rFonts w:ascii="Times New Roman" w:hAnsi="Times New Roman"/>
        </w:rPr>
        <w:t>表</w:t>
      </w:r>
      <w:r>
        <w:rPr>
          <w:rFonts w:ascii="Times New Roman" w:hAnsi="Times New Roman" w:hint="eastAsia"/>
        </w:rPr>
        <w:t>9.1</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表</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hint="eastAsia"/>
        </w:rPr>
        <w:t>驻场技术人员清单</w:t>
      </w:r>
    </w:p>
    <w:tbl>
      <w:tblPr>
        <w:tblW w:w="444.40pt" w:type="dxa"/>
        <w:tblInd w:w="-11.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611"/>
        <w:gridCol w:w="3538"/>
        <w:gridCol w:w="600"/>
        <w:gridCol w:w="2975"/>
        <w:gridCol w:w="1164"/>
      </w:tblGrid>
      <w:tr w:rsidR="00000000" w14:paraId="569C4D40" w14:textId="77777777">
        <w:trPr>
          <w:tblHeader/>
        </w:trPr>
        <w:tc>
          <w:tcPr>
            <w:tcW w:w="30.55pt" w:type="dxa"/>
          </w:tcPr>
          <w:p w14:paraId="6285F450" w14:textId="77777777" w:rsidR="00000000" w:rsidRDefault="00000000">
            <w:pPr>
              <w:jc w:val="center"/>
              <w:rPr>
                <w:rFonts w:hint="eastAsia"/>
                <w:b/>
                <w:bCs/>
              </w:rPr>
            </w:pPr>
            <w:r>
              <w:rPr>
                <w:rFonts w:hint="eastAsia"/>
                <w:b/>
                <w:bCs/>
              </w:rPr>
              <w:t>职责</w:t>
            </w:r>
          </w:p>
        </w:tc>
        <w:tc>
          <w:tcPr>
            <w:tcW w:w="176.90pt" w:type="dxa"/>
          </w:tcPr>
          <w:p w14:paraId="47FA7CED" w14:textId="77777777" w:rsidR="00000000" w:rsidRDefault="00000000">
            <w:pPr>
              <w:jc w:val="center"/>
              <w:rPr>
                <w:rFonts w:hint="eastAsia"/>
                <w:b/>
                <w:bCs/>
              </w:rPr>
            </w:pPr>
            <w:r>
              <w:rPr>
                <w:rFonts w:hint="eastAsia"/>
                <w:b/>
                <w:bCs/>
              </w:rPr>
              <w:t>资质要求</w:t>
            </w:r>
          </w:p>
        </w:tc>
        <w:tc>
          <w:tcPr>
            <w:tcW w:w="30pt" w:type="dxa"/>
          </w:tcPr>
          <w:p w14:paraId="6F975E18" w14:textId="77777777" w:rsidR="00000000" w:rsidRDefault="00000000">
            <w:pPr>
              <w:jc w:val="center"/>
              <w:rPr>
                <w:rFonts w:hint="eastAsia"/>
                <w:b/>
                <w:bCs/>
              </w:rPr>
            </w:pPr>
            <w:r>
              <w:rPr>
                <w:rFonts w:hint="eastAsia"/>
                <w:b/>
                <w:bCs/>
              </w:rPr>
              <w:t>数量</w:t>
            </w:r>
          </w:p>
        </w:tc>
        <w:tc>
          <w:tcPr>
            <w:tcW w:w="148.75pt" w:type="dxa"/>
          </w:tcPr>
          <w:p w14:paraId="1D01C24C" w14:textId="77777777" w:rsidR="00000000" w:rsidRDefault="00000000">
            <w:pPr>
              <w:jc w:val="center"/>
              <w:rPr>
                <w:rFonts w:hint="eastAsia"/>
                <w:b/>
                <w:bCs/>
              </w:rPr>
            </w:pPr>
            <w:r>
              <w:rPr>
                <w:rFonts w:hint="eastAsia"/>
                <w:b/>
                <w:bCs/>
              </w:rPr>
              <w:t>服务内容</w:t>
            </w:r>
          </w:p>
        </w:tc>
        <w:tc>
          <w:tcPr>
            <w:tcW w:w="58.20pt" w:type="dxa"/>
          </w:tcPr>
          <w:p w14:paraId="67878F96" w14:textId="77777777" w:rsidR="00000000" w:rsidRDefault="00000000">
            <w:pPr>
              <w:jc w:val="center"/>
              <w:rPr>
                <w:rFonts w:hint="eastAsia"/>
                <w:b/>
                <w:bCs/>
              </w:rPr>
            </w:pPr>
            <w:r>
              <w:rPr>
                <w:rFonts w:hint="eastAsia"/>
                <w:b/>
                <w:bCs/>
              </w:rPr>
              <w:t>服务时间</w:t>
            </w:r>
          </w:p>
        </w:tc>
      </w:tr>
      <w:tr w:rsidR="00000000" w14:paraId="7860F9B2" w14:textId="77777777">
        <w:tc>
          <w:tcPr>
            <w:tcW w:w="30.55pt" w:type="dxa"/>
          </w:tcPr>
          <w:p w14:paraId="454C6F56" w14:textId="77777777" w:rsidR="00000000" w:rsidRDefault="00000000">
            <w:pPr>
              <w:rPr>
                <w:rFonts w:hint="eastAsia"/>
              </w:rPr>
            </w:pPr>
            <w:r>
              <w:rPr>
                <w:rFonts w:hint="eastAsia"/>
              </w:rPr>
              <w:t>项目负责人</w:t>
            </w:r>
          </w:p>
        </w:tc>
        <w:tc>
          <w:tcPr>
            <w:tcW w:w="176.90pt" w:type="dxa"/>
          </w:tcPr>
          <w:p w14:paraId="2057FCFA" w14:textId="77777777" w:rsidR="00000000" w:rsidRDefault="00000000">
            <w:pPr>
              <w:rPr>
                <w:lang w:val="zh-CN"/>
              </w:rPr>
            </w:pPr>
            <w:r>
              <w:rPr>
                <w:rFonts w:hint="eastAsia"/>
              </w:rPr>
              <w:t>1</w:t>
            </w:r>
            <w:r>
              <w:rPr>
                <w:rFonts w:hint="eastAsia"/>
                <w:lang w:val="zh-CN"/>
              </w:rPr>
              <w:t>）具有良好的表达、沟通和协调能力，听从公司安排，服从领导指挥，具有独立工作能力。</w:t>
            </w:r>
          </w:p>
          <w:p w14:paraId="6A90C847" w14:textId="77777777" w:rsidR="00000000" w:rsidRDefault="00000000">
            <w:pPr>
              <w:rPr>
                <w:lang w:val="zh-CN"/>
              </w:rPr>
            </w:pPr>
            <w:r>
              <w:rPr>
                <w:rFonts w:hint="eastAsia"/>
              </w:rPr>
              <w:t>2</w:t>
            </w:r>
            <w:r>
              <w:rPr>
                <w:rFonts w:hint="eastAsia"/>
                <w:lang w:val="zh-CN"/>
              </w:rPr>
              <w:t>）有</w:t>
            </w:r>
            <w:r>
              <w:rPr>
                <w:rFonts w:hint="eastAsia"/>
              </w:rPr>
              <w:t>5</w:t>
            </w:r>
            <w:r>
              <w:rPr>
                <w:rFonts w:hint="eastAsia"/>
              </w:rPr>
              <w:t>年以上风电数字化</w:t>
            </w:r>
            <w:r>
              <w:rPr>
                <w:rFonts w:hint="eastAsia"/>
                <w:lang w:val="zh-CN"/>
              </w:rPr>
              <w:t>项目经验或有作为需求负责人完成</w:t>
            </w:r>
            <w:r>
              <w:rPr>
                <w:rFonts w:hint="eastAsia"/>
              </w:rPr>
              <w:t>相关</w:t>
            </w:r>
            <w:r>
              <w:rPr>
                <w:rFonts w:hint="eastAsia"/>
                <w:lang w:val="zh-CN"/>
              </w:rPr>
              <w:t>大型需求咨询工作经验的。</w:t>
            </w:r>
          </w:p>
          <w:p w14:paraId="4F60343E" w14:textId="77777777" w:rsidR="00000000" w:rsidRDefault="00000000">
            <w:pPr>
              <w:rPr>
                <w:rFonts w:hint="eastAsia"/>
                <w:lang w:val="zh-CN"/>
              </w:rPr>
            </w:pPr>
            <w:r>
              <w:rPr>
                <w:rFonts w:hint="eastAsia"/>
              </w:rPr>
              <w:t>3</w:t>
            </w:r>
            <w:r>
              <w:rPr>
                <w:rFonts w:hint="eastAsia"/>
                <w:lang w:val="zh-CN"/>
              </w:rPr>
              <w:t>）能胜任组织角色，具备带领团队完成工作的能力。</w:t>
            </w:r>
          </w:p>
          <w:p w14:paraId="38C1104E" w14:textId="77777777" w:rsidR="00000000" w:rsidRDefault="00000000">
            <w:pPr>
              <w:rPr>
                <w:rFonts w:hint="eastAsia"/>
                <w:lang w:val="zh-CN"/>
              </w:rPr>
            </w:pPr>
            <w:r>
              <w:rPr>
                <w:rFonts w:hint="eastAsia"/>
              </w:rPr>
              <w:t>4</w:t>
            </w:r>
            <w:r>
              <w:rPr>
                <w:rFonts w:hint="eastAsia"/>
              </w:rPr>
              <w:t>）</w:t>
            </w:r>
            <w:r>
              <w:rPr>
                <w:rFonts w:hint="eastAsia"/>
                <w:color w:val="000000"/>
              </w:rPr>
              <w:t>本科及以上学历，具备计算机软考高级资格证书</w:t>
            </w:r>
            <w:r>
              <w:rPr>
                <w:rFonts w:hint="eastAsia"/>
                <w:color w:val="000000"/>
                <w:lang w:bidi="ar"/>
              </w:rPr>
              <w:t>或</w:t>
            </w:r>
            <w:r>
              <w:rPr>
                <w:rFonts w:hint="eastAsia"/>
                <w:color w:val="000000"/>
                <w:lang w:bidi="ar"/>
              </w:rPr>
              <w:t>PMP</w:t>
            </w:r>
            <w:r>
              <w:rPr>
                <w:rFonts w:hint="eastAsia"/>
                <w:color w:val="000000"/>
                <w:lang w:bidi="ar"/>
              </w:rPr>
              <w:t>项目管理师证书</w:t>
            </w:r>
            <w:r>
              <w:rPr>
                <w:rFonts w:hint="eastAsia"/>
                <w:color w:val="000000"/>
              </w:rPr>
              <w:t>，</w:t>
            </w:r>
            <w:r>
              <w:rPr>
                <w:rFonts w:hint="eastAsia"/>
                <w:color w:val="000000"/>
                <w:lang w:val="zh-CN"/>
              </w:rPr>
              <w:t>有</w:t>
            </w:r>
            <w:r>
              <w:rPr>
                <w:rFonts w:hint="eastAsia"/>
                <w:color w:val="000000"/>
              </w:rPr>
              <w:t>5</w:t>
            </w:r>
            <w:r>
              <w:rPr>
                <w:rFonts w:hint="eastAsia"/>
                <w:color w:val="000000"/>
              </w:rPr>
              <w:t>年</w:t>
            </w:r>
            <w:r>
              <w:rPr>
                <w:rFonts w:hint="eastAsia"/>
              </w:rPr>
              <w:t>及以上软件开发或交付</w:t>
            </w:r>
            <w:r>
              <w:rPr>
                <w:rFonts w:hint="eastAsia"/>
                <w:lang w:val="zh-CN"/>
              </w:rPr>
              <w:t>经验。</w:t>
            </w:r>
          </w:p>
        </w:tc>
        <w:tc>
          <w:tcPr>
            <w:tcW w:w="30pt" w:type="dxa"/>
          </w:tcPr>
          <w:p w14:paraId="619B5BBF" w14:textId="77777777" w:rsidR="00000000" w:rsidRDefault="00000000">
            <w:pPr>
              <w:jc w:val="center"/>
            </w:pPr>
            <w:r>
              <w:rPr>
                <w:rFonts w:hint="eastAsia"/>
              </w:rPr>
              <w:t>1</w:t>
            </w:r>
            <w:r>
              <w:rPr>
                <w:rFonts w:hint="eastAsia"/>
              </w:rPr>
              <w:t>人</w:t>
            </w:r>
          </w:p>
        </w:tc>
        <w:tc>
          <w:tcPr>
            <w:tcW w:w="148.75pt" w:type="dxa"/>
          </w:tcPr>
          <w:p w14:paraId="201B9F4E" w14:textId="77777777" w:rsidR="00000000" w:rsidRDefault="00000000">
            <w:pPr>
              <w:rPr>
                <w:rFonts w:hint="eastAsia"/>
              </w:rPr>
            </w:pPr>
            <w:r>
              <w:rPr>
                <w:rFonts w:hint="eastAsia"/>
              </w:rPr>
              <w:t>1</w:t>
            </w:r>
            <w:r>
              <w:rPr>
                <w:rFonts w:hint="eastAsia"/>
              </w:rPr>
              <w:t>）主导制定项目计划、需求分析并监督执行，组织协调各方资源确保项目在规定的时间、成本和技术要求下完成。</w:t>
            </w:r>
          </w:p>
          <w:p w14:paraId="5EBB42E9" w14:textId="77777777" w:rsidR="00000000" w:rsidRDefault="00000000">
            <w:r>
              <w:rPr>
                <w:rFonts w:hint="eastAsia"/>
              </w:rPr>
              <w:t>2</w:t>
            </w:r>
            <w:r>
              <w:rPr>
                <w:rFonts w:hint="eastAsia"/>
              </w:rPr>
              <w:t>）负责与招标方、海上风电项目业主、设计院、风机厂家、监理等项目关系单位沟通协调，对接需求，并将需求转化落地。</w:t>
            </w:r>
          </w:p>
          <w:p w14:paraId="5102BABD" w14:textId="77777777" w:rsidR="00000000" w:rsidRDefault="00000000">
            <w:r>
              <w:rPr>
                <w:rFonts w:hint="eastAsia"/>
              </w:rPr>
              <w:t>3</w:t>
            </w:r>
            <w:r>
              <w:rPr>
                <w:rFonts w:hint="eastAsia"/>
              </w:rPr>
              <w:t>）负责制定并实施项目相关的技术、质量管理制度与流程，定期汇报项目进度、风险及应对方案。</w:t>
            </w:r>
          </w:p>
        </w:tc>
        <w:tc>
          <w:tcPr>
            <w:tcW w:w="58.20pt" w:type="dxa"/>
          </w:tcPr>
          <w:p w14:paraId="70C2B32F" w14:textId="77777777" w:rsidR="00000000" w:rsidRDefault="00000000">
            <w:pPr>
              <w:rPr>
                <w:rFonts w:hint="eastAsia"/>
              </w:rPr>
            </w:pPr>
            <w:r>
              <w:rPr>
                <w:rFonts w:hint="eastAsia"/>
              </w:rPr>
              <w:t>项目实施期间需提供驻场服务，服务时间需满足</w:t>
            </w:r>
            <w:r>
              <w:rPr>
                <w:rFonts w:hint="eastAsia"/>
              </w:rPr>
              <w:t>9.3</w:t>
            </w:r>
            <w:r>
              <w:rPr>
                <w:rFonts w:hint="eastAsia"/>
              </w:rPr>
              <w:t>节中的第一阶段、第二阶段、第三阶段要求。</w:t>
            </w:r>
          </w:p>
        </w:tc>
      </w:tr>
      <w:tr w:rsidR="00000000" w14:paraId="7DE7A871" w14:textId="77777777">
        <w:tc>
          <w:tcPr>
            <w:tcW w:w="30.55pt" w:type="dxa"/>
          </w:tcPr>
          <w:p w14:paraId="3B5829F6" w14:textId="77777777" w:rsidR="00000000" w:rsidRDefault="00000000">
            <w:pPr>
              <w:rPr>
                <w:rFonts w:hint="eastAsia"/>
              </w:rPr>
            </w:pPr>
            <w:r>
              <w:rPr>
                <w:rFonts w:hint="eastAsia"/>
              </w:rPr>
              <w:t>软件开发工程师</w:t>
            </w:r>
          </w:p>
        </w:tc>
        <w:tc>
          <w:tcPr>
            <w:tcW w:w="176.90pt" w:type="dxa"/>
          </w:tcPr>
          <w:p w14:paraId="404E856E" w14:textId="77777777" w:rsidR="00000000" w:rsidRDefault="00000000">
            <w:pPr>
              <w:rPr>
                <w:lang w:val="zh-CN"/>
              </w:rPr>
            </w:pPr>
            <w:r>
              <w:rPr>
                <w:rFonts w:hint="eastAsia"/>
              </w:rPr>
              <w:t>1</w:t>
            </w:r>
            <w:r>
              <w:rPr>
                <w:rFonts w:hint="eastAsia"/>
              </w:rPr>
              <w:t>）</w:t>
            </w:r>
            <w:r>
              <w:rPr>
                <w:rFonts w:hint="eastAsia"/>
                <w:lang w:val="zh-CN"/>
              </w:rPr>
              <w:t>熟悉前后端分离开发，响应式布局，软件研发流程，有移动端（</w:t>
            </w:r>
            <w:r>
              <w:rPr>
                <w:rFonts w:hint="eastAsia"/>
              </w:rPr>
              <w:t>安卓、鸿蒙等</w:t>
            </w:r>
            <w:r>
              <w:rPr>
                <w:rFonts w:hint="eastAsia"/>
                <w:lang w:val="zh-CN"/>
              </w:rPr>
              <w:t>）和</w:t>
            </w:r>
            <w:r>
              <w:rPr>
                <w:rFonts w:hint="eastAsia"/>
                <w:lang w:val="zh-CN"/>
              </w:rPr>
              <w:t>PC</w:t>
            </w:r>
            <w:r>
              <w:rPr>
                <w:rFonts w:hint="eastAsia"/>
                <w:lang w:val="zh-CN"/>
              </w:rPr>
              <w:t>端项目开发经验；</w:t>
            </w:r>
          </w:p>
          <w:p w14:paraId="1F61963E" w14:textId="77777777" w:rsidR="00000000" w:rsidRDefault="00000000">
            <w:pPr>
              <w:rPr>
                <w:lang w:val="zh-CN"/>
              </w:rPr>
            </w:pPr>
            <w:r>
              <w:rPr>
                <w:rFonts w:hint="eastAsia"/>
              </w:rPr>
              <w:t>2</w:t>
            </w:r>
            <w:r>
              <w:rPr>
                <w:rFonts w:hint="eastAsia"/>
                <w:lang w:val="zh-CN"/>
              </w:rPr>
              <w:t>）具备良好分析解决能力，能够主动分</w:t>
            </w:r>
            <w:r>
              <w:rPr>
                <w:rFonts w:hint="eastAsia"/>
                <w:lang w:val="zh-CN"/>
              </w:rPr>
              <w:lastRenderedPageBreak/>
              <w:t>析并提升系统性能，充分的业务理解和数据库建模能力，以及高并发系统的性能调优能力。</w:t>
            </w:r>
          </w:p>
          <w:p w14:paraId="7DCD94B9" w14:textId="77777777" w:rsidR="00000000" w:rsidRDefault="00000000">
            <w:pPr>
              <w:rPr>
                <w:lang w:val="zh-CN"/>
              </w:rPr>
            </w:pPr>
            <w:r>
              <w:rPr>
                <w:rFonts w:hint="eastAsia"/>
              </w:rPr>
              <w:t>3</w:t>
            </w:r>
            <w:r>
              <w:rPr>
                <w:rFonts w:hint="eastAsia"/>
                <w:lang w:val="zh-CN"/>
              </w:rPr>
              <w:t>）具备良好的编码习惯，熟练使用前端常用开发及调试工具，具有独立的问题发现与解决能力。</w:t>
            </w:r>
          </w:p>
          <w:p w14:paraId="52CF72FE" w14:textId="77777777" w:rsidR="00000000" w:rsidRDefault="00000000">
            <w:pPr>
              <w:rPr>
                <w:lang w:val="zh-CN"/>
              </w:rPr>
            </w:pPr>
            <w:r>
              <w:rPr>
                <w:rFonts w:hint="eastAsia"/>
              </w:rPr>
              <w:t>4</w:t>
            </w:r>
            <w:r>
              <w:rPr>
                <w:rFonts w:hint="eastAsia"/>
                <w:lang w:val="zh-CN"/>
              </w:rPr>
              <w:t>）对性能优化、安全技术、解决多浏览器兼容性和多终端问题有一定的经验，了解其基本原理且有实际项目应用经验。</w:t>
            </w:r>
          </w:p>
          <w:p w14:paraId="7B7B68CA" w14:textId="77777777" w:rsidR="00000000" w:rsidRDefault="00000000">
            <w:pPr>
              <w:rPr>
                <w:rFonts w:hint="eastAsia"/>
                <w:lang w:val="zh-CN"/>
              </w:rPr>
            </w:pPr>
            <w:r>
              <w:rPr>
                <w:rFonts w:hint="eastAsia"/>
              </w:rPr>
              <w:t>5</w:t>
            </w:r>
            <w:r>
              <w:rPr>
                <w:rFonts w:hint="eastAsia"/>
              </w:rPr>
              <w:t>）</w:t>
            </w:r>
            <w:r>
              <w:rPr>
                <w:rFonts w:hint="eastAsia"/>
                <w:color w:val="000000"/>
              </w:rPr>
              <w:t>本科及以上学历，具备中级软件工程师资质，</w:t>
            </w:r>
            <w:r>
              <w:rPr>
                <w:rFonts w:hint="eastAsia"/>
                <w:lang w:val="zh-CN"/>
              </w:rPr>
              <w:t>有</w:t>
            </w:r>
            <w:r>
              <w:rPr>
                <w:rFonts w:hint="eastAsia"/>
              </w:rPr>
              <w:t>5</w:t>
            </w:r>
            <w:r>
              <w:rPr>
                <w:rFonts w:hint="eastAsia"/>
              </w:rPr>
              <w:t>年及以上软件开发</w:t>
            </w:r>
            <w:r>
              <w:rPr>
                <w:rFonts w:hint="eastAsia"/>
                <w:lang w:val="zh-CN"/>
              </w:rPr>
              <w:t>经验。</w:t>
            </w:r>
          </w:p>
        </w:tc>
        <w:tc>
          <w:tcPr>
            <w:tcW w:w="30pt" w:type="dxa"/>
          </w:tcPr>
          <w:p w14:paraId="48700A83" w14:textId="77777777" w:rsidR="00000000" w:rsidRDefault="00000000">
            <w:pPr>
              <w:jc w:val="center"/>
              <w:rPr>
                <w:rFonts w:hint="eastAsia"/>
                <w:lang w:val="zh-CN"/>
              </w:rPr>
            </w:pPr>
            <w:r>
              <w:rPr>
                <w:rFonts w:hint="eastAsia"/>
              </w:rPr>
              <w:lastRenderedPageBreak/>
              <w:t>4</w:t>
            </w:r>
            <w:r>
              <w:rPr>
                <w:rFonts w:hint="eastAsia"/>
              </w:rPr>
              <w:t>人</w:t>
            </w:r>
          </w:p>
        </w:tc>
        <w:tc>
          <w:tcPr>
            <w:tcW w:w="148.75pt" w:type="dxa"/>
          </w:tcPr>
          <w:p w14:paraId="0D502A9F" w14:textId="77777777" w:rsidR="00000000" w:rsidRDefault="00000000">
            <w:pPr>
              <w:numPr>
                <w:ilvl w:val="0"/>
                <w:numId w:val="243"/>
              </w:numPr>
              <w:rPr>
                <w:rFonts w:hint="eastAsia"/>
              </w:rPr>
            </w:pPr>
            <w:r>
              <w:rPr>
                <w:rFonts w:hint="eastAsia"/>
              </w:rPr>
              <w:t>负责按照招标方要求完成本项目智能化厂级监控信息基础平台与高级应用、生产管理高级应用、源网协同服务与智能巡视应用、三维</w:t>
            </w:r>
            <w:r>
              <w:rPr>
                <w:rFonts w:hint="eastAsia"/>
              </w:rPr>
              <w:lastRenderedPageBreak/>
              <w:t>可视化运行监视系统、移动应用</w:t>
            </w:r>
            <w:r>
              <w:rPr>
                <w:rFonts w:hint="eastAsia"/>
              </w:rPr>
              <w:t xml:space="preserve"> APP</w:t>
            </w:r>
            <w:r>
              <w:rPr>
                <w:rFonts w:hint="eastAsia"/>
              </w:rPr>
              <w:t>的定制开发与各模块功能联调。</w:t>
            </w:r>
          </w:p>
          <w:p w14:paraId="577FBFDF" w14:textId="77777777" w:rsidR="00000000" w:rsidRDefault="00000000">
            <w:pPr>
              <w:numPr>
                <w:ilvl w:val="0"/>
                <w:numId w:val="243"/>
              </w:numPr>
            </w:pPr>
            <w:r>
              <w:rPr>
                <w:rFonts w:hint="eastAsia"/>
              </w:rPr>
              <w:t>负责按照招标方要求完成本项目与红海湾六海上风电风机、海上升压站</w:t>
            </w:r>
            <w:r>
              <w:rPr>
                <w:rFonts w:hint="eastAsia"/>
              </w:rPr>
              <w:t>/</w:t>
            </w:r>
            <w:r>
              <w:rPr>
                <w:rFonts w:hint="eastAsia"/>
              </w:rPr>
              <w:t>补偿站、陆上集控中心、深圳能源集团统建系统的数据接入规约开发、数据存储及高级应用实现。</w:t>
            </w:r>
          </w:p>
          <w:p w14:paraId="5AF0AAFF" w14:textId="77777777" w:rsidR="00000000" w:rsidRDefault="00000000">
            <w:pPr>
              <w:numPr>
                <w:ilvl w:val="0"/>
                <w:numId w:val="243"/>
              </w:numPr>
            </w:pPr>
            <w:r>
              <w:rPr>
                <w:rFonts w:hint="eastAsia"/>
              </w:rPr>
              <w:t>负责按照招标方要求完成移动端的定制功能开发。</w:t>
            </w:r>
          </w:p>
        </w:tc>
        <w:tc>
          <w:tcPr>
            <w:tcW w:w="58.20pt" w:type="dxa"/>
          </w:tcPr>
          <w:p w14:paraId="5DDCE26F" w14:textId="77777777" w:rsidR="00000000" w:rsidRDefault="00000000">
            <w:r>
              <w:rPr>
                <w:rFonts w:hint="eastAsia"/>
              </w:rPr>
              <w:lastRenderedPageBreak/>
              <w:t>项目实施期间需提供驻场服务，服务时间需满</w:t>
            </w:r>
            <w:r>
              <w:rPr>
                <w:rFonts w:hint="eastAsia"/>
              </w:rPr>
              <w:lastRenderedPageBreak/>
              <w:t>足</w:t>
            </w:r>
            <w:r>
              <w:rPr>
                <w:rFonts w:hint="eastAsia"/>
              </w:rPr>
              <w:t>9.3</w:t>
            </w:r>
            <w:r>
              <w:rPr>
                <w:rFonts w:hint="eastAsia"/>
              </w:rPr>
              <w:t>节中的第一阶段、第二阶段要求。</w:t>
            </w:r>
          </w:p>
        </w:tc>
      </w:tr>
      <w:tr w:rsidR="00000000" w14:paraId="5F6E7FEE" w14:textId="77777777">
        <w:tc>
          <w:tcPr>
            <w:tcW w:w="30.55pt" w:type="dxa"/>
          </w:tcPr>
          <w:p w14:paraId="3B35FB60" w14:textId="77777777" w:rsidR="00000000" w:rsidRDefault="00000000">
            <w:r>
              <w:rPr>
                <w:rFonts w:hint="eastAsia"/>
              </w:rPr>
              <w:lastRenderedPageBreak/>
              <w:t>UI</w:t>
            </w:r>
            <w:r>
              <w:rPr>
                <w:rFonts w:hint="eastAsia"/>
              </w:rPr>
              <w:t>设计师</w:t>
            </w:r>
          </w:p>
        </w:tc>
        <w:tc>
          <w:tcPr>
            <w:tcW w:w="176.90pt" w:type="dxa"/>
          </w:tcPr>
          <w:p w14:paraId="20F96353" w14:textId="77777777" w:rsidR="00000000" w:rsidRDefault="00000000">
            <w:pPr>
              <w:rPr>
                <w:rFonts w:hint="eastAsia"/>
              </w:rPr>
            </w:pPr>
            <w:r>
              <w:rPr>
                <w:rFonts w:hint="eastAsia"/>
              </w:rPr>
              <w:t>1</w:t>
            </w:r>
            <w:r>
              <w:rPr>
                <w:rFonts w:hint="eastAsia"/>
              </w:rPr>
              <w:t>）精通</w:t>
            </w:r>
            <w:r>
              <w:rPr>
                <w:rFonts w:hint="eastAsia"/>
              </w:rPr>
              <w:t>Photoshop</w:t>
            </w:r>
            <w:r>
              <w:rPr>
                <w:rFonts w:hint="eastAsia"/>
              </w:rPr>
              <w:t>、</w:t>
            </w:r>
            <w:r>
              <w:rPr>
                <w:rFonts w:hint="eastAsia"/>
              </w:rPr>
              <w:t>Dreamweaver</w:t>
            </w:r>
            <w:r>
              <w:rPr>
                <w:rFonts w:hint="eastAsia"/>
              </w:rPr>
              <w:t>、</w:t>
            </w:r>
            <w:r>
              <w:rPr>
                <w:rFonts w:hint="eastAsia"/>
              </w:rPr>
              <w:t>Flash</w:t>
            </w:r>
            <w:r>
              <w:rPr>
                <w:rFonts w:hint="eastAsia"/>
              </w:rPr>
              <w:t>、</w:t>
            </w:r>
            <w:r>
              <w:rPr>
                <w:rFonts w:hint="eastAsia"/>
              </w:rPr>
              <w:t>Illstrator</w:t>
            </w:r>
            <w:r>
              <w:rPr>
                <w:rFonts w:hint="eastAsia"/>
              </w:rPr>
              <w:t>等软件；</w:t>
            </w:r>
          </w:p>
          <w:p w14:paraId="1A642BA4" w14:textId="77777777" w:rsidR="00000000" w:rsidRDefault="00000000">
            <w:pPr>
              <w:rPr>
                <w:rFonts w:hint="eastAsia"/>
              </w:rPr>
            </w:pPr>
            <w:r>
              <w:rPr>
                <w:rFonts w:hint="eastAsia"/>
              </w:rPr>
              <w:t>2</w:t>
            </w:r>
            <w:r>
              <w:rPr>
                <w:rFonts w:hint="eastAsia"/>
              </w:rPr>
              <w:t>）精通</w:t>
            </w:r>
            <w:r>
              <w:rPr>
                <w:rFonts w:hint="eastAsia"/>
              </w:rPr>
              <w:t>Html</w:t>
            </w:r>
            <w:r>
              <w:rPr>
                <w:rFonts w:hint="eastAsia"/>
              </w:rPr>
              <w:t>、</w:t>
            </w:r>
            <w:r>
              <w:rPr>
                <w:rFonts w:hint="eastAsia"/>
              </w:rPr>
              <w:t>DIV+CSS</w:t>
            </w:r>
            <w:r>
              <w:rPr>
                <w:rFonts w:hint="eastAsia"/>
              </w:rPr>
              <w:t>布局，熟悉</w:t>
            </w:r>
            <w:r>
              <w:rPr>
                <w:rFonts w:hint="eastAsia"/>
              </w:rPr>
              <w:t>javascript</w:t>
            </w:r>
            <w:r>
              <w:rPr>
                <w:rFonts w:hint="eastAsia"/>
              </w:rPr>
              <w:t>，掌握</w:t>
            </w:r>
            <w:r>
              <w:rPr>
                <w:rFonts w:hint="eastAsia"/>
              </w:rPr>
              <w:t>W3C</w:t>
            </w:r>
            <w:r>
              <w:rPr>
                <w:rFonts w:hint="eastAsia"/>
              </w:rPr>
              <w:t>标准及各种浏览器兼容；</w:t>
            </w:r>
          </w:p>
          <w:p w14:paraId="0FEAE6CE" w14:textId="77777777" w:rsidR="00000000" w:rsidRDefault="00000000">
            <w:pPr>
              <w:rPr>
                <w:rFonts w:hint="eastAsia"/>
              </w:rPr>
            </w:pPr>
            <w:r>
              <w:rPr>
                <w:rFonts w:hint="eastAsia"/>
              </w:rPr>
              <w:t>3</w:t>
            </w:r>
            <w:r>
              <w:rPr>
                <w:rFonts w:hint="eastAsia"/>
              </w:rPr>
              <w:t>）熟悉网页</w:t>
            </w:r>
            <w:r>
              <w:rPr>
                <w:rFonts w:hint="eastAsia"/>
              </w:rPr>
              <w:t>/APP</w:t>
            </w:r>
            <w:r>
              <w:rPr>
                <w:rFonts w:hint="eastAsia"/>
              </w:rPr>
              <w:t>设计，具有优秀的创意能力和素材获取能力，具有良好的美术基础，具有手绘经验；</w:t>
            </w:r>
          </w:p>
          <w:p w14:paraId="41A53777" w14:textId="77777777" w:rsidR="00000000" w:rsidRDefault="00000000">
            <w:pPr>
              <w:rPr>
                <w:rFonts w:hint="eastAsia"/>
              </w:rPr>
            </w:pPr>
            <w:r>
              <w:rPr>
                <w:rFonts w:hint="eastAsia"/>
              </w:rPr>
              <w:t>4</w:t>
            </w:r>
            <w:r>
              <w:rPr>
                <w:rFonts w:hint="eastAsia"/>
              </w:rPr>
              <w:t>）对用户体验方面的理论有一定的了解和认识，具有丰富的网页设计和交互设计经验；</w:t>
            </w:r>
          </w:p>
          <w:p w14:paraId="7A4DA6C5" w14:textId="77777777" w:rsidR="00000000" w:rsidRDefault="00000000">
            <w:pPr>
              <w:rPr>
                <w:rFonts w:hint="eastAsia"/>
              </w:rPr>
            </w:pPr>
            <w:r>
              <w:rPr>
                <w:rFonts w:hint="eastAsia"/>
              </w:rPr>
              <w:t>5</w:t>
            </w:r>
            <w:r>
              <w:rPr>
                <w:rFonts w:hint="eastAsia"/>
              </w:rPr>
              <w:t>）</w:t>
            </w:r>
            <w:r>
              <w:rPr>
                <w:rFonts w:hint="eastAsia"/>
                <w:color w:val="000000"/>
              </w:rPr>
              <w:t>本科及以上学历，美术、设计或计算机相关专业，</w:t>
            </w:r>
            <w:r>
              <w:rPr>
                <w:color w:val="000000"/>
              </w:rPr>
              <w:t>具有</w:t>
            </w:r>
            <w:r>
              <w:rPr>
                <w:color w:val="000000"/>
              </w:rPr>
              <w:t>3</w:t>
            </w:r>
            <w:r>
              <w:rPr>
                <w:color w:val="000000"/>
              </w:rPr>
              <w:t>年以上</w:t>
            </w:r>
            <w:r>
              <w:rPr>
                <w:rFonts w:hint="eastAsia"/>
                <w:color w:val="000000"/>
              </w:rPr>
              <w:t>软件行业美工设计</w:t>
            </w:r>
            <w:r>
              <w:rPr>
                <w:color w:val="000000"/>
              </w:rPr>
              <w:t>工作经验</w:t>
            </w:r>
            <w:r>
              <w:rPr>
                <w:rFonts w:hint="eastAsia"/>
                <w:color w:val="000000"/>
              </w:rPr>
              <w:t>。</w:t>
            </w:r>
          </w:p>
        </w:tc>
        <w:tc>
          <w:tcPr>
            <w:tcW w:w="30pt" w:type="dxa"/>
          </w:tcPr>
          <w:p w14:paraId="1003CBE8" w14:textId="77777777" w:rsidR="00000000" w:rsidRDefault="00000000">
            <w:pPr>
              <w:jc w:val="center"/>
            </w:pPr>
            <w:r>
              <w:rPr>
                <w:rFonts w:hint="eastAsia"/>
              </w:rPr>
              <w:t>1</w:t>
            </w:r>
            <w:r>
              <w:rPr>
                <w:rFonts w:hint="eastAsia"/>
              </w:rPr>
              <w:t>人</w:t>
            </w:r>
          </w:p>
        </w:tc>
        <w:tc>
          <w:tcPr>
            <w:tcW w:w="148.75pt" w:type="dxa"/>
          </w:tcPr>
          <w:p w14:paraId="7CB22BF7" w14:textId="77777777" w:rsidR="00000000" w:rsidRDefault="00000000">
            <w:pPr>
              <w:numPr>
                <w:ilvl w:val="0"/>
                <w:numId w:val="244"/>
              </w:numPr>
              <w:rPr>
                <w:rFonts w:hint="eastAsia"/>
              </w:rPr>
            </w:pPr>
            <w:r>
              <w:rPr>
                <w:rFonts w:hint="eastAsia"/>
              </w:rPr>
              <w:t>负责按照招标方要求完成本项目的大屏展示系统和三维可视化运行监视系统人机交互和界面设计、各类功能子系统的人机交互和界面设计。</w:t>
            </w:r>
          </w:p>
          <w:p w14:paraId="5A4D94C5" w14:textId="77777777" w:rsidR="00000000" w:rsidRDefault="00000000">
            <w:pPr>
              <w:numPr>
                <w:ilvl w:val="0"/>
                <w:numId w:val="244"/>
              </w:numPr>
              <w:rPr>
                <w:rFonts w:hint="eastAsia"/>
              </w:rPr>
            </w:pPr>
            <w:r>
              <w:rPr>
                <w:rFonts w:hint="eastAsia"/>
              </w:rPr>
              <w:t>负责按照招标方要求完成本项目的移动</w:t>
            </w:r>
            <w:r>
              <w:rPr>
                <w:rFonts w:hint="eastAsia"/>
              </w:rPr>
              <w:t>APP</w:t>
            </w:r>
            <w:r>
              <w:rPr>
                <w:rFonts w:hint="eastAsia"/>
              </w:rPr>
              <w:t>人机交互和界面设计。</w:t>
            </w:r>
          </w:p>
        </w:tc>
        <w:tc>
          <w:tcPr>
            <w:tcW w:w="58.20pt" w:type="dxa"/>
          </w:tcPr>
          <w:p w14:paraId="6D513516" w14:textId="77777777" w:rsidR="00000000" w:rsidRDefault="00000000">
            <w:pPr>
              <w:rPr>
                <w:rFonts w:hint="eastAsia"/>
              </w:rPr>
            </w:pPr>
            <w:r>
              <w:rPr>
                <w:rFonts w:hint="eastAsia"/>
              </w:rPr>
              <w:t>项目实施期间需提供驻场服务，服务时间需满足</w:t>
            </w:r>
            <w:r>
              <w:rPr>
                <w:rFonts w:hint="eastAsia"/>
              </w:rPr>
              <w:t>9.3</w:t>
            </w:r>
            <w:r>
              <w:rPr>
                <w:rFonts w:hint="eastAsia"/>
              </w:rPr>
              <w:t>节中的第一阶段、第二阶段要求。</w:t>
            </w:r>
          </w:p>
        </w:tc>
      </w:tr>
      <w:tr w:rsidR="00000000" w14:paraId="31BCA485" w14:textId="77777777">
        <w:tc>
          <w:tcPr>
            <w:tcW w:w="30.55pt" w:type="dxa"/>
          </w:tcPr>
          <w:p w14:paraId="2D2EBFE1" w14:textId="77777777" w:rsidR="00000000" w:rsidRDefault="00000000">
            <w:pPr>
              <w:rPr>
                <w:rFonts w:hint="eastAsia"/>
              </w:rPr>
            </w:pPr>
            <w:r>
              <w:rPr>
                <w:rFonts w:hint="eastAsia"/>
              </w:rPr>
              <w:t>软件测试工程师</w:t>
            </w:r>
          </w:p>
        </w:tc>
        <w:tc>
          <w:tcPr>
            <w:tcW w:w="176.90pt" w:type="dxa"/>
          </w:tcPr>
          <w:p w14:paraId="7583DC39" w14:textId="77777777" w:rsidR="00000000" w:rsidRDefault="00000000">
            <w:pPr>
              <w:rPr>
                <w:lang w:val="zh-CN"/>
              </w:rPr>
            </w:pPr>
            <w:r>
              <w:rPr>
                <w:rFonts w:hint="eastAsia"/>
              </w:rPr>
              <w:t>1</w:t>
            </w:r>
            <w:r>
              <w:rPr>
                <w:rFonts w:hint="eastAsia"/>
                <w:lang w:val="zh-CN"/>
              </w:rPr>
              <w:t>）能够根据需求说明书、设计文档、使用手册等文件，合理规划测试，编写测试计划；具有良好的测试习惯，能独立设计测试用例，根据测试结果，撰写测试报告和测试总结文档，协助开发定位相关问题。</w:t>
            </w:r>
          </w:p>
          <w:p w14:paraId="5EA46D78" w14:textId="77777777" w:rsidR="00000000" w:rsidRDefault="00000000">
            <w:pPr>
              <w:rPr>
                <w:rFonts w:hint="eastAsia"/>
                <w:lang w:val="zh-CN"/>
              </w:rPr>
            </w:pPr>
            <w:r>
              <w:rPr>
                <w:rFonts w:hint="eastAsia"/>
              </w:rPr>
              <w:t>2</w:t>
            </w:r>
            <w:r>
              <w:rPr>
                <w:rFonts w:hint="eastAsia"/>
              </w:rPr>
              <w:t>）本科及以上学历，</w:t>
            </w:r>
            <w:r>
              <w:rPr>
                <w:rFonts w:hint="eastAsia"/>
                <w:lang w:val="zh-CN"/>
              </w:rPr>
              <w:t>有</w:t>
            </w:r>
            <w:r>
              <w:rPr>
                <w:rFonts w:hint="eastAsia"/>
              </w:rPr>
              <w:t>5</w:t>
            </w:r>
            <w:r>
              <w:rPr>
                <w:rFonts w:hint="eastAsia"/>
              </w:rPr>
              <w:t>年及以上软件测试</w:t>
            </w:r>
            <w:r>
              <w:rPr>
                <w:rFonts w:hint="eastAsia"/>
                <w:lang w:val="zh-CN"/>
              </w:rPr>
              <w:t>经验。</w:t>
            </w:r>
          </w:p>
        </w:tc>
        <w:tc>
          <w:tcPr>
            <w:tcW w:w="30pt" w:type="dxa"/>
          </w:tcPr>
          <w:p w14:paraId="65086AAF" w14:textId="77777777" w:rsidR="00000000" w:rsidRDefault="00000000">
            <w:pPr>
              <w:jc w:val="center"/>
              <w:rPr>
                <w:rFonts w:hint="eastAsia"/>
                <w:lang w:val="zh-CN"/>
              </w:rPr>
            </w:pPr>
            <w:r>
              <w:rPr>
                <w:rFonts w:hint="eastAsia"/>
              </w:rPr>
              <w:t>2</w:t>
            </w:r>
            <w:r>
              <w:rPr>
                <w:rFonts w:hint="eastAsia"/>
              </w:rPr>
              <w:t>人</w:t>
            </w:r>
          </w:p>
        </w:tc>
        <w:tc>
          <w:tcPr>
            <w:tcW w:w="148.75pt" w:type="dxa"/>
          </w:tcPr>
          <w:p w14:paraId="0EF1B077" w14:textId="77777777" w:rsidR="00000000" w:rsidRDefault="00000000">
            <w:pPr>
              <w:numPr>
                <w:ilvl w:val="0"/>
                <w:numId w:val="245"/>
              </w:numPr>
              <w:rPr>
                <w:rFonts w:hint="eastAsia"/>
              </w:rPr>
            </w:pPr>
            <w:r>
              <w:rPr>
                <w:rFonts w:hint="eastAsia"/>
              </w:rPr>
              <w:t>负责本项目总体集成测试方案编制，项目集成测试内容需包括红海湾六海上风电项目风机、海上升压站</w:t>
            </w:r>
            <w:r>
              <w:rPr>
                <w:rFonts w:hint="eastAsia"/>
              </w:rPr>
              <w:t>/</w:t>
            </w:r>
            <w:r>
              <w:rPr>
                <w:rFonts w:hint="eastAsia"/>
              </w:rPr>
              <w:t>补偿站、陆上集控中心、深圳能源集团统建系统。</w:t>
            </w:r>
          </w:p>
          <w:p w14:paraId="690B867E" w14:textId="77777777" w:rsidR="00000000" w:rsidRDefault="00000000">
            <w:pPr>
              <w:numPr>
                <w:ilvl w:val="0"/>
                <w:numId w:val="245"/>
              </w:numPr>
              <w:rPr>
                <w:rFonts w:hint="eastAsia"/>
              </w:rPr>
            </w:pPr>
            <w:r>
              <w:rPr>
                <w:rFonts w:hint="eastAsia"/>
              </w:rPr>
              <w:t>负责本项目总体集成测试环境搭建，测试场地在深圳。</w:t>
            </w:r>
          </w:p>
          <w:p w14:paraId="7A3371A0" w14:textId="77777777" w:rsidR="00000000" w:rsidRDefault="00000000">
            <w:pPr>
              <w:numPr>
                <w:ilvl w:val="0"/>
                <w:numId w:val="245"/>
              </w:numPr>
              <w:rPr>
                <w:rFonts w:hint="eastAsia"/>
                <w:lang w:val="zh-CN"/>
              </w:rPr>
            </w:pPr>
            <w:r>
              <w:rPr>
                <w:rFonts w:hint="eastAsia"/>
              </w:rPr>
              <w:t>负责本项目总体集成测试工作的执行，形成缺陷清单和测试报告，推动研发团队滚动完成问题闭环整改。</w:t>
            </w:r>
          </w:p>
        </w:tc>
        <w:tc>
          <w:tcPr>
            <w:tcW w:w="58.20pt" w:type="dxa"/>
          </w:tcPr>
          <w:p w14:paraId="229B0FDF" w14:textId="77777777" w:rsidR="00000000" w:rsidRDefault="00000000">
            <w:pPr>
              <w:rPr>
                <w:rFonts w:hint="eastAsia"/>
              </w:rPr>
            </w:pPr>
            <w:r>
              <w:rPr>
                <w:rFonts w:hint="eastAsia"/>
              </w:rPr>
              <w:t>项目实施期间需提供驻场服务，服务时间需满足</w:t>
            </w:r>
            <w:r>
              <w:rPr>
                <w:rFonts w:hint="eastAsia"/>
              </w:rPr>
              <w:t>9.3</w:t>
            </w:r>
            <w:r>
              <w:rPr>
                <w:rFonts w:hint="eastAsia"/>
              </w:rPr>
              <w:t>节中的第一阶段、第二阶段要求。</w:t>
            </w:r>
          </w:p>
        </w:tc>
      </w:tr>
    </w:tbl>
    <w:p w14:paraId="2D00593C" w14:textId="77777777" w:rsidR="00000000" w:rsidRDefault="00000000">
      <w:pPr>
        <w:pStyle w:val="20"/>
        <w:numPr>
          <w:ilvl w:val="1"/>
          <w:numId w:val="24"/>
        </w:numPr>
        <w:rPr>
          <w:rFonts w:hint="eastAsia"/>
        </w:rPr>
      </w:pPr>
      <w:r>
        <w:rPr>
          <w:rFonts w:hint="eastAsia"/>
        </w:rPr>
        <w:t>会议要求</w:t>
      </w:r>
    </w:p>
    <w:p w14:paraId="016C2140" w14:textId="77777777" w:rsidR="00000000" w:rsidRDefault="00000000">
      <w:pPr>
        <w:pStyle w:val="a9"/>
        <w:numPr>
          <w:ilvl w:val="0"/>
          <w:numId w:val="246"/>
        </w:numPr>
        <w:ind w:start="0pt" w:firstLineChars="200" w:firstLine="24pt"/>
        <w:rPr>
          <w:rFonts w:hint="eastAsia"/>
        </w:rPr>
      </w:pPr>
      <w:r>
        <w:rPr>
          <w:rFonts w:hint="eastAsia"/>
        </w:rPr>
        <w:t>技术联络会</w:t>
      </w:r>
    </w:p>
    <w:p w14:paraId="2C444E8C" w14:textId="77777777" w:rsidR="00000000" w:rsidRDefault="00000000">
      <w:pPr>
        <w:pStyle w:val="a9"/>
        <w:ind w:firstLineChars="200" w:firstLine="24pt"/>
        <w:rPr>
          <w:rFonts w:hint="eastAsia"/>
        </w:rPr>
      </w:pPr>
      <w:r>
        <w:rPr>
          <w:rFonts w:hint="eastAsia"/>
        </w:rPr>
        <w:t>为便于合同的执行、审查和系统详细设计方案的确定，投标方与招标方根据需要举行技术联络会，除按合同规定举行的技术联络会外，双方可以根据需</w:t>
      </w:r>
      <w:r>
        <w:rPr>
          <w:rFonts w:hint="eastAsia"/>
        </w:rPr>
        <w:lastRenderedPageBreak/>
        <w:t>要约定对方举行额外的技术联络会。</w:t>
      </w:r>
    </w:p>
    <w:p w14:paraId="53861079" w14:textId="77777777" w:rsidR="00000000" w:rsidRDefault="00000000">
      <w:pPr>
        <w:pStyle w:val="a9"/>
        <w:ind w:firstLineChars="200" w:firstLine="24pt"/>
        <w:rPr>
          <w:rFonts w:hint="eastAsia"/>
        </w:rPr>
      </w:pPr>
      <w:r>
        <w:rPr>
          <w:rFonts w:hint="eastAsia"/>
        </w:rPr>
        <w:t>如果由于投标方的原因需要举行额外的技术联络会，那么投标方将承担招标方人员参加这些会议的相关费用</w:t>
      </w:r>
    </w:p>
    <w:p w14:paraId="5932DF77" w14:textId="77777777" w:rsidR="00000000" w:rsidRDefault="00000000">
      <w:pPr>
        <w:pStyle w:val="a9"/>
        <w:ind w:firstLineChars="200" w:firstLine="24pt"/>
        <w:rPr>
          <w:rFonts w:hint="eastAsia"/>
        </w:rPr>
      </w:pPr>
      <w:r>
        <w:rPr>
          <w:rFonts w:hint="eastAsia"/>
        </w:rPr>
        <w:t>每次技术联络会招投标双方均签署会议纪要，纪要将视为合同的组成部分。</w:t>
      </w:r>
    </w:p>
    <w:p w14:paraId="0FB3B0CD" w14:textId="77777777" w:rsidR="00000000" w:rsidRDefault="00000000">
      <w:pPr>
        <w:pStyle w:val="a9"/>
        <w:ind w:firstLineChars="200" w:firstLine="24pt"/>
        <w:rPr>
          <w:rFonts w:hint="eastAsia"/>
        </w:rPr>
      </w:pPr>
      <w:r>
        <w:rPr>
          <w:rFonts w:hint="eastAsia"/>
        </w:rPr>
        <w:t>技术联络会举办地点、形式由招标方、投标方根据需求商议确定。</w:t>
      </w:r>
    </w:p>
    <w:p w14:paraId="7B925068" w14:textId="77777777" w:rsidR="00000000" w:rsidRDefault="00000000">
      <w:pPr>
        <w:pStyle w:val="a9"/>
        <w:numPr>
          <w:ilvl w:val="0"/>
          <w:numId w:val="246"/>
        </w:numPr>
        <w:ind w:start="0pt" w:firstLineChars="200" w:firstLine="24pt"/>
        <w:rPr>
          <w:rFonts w:hint="eastAsia"/>
        </w:rPr>
      </w:pPr>
      <w:r>
        <w:rPr>
          <w:rFonts w:hint="eastAsia"/>
        </w:rPr>
        <w:t>月度协调会</w:t>
      </w:r>
    </w:p>
    <w:p w14:paraId="37239EDE" w14:textId="77777777" w:rsidR="00000000" w:rsidRDefault="00000000">
      <w:pPr>
        <w:pStyle w:val="a9"/>
        <w:ind w:firstLineChars="200" w:firstLine="24pt"/>
        <w:rPr>
          <w:rFonts w:hint="eastAsia"/>
        </w:rPr>
      </w:pPr>
      <w:r>
        <w:rPr>
          <w:rFonts w:hint="eastAsia"/>
        </w:rPr>
        <w:t>为了加强进度管理，协调系统开发过程中遇到的问题，招标方与投标方应按月举行月度协调会。</w:t>
      </w:r>
    </w:p>
    <w:p w14:paraId="6C927281" w14:textId="77777777" w:rsidR="00000000" w:rsidRDefault="00000000">
      <w:pPr>
        <w:pStyle w:val="a9"/>
        <w:ind w:firstLineChars="200" w:firstLine="24pt"/>
        <w:rPr>
          <w:rFonts w:hint="eastAsia"/>
        </w:rPr>
      </w:pPr>
      <w:r>
        <w:rPr>
          <w:rFonts w:hint="eastAsia"/>
        </w:rPr>
        <w:t>项目建设期间每月召开一次月度协调会，举办地点、形式由招标方、投标方根据需求商议确定。</w:t>
      </w:r>
    </w:p>
    <w:p w14:paraId="493FA01F" w14:textId="77777777" w:rsidR="00000000" w:rsidRDefault="00000000">
      <w:pPr>
        <w:pStyle w:val="20"/>
        <w:numPr>
          <w:ilvl w:val="1"/>
          <w:numId w:val="24"/>
        </w:numPr>
        <w:rPr>
          <w:rFonts w:hint="eastAsia"/>
        </w:rPr>
      </w:pPr>
      <w:r>
        <w:rPr>
          <w:rFonts w:hint="eastAsia"/>
        </w:rPr>
        <w:t>★项目进度计划要求</w:t>
      </w:r>
    </w:p>
    <w:p w14:paraId="28EE9669" w14:textId="77777777" w:rsidR="00000000" w:rsidRDefault="00000000">
      <w:pPr>
        <w:pStyle w:val="a9"/>
        <w:ind w:firstLineChars="200" w:firstLine="24pt"/>
        <w:rPr>
          <w:rFonts w:hint="eastAsia"/>
        </w:rPr>
      </w:pPr>
      <w:r>
        <w:rPr>
          <w:rFonts w:hint="eastAsia"/>
        </w:rPr>
        <w:t>本项目服务时间为</w:t>
      </w:r>
      <w:r>
        <w:rPr>
          <w:rFonts w:hint="eastAsia"/>
        </w:rPr>
        <w:t>12</w:t>
      </w:r>
      <w:r>
        <w:rPr>
          <w:rFonts w:hint="eastAsia"/>
        </w:rPr>
        <w:t>个月，计划开工</w:t>
      </w:r>
      <w:r>
        <w:rPr>
          <w:rFonts w:hint="eastAsia"/>
        </w:rPr>
        <w:t>2026</w:t>
      </w:r>
      <w:r>
        <w:rPr>
          <w:rFonts w:hint="eastAsia"/>
        </w:rPr>
        <w:t>年</w:t>
      </w:r>
      <w:r>
        <w:rPr>
          <w:rFonts w:hint="eastAsia"/>
        </w:rPr>
        <w:t>1</w:t>
      </w:r>
      <w:r>
        <w:rPr>
          <w:rFonts w:hint="eastAsia"/>
        </w:rPr>
        <w:t>月</w:t>
      </w:r>
      <w:r>
        <w:rPr>
          <w:rFonts w:hint="eastAsia"/>
        </w:rPr>
        <w:t>1</w:t>
      </w:r>
      <w:r>
        <w:rPr>
          <w:rFonts w:hint="eastAsia"/>
        </w:rPr>
        <w:t>日，计划竣工</w:t>
      </w:r>
      <w:r>
        <w:rPr>
          <w:rFonts w:hint="eastAsia"/>
        </w:rPr>
        <w:t>2026</w:t>
      </w:r>
      <w:r>
        <w:rPr>
          <w:rFonts w:hint="eastAsia"/>
        </w:rPr>
        <w:t>年</w:t>
      </w:r>
      <w:r>
        <w:rPr>
          <w:rFonts w:hint="eastAsia"/>
        </w:rPr>
        <w:t>12</w:t>
      </w:r>
      <w:r>
        <w:rPr>
          <w:rFonts w:hint="eastAsia"/>
        </w:rPr>
        <w:t>月</w:t>
      </w:r>
      <w:r>
        <w:rPr>
          <w:rFonts w:hint="eastAsia"/>
        </w:rPr>
        <w:t>31</w:t>
      </w:r>
      <w:r>
        <w:rPr>
          <w:rFonts w:hint="eastAsia"/>
        </w:rPr>
        <w:t>日，具体开始时间以招标人通知为准。各阶段工作内容及进度要求如下表所示分三个阶段实施，投标方应对进度计划进行方案细化，并提出对应保障措施方案（包括但不仅限于以下工作内容）。</w:t>
      </w:r>
    </w:p>
    <w:p w14:paraId="640D091E" w14:textId="77777777" w:rsidR="00000000" w:rsidRDefault="00000000">
      <w:pPr>
        <w:pStyle w:val="ab"/>
        <w:keepNext/>
        <w:ind w:firstLine="20pt"/>
        <w:jc w:val="center"/>
        <w:rPr>
          <w:rFonts w:ascii="Times New Roman" w:hAnsi="Times New Roman"/>
        </w:rPr>
      </w:pPr>
      <w:r>
        <w:rPr>
          <w:rFonts w:ascii="Times New Roman" w:hAnsi="Times New Roman"/>
        </w:rPr>
        <w:t>表</w:t>
      </w:r>
      <w:r>
        <w:rPr>
          <w:rFonts w:ascii="Times New Roman" w:hAnsi="Times New Roman" w:hint="eastAsia"/>
        </w:rPr>
        <w:t>9.3</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表</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rPr>
        <w:t>项目实施进度表</w:t>
      </w:r>
    </w:p>
    <w:tbl>
      <w:tblPr>
        <w:tblW w:w="100.0%"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997"/>
        <w:gridCol w:w="5847"/>
        <w:gridCol w:w="1452"/>
      </w:tblGrid>
      <w:tr w:rsidR="00000000" w14:paraId="6E720700" w14:textId="77777777">
        <w:trPr>
          <w:trHeight w:val="90"/>
          <w:tblHeader/>
          <w:jc w:val="center"/>
        </w:trPr>
        <w:tc>
          <w:tcPr>
            <w:tcW w:w="12.0%" w:type="pct"/>
            <w:vAlign w:val="center"/>
          </w:tcPr>
          <w:p w14:paraId="6323AEF8" w14:textId="77777777" w:rsidR="00000000" w:rsidRDefault="00000000">
            <w:pPr>
              <w:jc w:val="center"/>
              <w:rPr>
                <w:b/>
                <w:bCs/>
              </w:rPr>
            </w:pPr>
            <w:r>
              <w:rPr>
                <w:rFonts w:hint="eastAsia"/>
                <w:b/>
                <w:bCs/>
              </w:rPr>
              <w:t>项目阶段</w:t>
            </w:r>
          </w:p>
        </w:tc>
        <w:tc>
          <w:tcPr>
            <w:tcW w:w="70.46%" w:type="pct"/>
            <w:vAlign w:val="center"/>
          </w:tcPr>
          <w:p w14:paraId="6AFC4F96" w14:textId="77777777" w:rsidR="00000000" w:rsidRDefault="00000000">
            <w:pPr>
              <w:jc w:val="center"/>
              <w:rPr>
                <w:b/>
                <w:bCs/>
              </w:rPr>
            </w:pPr>
            <w:r>
              <w:rPr>
                <w:rFonts w:hint="eastAsia"/>
                <w:b/>
                <w:bCs/>
              </w:rPr>
              <w:t>工作内容</w:t>
            </w:r>
          </w:p>
        </w:tc>
        <w:tc>
          <w:tcPr>
            <w:tcW w:w="17.5%" w:type="pct"/>
            <w:vAlign w:val="center"/>
          </w:tcPr>
          <w:p w14:paraId="6C86121E" w14:textId="77777777" w:rsidR="00000000" w:rsidRDefault="00000000">
            <w:pPr>
              <w:jc w:val="center"/>
              <w:rPr>
                <w:b/>
                <w:bCs/>
              </w:rPr>
            </w:pPr>
            <w:r>
              <w:rPr>
                <w:rFonts w:hint="eastAsia"/>
                <w:b/>
                <w:bCs/>
              </w:rPr>
              <w:t>截止时间点</w:t>
            </w:r>
          </w:p>
        </w:tc>
      </w:tr>
      <w:tr w:rsidR="00000000" w14:paraId="6946B160" w14:textId="77777777">
        <w:trPr>
          <w:trHeight w:val="1009"/>
          <w:jc w:val="center"/>
        </w:trPr>
        <w:tc>
          <w:tcPr>
            <w:tcW w:w="12.0%" w:type="pct"/>
            <w:vAlign w:val="center"/>
          </w:tcPr>
          <w:p w14:paraId="27837FD1" w14:textId="77777777" w:rsidR="00000000" w:rsidRDefault="00000000">
            <w:r>
              <w:rPr>
                <w:rFonts w:hint="eastAsia"/>
              </w:rPr>
              <w:t>第一阶段</w:t>
            </w:r>
          </w:p>
          <w:p w14:paraId="7ACB2F4B" w14:textId="77777777" w:rsidR="00000000" w:rsidRDefault="00000000">
            <w:pPr>
              <w:rPr>
                <w:rFonts w:hint="eastAsia"/>
              </w:rPr>
            </w:pPr>
            <w:r>
              <w:rPr>
                <w:rFonts w:hint="eastAsia"/>
              </w:rPr>
              <w:t>设计与开发</w:t>
            </w:r>
          </w:p>
        </w:tc>
        <w:tc>
          <w:tcPr>
            <w:tcW w:w="70.46%" w:type="pct"/>
            <w:vAlign w:val="center"/>
          </w:tcPr>
          <w:p w14:paraId="5FE23D31" w14:textId="77777777" w:rsidR="00000000" w:rsidRDefault="00000000">
            <w:pPr>
              <w:rPr>
                <w:rFonts w:hint="eastAsia"/>
              </w:rPr>
            </w:pPr>
            <w:r>
              <w:rPr>
                <w:rFonts w:hint="eastAsia"/>
              </w:rPr>
              <w:t>完成本项目所涉及软件系统的任务开发书、需求说明书、系统接口说明书、数据库设计、系统设计、概要设计、</w:t>
            </w:r>
            <w:r>
              <w:rPr>
                <w:rFonts w:hint="eastAsia"/>
              </w:rPr>
              <w:t>UI</w:t>
            </w:r>
            <w:r>
              <w:rPr>
                <w:rFonts w:hint="eastAsia"/>
              </w:rPr>
              <w:t>设计等设计工作，以及文档输出；</w:t>
            </w:r>
          </w:p>
          <w:p w14:paraId="05525ED7" w14:textId="77777777" w:rsidR="00000000" w:rsidRDefault="00000000">
            <w:r>
              <w:rPr>
                <w:rFonts w:hint="eastAsia"/>
              </w:rPr>
              <w:t>完成本项目所涉及硬件设备及相关辅材的深化设计工作及相关文档输出（含设备参数、品牌、数量、图纸等相关内容深化设计）；</w:t>
            </w:r>
          </w:p>
          <w:p w14:paraId="440D1002" w14:textId="77777777" w:rsidR="00000000" w:rsidRDefault="00000000"/>
          <w:p w14:paraId="442BF584" w14:textId="77777777" w:rsidR="00000000" w:rsidRDefault="00000000">
            <w:pPr>
              <w:rPr>
                <w:rFonts w:hint="eastAsia"/>
              </w:rPr>
            </w:pPr>
            <w:r>
              <w:rPr>
                <w:rFonts w:hint="eastAsia"/>
              </w:rPr>
              <w:t>完成本项目所涉及软件系统的接口、功能、系统软件等开发工作；</w:t>
            </w:r>
          </w:p>
          <w:p w14:paraId="6576AC28" w14:textId="77777777" w:rsidR="00000000" w:rsidRDefault="00000000">
            <w:pPr>
              <w:rPr>
                <w:rFonts w:hint="eastAsia"/>
                <w:lang w:bidi="ar"/>
              </w:rPr>
            </w:pPr>
            <w:r>
              <w:rPr>
                <w:rFonts w:hint="eastAsia"/>
                <w:lang w:bidi="ar"/>
              </w:rPr>
              <w:t>完成厂内集成联调硬件环境搭建，完成本项目要求的厂内集成联调测试工作；</w:t>
            </w:r>
          </w:p>
          <w:p w14:paraId="14B76741" w14:textId="77777777" w:rsidR="00000000" w:rsidRDefault="00000000">
            <w:pPr>
              <w:rPr>
                <w:rFonts w:hint="eastAsia"/>
              </w:rPr>
            </w:pPr>
            <w:r>
              <w:rPr>
                <w:rFonts w:hint="eastAsia"/>
              </w:rPr>
              <w:t>完成系统集成、招标人第三方系统接口对接等工作；</w:t>
            </w:r>
          </w:p>
          <w:p w14:paraId="5B00F198" w14:textId="77777777" w:rsidR="00000000" w:rsidRDefault="00000000">
            <w:pPr>
              <w:rPr>
                <w:rFonts w:hint="eastAsia"/>
              </w:rPr>
            </w:pPr>
            <w:r>
              <w:rPr>
                <w:rFonts w:hint="eastAsia"/>
              </w:rPr>
              <w:t>开展知识产权申请、数据标准体系编制等工作，并输出阶段性文档；</w:t>
            </w:r>
          </w:p>
          <w:p w14:paraId="4E412AE9" w14:textId="77777777" w:rsidR="00000000" w:rsidRDefault="00000000">
            <w:pPr>
              <w:rPr>
                <w:rFonts w:hint="eastAsia"/>
              </w:rPr>
            </w:pPr>
            <w:r>
              <w:rPr>
                <w:rFonts w:hint="eastAsia"/>
              </w:rPr>
              <w:t>完成本项目所涉及需提前部署至其他项目内容的沟通对接确认、采购、运输等工作，并配合其他项目完成安装、调试等工作；</w:t>
            </w:r>
          </w:p>
          <w:p w14:paraId="35180C8E" w14:textId="77777777" w:rsidR="00000000" w:rsidRDefault="00000000">
            <w:pPr>
              <w:rPr>
                <w:rFonts w:hint="eastAsia"/>
              </w:rPr>
            </w:pPr>
            <w:r>
              <w:rPr>
                <w:rFonts w:hint="eastAsia"/>
              </w:rPr>
              <w:t>提供数智化海上风电场建设的全面技术支持服务，包括招标人其余标段数智化建设的对接、监督、指导等技术支持服务。</w:t>
            </w:r>
          </w:p>
        </w:tc>
        <w:tc>
          <w:tcPr>
            <w:tcW w:w="17.5%" w:type="pct"/>
            <w:vAlign w:val="center"/>
          </w:tcPr>
          <w:p w14:paraId="76A66A3E" w14:textId="77777777" w:rsidR="00000000" w:rsidRDefault="00000000">
            <w:r>
              <w:rPr>
                <w:rFonts w:hint="eastAsia"/>
              </w:rPr>
              <w:t>2026</w:t>
            </w:r>
            <w:r>
              <w:rPr>
                <w:rFonts w:hint="eastAsia"/>
              </w:rPr>
              <w:t>年</w:t>
            </w:r>
            <w:r>
              <w:rPr>
                <w:rFonts w:hint="eastAsia"/>
              </w:rPr>
              <w:t>5</w:t>
            </w:r>
            <w:r>
              <w:rPr>
                <w:rFonts w:hint="eastAsia"/>
              </w:rPr>
              <w:t>月</w:t>
            </w:r>
            <w:r>
              <w:rPr>
                <w:rFonts w:hint="eastAsia"/>
              </w:rPr>
              <w:t>30</w:t>
            </w:r>
            <w:r>
              <w:rPr>
                <w:rFonts w:hint="eastAsia"/>
              </w:rPr>
              <w:t>日前</w:t>
            </w:r>
          </w:p>
        </w:tc>
      </w:tr>
      <w:tr w:rsidR="00000000" w14:paraId="6CA42B0A" w14:textId="77777777">
        <w:trPr>
          <w:trHeight w:val="618"/>
          <w:jc w:val="center"/>
        </w:trPr>
        <w:tc>
          <w:tcPr>
            <w:tcW w:w="12.0%" w:type="pct"/>
            <w:vAlign w:val="center"/>
          </w:tcPr>
          <w:p w14:paraId="580F9C98" w14:textId="77777777" w:rsidR="00000000" w:rsidRDefault="00000000">
            <w:pPr>
              <w:rPr>
                <w:rFonts w:hint="eastAsia"/>
              </w:rPr>
            </w:pPr>
            <w:r>
              <w:rPr>
                <w:rFonts w:hint="eastAsia"/>
              </w:rPr>
              <w:t>第二阶段</w:t>
            </w:r>
          </w:p>
          <w:p w14:paraId="69F7628F" w14:textId="77777777" w:rsidR="00000000" w:rsidRDefault="00000000">
            <w:r>
              <w:rPr>
                <w:rFonts w:hint="eastAsia"/>
              </w:rPr>
              <w:t>实施与上线</w:t>
            </w:r>
          </w:p>
        </w:tc>
        <w:tc>
          <w:tcPr>
            <w:tcW w:w="70.46%" w:type="pct"/>
            <w:vAlign w:val="center"/>
          </w:tcPr>
          <w:p w14:paraId="528D0501" w14:textId="77777777" w:rsidR="00000000" w:rsidRDefault="00000000">
            <w:pPr>
              <w:rPr>
                <w:rFonts w:hint="eastAsia"/>
              </w:rPr>
            </w:pPr>
            <w:r>
              <w:rPr>
                <w:rFonts w:hint="eastAsia"/>
              </w:rPr>
              <w:t>完成本项目所涉及硬件设备及相关辅材的采购、安全运输到场，并开展部署安装调试测试等工作；</w:t>
            </w:r>
          </w:p>
          <w:p w14:paraId="0705D746" w14:textId="77777777" w:rsidR="00000000" w:rsidRDefault="00000000">
            <w:pPr>
              <w:rPr>
                <w:rFonts w:hint="eastAsia"/>
              </w:rPr>
            </w:pPr>
            <w:r>
              <w:rPr>
                <w:rFonts w:hint="eastAsia"/>
              </w:rPr>
              <w:t>完成本项目数智化设备室的施工工作，包括硬件安装、设备上架、线缆</w:t>
            </w:r>
            <w:r>
              <w:rPr>
                <w:rFonts w:hint="eastAsia"/>
              </w:rPr>
              <w:lastRenderedPageBreak/>
              <w:t>连接等工作；</w:t>
            </w:r>
          </w:p>
          <w:p w14:paraId="06205F17" w14:textId="77777777" w:rsidR="00000000" w:rsidRDefault="00000000">
            <w:pPr>
              <w:rPr>
                <w:rFonts w:hint="eastAsia"/>
              </w:rPr>
            </w:pPr>
            <w:r>
              <w:rPr>
                <w:rFonts w:hint="eastAsia"/>
              </w:rPr>
              <w:t>完成本项目的软件系统现场部署实施工作，现场联调工作，在招标方全容量并网前</w:t>
            </w:r>
            <w:r>
              <w:rPr>
                <w:rFonts w:hint="eastAsia"/>
              </w:rPr>
              <w:t>21</w:t>
            </w:r>
            <w:r>
              <w:rPr>
                <w:rFonts w:hint="eastAsia"/>
              </w:rPr>
              <w:t>个自然日完成系统上线工作。</w:t>
            </w:r>
          </w:p>
          <w:p w14:paraId="22ECB3D9" w14:textId="77777777" w:rsidR="00000000" w:rsidRDefault="00000000">
            <w:pPr>
              <w:rPr>
                <w:rFonts w:hint="eastAsia"/>
              </w:rPr>
            </w:pPr>
            <w:r>
              <w:rPr>
                <w:rFonts w:hint="eastAsia"/>
              </w:rPr>
              <w:t>提供数智化海上风电场建设的全面技术支持服务，包括招标人其余标段数智化建设的对接、监督、指导等技术支持服务。</w:t>
            </w:r>
          </w:p>
        </w:tc>
        <w:tc>
          <w:tcPr>
            <w:tcW w:w="17.5%" w:type="pct"/>
            <w:vAlign w:val="center"/>
          </w:tcPr>
          <w:p w14:paraId="6DBC520A" w14:textId="77777777" w:rsidR="00000000" w:rsidRDefault="00000000">
            <w:pPr>
              <w:rPr>
                <w:rFonts w:hint="eastAsia"/>
              </w:rPr>
            </w:pPr>
            <w:r>
              <w:rPr>
                <w:rFonts w:hint="eastAsia"/>
              </w:rPr>
              <w:lastRenderedPageBreak/>
              <w:t>2026</w:t>
            </w:r>
            <w:r>
              <w:rPr>
                <w:rFonts w:hint="eastAsia"/>
              </w:rPr>
              <w:t>年</w:t>
            </w:r>
            <w:r>
              <w:rPr>
                <w:rFonts w:hint="eastAsia"/>
              </w:rPr>
              <w:t>8</w:t>
            </w:r>
            <w:r>
              <w:rPr>
                <w:rFonts w:hint="eastAsia"/>
              </w:rPr>
              <w:t>月</w:t>
            </w:r>
            <w:r>
              <w:rPr>
                <w:rFonts w:hint="eastAsia"/>
              </w:rPr>
              <w:t>10</w:t>
            </w:r>
            <w:r>
              <w:rPr>
                <w:rFonts w:hint="eastAsia"/>
              </w:rPr>
              <w:t>日前</w:t>
            </w:r>
          </w:p>
        </w:tc>
      </w:tr>
      <w:tr w:rsidR="00000000" w14:paraId="7412A0B5" w14:textId="77777777">
        <w:trPr>
          <w:trHeight w:val="522"/>
          <w:jc w:val="center"/>
        </w:trPr>
        <w:tc>
          <w:tcPr>
            <w:tcW w:w="12.0%" w:type="pct"/>
            <w:vAlign w:val="center"/>
          </w:tcPr>
          <w:p w14:paraId="7113FD90" w14:textId="77777777" w:rsidR="00000000" w:rsidRDefault="00000000">
            <w:pPr>
              <w:rPr>
                <w:rFonts w:hint="eastAsia"/>
              </w:rPr>
            </w:pPr>
            <w:r>
              <w:rPr>
                <w:rFonts w:hint="eastAsia"/>
              </w:rPr>
              <w:t>第三阶段</w:t>
            </w:r>
          </w:p>
          <w:p w14:paraId="26F382E9" w14:textId="77777777" w:rsidR="00000000" w:rsidRDefault="00000000">
            <w:r>
              <w:rPr>
                <w:rFonts w:hint="eastAsia"/>
              </w:rPr>
              <w:t>试运行与验收</w:t>
            </w:r>
          </w:p>
        </w:tc>
        <w:tc>
          <w:tcPr>
            <w:tcW w:w="70.46%" w:type="pct"/>
            <w:vAlign w:val="center"/>
          </w:tcPr>
          <w:p w14:paraId="66F1F963" w14:textId="77777777" w:rsidR="00000000" w:rsidRDefault="00000000">
            <w:pPr>
              <w:rPr>
                <w:rFonts w:hint="eastAsia"/>
              </w:rPr>
            </w:pPr>
            <w:r>
              <w:t>执行项目试运行，</w:t>
            </w:r>
            <w:r>
              <w:rPr>
                <w:rFonts w:hint="eastAsia"/>
              </w:rPr>
              <w:t>完成本项目所有测试、漏洞修复、功能完善，</w:t>
            </w:r>
            <w:r>
              <w:t>确保系统稳定可靠</w:t>
            </w:r>
            <w:r>
              <w:rPr>
                <w:rFonts w:hint="eastAsia"/>
              </w:rPr>
              <w:t>；</w:t>
            </w:r>
          </w:p>
          <w:p w14:paraId="6BF93583" w14:textId="77777777" w:rsidR="00000000" w:rsidRDefault="00000000">
            <w:pPr>
              <w:rPr>
                <w:rFonts w:hint="eastAsia"/>
              </w:rPr>
            </w:pPr>
            <w:r>
              <w:rPr>
                <w:rFonts w:hint="eastAsia"/>
              </w:rPr>
              <w:t>完成本项目服务内容的最终验收工作。</w:t>
            </w:r>
          </w:p>
          <w:p w14:paraId="5286C7AB" w14:textId="77777777" w:rsidR="00000000" w:rsidRDefault="00000000">
            <w:pPr>
              <w:rPr>
                <w:rFonts w:hint="eastAsia"/>
              </w:rPr>
            </w:pPr>
            <w:r>
              <w:rPr>
                <w:rFonts w:hint="eastAsia"/>
              </w:rPr>
              <w:t>提供数智化海上风电场建设的全面技术支持服务，包括招标人其余标段数智化建设的对接、监督、指导等技术支持服务。</w:t>
            </w:r>
          </w:p>
        </w:tc>
        <w:tc>
          <w:tcPr>
            <w:tcW w:w="17.5%" w:type="pct"/>
            <w:vAlign w:val="center"/>
          </w:tcPr>
          <w:p w14:paraId="17A6C650" w14:textId="77777777" w:rsidR="00000000" w:rsidRDefault="00000000">
            <w:pPr>
              <w:rPr>
                <w:rFonts w:hint="eastAsia"/>
              </w:rPr>
            </w:pPr>
            <w:r>
              <w:rPr>
                <w:rFonts w:hint="eastAsia"/>
              </w:rPr>
              <w:t>2026</w:t>
            </w:r>
            <w:r>
              <w:rPr>
                <w:rFonts w:hint="eastAsia"/>
              </w:rPr>
              <w:t>年</w:t>
            </w:r>
            <w:r>
              <w:rPr>
                <w:rFonts w:hint="eastAsia"/>
              </w:rPr>
              <w:t>12</w:t>
            </w:r>
            <w:r>
              <w:rPr>
                <w:rFonts w:hint="eastAsia"/>
              </w:rPr>
              <w:t>月</w:t>
            </w:r>
            <w:r>
              <w:rPr>
                <w:rFonts w:hint="eastAsia"/>
              </w:rPr>
              <w:t>31</w:t>
            </w:r>
            <w:r>
              <w:rPr>
                <w:rFonts w:hint="eastAsia"/>
              </w:rPr>
              <w:t>日前</w:t>
            </w:r>
          </w:p>
        </w:tc>
      </w:tr>
    </w:tbl>
    <w:p w14:paraId="09AC420F" w14:textId="77777777" w:rsidR="00000000" w:rsidRDefault="00000000">
      <w:pPr>
        <w:pStyle w:val="20"/>
        <w:numPr>
          <w:ilvl w:val="1"/>
          <w:numId w:val="24"/>
        </w:numPr>
        <w:rPr>
          <w:rFonts w:hint="eastAsia"/>
        </w:rPr>
      </w:pPr>
      <w:r>
        <w:rPr>
          <w:rFonts w:hint="eastAsia"/>
        </w:rPr>
        <w:t>项目安装要求</w:t>
      </w:r>
    </w:p>
    <w:p w14:paraId="306EE821" w14:textId="77777777" w:rsidR="00000000" w:rsidRDefault="00000000">
      <w:pPr>
        <w:pStyle w:val="a9"/>
        <w:ind w:firstLineChars="200" w:firstLine="24pt"/>
        <w:rPr>
          <w:rFonts w:hint="eastAsia"/>
        </w:rPr>
      </w:pPr>
      <w:r>
        <w:rPr>
          <w:rFonts w:hint="eastAsia"/>
        </w:rPr>
        <w:t>所有国内、外设备应符合订货合同中规定的技术标准与要求，设备应有出厂检验记录与合格证书。在开箱检查和安装过程中，投标人应严格地按订货合同的规定检查所有供货设备，如发现问题应尽快通知招标人和监理人。</w:t>
      </w:r>
    </w:p>
    <w:p w14:paraId="29CC1A0C" w14:textId="77777777" w:rsidR="00000000" w:rsidRDefault="00000000">
      <w:pPr>
        <w:pStyle w:val="a9"/>
        <w:ind w:firstLineChars="200" w:firstLine="24pt"/>
        <w:rPr>
          <w:rFonts w:hint="eastAsia"/>
        </w:rPr>
      </w:pPr>
      <w:r>
        <w:rPr>
          <w:rFonts w:hint="eastAsia"/>
        </w:rPr>
        <w:t>对于国际招标采购设备，投标人应在安装督导指示和监督下按照设计方提供的图纸和文件进行安装调试，安装工艺与质量应达到设备供货合同规定的技术标准。如设备供货合同没有规定技术标准，投标人应按监理人与国外供货商商定的标准执行。</w:t>
      </w:r>
    </w:p>
    <w:p w14:paraId="161012F5" w14:textId="77777777" w:rsidR="00000000" w:rsidRDefault="00000000">
      <w:pPr>
        <w:pStyle w:val="a9"/>
        <w:ind w:firstLineChars="200" w:firstLine="24pt"/>
        <w:rPr>
          <w:rFonts w:hint="eastAsia"/>
        </w:rPr>
      </w:pPr>
      <w:r>
        <w:rPr>
          <w:rFonts w:hint="eastAsia"/>
        </w:rPr>
        <w:t>对于国内采购设备、投标人应按有关国标、行业标准及制造厂的技术要求进行安装和调试，并达到其要求。</w:t>
      </w:r>
    </w:p>
    <w:p w14:paraId="01B3F742" w14:textId="77777777" w:rsidR="00000000" w:rsidRDefault="00000000">
      <w:pPr>
        <w:pStyle w:val="a9"/>
        <w:ind w:firstLineChars="200" w:firstLine="24pt"/>
        <w:rPr>
          <w:rFonts w:hint="eastAsia"/>
        </w:rPr>
      </w:pPr>
      <w:r>
        <w:rPr>
          <w:rFonts w:hint="eastAsia"/>
        </w:rPr>
        <w:t>为了确保本项目设备安装质量，监理人将对投标人进行分期分项中间阶段检查，和设备启动运行检查，并有权要求投标人进行复核试验，投标人不得拒绝。这种检查和试验并不免除投标人对工作质量承担的合同责任。检查和试验的项目至少（不限于）应至少包括技术条款所述的全部检查验收项目。检查和试验所需的费用应列入报价中。</w:t>
      </w:r>
    </w:p>
    <w:p w14:paraId="70213F91" w14:textId="77777777" w:rsidR="00000000" w:rsidRDefault="00000000">
      <w:pPr>
        <w:pStyle w:val="a9"/>
        <w:ind w:firstLineChars="200" w:firstLine="24pt"/>
        <w:rPr>
          <w:rFonts w:hint="eastAsia"/>
        </w:rPr>
      </w:pPr>
      <w:r>
        <w:rPr>
          <w:rFonts w:hint="eastAsia"/>
        </w:rPr>
        <w:t>投标人在检查和试验前应向监理人提交检查、试验计划，该计划需经监理人核准后方能实施。试验计划应规定各项试验的顺序、准备工作及操作步骤和试验过程中的各项数据的设计值、判断标准等。</w:t>
      </w:r>
    </w:p>
    <w:p w14:paraId="46909E68" w14:textId="77777777" w:rsidR="00000000" w:rsidRDefault="00000000">
      <w:pPr>
        <w:pStyle w:val="a9"/>
        <w:ind w:firstLineChars="200" w:firstLine="24pt"/>
        <w:rPr>
          <w:rFonts w:hint="eastAsia"/>
        </w:rPr>
      </w:pPr>
      <w:r>
        <w:rPr>
          <w:rFonts w:hint="eastAsia"/>
        </w:rPr>
        <w:t>投标人在安装中所使用的各种检查、校验、试验仪表必须经过法定计量单位的标定，并在有效期内。测量仪表的精确等级高于被测对象的精度。</w:t>
      </w:r>
    </w:p>
    <w:p w14:paraId="3519C895" w14:textId="77777777" w:rsidR="00000000" w:rsidRDefault="00000000">
      <w:pPr>
        <w:pStyle w:val="a9"/>
        <w:ind w:firstLineChars="200" w:firstLine="24pt"/>
        <w:rPr>
          <w:rFonts w:hint="eastAsia"/>
        </w:rPr>
      </w:pPr>
      <w:r>
        <w:rPr>
          <w:rFonts w:hint="eastAsia"/>
        </w:rPr>
        <w:t>除供货商供货的设备外表已涂有效的保护层以外，凡由投标人负责安装的全部机电设备、装置性材料包括管道、通风管、管道附件，所有的支架、盘、</w:t>
      </w:r>
      <w:r>
        <w:rPr>
          <w:rFonts w:hint="eastAsia"/>
        </w:rPr>
        <w:lastRenderedPageBreak/>
        <w:t>柜等的保护层（如油漆等）和有效的保护措施均应由投标人负责实施，其费用摊入相应的设备安装费中，招标人不再另行支付。</w:t>
      </w:r>
    </w:p>
    <w:p w14:paraId="3930DCF0" w14:textId="77777777" w:rsidR="00000000" w:rsidRDefault="00000000">
      <w:pPr>
        <w:pStyle w:val="20"/>
        <w:numPr>
          <w:ilvl w:val="1"/>
          <w:numId w:val="24"/>
        </w:numPr>
        <w:rPr>
          <w:rFonts w:hint="eastAsia"/>
        </w:rPr>
      </w:pPr>
      <w:r>
        <w:rPr>
          <w:rFonts w:hint="eastAsia"/>
        </w:rPr>
        <w:t>项目质量要求</w:t>
      </w:r>
    </w:p>
    <w:p w14:paraId="2298B0BE" w14:textId="77777777" w:rsidR="00000000" w:rsidRDefault="00000000">
      <w:pPr>
        <w:pStyle w:val="a9"/>
        <w:ind w:firstLineChars="200" w:firstLine="24pt"/>
        <w:rPr>
          <w:rFonts w:hint="eastAsia"/>
        </w:rPr>
      </w:pPr>
      <w:r>
        <w:rPr>
          <w:rFonts w:hint="eastAsia"/>
        </w:rPr>
        <w:t>中标方应严格按照本技术规范要求提供质量合格的软件产品，招标方有权对投标方提供的软件系统进行测试，如测试中出现不符合技术规范要求的严重质量问题时，招标方保留索赔权利。</w:t>
      </w:r>
    </w:p>
    <w:p w14:paraId="56C11C6C" w14:textId="77777777" w:rsidR="00000000" w:rsidRDefault="00000000">
      <w:pPr>
        <w:pStyle w:val="a9"/>
        <w:ind w:firstLineChars="200" w:firstLine="24pt"/>
        <w:rPr>
          <w:rFonts w:hint="eastAsia"/>
        </w:rPr>
      </w:pPr>
      <w:r>
        <w:rPr>
          <w:rFonts w:hint="eastAsia"/>
        </w:rPr>
        <w:t>如果合同软件在质保期内出现不符合合同或产品说明书所述软件功能标准或软件介质出现工艺或质量等问题，投标方应免费更换软件介质或修复软件缺陷。对于缺陷软件，招标方有权要求投标方采用补丁软件进行修复或提供升级软件予以更换或以退款方式进行处理。</w:t>
      </w:r>
    </w:p>
    <w:p w14:paraId="496C4C4D" w14:textId="77777777" w:rsidR="00000000" w:rsidRDefault="00000000">
      <w:pPr>
        <w:pStyle w:val="a9"/>
        <w:ind w:firstLineChars="200" w:firstLine="24pt"/>
        <w:rPr>
          <w:rFonts w:hint="eastAsia"/>
        </w:rPr>
      </w:pPr>
      <w:r>
        <w:rPr>
          <w:rFonts w:hint="eastAsia"/>
        </w:rPr>
        <w:t>在质保期内，如果投标方对合同软件在功能、运行维护等方面进行了技术改进，投标方应积极向招标方推广，并应免费向招标方提供与上述技术改进有关的详细技术资料。</w:t>
      </w:r>
    </w:p>
    <w:p w14:paraId="5AB8037B" w14:textId="77777777" w:rsidR="00000000" w:rsidRDefault="00000000">
      <w:pPr>
        <w:pStyle w:val="20"/>
        <w:numPr>
          <w:ilvl w:val="1"/>
          <w:numId w:val="24"/>
        </w:numPr>
      </w:pPr>
      <w:r>
        <w:rPr>
          <w:rFonts w:hint="eastAsia"/>
        </w:rPr>
        <w:t>项目质保期要求</w:t>
      </w:r>
    </w:p>
    <w:p w14:paraId="606A79E5" w14:textId="77777777" w:rsidR="00000000" w:rsidRDefault="00000000">
      <w:pPr>
        <w:pStyle w:val="a9"/>
        <w:ind w:firstLineChars="200" w:firstLine="24pt"/>
        <w:rPr>
          <w:rFonts w:hint="eastAsia"/>
        </w:rPr>
      </w:pPr>
      <w:r>
        <w:rPr>
          <w:rFonts w:hint="eastAsia"/>
        </w:rPr>
        <w:t>除本项目另有约定外，本项目范围内所采购的软件的质保期为正式上线投运且竣工验收合格后</w:t>
      </w:r>
      <w:r>
        <w:rPr>
          <w:rFonts w:hint="eastAsia"/>
        </w:rPr>
        <w:t>3</w:t>
      </w:r>
      <w:r>
        <w:rPr>
          <w:rFonts w:hint="eastAsia"/>
        </w:rPr>
        <w:t>年内，本项目范围内所采购的硬件的质保期为在正式上线投运且竣工验收合格后</w:t>
      </w:r>
      <w:r>
        <w:rPr>
          <w:rFonts w:hint="eastAsia"/>
        </w:rPr>
        <w:t>5</w:t>
      </w:r>
      <w:r>
        <w:rPr>
          <w:rFonts w:hint="eastAsia"/>
        </w:rPr>
        <w:t>年内。</w:t>
      </w:r>
    </w:p>
    <w:p w14:paraId="6FD33BD4" w14:textId="77777777" w:rsidR="00000000" w:rsidRDefault="00000000">
      <w:pPr>
        <w:pStyle w:val="20"/>
        <w:numPr>
          <w:ilvl w:val="1"/>
          <w:numId w:val="24"/>
        </w:numPr>
        <w:rPr>
          <w:rFonts w:hint="eastAsia"/>
        </w:rPr>
      </w:pPr>
      <w:r>
        <w:rPr>
          <w:rFonts w:hint="eastAsia"/>
        </w:rPr>
        <w:t>项目验收要求</w:t>
      </w:r>
    </w:p>
    <w:p w14:paraId="15AB149A" w14:textId="77777777" w:rsidR="00000000" w:rsidRDefault="00000000">
      <w:pPr>
        <w:pStyle w:val="3"/>
        <w:numPr>
          <w:ilvl w:val="2"/>
          <w:numId w:val="24"/>
        </w:numPr>
        <w:rPr>
          <w:rFonts w:hint="eastAsia"/>
          <w:kern w:val="44"/>
          <w:szCs w:val="24"/>
        </w:rPr>
      </w:pPr>
      <w:bookmarkStart w:id="430" w:name="_Toc10601"/>
      <w:bookmarkStart w:id="431" w:name="_Toc9317"/>
      <w:bookmarkStart w:id="432" w:name="_Toc75532573"/>
      <w:bookmarkStart w:id="433" w:name="_Toc119013969"/>
      <w:bookmarkStart w:id="434" w:name="_Toc10751"/>
      <w:bookmarkStart w:id="435" w:name="_Toc18940"/>
      <w:bookmarkStart w:id="436" w:name="_Toc95"/>
      <w:r>
        <w:rPr>
          <w:rFonts w:hint="eastAsia"/>
          <w:kern w:val="44"/>
          <w:szCs w:val="24"/>
        </w:rPr>
        <w:t>验收条件</w:t>
      </w:r>
      <w:bookmarkEnd w:id="430"/>
      <w:bookmarkEnd w:id="431"/>
      <w:bookmarkEnd w:id="432"/>
      <w:bookmarkEnd w:id="433"/>
      <w:bookmarkEnd w:id="434"/>
      <w:bookmarkEnd w:id="435"/>
      <w:bookmarkEnd w:id="436"/>
    </w:p>
    <w:p w14:paraId="5F4210AA" w14:textId="77777777" w:rsidR="00000000" w:rsidRDefault="00000000">
      <w:pPr>
        <w:pStyle w:val="a9"/>
        <w:rPr>
          <w:rFonts w:hint="eastAsia"/>
        </w:rPr>
      </w:pPr>
      <w:r>
        <w:rPr>
          <w:rFonts w:hint="eastAsia"/>
        </w:rPr>
        <w:t>中标方需满足以下条件，可向招标方申请项目验收：</w:t>
      </w:r>
    </w:p>
    <w:p w14:paraId="048636DB" w14:textId="77777777" w:rsidR="00000000" w:rsidRDefault="00000000">
      <w:pPr>
        <w:pStyle w:val="a9"/>
        <w:numPr>
          <w:ilvl w:val="0"/>
          <w:numId w:val="247"/>
        </w:numPr>
        <w:ind w:start="0pt" w:firstLineChars="200" w:firstLine="24pt"/>
        <w:rPr>
          <w:rFonts w:hint="eastAsia"/>
        </w:rPr>
      </w:pPr>
      <w:r>
        <w:rPr>
          <w:rFonts w:hint="eastAsia"/>
        </w:rPr>
        <w:t>应完成技术协议、合同及其他项目建设过程中双方同意的书面约定文件（如需求规格说明书等）中的项目建设内容；</w:t>
      </w:r>
    </w:p>
    <w:p w14:paraId="2BF33505" w14:textId="77777777" w:rsidR="00000000" w:rsidRDefault="00000000">
      <w:pPr>
        <w:pStyle w:val="a9"/>
        <w:numPr>
          <w:ilvl w:val="0"/>
          <w:numId w:val="247"/>
        </w:numPr>
        <w:ind w:start="0pt" w:firstLineChars="200" w:firstLine="24pt"/>
        <w:rPr>
          <w:rFonts w:hint="eastAsia"/>
        </w:rPr>
      </w:pPr>
      <w:r>
        <w:rPr>
          <w:rFonts w:hint="eastAsia"/>
        </w:rPr>
        <w:t>应用软件在验收前需满足用户测试、第三方专业测评机构测试（功能、性能、安全）要求，并获取相应测试报告；</w:t>
      </w:r>
    </w:p>
    <w:p w14:paraId="2C45C2E8" w14:textId="77777777" w:rsidR="00000000" w:rsidRDefault="00000000">
      <w:pPr>
        <w:pStyle w:val="a9"/>
        <w:numPr>
          <w:ilvl w:val="0"/>
          <w:numId w:val="247"/>
        </w:numPr>
        <w:ind w:start="0pt" w:firstLineChars="200" w:firstLine="24pt"/>
        <w:rPr>
          <w:rFonts w:hint="eastAsia"/>
        </w:rPr>
      </w:pPr>
      <w:r>
        <w:rPr>
          <w:rFonts w:hint="eastAsia"/>
        </w:rPr>
        <w:t>交付内容满足验收标准，具体标准见“</w:t>
      </w:r>
      <w:r>
        <w:rPr>
          <w:rFonts w:hint="eastAsia"/>
        </w:rPr>
        <w:t xml:space="preserve">9.7.2 </w:t>
      </w:r>
      <w:r>
        <w:rPr>
          <w:rFonts w:hint="eastAsia"/>
        </w:rPr>
        <w:t>验收标准”章节。</w:t>
      </w:r>
    </w:p>
    <w:p w14:paraId="0B52F9B4" w14:textId="77777777" w:rsidR="00000000" w:rsidRDefault="00000000">
      <w:pPr>
        <w:pStyle w:val="3"/>
        <w:numPr>
          <w:ilvl w:val="2"/>
          <w:numId w:val="24"/>
        </w:numPr>
        <w:rPr>
          <w:rFonts w:ascii="宋体" w:hAnsi="宋体"/>
          <w:snapToGrid w:val="0"/>
          <w:szCs w:val="24"/>
        </w:rPr>
      </w:pPr>
      <w:bookmarkStart w:id="437" w:name="_Toc13642"/>
      <w:bookmarkStart w:id="438" w:name="_Toc75532574"/>
      <w:bookmarkStart w:id="439" w:name="_Toc29023"/>
      <w:bookmarkStart w:id="440" w:name="_Toc4895"/>
      <w:bookmarkStart w:id="441" w:name="_Toc119013970"/>
      <w:bookmarkStart w:id="442" w:name="_Toc7230"/>
      <w:bookmarkStart w:id="443" w:name="_Toc12808"/>
      <w:r>
        <w:rPr>
          <w:rFonts w:ascii="宋体" w:hAnsi="宋体" w:hint="eastAsia"/>
          <w:snapToGrid w:val="0"/>
          <w:szCs w:val="24"/>
        </w:rPr>
        <w:t>验收</w:t>
      </w:r>
      <w:bookmarkEnd w:id="437"/>
      <w:bookmarkEnd w:id="438"/>
      <w:bookmarkEnd w:id="439"/>
      <w:bookmarkEnd w:id="440"/>
      <w:bookmarkEnd w:id="441"/>
      <w:bookmarkEnd w:id="442"/>
      <w:bookmarkEnd w:id="443"/>
      <w:r>
        <w:rPr>
          <w:rFonts w:ascii="宋体" w:hAnsi="宋体" w:hint="eastAsia"/>
          <w:snapToGrid w:val="0"/>
          <w:szCs w:val="24"/>
        </w:rPr>
        <w:t>标准</w:t>
      </w:r>
    </w:p>
    <w:p w14:paraId="09422372"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硬件类验收标准</w:t>
      </w:r>
    </w:p>
    <w:p w14:paraId="4956709B" w14:textId="77777777" w:rsidR="00000000" w:rsidRDefault="00000000">
      <w:pPr>
        <w:pStyle w:val="a9"/>
        <w:numPr>
          <w:ilvl w:val="0"/>
          <w:numId w:val="248"/>
        </w:numPr>
        <w:ind w:start="0pt" w:firstLineChars="200" w:firstLine="24pt"/>
        <w:rPr>
          <w:rFonts w:hint="eastAsia"/>
        </w:rPr>
      </w:pPr>
      <w:r>
        <w:rPr>
          <w:rFonts w:hint="eastAsia"/>
        </w:rPr>
        <w:t>包装箱完好无损；</w:t>
      </w:r>
    </w:p>
    <w:p w14:paraId="142AB9E3" w14:textId="77777777" w:rsidR="00000000" w:rsidRDefault="00000000">
      <w:pPr>
        <w:pStyle w:val="a9"/>
        <w:numPr>
          <w:ilvl w:val="0"/>
          <w:numId w:val="248"/>
        </w:numPr>
        <w:ind w:start="0pt" w:firstLineChars="200" w:firstLine="24pt"/>
        <w:rPr>
          <w:rFonts w:hint="eastAsia"/>
        </w:rPr>
      </w:pPr>
      <w:r>
        <w:rPr>
          <w:rFonts w:hint="eastAsia"/>
        </w:rPr>
        <w:lastRenderedPageBreak/>
        <w:t>开箱检查，根据包装箱中的附件清单（有些在产品的随机说明书中），仔细核对附件清单，检查附件是否齐全；</w:t>
      </w:r>
    </w:p>
    <w:p w14:paraId="4629E932" w14:textId="77777777" w:rsidR="00000000" w:rsidRDefault="00000000">
      <w:pPr>
        <w:pStyle w:val="a9"/>
        <w:numPr>
          <w:ilvl w:val="0"/>
          <w:numId w:val="248"/>
        </w:numPr>
        <w:ind w:start="0pt" w:firstLineChars="200" w:firstLine="24pt"/>
        <w:rPr>
          <w:rFonts w:hint="eastAsia"/>
        </w:rPr>
      </w:pPr>
      <w:r>
        <w:rPr>
          <w:rFonts w:hint="eastAsia"/>
        </w:rPr>
        <w:t>开箱后检查设备表面有无划伤、破损、裂纹等瑕疵，设备品牌确认；</w:t>
      </w:r>
    </w:p>
    <w:p w14:paraId="50E3F1B0" w14:textId="77777777" w:rsidR="00000000" w:rsidRDefault="00000000">
      <w:pPr>
        <w:pStyle w:val="a9"/>
        <w:numPr>
          <w:ilvl w:val="0"/>
          <w:numId w:val="248"/>
        </w:numPr>
        <w:ind w:start="0pt" w:firstLineChars="200" w:firstLine="24pt"/>
        <w:rPr>
          <w:rFonts w:hint="eastAsia"/>
        </w:rPr>
      </w:pPr>
      <w:r>
        <w:rPr>
          <w:rFonts w:hint="eastAsia"/>
        </w:rPr>
        <w:t>各种设备经加电试运行，状态正常； </w:t>
      </w:r>
    </w:p>
    <w:p w14:paraId="53BBD490" w14:textId="77777777" w:rsidR="00000000" w:rsidRDefault="00000000">
      <w:pPr>
        <w:pStyle w:val="a9"/>
        <w:numPr>
          <w:ilvl w:val="0"/>
          <w:numId w:val="248"/>
        </w:numPr>
        <w:ind w:start="0pt" w:firstLineChars="200" w:firstLine="24pt"/>
        <w:rPr>
          <w:rFonts w:hint="eastAsia"/>
        </w:rPr>
      </w:pPr>
      <w:r>
        <w:rPr>
          <w:rFonts w:hint="eastAsia"/>
        </w:rPr>
        <w:t>检查硬件技术参数符合合同（技术协议）规定。</w:t>
      </w:r>
    </w:p>
    <w:p w14:paraId="67D67A2B" w14:textId="77777777" w:rsidR="00000000" w:rsidRDefault="00000000">
      <w:pPr>
        <w:pStyle w:val="4"/>
        <w:numPr>
          <w:ilvl w:val="3"/>
          <w:numId w:val="24"/>
        </w:numPr>
        <w:tabs>
          <w:tab w:val="start" w:pos="36pt"/>
        </w:tabs>
        <w:rPr>
          <w:rFonts w:ascii="黑体" w:hAnsi="黑体" w:cs="黑体" w:hint="eastAsia"/>
        </w:rPr>
      </w:pPr>
      <w:r>
        <w:rPr>
          <w:rFonts w:ascii="黑体" w:hAnsi="黑体" w:cs="黑体" w:hint="eastAsia"/>
        </w:rPr>
        <w:t xml:space="preserve">网络验收标准 </w:t>
      </w:r>
    </w:p>
    <w:p w14:paraId="2A19A601" w14:textId="77777777" w:rsidR="00000000" w:rsidRDefault="00000000">
      <w:pPr>
        <w:pStyle w:val="a9"/>
        <w:numPr>
          <w:ilvl w:val="0"/>
          <w:numId w:val="249"/>
        </w:numPr>
        <w:ind w:start="0pt" w:firstLineChars="200" w:firstLine="24pt"/>
        <w:rPr>
          <w:rFonts w:hint="eastAsia"/>
        </w:rPr>
      </w:pPr>
      <w:r>
        <w:rPr>
          <w:rFonts w:hint="eastAsia"/>
        </w:rPr>
        <w:t>网络节点测试</w:t>
      </w:r>
    </w:p>
    <w:p w14:paraId="35023ACC" w14:textId="77777777" w:rsidR="00000000" w:rsidRDefault="00000000">
      <w:pPr>
        <w:pStyle w:val="a9"/>
        <w:numPr>
          <w:ilvl w:val="0"/>
          <w:numId w:val="250"/>
        </w:numPr>
        <w:ind w:start="0pt" w:firstLineChars="200" w:firstLine="24pt"/>
        <w:rPr>
          <w:rFonts w:hint="eastAsia"/>
        </w:rPr>
      </w:pPr>
      <w:r>
        <w:rPr>
          <w:rFonts w:hint="eastAsia"/>
        </w:rPr>
        <w:t>加电测试：上电后，检测设备自检状态，标准指示灯显示正常，各模块指示灯正常，风扇运转正常，电源板开关正常；</w:t>
      </w:r>
    </w:p>
    <w:p w14:paraId="3196740F" w14:textId="77777777" w:rsidR="00000000" w:rsidRDefault="00000000">
      <w:pPr>
        <w:pStyle w:val="a9"/>
        <w:numPr>
          <w:ilvl w:val="0"/>
          <w:numId w:val="250"/>
        </w:numPr>
        <w:ind w:start="0pt" w:firstLineChars="200" w:firstLine="24pt"/>
        <w:rPr>
          <w:rFonts w:hint="eastAsia"/>
        </w:rPr>
      </w:pPr>
      <w:r>
        <w:rPr>
          <w:rFonts w:hint="eastAsia"/>
        </w:rPr>
        <w:t>电源冗余测试：断掉一个电源，检测设备是否工作；</w:t>
      </w:r>
    </w:p>
    <w:p w14:paraId="73EF3604" w14:textId="77777777" w:rsidR="00000000" w:rsidRDefault="00000000">
      <w:pPr>
        <w:pStyle w:val="a9"/>
        <w:numPr>
          <w:ilvl w:val="0"/>
          <w:numId w:val="250"/>
        </w:numPr>
        <w:ind w:start="0pt" w:firstLineChars="200" w:firstLine="24pt"/>
        <w:rPr>
          <w:rFonts w:hint="eastAsia"/>
        </w:rPr>
      </w:pPr>
      <w:r>
        <w:rPr>
          <w:rFonts w:hint="eastAsia"/>
        </w:rPr>
        <w:t>系统测试：测试板级冗余（如配有冗余），部件状态是否正常。</w:t>
      </w:r>
    </w:p>
    <w:p w14:paraId="3AF83E1A" w14:textId="77777777" w:rsidR="00000000" w:rsidRDefault="00000000">
      <w:pPr>
        <w:pStyle w:val="a9"/>
        <w:numPr>
          <w:ilvl w:val="0"/>
          <w:numId w:val="250"/>
        </w:numPr>
        <w:ind w:start="0pt" w:firstLineChars="200" w:firstLine="24pt"/>
        <w:rPr>
          <w:rFonts w:hint="eastAsia"/>
        </w:rPr>
      </w:pPr>
      <w:r>
        <w:rPr>
          <w:rFonts w:hint="eastAsia"/>
        </w:rPr>
        <w:t>系统配置及版本检测：检测系统版本及配置是否符合技术规范要求。</w:t>
      </w:r>
    </w:p>
    <w:p w14:paraId="60732EA8" w14:textId="77777777" w:rsidR="00000000" w:rsidRDefault="00000000">
      <w:pPr>
        <w:pStyle w:val="a9"/>
        <w:numPr>
          <w:ilvl w:val="0"/>
          <w:numId w:val="249"/>
        </w:numPr>
        <w:ind w:start="0pt" w:firstLineChars="200" w:firstLine="24pt"/>
        <w:rPr>
          <w:rFonts w:hint="eastAsia"/>
        </w:rPr>
      </w:pPr>
      <w:r>
        <w:rPr>
          <w:rFonts w:hint="eastAsia"/>
        </w:rPr>
        <w:t>网络测试</w:t>
      </w:r>
    </w:p>
    <w:p w14:paraId="3DD1BA40" w14:textId="77777777" w:rsidR="00000000" w:rsidRDefault="00000000">
      <w:pPr>
        <w:pStyle w:val="a9"/>
        <w:numPr>
          <w:ilvl w:val="0"/>
          <w:numId w:val="251"/>
        </w:numPr>
        <w:ind w:start="0pt" w:firstLineChars="200" w:firstLine="24pt"/>
        <w:rPr>
          <w:rFonts w:hint="eastAsia"/>
        </w:rPr>
      </w:pPr>
      <w:r>
        <w:rPr>
          <w:rFonts w:hint="eastAsia"/>
        </w:rPr>
        <w:t>全网互通测试（路由器）</w:t>
      </w:r>
    </w:p>
    <w:p w14:paraId="31E2ED36" w14:textId="77777777" w:rsidR="00000000" w:rsidRDefault="00000000">
      <w:pPr>
        <w:pStyle w:val="a9"/>
        <w:rPr>
          <w:rFonts w:hint="eastAsia"/>
        </w:rPr>
      </w:pPr>
      <w:r>
        <w:rPr>
          <w:rFonts w:hint="eastAsia"/>
        </w:rPr>
        <w:t>测试目的：测试每台路由器与全网其他路由器的连通性；</w:t>
      </w:r>
    </w:p>
    <w:p w14:paraId="69B300CA" w14:textId="77777777" w:rsidR="00000000" w:rsidRDefault="00000000">
      <w:pPr>
        <w:pStyle w:val="a9"/>
        <w:rPr>
          <w:rFonts w:hint="eastAsia"/>
        </w:rPr>
      </w:pPr>
      <w:r>
        <w:rPr>
          <w:rFonts w:hint="eastAsia"/>
        </w:rPr>
        <w:t>步骤：使用</w:t>
      </w:r>
      <w:r>
        <w:rPr>
          <w:rFonts w:hint="eastAsia"/>
        </w:rPr>
        <w:t>ping</w:t>
      </w:r>
      <w:r>
        <w:rPr>
          <w:rFonts w:hint="eastAsia"/>
        </w:rPr>
        <w:t>命令，</w:t>
      </w:r>
      <w:r>
        <w:rPr>
          <w:rFonts w:hint="eastAsia"/>
        </w:rPr>
        <w:t>ping</w:t>
      </w:r>
      <w:r>
        <w:rPr>
          <w:rFonts w:hint="eastAsia"/>
        </w:rPr>
        <w:t>全网其他路由器；</w:t>
      </w:r>
    </w:p>
    <w:p w14:paraId="13322CDD" w14:textId="77777777" w:rsidR="00000000" w:rsidRDefault="00000000">
      <w:pPr>
        <w:pStyle w:val="a9"/>
        <w:rPr>
          <w:rFonts w:hint="eastAsia"/>
        </w:rPr>
      </w:pPr>
      <w:r>
        <w:rPr>
          <w:rFonts w:hint="eastAsia"/>
        </w:rPr>
        <w:t>标准：</w:t>
      </w:r>
      <w:r>
        <w:rPr>
          <w:rFonts w:hint="eastAsia"/>
        </w:rPr>
        <w:t>ping</w:t>
      </w:r>
      <w:r>
        <w:rPr>
          <w:rFonts w:hint="eastAsia"/>
        </w:rPr>
        <w:t>通全网其他路由器，</w:t>
      </w:r>
      <w:r>
        <w:rPr>
          <w:rFonts w:hint="eastAsia"/>
        </w:rPr>
        <w:t>ping1000</w:t>
      </w:r>
      <w:r>
        <w:rPr>
          <w:rFonts w:hint="eastAsia"/>
        </w:rPr>
        <w:t>次以上，成功率</w:t>
      </w:r>
      <w:r>
        <w:rPr>
          <w:rFonts w:hint="eastAsia"/>
        </w:rPr>
        <w:t>98%</w:t>
      </w:r>
      <w:r>
        <w:rPr>
          <w:rFonts w:hint="eastAsia"/>
        </w:rPr>
        <w:t>以上为正常。</w:t>
      </w:r>
    </w:p>
    <w:p w14:paraId="06EFC7D8" w14:textId="77777777" w:rsidR="00000000" w:rsidRDefault="00000000">
      <w:pPr>
        <w:pStyle w:val="a9"/>
        <w:numPr>
          <w:ilvl w:val="0"/>
          <w:numId w:val="251"/>
        </w:numPr>
        <w:ind w:start="0pt" w:firstLineChars="200" w:firstLine="24pt"/>
        <w:rPr>
          <w:rFonts w:hint="eastAsia"/>
        </w:rPr>
      </w:pPr>
      <w:r>
        <w:rPr>
          <w:rFonts w:hint="eastAsia"/>
        </w:rPr>
        <w:t>全网互通测试（交换机）</w:t>
      </w:r>
    </w:p>
    <w:p w14:paraId="37D26DBB" w14:textId="77777777" w:rsidR="00000000" w:rsidRDefault="00000000">
      <w:pPr>
        <w:pStyle w:val="a9"/>
        <w:rPr>
          <w:rFonts w:hint="eastAsia"/>
        </w:rPr>
      </w:pPr>
      <w:r>
        <w:rPr>
          <w:rFonts w:hint="eastAsia"/>
        </w:rPr>
        <w:t>测试目的：测试每台交换机与全网其他交换机的连通性；</w:t>
      </w:r>
    </w:p>
    <w:p w14:paraId="1EC8649F" w14:textId="77777777" w:rsidR="00000000" w:rsidRDefault="00000000">
      <w:pPr>
        <w:pStyle w:val="a9"/>
        <w:rPr>
          <w:rFonts w:hint="eastAsia"/>
        </w:rPr>
      </w:pPr>
      <w:r>
        <w:rPr>
          <w:rFonts w:hint="eastAsia"/>
        </w:rPr>
        <w:t>步骤：使用</w:t>
      </w:r>
      <w:r>
        <w:rPr>
          <w:rFonts w:hint="eastAsia"/>
        </w:rPr>
        <w:t>ping</w:t>
      </w:r>
      <w:r>
        <w:rPr>
          <w:rFonts w:hint="eastAsia"/>
        </w:rPr>
        <w:t>命令，</w:t>
      </w:r>
      <w:r>
        <w:rPr>
          <w:rFonts w:hint="eastAsia"/>
        </w:rPr>
        <w:t>ping</w:t>
      </w:r>
      <w:r>
        <w:rPr>
          <w:rFonts w:hint="eastAsia"/>
        </w:rPr>
        <w:t>全网其他交换机</w:t>
      </w:r>
      <w:r>
        <w:rPr>
          <w:rFonts w:hint="eastAsia"/>
        </w:rPr>
        <w:t xml:space="preserve"> </w:t>
      </w:r>
      <w:r>
        <w:rPr>
          <w:rFonts w:hint="eastAsia"/>
        </w:rPr>
        <w:t>；</w:t>
      </w:r>
    </w:p>
    <w:p w14:paraId="08C8D865" w14:textId="77777777" w:rsidR="00000000" w:rsidRDefault="00000000">
      <w:pPr>
        <w:pStyle w:val="a9"/>
        <w:rPr>
          <w:rFonts w:hint="eastAsia"/>
        </w:rPr>
      </w:pPr>
      <w:r>
        <w:rPr>
          <w:rFonts w:hint="eastAsia"/>
        </w:rPr>
        <w:t>标准：</w:t>
      </w:r>
      <w:r>
        <w:rPr>
          <w:rFonts w:hint="eastAsia"/>
        </w:rPr>
        <w:t>ping</w:t>
      </w:r>
      <w:r>
        <w:rPr>
          <w:rFonts w:hint="eastAsia"/>
        </w:rPr>
        <w:t>通全网其他交换机，</w:t>
      </w:r>
      <w:r>
        <w:rPr>
          <w:rFonts w:hint="eastAsia"/>
        </w:rPr>
        <w:t>ping1000</w:t>
      </w:r>
      <w:r>
        <w:rPr>
          <w:rFonts w:hint="eastAsia"/>
        </w:rPr>
        <w:t>次以上成功率</w:t>
      </w:r>
      <w:r>
        <w:rPr>
          <w:rFonts w:hint="eastAsia"/>
        </w:rPr>
        <w:t>98%</w:t>
      </w:r>
      <w:r>
        <w:rPr>
          <w:rFonts w:hint="eastAsia"/>
        </w:rPr>
        <w:t>以上为正常。</w:t>
      </w:r>
    </w:p>
    <w:p w14:paraId="1C2249C0" w14:textId="77777777" w:rsidR="00000000" w:rsidRDefault="00000000">
      <w:pPr>
        <w:pStyle w:val="a9"/>
        <w:numPr>
          <w:ilvl w:val="0"/>
          <w:numId w:val="251"/>
        </w:numPr>
        <w:ind w:start="0pt" w:firstLineChars="200" w:firstLine="24pt"/>
        <w:rPr>
          <w:rFonts w:hint="eastAsia"/>
        </w:rPr>
      </w:pPr>
      <w:r>
        <w:rPr>
          <w:rFonts w:hint="eastAsia"/>
        </w:rPr>
        <w:t>迂回路由测试</w:t>
      </w:r>
    </w:p>
    <w:p w14:paraId="6A7400EC" w14:textId="77777777" w:rsidR="00000000" w:rsidRDefault="00000000">
      <w:pPr>
        <w:pStyle w:val="a9"/>
        <w:rPr>
          <w:rFonts w:hint="eastAsia"/>
        </w:rPr>
      </w:pPr>
      <w:r>
        <w:rPr>
          <w:rFonts w:hint="eastAsia"/>
        </w:rPr>
        <w:t>测试目的：断掉一条电路，检测交换机能否选择其他路径到达目的交换机；</w:t>
      </w:r>
    </w:p>
    <w:p w14:paraId="7F544415" w14:textId="77777777" w:rsidR="00000000" w:rsidRDefault="00000000">
      <w:pPr>
        <w:pStyle w:val="a9"/>
        <w:rPr>
          <w:rFonts w:hint="eastAsia"/>
        </w:rPr>
      </w:pPr>
      <w:r>
        <w:rPr>
          <w:rFonts w:hint="eastAsia"/>
        </w:rPr>
        <w:t>步骤：断掉一条至目的交换机电路；使用</w:t>
      </w:r>
      <w:r>
        <w:rPr>
          <w:rFonts w:hint="eastAsia"/>
        </w:rPr>
        <w:t>ping</w:t>
      </w:r>
      <w:r>
        <w:rPr>
          <w:rFonts w:hint="eastAsia"/>
        </w:rPr>
        <w:t>命令，</w:t>
      </w:r>
      <w:r>
        <w:rPr>
          <w:rFonts w:hint="eastAsia"/>
        </w:rPr>
        <w:t>ping</w:t>
      </w:r>
      <w:r>
        <w:rPr>
          <w:rFonts w:hint="eastAsia"/>
        </w:rPr>
        <w:t>目的交换机；</w:t>
      </w:r>
    </w:p>
    <w:p w14:paraId="5EC4DE7A" w14:textId="77777777" w:rsidR="00000000" w:rsidRDefault="00000000">
      <w:pPr>
        <w:pStyle w:val="a9"/>
        <w:rPr>
          <w:rFonts w:hint="eastAsia"/>
        </w:rPr>
      </w:pPr>
      <w:r>
        <w:rPr>
          <w:rFonts w:hint="eastAsia"/>
        </w:rPr>
        <w:t>标准：</w:t>
      </w:r>
      <w:r>
        <w:rPr>
          <w:rFonts w:hint="eastAsia"/>
        </w:rPr>
        <w:t>ping</w:t>
      </w:r>
      <w:r>
        <w:rPr>
          <w:rFonts w:hint="eastAsia"/>
        </w:rPr>
        <w:t>通目的交换机。</w:t>
      </w:r>
    </w:p>
    <w:p w14:paraId="4197CA1C" w14:textId="77777777" w:rsidR="00000000" w:rsidRDefault="00000000">
      <w:pPr>
        <w:pStyle w:val="a9"/>
        <w:numPr>
          <w:ilvl w:val="0"/>
          <w:numId w:val="251"/>
        </w:numPr>
        <w:ind w:start="0pt" w:firstLineChars="200" w:firstLine="24pt"/>
        <w:rPr>
          <w:rFonts w:hint="eastAsia"/>
        </w:rPr>
      </w:pPr>
      <w:r>
        <w:rPr>
          <w:rFonts w:hint="eastAsia"/>
        </w:rPr>
        <w:t>检测全网络由</w:t>
      </w:r>
    </w:p>
    <w:p w14:paraId="77315B33" w14:textId="77777777" w:rsidR="00000000" w:rsidRDefault="00000000">
      <w:pPr>
        <w:pStyle w:val="a9"/>
        <w:rPr>
          <w:rFonts w:hint="eastAsia"/>
        </w:rPr>
      </w:pPr>
      <w:r>
        <w:rPr>
          <w:rFonts w:hint="eastAsia"/>
        </w:rPr>
        <w:t>测试目的：检查每台交换机</w:t>
      </w:r>
      <w:r>
        <w:rPr>
          <w:rFonts w:hint="eastAsia"/>
        </w:rPr>
        <w:t>/</w:t>
      </w:r>
      <w:r>
        <w:rPr>
          <w:rFonts w:hint="eastAsia"/>
        </w:rPr>
        <w:t>路由器的路由表是否正确；</w:t>
      </w:r>
    </w:p>
    <w:p w14:paraId="3B84BB39" w14:textId="77777777" w:rsidR="00000000" w:rsidRDefault="00000000">
      <w:pPr>
        <w:pStyle w:val="a9"/>
        <w:rPr>
          <w:rFonts w:hint="eastAsia"/>
        </w:rPr>
      </w:pPr>
      <w:r>
        <w:rPr>
          <w:rFonts w:hint="eastAsia"/>
        </w:rPr>
        <w:lastRenderedPageBreak/>
        <w:t>步骤：检查路由器路由表；</w:t>
      </w:r>
    </w:p>
    <w:p w14:paraId="6E0F51BF" w14:textId="77777777" w:rsidR="00000000" w:rsidRDefault="00000000">
      <w:pPr>
        <w:pStyle w:val="a9"/>
        <w:rPr>
          <w:rFonts w:hint="eastAsia"/>
        </w:rPr>
      </w:pPr>
      <w:r>
        <w:rPr>
          <w:rFonts w:hint="eastAsia"/>
        </w:rPr>
        <w:t>标准：路由表正确。</w:t>
      </w:r>
    </w:p>
    <w:p w14:paraId="5CBFF6A2" w14:textId="77777777" w:rsidR="00000000" w:rsidRDefault="00000000">
      <w:pPr>
        <w:pStyle w:val="a9"/>
        <w:numPr>
          <w:ilvl w:val="0"/>
          <w:numId w:val="249"/>
        </w:numPr>
        <w:ind w:start="0pt" w:firstLineChars="200" w:firstLine="24pt"/>
        <w:rPr>
          <w:rFonts w:hint="eastAsia"/>
        </w:rPr>
      </w:pPr>
      <w:r>
        <w:rPr>
          <w:rFonts w:hint="eastAsia"/>
        </w:rPr>
        <w:t>网络功能测试（大数据流量测试）</w:t>
      </w:r>
    </w:p>
    <w:p w14:paraId="4B659492" w14:textId="77777777" w:rsidR="00000000" w:rsidRDefault="00000000">
      <w:pPr>
        <w:pStyle w:val="a9"/>
        <w:rPr>
          <w:rFonts w:hint="eastAsia"/>
        </w:rPr>
      </w:pPr>
      <w:r>
        <w:rPr>
          <w:rFonts w:hint="eastAsia"/>
        </w:rPr>
        <w:t>测试地点：</w:t>
      </w:r>
      <w:r>
        <w:rPr>
          <w:rFonts w:hint="eastAsia"/>
        </w:rPr>
        <w:t>A-&gt;B</w:t>
      </w:r>
      <w:r>
        <w:rPr>
          <w:rFonts w:hint="eastAsia"/>
        </w:rPr>
        <w:t>；</w:t>
      </w:r>
    </w:p>
    <w:p w14:paraId="13017836" w14:textId="77777777" w:rsidR="00000000" w:rsidRDefault="00000000">
      <w:pPr>
        <w:pStyle w:val="a9"/>
        <w:rPr>
          <w:rFonts w:hint="eastAsia"/>
        </w:rPr>
      </w:pPr>
      <w:r>
        <w:rPr>
          <w:rFonts w:hint="eastAsia"/>
        </w:rPr>
        <w:t>测试目的：测试网络传输性能；</w:t>
      </w:r>
    </w:p>
    <w:p w14:paraId="3A6D7AEC" w14:textId="77777777" w:rsidR="00000000" w:rsidRDefault="00000000">
      <w:pPr>
        <w:pStyle w:val="a9"/>
        <w:rPr>
          <w:rFonts w:hint="eastAsia"/>
        </w:rPr>
      </w:pPr>
      <w:r>
        <w:rPr>
          <w:rFonts w:hint="eastAsia"/>
        </w:rPr>
        <w:t>测试方法：</w:t>
      </w:r>
      <w:r>
        <w:rPr>
          <w:rFonts w:hint="eastAsia"/>
        </w:rPr>
        <w:t>FTP</w:t>
      </w:r>
      <w:r>
        <w:rPr>
          <w:rFonts w:hint="eastAsia"/>
        </w:rPr>
        <w:t>从</w:t>
      </w:r>
      <w:r>
        <w:rPr>
          <w:rFonts w:hint="eastAsia"/>
        </w:rPr>
        <w:t>A</w:t>
      </w:r>
      <w:r>
        <w:rPr>
          <w:rFonts w:hint="eastAsia"/>
        </w:rPr>
        <w:t>向</w:t>
      </w:r>
      <w:r>
        <w:rPr>
          <w:rFonts w:hint="eastAsia"/>
        </w:rPr>
        <w:t>B</w:t>
      </w:r>
      <w:r>
        <w:rPr>
          <w:rFonts w:hint="eastAsia"/>
        </w:rPr>
        <w:t>传一个</w:t>
      </w:r>
      <w:r>
        <w:rPr>
          <w:rFonts w:hint="eastAsia"/>
        </w:rPr>
        <w:t>1000M</w:t>
      </w:r>
      <w:r>
        <w:rPr>
          <w:rFonts w:hint="eastAsia"/>
        </w:rPr>
        <w:t>的文件；</w:t>
      </w:r>
    </w:p>
    <w:p w14:paraId="15117845" w14:textId="77777777" w:rsidR="00000000" w:rsidRDefault="00000000">
      <w:pPr>
        <w:pStyle w:val="a9"/>
        <w:rPr>
          <w:rFonts w:hint="eastAsia"/>
        </w:rPr>
      </w:pPr>
      <w:r>
        <w:rPr>
          <w:rFonts w:hint="eastAsia"/>
        </w:rPr>
        <w:t>传输结果：传输速率</w:t>
      </w:r>
      <w:r>
        <w:rPr>
          <w:rFonts w:hint="eastAsia"/>
        </w:rPr>
        <w:t>100MB/s</w:t>
      </w:r>
      <w:r>
        <w:rPr>
          <w:rFonts w:hint="eastAsia"/>
        </w:rPr>
        <w:t>。</w:t>
      </w:r>
    </w:p>
    <w:p w14:paraId="5A3F9BF2" w14:textId="77777777" w:rsidR="00000000" w:rsidRDefault="00000000">
      <w:pPr>
        <w:pStyle w:val="a9"/>
        <w:numPr>
          <w:ilvl w:val="0"/>
          <w:numId w:val="249"/>
        </w:numPr>
        <w:ind w:start="0pt" w:firstLineChars="200" w:firstLine="24pt"/>
        <w:rPr>
          <w:rFonts w:hint="eastAsia"/>
        </w:rPr>
      </w:pPr>
      <w:r>
        <w:rPr>
          <w:rFonts w:hint="eastAsia"/>
        </w:rPr>
        <w:t>网管测试</w:t>
      </w:r>
    </w:p>
    <w:p w14:paraId="554E8B8C" w14:textId="77777777" w:rsidR="00000000" w:rsidRDefault="00000000">
      <w:pPr>
        <w:pStyle w:val="a9"/>
        <w:numPr>
          <w:ilvl w:val="0"/>
          <w:numId w:val="252"/>
        </w:numPr>
        <w:ind w:start="0pt" w:firstLineChars="200" w:firstLine="24pt"/>
        <w:rPr>
          <w:rFonts w:hint="eastAsia"/>
        </w:rPr>
      </w:pPr>
      <w:r>
        <w:rPr>
          <w:rFonts w:hint="eastAsia"/>
        </w:rPr>
        <w:t>拓扑一致性测试</w:t>
      </w:r>
    </w:p>
    <w:p w14:paraId="414C64A2" w14:textId="77777777" w:rsidR="00000000" w:rsidRDefault="00000000">
      <w:pPr>
        <w:pStyle w:val="a9"/>
        <w:rPr>
          <w:rFonts w:hint="eastAsia"/>
        </w:rPr>
      </w:pPr>
      <w:r>
        <w:rPr>
          <w:rFonts w:hint="eastAsia"/>
        </w:rPr>
        <w:t>测试目的：网管拓扑图是否与网络拓扑一致；</w:t>
      </w:r>
    </w:p>
    <w:p w14:paraId="2ABD6E79" w14:textId="77777777" w:rsidR="00000000" w:rsidRDefault="00000000">
      <w:pPr>
        <w:pStyle w:val="a9"/>
        <w:rPr>
          <w:rFonts w:hint="eastAsia"/>
        </w:rPr>
      </w:pPr>
      <w:r>
        <w:rPr>
          <w:rFonts w:hint="eastAsia"/>
        </w:rPr>
        <w:t>步骤：</w:t>
      </w:r>
      <w:r>
        <w:rPr>
          <w:rFonts w:hint="eastAsia"/>
        </w:rPr>
        <w:t>1.</w:t>
      </w:r>
      <w:r>
        <w:rPr>
          <w:rFonts w:hint="eastAsia"/>
        </w:rPr>
        <w:t>启动网管；</w:t>
      </w:r>
      <w:r>
        <w:rPr>
          <w:rFonts w:hint="eastAsia"/>
        </w:rPr>
        <w:t>2.</w:t>
      </w:r>
      <w:r>
        <w:rPr>
          <w:rFonts w:hint="eastAsia"/>
        </w:rPr>
        <w:t>网管拓扑图是否与网络拓扑一致；</w:t>
      </w:r>
    </w:p>
    <w:p w14:paraId="4043E6B5" w14:textId="77777777" w:rsidR="00000000" w:rsidRDefault="00000000">
      <w:pPr>
        <w:pStyle w:val="a9"/>
        <w:rPr>
          <w:rFonts w:hint="eastAsia"/>
        </w:rPr>
      </w:pPr>
      <w:r>
        <w:rPr>
          <w:rFonts w:hint="eastAsia"/>
        </w:rPr>
        <w:t>标准：网管拓扑图与网络拓扑一致。</w:t>
      </w:r>
    </w:p>
    <w:p w14:paraId="07F683ED" w14:textId="77777777" w:rsidR="00000000" w:rsidRDefault="00000000">
      <w:pPr>
        <w:pStyle w:val="a9"/>
        <w:numPr>
          <w:ilvl w:val="0"/>
          <w:numId w:val="252"/>
        </w:numPr>
        <w:ind w:start="0pt" w:firstLineChars="200" w:firstLine="24pt"/>
        <w:rPr>
          <w:rFonts w:hint="eastAsia"/>
        </w:rPr>
      </w:pPr>
      <w:r>
        <w:rPr>
          <w:rFonts w:hint="eastAsia"/>
        </w:rPr>
        <w:t>拓扑节点状态测试</w:t>
      </w:r>
    </w:p>
    <w:p w14:paraId="172FCA3B" w14:textId="77777777" w:rsidR="00000000" w:rsidRDefault="00000000">
      <w:pPr>
        <w:pStyle w:val="a9"/>
        <w:rPr>
          <w:rFonts w:hint="eastAsia"/>
        </w:rPr>
      </w:pPr>
      <w:r>
        <w:rPr>
          <w:rFonts w:hint="eastAsia"/>
        </w:rPr>
        <w:t>测试目的：拓扑图中每一图标能否正确表示路由器的结构和状态；</w:t>
      </w:r>
    </w:p>
    <w:p w14:paraId="1F6DF694" w14:textId="77777777" w:rsidR="00000000" w:rsidRDefault="00000000">
      <w:pPr>
        <w:pStyle w:val="a9"/>
        <w:rPr>
          <w:rFonts w:hint="eastAsia"/>
        </w:rPr>
      </w:pPr>
      <w:r>
        <w:rPr>
          <w:rFonts w:hint="eastAsia"/>
        </w:rPr>
        <w:t>步骤：用鼠标点图标；观察路由器的结构和状态；配置，修改和管理路由器；</w:t>
      </w:r>
    </w:p>
    <w:p w14:paraId="589947A2" w14:textId="77777777" w:rsidR="00000000" w:rsidRDefault="00000000">
      <w:pPr>
        <w:pStyle w:val="a9"/>
        <w:rPr>
          <w:rFonts w:hint="eastAsia"/>
        </w:rPr>
      </w:pPr>
      <w:r>
        <w:rPr>
          <w:rFonts w:hint="eastAsia"/>
        </w:rPr>
        <w:t>标准：可进行正常操作和维护。</w:t>
      </w:r>
    </w:p>
    <w:p w14:paraId="0B5DF0B7" w14:textId="77777777" w:rsidR="00000000" w:rsidRDefault="00000000">
      <w:pPr>
        <w:pStyle w:val="a9"/>
        <w:numPr>
          <w:ilvl w:val="0"/>
          <w:numId w:val="252"/>
        </w:numPr>
        <w:ind w:start="0pt" w:firstLineChars="200" w:firstLine="24pt"/>
        <w:rPr>
          <w:rFonts w:hint="eastAsia"/>
        </w:rPr>
      </w:pPr>
      <w:r>
        <w:rPr>
          <w:rFonts w:hint="eastAsia"/>
        </w:rPr>
        <w:t>网络告警及事件测试</w:t>
      </w:r>
    </w:p>
    <w:p w14:paraId="2DE84E4F" w14:textId="77777777" w:rsidR="00000000" w:rsidRDefault="00000000">
      <w:pPr>
        <w:pStyle w:val="a9"/>
        <w:rPr>
          <w:rFonts w:hint="eastAsia"/>
        </w:rPr>
      </w:pPr>
      <w:r>
        <w:rPr>
          <w:rFonts w:hint="eastAsia"/>
        </w:rPr>
        <w:t>测试目的：测试网管能否报告事件及告警信息；</w:t>
      </w:r>
    </w:p>
    <w:p w14:paraId="4410FE85" w14:textId="77777777" w:rsidR="00000000" w:rsidRDefault="00000000">
      <w:pPr>
        <w:pStyle w:val="a9"/>
        <w:rPr>
          <w:rFonts w:hint="eastAsia"/>
        </w:rPr>
      </w:pPr>
      <w:r>
        <w:rPr>
          <w:rFonts w:hint="eastAsia"/>
        </w:rPr>
        <w:t>步骤：断掉中继；设备关电；插拔部件；</w:t>
      </w:r>
    </w:p>
    <w:p w14:paraId="5B011BA4" w14:textId="77777777" w:rsidR="00000000" w:rsidRDefault="00000000">
      <w:pPr>
        <w:pStyle w:val="a9"/>
        <w:rPr>
          <w:rFonts w:hint="eastAsia"/>
        </w:rPr>
      </w:pPr>
      <w:r>
        <w:rPr>
          <w:rFonts w:hint="eastAsia"/>
        </w:rPr>
        <w:t>标准：能否报告事件及告警信息。</w:t>
      </w:r>
    </w:p>
    <w:p w14:paraId="548E4EEC" w14:textId="77777777" w:rsidR="00000000" w:rsidRDefault="00000000">
      <w:pPr>
        <w:pStyle w:val="4"/>
        <w:numPr>
          <w:ilvl w:val="3"/>
          <w:numId w:val="24"/>
        </w:numPr>
        <w:tabs>
          <w:tab w:val="start" w:pos="36pt"/>
        </w:tabs>
        <w:rPr>
          <w:rFonts w:ascii="黑体" w:hAnsi="黑体" w:cs="黑体" w:hint="eastAsia"/>
        </w:rPr>
      </w:pPr>
      <w:bookmarkStart w:id="444" w:name="_Toc13376"/>
      <w:bookmarkStart w:id="445" w:name="_Toc75532577"/>
      <w:r>
        <w:rPr>
          <w:rFonts w:ascii="黑体" w:hAnsi="黑体" w:cs="黑体" w:hint="eastAsia"/>
        </w:rPr>
        <w:t>软件项目验收标准</w:t>
      </w:r>
      <w:bookmarkEnd w:id="444"/>
      <w:bookmarkEnd w:id="445"/>
    </w:p>
    <w:p w14:paraId="7276A699" w14:textId="77777777" w:rsidR="00000000" w:rsidRDefault="00000000">
      <w:pPr>
        <w:pStyle w:val="a9"/>
        <w:rPr>
          <w:rFonts w:hint="eastAsia"/>
        </w:rPr>
      </w:pPr>
      <w:r>
        <w:rPr>
          <w:rFonts w:hint="eastAsia"/>
        </w:rPr>
        <w:t>软件项目验收由中标方组织第三方软件专业机构进行软件安全测试，费用由中标方承担，中标方应满足招标方软硬件开发及统一验收标准规范，包括以下（但不限于）标准：</w:t>
      </w:r>
    </w:p>
    <w:p w14:paraId="4CE226E1" w14:textId="77777777" w:rsidR="00000000" w:rsidRDefault="00000000">
      <w:pPr>
        <w:pStyle w:val="a9"/>
        <w:numPr>
          <w:ilvl w:val="0"/>
          <w:numId w:val="253"/>
        </w:numPr>
        <w:ind w:start="0pt" w:firstLineChars="200" w:firstLine="24pt"/>
        <w:rPr>
          <w:rFonts w:hint="eastAsia"/>
        </w:rPr>
      </w:pPr>
      <w:r>
        <w:rPr>
          <w:rFonts w:hint="eastAsia"/>
        </w:rPr>
        <w:t>文档验收</w:t>
      </w:r>
    </w:p>
    <w:p w14:paraId="1AFA63C7" w14:textId="77777777" w:rsidR="00000000" w:rsidRDefault="00000000">
      <w:pPr>
        <w:pStyle w:val="ab"/>
        <w:keepNext/>
        <w:ind w:firstLine="20pt"/>
        <w:jc w:val="center"/>
        <w:rPr>
          <w:rFonts w:ascii="Times New Roman" w:hAnsi="Times New Roman"/>
        </w:rPr>
      </w:pPr>
      <w:r>
        <w:rPr>
          <w:rFonts w:ascii="Times New Roman" w:hAnsi="Times New Roman"/>
        </w:rPr>
        <w:t>表</w:t>
      </w:r>
      <w:r>
        <w:rPr>
          <w:rFonts w:ascii="Times New Roman" w:hAnsi="Times New Roman" w:hint="eastAsia"/>
        </w:rPr>
        <w:t>9.7</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表</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hint="eastAsia"/>
        </w:rPr>
        <w:t>验收文档清单</w:t>
      </w:r>
    </w:p>
    <w:tbl>
      <w:tblPr>
        <w:tblW w:w="0pt" w:type="auto"/>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1.40pt" w:type="dxa"/>
          <w:end w:w="1.40pt" w:type="dxa"/>
        </w:tblCellMar>
        <w:tblLook w:firstRow="0" w:lastRow="0" w:firstColumn="0" w:lastColumn="0" w:noHBand="0" w:noVBand="0"/>
      </w:tblPr>
      <w:tblGrid>
        <w:gridCol w:w="1228"/>
        <w:gridCol w:w="5702"/>
      </w:tblGrid>
      <w:tr w:rsidR="00000000" w14:paraId="676A44D8" w14:textId="77777777">
        <w:trPr>
          <w:cantSplit/>
          <w:trHeight w:val="361"/>
          <w:tblHeader/>
          <w:jc w:val="center"/>
        </w:trPr>
        <w:tc>
          <w:tcPr>
            <w:tcW w:w="61.40pt" w:type="dxa"/>
            <w:tcBorders>
              <w:top w:val="single" w:sz="4" w:space="0" w:color="000000"/>
              <w:start w:val="single" w:sz="4" w:space="0" w:color="000000"/>
              <w:bottom w:val="single" w:sz="4" w:space="0" w:color="000000"/>
              <w:end w:val="single" w:sz="4" w:space="0" w:color="000000"/>
              <w:tl2br w:val="nil"/>
            </w:tcBorders>
            <w:shd w:val="clear" w:color="auto" w:fill="FFFFFF"/>
            <w:vAlign w:val="center"/>
          </w:tcPr>
          <w:p w14:paraId="12D27B33" w14:textId="77777777" w:rsidR="00000000" w:rsidRDefault="00000000">
            <w:pPr>
              <w:jc w:val="center"/>
              <w:rPr>
                <w:b/>
                <w:bCs/>
                <w:color w:val="000000"/>
              </w:rPr>
            </w:pPr>
            <w:r>
              <w:rPr>
                <w:rFonts w:hint="eastAsia"/>
                <w:b/>
                <w:bCs/>
                <w:color w:val="000000"/>
              </w:rPr>
              <w:t>文档编号</w:t>
            </w: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FCD05F5" w14:textId="77777777" w:rsidR="00000000" w:rsidRDefault="00000000">
            <w:pPr>
              <w:jc w:val="center"/>
              <w:rPr>
                <w:b/>
                <w:bCs/>
                <w:color w:val="000000"/>
              </w:rPr>
            </w:pPr>
            <w:r>
              <w:rPr>
                <w:rFonts w:hint="eastAsia"/>
                <w:b/>
                <w:bCs/>
                <w:color w:val="000000"/>
              </w:rPr>
              <w:t>名称</w:t>
            </w:r>
          </w:p>
        </w:tc>
      </w:tr>
      <w:tr w:rsidR="00000000" w14:paraId="405CA680"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72DFFF30"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64DC3C9" w14:textId="77777777" w:rsidR="00000000" w:rsidRDefault="00000000">
            <w:pPr>
              <w:rPr>
                <w:color w:val="000000"/>
              </w:rPr>
            </w:pPr>
            <w:r>
              <w:rPr>
                <w:rFonts w:hint="eastAsia"/>
                <w:color w:val="000000"/>
              </w:rPr>
              <w:t>项目开发计划</w:t>
            </w:r>
          </w:p>
        </w:tc>
      </w:tr>
      <w:tr w:rsidR="00000000" w14:paraId="20283AF9"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3D6C43FB"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7D78D8F5" w14:textId="77777777" w:rsidR="00000000" w:rsidRDefault="00000000">
            <w:pPr>
              <w:rPr>
                <w:color w:val="000000"/>
              </w:rPr>
            </w:pPr>
            <w:r>
              <w:rPr>
                <w:rFonts w:hint="eastAsia"/>
                <w:color w:val="000000"/>
              </w:rPr>
              <w:t>需求分析说明书</w:t>
            </w:r>
          </w:p>
        </w:tc>
      </w:tr>
      <w:tr w:rsidR="00000000" w14:paraId="4653BF78"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426B219F"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2F5AF53" w14:textId="77777777" w:rsidR="00000000" w:rsidRDefault="00000000">
            <w:pPr>
              <w:rPr>
                <w:color w:val="000000"/>
              </w:rPr>
            </w:pPr>
            <w:r>
              <w:rPr>
                <w:rFonts w:hint="eastAsia"/>
                <w:color w:val="000000"/>
              </w:rPr>
              <w:t>系统设计说明书</w:t>
            </w:r>
          </w:p>
        </w:tc>
      </w:tr>
      <w:tr w:rsidR="00000000" w14:paraId="345D8CAC"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5E540E7"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6F79D63" w14:textId="77777777" w:rsidR="00000000" w:rsidRDefault="00000000">
            <w:pPr>
              <w:rPr>
                <w:color w:val="000000"/>
              </w:rPr>
            </w:pPr>
            <w:r>
              <w:rPr>
                <w:rFonts w:hint="eastAsia"/>
                <w:color w:val="000000"/>
              </w:rPr>
              <w:t>总体设计说明书</w:t>
            </w:r>
          </w:p>
        </w:tc>
      </w:tr>
      <w:tr w:rsidR="00000000" w14:paraId="77984031"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03EA74AF"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548B1B04" w14:textId="77777777" w:rsidR="00000000" w:rsidRDefault="00000000">
            <w:pPr>
              <w:rPr>
                <w:color w:val="000000"/>
              </w:rPr>
            </w:pPr>
            <w:r>
              <w:rPr>
                <w:rFonts w:hint="eastAsia"/>
                <w:color w:val="000000"/>
              </w:rPr>
              <w:t>数据库设计说明书</w:t>
            </w:r>
          </w:p>
        </w:tc>
      </w:tr>
      <w:tr w:rsidR="00000000" w14:paraId="6B6F1920"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6E38C8A"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029363FA" w14:textId="77777777" w:rsidR="00000000" w:rsidRDefault="00000000">
            <w:pPr>
              <w:rPr>
                <w:color w:val="000000"/>
              </w:rPr>
            </w:pPr>
            <w:r>
              <w:rPr>
                <w:rFonts w:hint="eastAsia"/>
                <w:color w:val="000000"/>
              </w:rPr>
              <w:t>功能、性能测试方案</w:t>
            </w:r>
          </w:p>
        </w:tc>
      </w:tr>
      <w:tr w:rsidR="00000000" w14:paraId="5EF49447"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023E062"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B63CE78" w14:textId="77777777" w:rsidR="00000000" w:rsidRDefault="00000000">
            <w:pPr>
              <w:rPr>
                <w:color w:val="000000"/>
              </w:rPr>
            </w:pPr>
            <w:r>
              <w:rPr>
                <w:rFonts w:hint="eastAsia"/>
                <w:color w:val="000000"/>
              </w:rPr>
              <w:t>功能、性能测试报告</w:t>
            </w:r>
          </w:p>
        </w:tc>
      </w:tr>
      <w:tr w:rsidR="00000000" w14:paraId="5C437E1D"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67E95AF5"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7E5349CF" w14:textId="77777777" w:rsidR="00000000" w:rsidRDefault="00000000">
            <w:pPr>
              <w:rPr>
                <w:color w:val="000000"/>
              </w:rPr>
            </w:pPr>
            <w:r>
              <w:rPr>
                <w:rFonts w:hint="eastAsia"/>
                <w:color w:val="000000"/>
              </w:rPr>
              <w:t>项目实施报告</w:t>
            </w:r>
          </w:p>
        </w:tc>
      </w:tr>
      <w:tr w:rsidR="00000000" w14:paraId="1FE77040"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449F860"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44CA4C8C" w14:textId="77777777" w:rsidR="00000000" w:rsidRDefault="00000000">
            <w:pPr>
              <w:rPr>
                <w:color w:val="000000"/>
              </w:rPr>
            </w:pPr>
            <w:r>
              <w:rPr>
                <w:rFonts w:hint="eastAsia"/>
                <w:color w:val="000000"/>
              </w:rPr>
              <w:t>系统配置参数</w:t>
            </w:r>
          </w:p>
        </w:tc>
      </w:tr>
      <w:tr w:rsidR="00000000" w14:paraId="797D65E0"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0CCA157B"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3FA6B513" w14:textId="77777777" w:rsidR="00000000" w:rsidRDefault="00000000">
            <w:pPr>
              <w:rPr>
                <w:color w:val="000000"/>
              </w:rPr>
            </w:pPr>
            <w:r>
              <w:rPr>
                <w:rFonts w:hint="eastAsia"/>
                <w:color w:val="000000"/>
              </w:rPr>
              <w:t>系统管理维护说明书</w:t>
            </w:r>
          </w:p>
        </w:tc>
      </w:tr>
      <w:tr w:rsidR="00000000" w14:paraId="2383D8AC" w14:textId="77777777">
        <w:trPr>
          <w:cantSplit/>
          <w:trHeight w:val="361"/>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5ABA499F"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37A72D5B" w14:textId="77777777" w:rsidR="00000000" w:rsidRDefault="00000000">
            <w:pPr>
              <w:rPr>
                <w:color w:val="000000"/>
              </w:rPr>
            </w:pPr>
            <w:r>
              <w:rPr>
                <w:rFonts w:hint="eastAsia"/>
                <w:color w:val="000000"/>
              </w:rPr>
              <w:t>用户操作手册</w:t>
            </w:r>
          </w:p>
        </w:tc>
      </w:tr>
      <w:tr w:rsidR="00000000" w14:paraId="1575B099" w14:textId="77777777">
        <w:trPr>
          <w:cantSplit/>
          <w:trHeight w:val="373"/>
          <w:jc w:val="center"/>
        </w:trPr>
        <w:tc>
          <w:tcPr>
            <w:tcW w:w="61.4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41C0572" w14:textId="77777777" w:rsidR="00000000" w:rsidRDefault="00000000">
            <w:pPr>
              <w:numPr>
                <w:ilvl w:val="0"/>
                <w:numId w:val="254"/>
              </w:numPr>
              <w:jc w:val="center"/>
              <w:rPr>
                <w:color w:val="000000"/>
              </w:rPr>
            </w:pPr>
          </w:p>
        </w:tc>
        <w:tc>
          <w:tcPr>
            <w:tcW w:w="285.1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2099A6B" w14:textId="77777777" w:rsidR="00000000" w:rsidRDefault="00000000">
            <w:pPr>
              <w:rPr>
                <w:color w:val="000000"/>
              </w:rPr>
            </w:pPr>
            <w:r>
              <w:rPr>
                <w:rFonts w:hint="eastAsia"/>
                <w:color w:val="000000"/>
              </w:rPr>
              <w:t>系统使用到的第三方产品的技术说明、维护文档</w:t>
            </w:r>
          </w:p>
        </w:tc>
      </w:tr>
    </w:tbl>
    <w:p w14:paraId="5F049A1F" w14:textId="77777777" w:rsidR="00000000" w:rsidRDefault="00000000">
      <w:pPr>
        <w:pStyle w:val="a9"/>
        <w:numPr>
          <w:ilvl w:val="0"/>
          <w:numId w:val="253"/>
        </w:numPr>
        <w:ind w:start="0pt" w:firstLineChars="200" w:firstLine="24pt"/>
        <w:rPr>
          <w:rFonts w:hint="eastAsia"/>
        </w:rPr>
      </w:pPr>
      <w:r>
        <w:rPr>
          <w:rFonts w:hint="eastAsia"/>
        </w:rPr>
        <w:t>功能验收</w:t>
      </w:r>
    </w:p>
    <w:p w14:paraId="4E998E79" w14:textId="77777777" w:rsidR="00000000" w:rsidRDefault="00000000">
      <w:pPr>
        <w:pStyle w:val="a9"/>
        <w:rPr>
          <w:rFonts w:hint="eastAsia"/>
        </w:rPr>
      </w:pPr>
      <w:r>
        <w:rPr>
          <w:rFonts w:hint="eastAsia"/>
        </w:rPr>
        <w:t>提供功能测试报告。</w:t>
      </w:r>
    </w:p>
    <w:p w14:paraId="73FB916B" w14:textId="77777777" w:rsidR="00000000" w:rsidRDefault="00000000">
      <w:pPr>
        <w:pStyle w:val="a9"/>
        <w:numPr>
          <w:ilvl w:val="0"/>
          <w:numId w:val="253"/>
        </w:numPr>
        <w:ind w:start="0pt" w:firstLineChars="200" w:firstLine="24pt"/>
        <w:rPr>
          <w:rFonts w:hint="eastAsia"/>
        </w:rPr>
      </w:pPr>
      <w:r>
        <w:rPr>
          <w:rFonts w:hint="eastAsia"/>
        </w:rPr>
        <w:t>安全测试</w:t>
      </w:r>
      <w:r>
        <w:rPr>
          <w:rFonts w:hint="eastAsia"/>
        </w:rPr>
        <w:t xml:space="preserve"> </w:t>
      </w:r>
    </w:p>
    <w:p w14:paraId="1506B16E" w14:textId="77777777" w:rsidR="00000000" w:rsidRDefault="00000000">
      <w:pPr>
        <w:pStyle w:val="a9"/>
        <w:numPr>
          <w:ilvl w:val="0"/>
          <w:numId w:val="255"/>
        </w:numPr>
        <w:ind w:start="0pt" w:firstLineChars="200" w:firstLine="24pt"/>
        <w:rPr>
          <w:rFonts w:hint="eastAsia"/>
        </w:rPr>
      </w:pPr>
      <w:r>
        <w:rPr>
          <w:rFonts w:hint="eastAsia"/>
        </w:rPr>
        <w:t>软件中的密钥是否以密文方式存储；</w:t>
      </w:r>
    </w:p>
    <w:p w14:paraId="3CD190AB" w14:textId="77777777" w:rsidR="00000000" w:rsidRDefault="00000000">
      <w:pPr>
        <w:pStyle w:val="a9"/>
        <w:numPr>
          <w:ilvl w:val="0"/>
          <w:numId w:val="255"/>
        </w:numPr>
        <w:ind w:start="0pt" w:firstLineChars="200" w:firstLine="24pt"/>
        <w:rPr>
          <w:rFonts w:hint="eastAsia"/>
        </w:rPr>
      </w:pPr>
      <w:r>
        <w:rPr>
          <w:rFonts w:hint="eastAsia"/>
        </w:rPr>
        <w:t>软件是否有留痕功能，即是否保存有用户的操作日志；</w:t>
      </w:r>
    </w:p>
    <w:p w14:paraId="4EA7C371" w14:textId="77777777" w:rsidR="00000000" w:rsidRDefault="00000000">
      <w:pPr>
        <w:pStyle w:val="a9"/>
        <w:numPr>
          <w:ilvl w:val="0"/>
          <w:numId w:val="255"/>
        </w:numPr>
        <w:ind w:start="0pt" w:firstLineChars="200" w:firstLine="24pt"/>
        <w:rPr>
          <w:rFonts w:hint="eastAsia"/>
        </w:rPr>
      </w:pPr>
      <w:r>
        <w:rPr>
          <w:rFonts w:hint="eastAsia"/>
        </w:rPr>
        <w:t>软件中各种用户的权限分配是否合理；</w:t>
      </w:r>
    </w:p>
    <w:p w14:paraId="15019F4B" w14:textId="77777777" w:rsidR="00000000" w:rsidRDefault="00000000">
      <w:pPr>
        <w:pStyle w:val="a9"/>
        <w:numPr>
          <w:ilvl w:val="0"/>
          <w:numId w:val="255"/>
        </w:numPr>
        <w:ind w:start="0pt" w:firstLineChars="200" w:firstLine="24pt"/>
        <w:rPr>
          <w:rFonts w:hint="eastAsia"/>
        </w:rPr>
      </w:pPr>
      <w:r>
        <w:rPr>
          <w:rFonts w:hint="eastAsia"/>
        </w:rPr>
        <w:t>安全扫描是否未扫描出任何安全漏洞及隐患。</w:t>
      </w:r>
    </w:p>
    <w:p w14:paraId="7A48C088" w14:textId="77777777" w:rsidR="00000000" w:rsidRDefault="00000000">
      <w:pPr>
        <w:pStyle w:val="a9"/>
        <w:numPr>
          <w:ilvl w:val="0"/>
          <w:numId w:val="253"/>
        </w:numPr>
        <w:ind w:start="0pt" w:firstLineChars="200" w:firstLine="24pt"/>
        <w:rPr>
          <w:rFonts w:hint="eastAsia"/>
        </w:rPr>
      </w:pPr>
      <w:r>
        <w:rPr>
          <w:rFonts w:hint="eastAsia"/>
        </w:rPr>
        <w:t>文档测试</w:t>
      </w:r>
      <w:r>
        <w:rPr>
          <w:rFonts w:hint="eastAsia"/>
        </w:rPr>
        <w:t xml:space="preserve"> </w:t>
      </w:r>
    </w:p>
    <w:p w14:paraId="540F1BC3" w14:textId="77777777" w:rsidR="00000000" w:rsidRDefault="00000000">
      <w:pPr>
        <w:pStyle w:val="a9"/>
        <w:numPr>
          <w:ilvl w:val="0"/>
          <w:numId w:val="256"/>
        </w:numPr>
        <w:ind w:start="0pt" w:firstLineChars="200" w:firstLine="24pt"/>
        <w:rPr>
          <w:rFonts w:hint="eastAsia"/>
        </w:rPr>
      </w:pPr>
      <w:r>
        <w:rPr>
          <w:rFonts w:hint="eastAsia"/>
        </w:rPr>
        <w:t>操作、维护文档是否齐全、是否包含产品使用所需的信息和所有的功能模块；</w:t>
      </w:r>
    </w:p>
    <w:p w14:paraId="62A8F981" w14:textId="77777777" w:rsidR="00000000" w:rsidRDefault="00000000">
      <w:pPr>
        <w:pStyle w:val="a9"/>
        <w:numPr>
          <w:ilvl w:val="0"/>
          <w:numId w:val="256"/>
        </w:numPr>
        <w:ind w:start="0pt" w:firstLineChars="200" w:firstLine="24pt"/>
        <w:rPr>
          <w:rFonts w:hint="eastAsia"/>
        </w:rPr>
      </w:pPr>
      <w:r>
        <w:rPr>
          <w:rFonts w:hint="eastAsia"/>
        </w:rPr>
        <w:t>用户文档描述的信息是否正确，</w:t>
      </w:r>
      <w:r>
        <w:rPr>
          <w:rFonts w:hint="eastAsia"/>
        </w:rPr>
        <w:t xml:space="preserve"> </w:t>
      </w:r>
      <w:r>
        <w:rPr>
          <w:rFonts w:hint="eastAsia"/>
        </w:rPr>
        <w:t>是否没有歧义和错误地表达；</w:t>
      </w:r>
    </w:p>
    <w:p w14:paraId="0778B8C3" w14:textId="77777777" w:rsidR="00000000" w:rsidRDefault="00000000">
      <w:pPr>
        <w:pStyle w:val="a9"/>
        <w:numPr>
          <w:ilvl w:val="0"/>
          <w:numId w:val="256"/>
        </w:numPr>
        <w:ind w:start="0pt" w:firstLineChars="200" w:firstLine="24pt"/>
        <w:rPr>
          <w:rFonts w:hint="eastAsia"/>
        </w:rPr>
      </w:pPr>
      <w:r>
        <w:rPr>
          <w:rFonts w:hint="eastAsia"/>
        </w:rPr>
        <w:t>用户文档是否容易理解，</w:t>
      </w:r>
      <w:r>
        <w:rPr>
          <w:rFonts w:hint="eastAsia"/>
        </w:rPr>
        <w:t xml:space="preserve"> </w:t>
      </w:r>
      <w:r>
        <w:rPr>
          <w:rFonts w:hint="eastAsia"/>
        </w:rPr>
        <w:t>是否通过使用适当的术语、图形表示、详细地解释来表达；</w:t>
      </w:r>
    </w:p>
    <w:p w14:paraId="3D54BDB9" w14:textId="77777777" w:rsidR="00000000" w:rsidRDefault="00000000">
      <w:pPr>
        <w:pStyle w:val="a9"/>
        <w:numPr>
          <w:ilvl w:val="0"/>
          <w:numId w:val="256"/>
        </w:numPr>
        <w:ind w:start="0pt" w:firstLineChars="200" w:firstLine="24pt"/>
        <w:rPr>
          <w:rFonts w:hint="eastAsia"/>
        </w:rPr>
      </w:pPr>
      <w:r>
        <w:rPr>
          <w:rFonts w:hint="eastAsia"/>
        </w:rPr>
        <w:t>用户文档对主要功能和关键操作是否提供应用实例；</w:t>
      </w:r>
    </w:p>
    <w:p w14:paraId="76FF347A" w14:textId="77777777" w:rsidR="00000000" w:rsidRDefault="00000000">
      <w:pPr>
        <w:pStyle w:val="a9"/>
        <w:numPr>
          <w:ilvl w:val="0"/>
          <w:numId w:val="256"/>
        </w:numPr>
        <w:ind w:start="0pt" w:firstLineChars="200" w:firstLine="24pt"/>
        <w:rPr>
          <w:rFonts w:hint="eastAsia"/>
        </w:rPr>
      </w:pPr>
      <w:r>
        <w:rPr>
          <w:rFonts w:hint="eastAsia"/>
        </w:rPr>
        <w:t>用户文档是否有详细的目录表和索引表。</w:t>
      </w:r>
    </w:p>
    <w:p w14:paraId="378D1718" w14:textId="77777777" w:rsidR="00000000" w:rsidRDefault="00000000">
      <w:pPr>
        <w:pStyle w:val="a9"/>
        <w:numPr>
          <w:ilvl w:val="0"/>
          <w:numId w:val="253"/>
        </w:numPr>
        <w:ind w:start="0pt" w:firstLineChars="200" w:firstLine="24pt"/>
        <w:rPr>
          <w:rFonts w:hint="eastAsia"/>
        </w:rPr>
      </w:pPr>
      <w:r>
        <w:rPr>
          <w:rFonts w:hint="eastAsia"/>
        </w:rPr>
        <w:t>用户验收测试（</w:t>
      </w:r>
      <w:r>
        <w:rPr>
          <w:rFonts w:hint="eastAsia"/>
        </w:rPr>
        <w:t>UAT</w:t>
      </w:r>
      <w:r>
        <w:rPr>
          <w:rFonts w:hint="eastAsia"/>
        </w:rPr>
        <w:t>）</w:t>
      </w:r>
    </w:p>
    <w:p w14:paraId="3ABBC76A" w14:textId="77777777" w:rsidR="00000000" w:rsidRDefault="00000000">
      <w:pPr>
        <w:pStyle w:val="a9"/>
        <w:numPr>
          <w:ilvl w:val="0"/>
          <w:numId w:val="257"/>
        </w:numPr>
        <w:ind w:start="0pt" w:firstLineChars="200" w:firstLine="24pt"/>
        <w:rPr>
          <w:rFonts w:hint="eastAsia"/>
        </w:rPr>
      </w:pPr>
      <w:r>
        <w:rPr>
          <w:rFonts w:hint="eastAsia"/>
        </w:rPr>
        <w:t>测试用例不通过数的比例〈</w:t>
      </w:r>
      <w:r>
        <w:rPr>
          <w:rFonts w:hint="eastAsia"/>
        </w:rPr>
        <w:t xml:space="preserve"> 1.5 %</w:t>
      </w:r>
      <w:r>
        <w:rPr>
          <w:rFonts w:hint="eastAsia"/>
        </w:rPr>
        <w:t>；</w:t>
      </w:r>
    </w:p>
    <w:p w14:paraId="50DE033A" w14:textId="77777777" w:rsidR="00000000" w:rsidRDefault="00000000">
      <w:pPr>
        <w:pStyle w:val="a9"/>
        <w:numPr>
          <w:ilvl w:val="0"/>
          <w:numId w:val="257"/>
        </w:numPr>
        <w:ind w:start="0pt" w:firstLineChars="200" w:firstLine="24pt"/>
        <w:rPr>
          <w:rFonts w:hint="eastAsia"/>
        </w:rPr>
      </w:pPr>
      <w:r>
        <w:rPr>
          <w:rFonts w:hint="eastAsia"/>
        </w:rPr>
        <w:t>不存在错误等级为</w:t>
      </w:r>
      <w:r>
        <w:rPr>
          <w:rFonts w:hint="eastAsia"/>
        </w:rPr>
        <w:t>1</w:t>
      </w:r>
      <w:r>
        <w:rPr>
          <w:rFonts w:hint="eastAsia"/>
        </w:rPr>
        <w:t>的错误；</w:t>
      </w:r>
    </w:p>
    <w:p w14:paraId="702E9A1D" w14:textId="77777777" w:rsidR="00000000" w:rsidRDefault="00000000">
      <w:pPr>
        <w:pStyle w:val="a9"/>
        <w:numPr>
          <w:ilvl w:val="0"/>
          <w:numId w:val="257"/>
        </w:numPr>
        <w:ind w:start="0pt" w:firstLineChars="200" w:firstLine="24pt"/>
        <w:rPr>
          <w:rFonts w:hint="eastAsia"/>
        </w:rPr>
      </w:pPr>
      <w:r>
        <w:rPr>
          <w:rFonts w:hint="eastAsia"/>
        </w:rPr>
        <w:t>不存在错误等级为</w:t>
      </w:r>
      <w:r>
        <w:rPr>
          <w:rFonts w:hint="eastAsia"/>
        </w:rPr>
        <w:t>2</w:t>
      </w:r>
      <w:r>
        <w:rPr>
          <w:rFonts w:hint="eastAsia"/>
        </w:rPr>
        <w:t>的错误；</w:t>
      </w:r>
    </w:p>
    <w:p w14:paraId="46DB46C4" w14:textId="77777777" w:rsidR="00000000" w:rsidRDefault="00000000">
      <w:pPr>
        <w:pStyle w:val="a9"/>
        <w:numPr>
          <w:ilvl w:val="0"/>
          <w:numId w:val="257"/>
        </w:numPr>
        <w:ind w:start="0pt" w:firstLineChars="200" w:firstLine="24pt"/>
        <w:rPr>
          <w:rFonts w:hint="eastAsia"/>
        </w:rPr>
      </w:pPr>
      <w:r>
        <w:rPr>
          <w:rFonts w:hint="eastAsia"/>
        </w:rPr>
        <w:t>错误等级为</w:t>
      </w:r>
      <w:r>
        <w:rPr>
          <w:rFonts w:hint="eastAsia"/>
        </w:rPr>
        <w:t>3</w:t>
      </w:r>
      <w:r>
        <w:rPr>
          <w:rFonts w:hint="eastAsia"/>
        </w:rPr>
        <w:t>的错误数量≤</w:t>
      </w:r>
      <w:r>
        <w:rPr>
          <w:rFonts w:hint="eastAsia"/>
        </w:rPr>
        <w:t>5</w:t>
      </w:r>
      <w:r>
        <w:rPr>
          <w:rFonts w:hint="eastAsia"/>
        </w:rPr>
        <w:t>；</w:t>
      </w:r>
    </w:p>
    <w:p w14:paraId="6536AD56" w14:textId="77777777" w:rsidR="00000000" w:rsidRDefault="00000000">
      <w:pPr>
        <w:pStyle w:val="a9"/>
        <w:numPr>
          <w:ilvl w:val="0"/>
          <w:numId w:val="257"/>
        </w:numPr>
        <w:ind w:start="0pt" w:firstLineChars="200" w:firstLine="24pt"/>
        <w:rPr>
          <w:rFonts w:hint="eastAsia"/>
        </w:rPr>
      </w:pPr>
      <w:r>
        <w:rPr>
          <w:rFonts w:hint="eastAsia"/>
        </w:rPr>
        <w:t>所有提交的错误都已得到更正。</w:t>
      </w:r>
    </w:p>
    <w:p w14:paraId="7DA497CD" w14:textId="77777777" w:rsidR="00000000" w:rsidRDefault="00000000">
      <w:pPr>
        <w:pStyle w:val="ab"/>
        <w:keepNext/>
        <w:ind w:firstLine="20pt"/>
        <w:jc w:val="center"/>
        <w:rPr>
          <w:rFonts w:ascii="Times New Roman" w:hAnsi="Times New Roman"/>
        </w:rPr>
      </w:pPr>
      <w:r>
        <w:rPr>
          <w:rFonts w:ascii="Times New Roman" w:hAnsi="Times New Roman"/>
        </w:rPr>
        <w:lastRenderedPageBreak/>
        <w:t>表</w:t>
      </w:r>
      <w:r>
        <w:rPr>
          <w:rFonts w:ascii="Times New Roman" w:hAnsi="Times New Roman" w:hint="eastAsia"/>
        </w:rPr>
        <w:t>9.7</w:t>
      </w:r>
      <w:r>
        <w:rPr>
          <w:rFonts w:ascii="Times New Roman" w:hAnsi="Times New Roman"/>
        </w:rPr>
        <w:noBreakHyphen/>
      </w:r>
      <w:r>
        <w:rPr>
          <w:rFonts w:ascii="Times New Roman" w:hAnsi="Times New Roman" w:hint="eastAsia"/>
        </w:rPr>
        <w:t>2</w:t>
      </w:r>
      <w:r>
        <w:rPr>
          <w:rFonts w:ascii="Times New Roman" w:hAnsi="Times New Roman"/>
        </w:rPr>
        <w:t xml:space="preserve"> </w:t>
      </w:r>
      <w:r>
        <w:rPr>
          <w:rFonts w:ascii="Times New Roman" w:hAnsi="Times New Roman" w:hint="eastAsia"/>
        </w:rPr>
        <w:t>错误等级</w:t>
      </w:r>
      <w:r>
        <w:rPr>
          <w:rFonts w:ascii="Times New Roman" w:hAnsi="Times New Roman"/>
        </w:rPr>
        <w:t>表</w:t>
      </w:r>
    </w:p>
    <w:tbl>
      <w:tblPr>
        <w:tblW w:w="412.95pt" w:type="dxa"/>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CellMar>
          <w:start w:w="1.40pt" w:type="dxa"/>
          <w:end w:w="1.40pt" w:type="dxa"/>
        </w:tblCellMar>
        <w:tblLook w:firstRow="0" w:lastRow="0" w:firstColumn="0" w:lastColumn="0" w:noHBand="0" w:noVBand="0"/>
      </w:tblPr>
      <w:tblGrid>
        <w:gridCol w:w="966"/>
        <w:gridCol w:w="2000"/>
        <w:gridCol w:w="5293"/>
      </w:tblGrid>
      <w:tr w:rsidR="00000000" w14:paraId="37EF0C39" w14:textId="77777777">
        <w:trPr>
          <w:cantSplit/>
          <w:trHeight w:val="334"/>
          <w:tblHeader/>
          <w:jc w:val="center"/>
        </w:trPr>
        <w:tc>
          <w:tcPr>
            <w:tcW w:w="48.30pt" w:type="dxa"/>
            <w:tcBorders>
              <w:top w:val="single" w:sz="4" w:space="0" w:color="000000"/>
              <w:start w:val="single" w:sz="4" w:space="0" w:color="000000"/>
              <w:bottom w:val="single" w:sz="4" w:space="0" w:color="000000"/>
              <w:end w:val="single" w:sz="4" w:space="0" w:color="000000"/>
              <w:tl2br w:val="nil"/>
            </w:tcBorders>
            <w:shd w:val="clear" w:color="auto" w:fill="FFFFFF"/>
            <w:vAlign w:val="center"/>
          </w:tcPr>
          <w:p w14:paraId="2E609254" w14:textId="77777777" w:rsidR="00000000" w:rsidRDefault="00000000">
            <w:pPr>
              <w:rPr>
                <w:b/>
                <w:bCs/>
                <w:color w:val="000000"/>
              </w:rPr>
            </w:pPr>
            <w:r>
              <w:rPr>
                <w:rFonts w:hint="eastAsia"/>
                <w:b/>
                <w:bCs/>
                <w:color w:val="000000"/>
              </w:rPr>
              <w:t>严重级别</w:t>
            </w:r>
          </w:p>
        </w:tc>
        <w:tc>
          <w:tcPr>
            <w:tcW w:w="10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49DA67EC" w14:textId="77777777" w:rsidR="00000000" w:rsidRDefault="00000000">
            <w:pPr>
              <w:rPr>
                <w:b/>
                <w:bCs/>
                <w:color w:val="000000"/>
              </w:rPr>
            </w:pPr>
            <w:r>
              <w:rPr>
                <w:rFonts w:hint="eastAsia"/>
                <w:b/>
                <w:bCs/>
                <w:color w:val="000000"/>
              </w:rPr>
              <w:t>描述</w:t>
            </w:r>
          </w:p>
        </w:tc>
        <w:tc>
          <w:tcPr>
            <w:tcW w:w="264.65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5AD1A68B" w14:textId="77777777" w:rsidR="00000000" w:rsidRDefault="00000000">
            <w:pPr>
              <w:rPr>
                <w:b/>
                <w:bCs/>
                <w:color w:val="000000"/>
              </w:rPr>
            </w:pPr>
            <w:r>
              <w:rPr>
                <w:rFonts w:hint="eastAsia"/>
                <w:b/>
                <w:bCs/>
                <w:color w:val="000000"/>
              </w:rPr>
              <w:t>详细说明</w:t>
            </w:r>
          </w:p>
        </w:tc>
      </w:tr>
      <w:tr w:rsidR="00000000" w14:paraId="07E37C6A" w14:textId="77777777">
        <w:trPr>
          <w:cantSplit/>
          <w:trHeight w:val="2536"/>
          <w:jc w:val="center"/>
        </w:trPr>
        <w:tc>
          <w:tcPr>
            <w:tcW w:w="48.3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68B4A57F" w14:textId="77777777" w:rsidR="00000000" w:rsidRDefault="00000000">
            <w:pPr>
              <w:rPr>
                <w:color w:val="000000"/>
              </w:rPr>
            </w:pPr>
            <w:r>
              <w:rPr>
                <w:color w:val="000000"/>
              </w:rPr>
              <w:t>1</w:t>
            </w:r>
            <w:r>
              <w:rPr>
                <w:rFonts w:hint="eastAsia"/>
                <w:color w:val="000000"/>
              </w:rPr>
              <w:t>－严重</w:t>
            </w:r>
          </w:p>
        </w:tc>
        <w:tc>
          <w:tcPr>
            <w:tcW w:w="10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753DDB37" w14:textId="77777777" w:rsidR="00000000" w:rsidRDefault="00000000">
            <w:pPr>
              <w:rPr>
                <w:color w:val="000000"/>
              </w:rPr>
            </w:pPr>
            <w:r>
              <w:rPr>
                <w:rFonts w:hint="eastAsia"/>
                <w:color w:val="000000"/>
              </w:rPr>
              <w:t>导致系统崩溃、异常死机、服务停止、数据库混乱及系统不能正常运行，不能进行安装等。</w:t>
            </w:r>
            <w:r>
              <w:rPr>
                <w:color w:val="000000"/>
              </w:rPr>
              <w:t xml:space="preserve"> </w:t>
            </w:r>
          </w:p>
        </w:tc>
        <w:tc>
          <w:tcPr>
            <w:tcW w:w="264.65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610FC444" w14:textId="77777777" w:rsidR="00000000" w:rsidRDefault="00000000">
            <w:pPr>
              <w:numPr>
                <w:ilvl w:val="0"/>
                <w:numId w:val="258"/>
              </w:numPr>
              <w:rPr>
                <w:color w:val="000000"/>
              </w:rPr>
            </w:pPr>
            <w:r>
              <w:rPr>
                <w:rFonts w:hint="eastAsia"/>
                <w:color w:val="000000"/>
              </w:rPr>
              <w:t>功能引起系统崩溃</w:t>
            </w:r>
            <w:r>
              <w:rPr>
                <w:color w:val="000000"/>
              </w:rPr>
              <w:t></w:t>
            </w:r>
          </w:p>
          <w:p w14:paraId="34E94523" w14:textId="77777777" w:rsidR="00000000" w:rsidRDefault="00000000">
            <w:pPr>
              <w:numPr>
                <w:ilvl w:val="0"/>
                <w:numId w:val="258"/>
              </w:numPr>
              <w:rPr>
                <w:color w:val="000000"/>
              </w:rPr>
            </w:pPr>
            <w:r>
              <w:rPr>
                <w:rFonts w:hint="eastAsia"/>
                <w:color w:val="000000"/>
              </w:rPr>
              <w:t>由于程序所引起的死机，非法退出</w:t>
            </w:r>
            <w:r>
              <w:rPr>
                <w:color w:val="000000"/>
              </w:rPr>
              <w:t xml:space="preserve"> </w:t>
            </w:r>
          </w:p>
          <w:p w14:paraId="740E20C9" w14:textId="77777777" w:rsidR="00000000" w:rsidRDefault="00000000">
            <w:pPr>
              <w:numPr>
                <w:ilvl w:val="0"/>
                <w:numId w:val="258"/>
              </w:numPr>
              <w:rPr>
                <w:color w:val="000000"/>
              </w:rPr>
            </w:pPr>
            <w:r>
              <w:rPr>
                <w:rFonts w:hint="eastAsia"/>
                <w:color w:val="000000"/>
              </w:rPr>
              <w:t>死循环</w:t>
            </w:r>
            <w:r>
              <w:rPr>
                <w:color w:val="000000"/>
              </w:rPr>
              <w:t xml:space="preserve"> </w:t>
            </w:r>
          </w:p>
          <w:p w14:paraId="5D0CAD63" w14:textId="77777777" w:rsidR="00000000" w:rsidRDefault="00000000">
            <w:pPr>
              <w:numPr>
                <w:ilvl w:val="0"/>
                <w:numId w:val="258"/>
              </w:numPr>
              <w:rPr>
                <w:color w:val="000000"/>
              </w:rPr>
            </w:pPr>
            <w:r>
              <w:rPr>
                <w:rFonts w:hint="eastAsia"/>
                <w:color w:val="000000"/>
              </w:rPr>
              <w:t>数据库设计未达到第三方的要求或需求规格说明的要求</w:t>
            </w:r>
            <w:r>
              <w:rPr>
                <w:color w:val="000000"/>
              </w:rPr>
              <w:t xml:space="preserve"> </w:t>
            </w:r>
          </w:p>
          <w:p w14:paraId="4A649E3C" w14:textId="77777777" w:rsidR="00000000" w:rsidRDefault="00000000">
            <w:pPr>
              <w:numPr>
                <w:ilvl w:val="0"/>
                <w:numId w:val="258"/>
              </w:numPr>
              <w:rPr>
                <w:color w:val="000000"/>
              </w:rPr>
            </w:pPr>
            <w:r>
              <w:rPr>
                <w:rFonts w:hint="eastAsia"/>
                <w:color w:val="000000"/>
              </w:rPr>
              <w:t>因错误操作迫使程序中断</w:t>
            </w:r>
            <w:r>
              <w:rPr>
                <w:color w:val="000000"/>
              </w:rPr>
              <w:t xml:space="preserve"> </w:t>
            </w:r>
          </w:p>
          <w:p w14:paraId="11173386" w14:textId="77777777" w:rsidR="00000000" w:rsidRDefault="00000000">
            <w:pPr>
              <w:numPr>
                <w:ilvl w:val="0"/>
                <w:numId w:val="258"/>
              </w:numPr>
              <w:rPr>
                <w:color w:val="000000"/>
              </w:rPr>
            </w:pPr>
            <w:r>
              <w:rPr>
                <w:rFonts w:hint="eastAsia"/>
                <w:color w:val="000000"/>
              </w:rPr>
              <w:t>数据丢失、数据严重计算错误</w:t>
            </w:r>
            <w:r>
              <w:rPr>
                <w:color w:val="000000"/>
              </w:rPr>
              <w:t xml:space="preserve"> </w:t>
            </w:r>
          </w:p>
          <w:p w14:paraId="42205959" w14:textId="77777777" w:rsidR="00000000" w:rsidRDefault="00000000">
            <w:pPr>
              <w:numPr>
                <w:ilvl w:val="0"/>
                <w:numId w:val="258"/>
              </w:numPr>
              <w:rPr>
                <w:color w:val="000000"/>
              </w:rPr>
            </w:pPr>
            <w:r>
              <w:rPr>
                <w:rFonts w:hint="eastAsia"/>
                <w:color w:val="000000"/>
              </w:rPr>
              <w:t>错误产生的影响波及面广并且隐蔽性高</w:t>
            </w:r>
          </w:p>
          <w:p w14:paraId="6E10719D" w14:textId="77777777" w:rsidR="00000000" w:rsidRDefault="00000000">
            <w:pPr>
              <w:numPr>
                <w:ilvl w:val="0"/>
                <w:numId w:val="258"/>
              </w:numPr>
              <w:rPr>
                <w:color w:val="000000"/>
              </w:rPr>
            </w:pPr>
            <w:r>
              <w:rPr>
                <w:rFonts w:hint="eastAsia"/>
                <w:color w:val="000000"/>
              </w:rPr>
              <w:t>数据库发生死锁。</w:t>
            </w:r>
          </w:p>
        </w:tc>
      </w:tr>
      <w:tr w:rsidR="00000000" w14:paraId="7A7ECD47" w14:textId="77777777">
        <w:trPr>
          <w:cantSplit/>
          <w:trHeight w:val="3479"/>
          <w:jc w:val="center"/>
        </w:trPr>
        <w:tc>
          <w:tcPr>
            <w:tcW w:w="48.3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3D28A308" w14:textId="77777777" w:rsidR="00000000" w:rsidRDefault="00000000">
            <w:pPr>
              <w:rPr>
                <w:color w:val="000000"/>
              </w:rPr>
            </w:pPr>
            <w:r>
              <w:rPr>
                <w:color w:val="000000"/>
              </w:rPr>
              <w:t>2</w:t>
            </w:r>
            <w:r>
              <w:rPr>
                <w:rFonts w:hint="eastAsia"/>
                <w:color w:val="000000"/>
              </w:rPr>
              <w:t>－关键</w:t>
            </w:r>
          </w:p>
        </w:tc>
        <w:tc>
          <w:tcPr>
            <w:tcW w:w="10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5B035068" w14:textId="77777777" w:rsidR="00000000" w:rsidRDefault="00000000">
            <w:pPr>
              <w:rPr>
                <w:color w:val="000000"/>
              </w:rPr>
            </w:pPr>
            <w:r>
              <w:rPr>
                <w:rFonts w:hint="eastAsia"/>
                <w:color w:val="000000"/>
              </w:rPr>
              <w:t>需求说明书中要求的重要功能没有实现。重要功能未实现、不完整、功能出现问题并导致其它功能及模块出现问题。</w:t>
            </w:r>
          </w:p>
        </w:tc>
        <w:tc>
          <w:tcPr>
            <w:tcW w:w="264.65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9309234" w14:textId="77777777" w:rsidR="00000000" w:rsidRDefault="00000000">
            <w:pPr>
              <w:numPr>
                <w:ilvl w:val="0"/>
                <w:numId w:val="259"/>
              </w:numPr>
              <w:rPr>
                <w:color w:val="000000"/>
              </w:rPr>
            </w:pPr>
            <w:r>
              <w:rPr>
                <w:rFonts w:hint="eastAsia"/>
                <w:color w:val="000000"/>
              </w:rPr>
              <w:t>主要功能遗漏</w:t>
            </w:r>
          </w:p>
          <w:p w14:paraId="4765A85C" w14:textId="77777777" w:rsidR="00000000" w:rsidRDefault="00000000">
            <w:pPr>
              <w:numPr>
                <w:ilvl w:val="0"/>
                <w:numId w:val="259"/>
              </w:numPr>
              <w:rPr>
                <w:color w:val="000000"/>
              </w:rPr>
            </w:pPr>
            <w:r>
              <w:rPr>
                <w:rFonts w:hint="eastAsia"/>
                <w:color w:val="000000"/>
              </w:rPr>
              <w:t>程序接口错误数据库的表、业务规则、缺省值未加完整性等约束条件</w:t>
            </w:r>
            <w:r>
              <w:rPr>
                <w:color w:val="000000"/>
              </w:rPr>
              <w:t xml:space="preserve"> </w:t>
            </w:r>
          </w:p>
          <w:p w14:paraId="21F8B89A" w14:textId="77777777" w:rsidR="00000000" w:rsidRDefault="00000000">
            <w:pPr>
              <w:numPr>
                <w:ilvl w:val="0"/>
                <w:numId w:val="259"/>
              </w:numPr>
              <w:rPr>
                <w:color w:val="000000"/>
              </w:rPr>
            </w:pPr>
            <w:r>
              <w:rPr>
                <w:rFonts w:hint="eastAsia"/>
                <w:color w:val="000000"/>
              </w:rPr>
              <w:t>规定的功能没有实现或不完整、设计不合理造成性能低下</w:t>
            </w:r>
            <w:r>
              <w:rPr>
                <w:color w:val="000000"/>
              </w:rPr>
              <w:t></w:t>
            </w:r>
            <w:r>
              <w:rPr>
                <w:rFonts w:hint="eastAsia"/>
                <w:color w:val="000000"/>
              </w:rPr>
              <w:t>影响系统的运营</w:t>
            </w:r>
          </w:p>
          <w:p w14:paraId="5DCEA3FD" w14:textId="77777777" w:rsidR="00000000" w:rsidRDefault="00000000">
            <w:pPr>
              <w:numPr>
                <w:ilvl w:val="0"/>
                <w:numId w:val="259"/>
              </w:numPr>
              <w:rPr>
                <w:color w:val="000000"/>
              </w:rPr>
            </w:pPr>
            <w:r>
              <w:rPr>
                <w:rFonts w:hint="eastAsia"/>
                <w:color w:val="000000"/>
              </w:rPr>
              <w:t>异常的操作和数据导致系统产生严重的处理错误</w:t>
            </w:r>
            <w:r>
              <w:rPr>
                <w:color w:val="000000"/>
              </w:rPr>
              <w:t xml:space="preserve"> </w:t>
            </w:r>
          </w:p>
          <w:p w14:paraId="5B761C04" w14:textId="77777777" w:rsidR="00000000" w:rsidRDefault="00000000">
            <w:pPr>
              <w:numPr>
                <w:ilvl w:val="0"/>
                <w:numId w:val="259"/>
              </w:numPr>
              <w:rPr>
                <w:color w:val="000000"/>
              </w:rPr>
            </w:pPr>
            <w:r>
              <w:rPr>
                <w:rFonts w:hint="eastAsia"/>
                <w:color w:val="000000"/>
              </w:rPr>
              <w:t>系统功能实现可能出现由于缺乏处理规则导致产生业务脏数据</w:t>
            </w:r>
          </w:p>
          <w:p w14:paraId="5D1DB000" w14:textId="77777777" w:rsidR="00000000" w:rsidRDefault="00000000">
            <w:pPr>
              <w:numPr>
                <w:ilvl w:val="0"/>
                <w:numId w:val="259"/>
              </w:numPr>
              <w:rPr>
                <w:color w:val="000000"/>
              </w:rPr>
            </w:pPr>
            <w:r>
              <w:rPr>
                <w:rFonts w:hint="eastAsia"/>
                <w:color w:val="000000"/>
              </w:rPr>
              <w:t>严重的数据错误，如金额、关键信息等</w:t>
            </w:r>
          </w:p>
          <w:p w14:paraId="56F5D514" w14:textId="77777777" w:rsidR="00000000" w:rsidRDefault="00000000">
            <w:pPr>
              <w:numPr>
                <w:ilvl w:val="0"/>
                <w:numId w:val="259"/>
              </w:numPr>
              <w:rPr>
                <w:color w:val="000000"/>
              </w:rPr>
            </w:pPr>
            <w:r>
              <w:rPr>
                <w:rFonts w:hint="eastAsia"/>
                <w:color w:val="000000"/>
              </w:rPr>
              <w:t>工作流错误</w:t>
            </w:r>
            <w:r>
              <w:rPr>
                <w:color w:val="000000"/>
              </w:rPr>
              <w:t xml:space="preserve"> </w:t>
            </w:r>
          </w:p>
          <w:p w14:paraId="2FFC3B61" w14:textId="77777777" w:rsidR="00000000" w:rsidRDefault="00000000">
            <w:pPr>
              <w:numPr>
                <w:ilvl w:val="0"/>
                <w:numId w:val="259"/>
              </w:numPr>
              <w:rPr>
                <w:color w:val="000000"/>
              </w:rPr>
            </w:pPr>
            <w:r>
              <w:rPr>
                <w:rFonts w:hint="eastAsia"/>
                <w:color w:val="000000"/>
              </w:rPr>
              <w:t>提交给客户的重要文件，包含但不局限于信函、保单、批单、短信、凭证、通知书等打印内容、格式错误。</w:t>
            </w:r>
            <w:r>
              <w:rPr>
                <w:color w:val="000000"/>
              </w:rPr>
              <w:t xml:space="preserve"> </w:t>
            </w:r>
          </w:p>
        </w:tc>
      </w:tr>
      <w:tr w:rsidR="00000000" w14:paraId="0CA7C142" w14:textId="77777777">
        <w:trPr>
          <w:cantSplit/>
          <w:trHeight w:val="1278"/>
          <w:jc w:val="center"/>
        </w:trPr>
        <w:tc>
          <w:tcPr>
            <w:tcW w:w="48.3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6D962336" w14:textId="77777777" w:rsidR="00000000" w:rsidRDefault="00000000">
            <w:pPr>
              <w:rPr>
                <w:color w:val="000000"/>
              </w:rPr>
            </w:pPr>
            <w:r>
              <w:rPr>
                <w:color w:val="000000"/>
              </w:rPr>
              <w:t>3</w:t>
            </w:r>
            <w:r>
              <w:rPr>
                <w:rFonts w:hint="eastAsia"/>
                <w:color w:val="000000"/>
              </w:rPr>
              <w:t>－一般</w:t>
            </w:r>
          </w:p>
        </w:tc>
        <w:tc>
          <w:tcPr>
            <w:tcW w:w="10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33D1C9BA" w14:textId="77777777" w:rsidR="00000000" w:rsidRDefault="00000000">
            <w:pPr>
              <w:rPr>
                <w:color w:val="000000"/>
              </w:rPr>
            </w:pPr>
            <w:r>
              <w:rPr>
                <w:rFonts w:hint="eastAsia"/>
                <w:color w:val="000000"/>
              </w:rPr>
              <w:t>功能存在缺陷存在数据控制错误影响单个功能运行的问题。</w:t>
            </w:r>
          </w:p>
        </w:tc>
        <w:tc>
          <w:tcPr>
            <w:tcW w:w="264.65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234A8D5" w14:textId="77777777" w:rsidR="00000000" w:rsidRDefault="00000000">
            <w:pPr>
              <w:numPr>
                <w:ilvl w:val="0"/>
                <w:numId w:val="260"/>
              </w:numPr>
              <w:rPr>
                <w:color w:val="000000"/>
              </w:rPr>
            </w:pPr>
            <w:r>
              <w:rPr>
                <w:rFonts w:hint="eastAsia"/>
                <w:color w:val="000000"/>
              </w:rPr>
              <w:t>非重要功能缺失</w:t>
            </w:r>
            <w:r>
              <w:rPr>
                <w:color w:val="000000"/>
              </w:rPr>
              <w:t xml:space="preserve"> </w:t>
            </w:r>
          </w:p>
          <w:p w14:paraId="093DB911" w14:textId="77777777" w:rsidR="00000000" w:rsidRDefault="00000000">
            <w:pPr>
              <w:numPr>
                <w:ilvl w:val="0"/>
                <w:numId w:val="260"/>
              </w:numPr>
              <w:rPr>
                <w:color w:val="000000"/>
              </w:rPr>
            </w:pPr>
            <w:r>
              <w:rPr>
                <w:rFonts w:hint="eastAsia"/>
                <w:color w:val="000000"/>
              </w:rPr>
              <w:t>健壮性不强，如非常规操作会导致在运行期间所执行任务的实际结果与预期的结果有差别</w:t>
            </w:r>
          </w:p>
          <w:p w14:paraId="1FF171CE" w14:textId="77777777" w:rsidR="00000000" w:rsidRDefault="00000000">
            <w:pPr>
              <w:numPr>
                <w:ilvl w:val="0"/>
                <w:numId w:val="260"/>
              </w:numPr>
              <w:rPr>
                <w:color w:val="000000"/>
              </w:rPr>
            </w:pPr>
            <w:r>
              <w:rPr>
                <w:rFonts w:hint="eastAsia"/>
                <w:color w:val="000000"/>
              </w:rPr>
              <w:t>轻微数据错误。</w:t>
            </w:r>
          </w:p>
        </w:tc>
      </w:tr>
      <w:tr w:rsidR="00000000" w14:paraId="4EF9126F" w14:textId="77777777">
        <w:trPr>
          <w:cantSplit/>
          <w:trHeight w:val="2536"/>
          <w:jc w:val="center"/>
        </w:trPr>
        <w:tc>
          <w:tcPr>
            <w:tcW w:w="48.3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AADB727" w14:textId="77777777" w:rsidR="00000000" w:rsidRDefault="00000000">
            <w:pPr>
              <w:rPr>
                <w:color w:val="000000"/>
              </w:rPr>
            </w:pPr>
            <w:r>
              <w:rPr>
                <w:color w:val="000000"/>
              </w:rPr>
              <w:t>4</w:t>
            </w:r>
            <w:r>
              <w:rPr>
                <w:rFonts w:hint="eastAsia"/>
                <w:color w:val="000000"/>
              </w:rPr>
              <w:t>－轻微</w:t>
            </w:r>
          </w:p>
        </w:tc>
        <w:tc>
          <w:tcPr>
            <w:tcW w:w="10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15581329" w14:textId="77777777" w:rsidR="00000000" w:rsidRDefault="00000000">
            <w:pPr>
              <w:rPr>
                <w:color w:val="000000"/>
              </w:rPr>
            </w:pPr>
            <w:r>
              <w:rPr>
                <w:rFonts w:hint="eastAsia"/>
                <w:color w:val="000000"/>
              </w:rPr>
              <w:t>不影响业务运行的功能问题对非法数据没有进行有效控制功能可以进一步改进。</w:t>
            </w:r>
          </w:p>
        </w:tc>
        <w:tc>
          <w:tcPr>
            <w:tcW w:w="264.65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6EE3C403" w14:textId="77777777" w:rsidR="00000000" w:rsidRDefault="00000000">
            <w:pPr>
              <w:numPr>
                <w:ilvl w:val="0"/>
                <w:numId w:val="261"/>
              </w:numPr>
              <w:rPr>
                <w:color w:val="000000"/>
              </w:rPr>
            </w:pPr>
            <w:r>
              <w:rPr>
                <w:rFonts w:hint="eastAsia"/>
                <w:color w:val="000000"/>
              </w:rPr>
              <w:t>操作界面错误包括数据窗口内列名定义、含义是否一致</w:t>
            </w:r>
            <w:r>
              <w:rPr>
                <w:color w:val="000000"/>
              </w:rPr>
              <w:t xml:space="preserve"> </w:t>
            </w:r>
          </w:p>
          <w:p w14:paraId="32E3A92B" w14:textId="77777777" w:rsidR="00000000" w:rsidRDefault="00000000">
            <w:pPr>
              <w:numPr>
                <w:ilvl w:val="0"/>
                <w:numId w:val="261"/>
              </w:numPr>
              <w:rPr>
                <w:color w:val="000000"/>
              </w:rPr>
            </w:pPr>
            <w:r>
              <w:rPr>
                <w:rFonts w:hint="eastAsia"/>
                <w:color w:val="000000"/>
              </w:rPr>
              <w:t>简单的输入限制未放在前台进行控制</w:t>
            </w:r>
          </w:p>
          <w:p w14:paraId="62DD96AF" w14:textId="77777777" w:rsidR="00000000" w:rsidRDefault="00000000">
            <w:pPr>
              <w:numPr>
                <w:ilvl w:val="0"/>
                <w:numId w:val="261"/>
              </w:numPr>
              <w:rPr>
                <w:color w:val="000000"/>
              </w:rPr>
            </w:pPr>
            <w:r>
              <w:rPr>
                <w:rFonts w:hint="eastAsia"/>
                <w:color w:val="000000"/>
              </w:rPr>
              <w:t>删除操作未给出提示</w:t>
            </w:r>
          </w:p>
          <w:p w14:paraId="69EA9D06" w14:textId="77777777" w:rsidR="00000000" w:rsidRDefault="00000000">
            <w:pPr>
              <w:numPr>
                <w:ilvl w:val="0"/>
                <w:numId w:val="261"/>
              </w:numPr>
              <w:rPr>
                <w:color w:val="000000"/>
              </w:rPr>
            </w:pPr>
            <w:r>
              <w:rPr>
                <w:rFonts w:hint="eastAsia"/>
                <w:color w:val="000000"/>
              </w:rPr>
              <w:t>数据库表中有过多的空字段</w:t>
            </w:r>
          </w:p>
          <w:p w14:paraId="6896ED22" w14:textId="77777777" w:rsidR="00000000" w:rsidRDefault="00000000">
            <w:pPr>
              <w:numPr>
                <w:ilvl w:val="0"/>
                <w:numId w:val="261"/>
              </w:numPr>
              <w:rPr>
                <w:color w:val="000000"/>
              </w:rPr>
            </w:pPr>
            <w:r>
              <w:rPr>
                <w:rFonts w:hint="eastAsia"/>
                <w:color w:val="000000"/>
              </w:rPr>
              <w:t>不影响业务运营的功能</w:t>
            </w:r>
            <w:r>
              <w:rPr>
                <w:color w:val="000000"/>
              </w:rPr>
              <w:t>/</w:t>
            </w:r>
            <w:r>
              <w:rPr>
                <w:rFonts w:hint="eastAsia"/>
                <w:color w:val="000000"/>
              </w:rPr>
              <w:t>性能问题</w:t>
            </w:r>
          </w:p>
          <w:p w14:paraId="01141828" w14:textId="77777777" w:rsidR="00000000" w:rsidRDefault="00000000">
            <w:pPr>
              <w:numPr>
                <w:ilvl w:val="0"/>
                <w:numId w:val="261"/>
              </w:numPr>
              <w:rPr>
                <w:color w:val="000000"/>
              </w:rPr>
            </w:pPr>
            <w:r>
              <w:rPr>
                <w:rFonts w:hint="eastAsia"/>
                <w:color w:val="000000"/>
              </w:rPr>
              <w:t>由于不充分的数据引起的不正确或不精确如数据的有效数字太少不足以做精确的计算</w:t>
            </w:r>
          </w:p>
          <w:p w14:paraId="7AEF7219" w14:textId="77777777" w:rsidR="00000000" w:rsidRDefault="00000000">
            <w:pPr>
              <w:numPr>
                <w:ilvl w:val="0"/>
                <w:numId w:val="261"/>
              </w:numPr>
              <w:rPr>
                <w:color w:val="000000"/>
              </w:rPr>
            </w:pPr>
            <w:r>
              <w:rPr>
                <w:rFonts w:hint="eastAsia"/>
                <w:color w:val="000000"/>
              </w:rPr>
              <w:t>错别字。</w:t>
            </w:r>
          </w:p>
        </w:tc>
      </w:tr>
      <w:tr w:rsidR="00000000" w14:paraId="53697B1E" w14:textId="77777777">
        <w:trPr>
          <w:cantSplit/>
          <w:trHeight w:val="2241"/>
          <w:jc w:val="center"/>
        </w:trPr>
        <w:tc>
          <w:tcPr>
            <w:tcW w:w="48.3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4444FA2D" w14:textId="77777777" w:rsidR="00000000" w:rsidRDefault="00000000">
            <w:pPr>
              <w:rPr>
                <w:color w:val="000000"/>
              </w:rPr>
            </w:pPr>
            <w:r>
              <w:rPr>
                <w:color w:val="000000"/>
              </w:rPr>
              <w:t>5</w:t>
            </w:r>
            <w:r>
              <w:rPr>
                <w:rFonts w:hint="eastAsia"/>
                <w:color w:val="000000"/>
              </w:rPr>
              <w:t>－微小</w:t>
            </w:r>
          </w:p>
        </w:tc>
        <w:tc>
          <w:tcPr>
            <w:tcW w:w="100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253E5FA0" w14:textId="77777777" w:rsidR="00000000" w:rsidRDefault="00000000">
            <w:pPr>
              <w:rPr>
                <w:color w:val="000000"/>
              </w:rPr>
            </w:pPr>
            <w:r>
              <w:rPr>
                <w:rFonts w:hint="eastAsia"/>
                <w:color w:val="000000"/>
              </w:rPr>
              <w:t>建议性缺陷满足需求功能，使用不方便、不合理、界面不友好或风格不统一提示内容错误或不完整。</w:t>
            </w:r>
          </w:p>
        </w:tc>
        <w:tc>
          <w:tcPr>
            <w:tcW w:w="264.65pt" w:type="dxa"/>
            <w:tcBorders>
              <w:top w:val="single" w:sz="4" w:space="0" w:color="000000"/>
              <w:start w:val="single" w:sz="4" w:space="0" w:color="000000"/>
              <w:bottom w:val="single" w:sz="4" w:space="0" w:color="000000"/>
              <w:end w:val="single" w:sz="4" w:space="0" w:color="000000"/>
            </w:tcBorders>
            <w:shd w:val="clear" w:color="auto" w:fill="FFFFFF"/>
            <w:vAlign w:val="center"/>
          </w:tcPr>
          <w:p w14:paraId="64E73758" w14:textId="77777777" w:rsidR="00000000" w:rsidRDefault="00000000">
            <w:pPr>
              <w:numPr>
                <w:ilvl w:val="0"/>
                <w:numId w:val="262"/>
              </w:numPr>
              <w:rPr>
                <w:color w:val="000000"/>
              </w:rPr>
            </w:pPr>
            <w:r>
              <w:rPr>
                <w:rFonts w:hint="eastAsia"/>
                <w:color w:val="000000"/>
              </w:rPr>
              <w:t>界面不规范</w:t>
            </w:r>
          </w:p>
          <w:p w14:paraId="154309FB" w14:textId="77777777" w:rsidR="00000000" w:rsidRDefault="00000000">
            <w:pPr>
              <w:numPr>
                <w:ilvl w:val="0"/>
                <w:numId w:val="262"/>
              </w:numPr>
              <w:rPr>
                <w:color w:val="000000"/>
              </w:rPr>
            </w:pPr>
            <w:r>
              <w:rPr>
                <w:rFonts w:hint="eastAsia"/>
                <w:color w:val="000000"/>
              </w:rPr>
              <w:t>辅助说明描述不清楚</w:t>
            </w:r>
          </w:p>
          <w:p w14:paraId="47E2A1F3" w14:textId="77777777" w:rsidR="00000000" w:rsidRDefault="00000000">
            <w:pPr>
              <w:numPr>
                <w:ilvl w:val="0"/>
                <w:numId w:val="262"/>
              </w:numPr>
              <w:rPr>
                <w:color w:val="000000"/>
              </w:rPr>
            </w:pPr>
            <w:r>
              <w:rPr>
                <w:rFonts w:hint="eastAsia"/>
                <w:color w:val="000000"/>
              </w:rPr>
              <w:t>界面风格不易于操作</w:t>
            </w:r>
          </w:p>
          <w:p w14:paraId="5C6BB0DB" w14:textId="77777777" w:rsidR="00000000" w:rsidRDefault="00000000">
            <w:pPr>
              <w:numPr>
                <w:ilvl w:val="0"/>
                <w:numId w:val="262"/>
              </w:numPr>
              <w:rPr>
                <w:color w:val="000000"/>
              </w:rPr>
            </w:pPr>
            <w:r>
              <w:rPr>
                <w:rFonts w:hint="eastAsia"/>
                <w:color w:val="000000"/>
              </w:rPr>
              <w:t>输入输出不规范</w:t>
            </w:r>
          </w:p>
          <w:p w14:paraId="2A6CA9A3" w14:textId="77777777" w:rsidR="00000000" w:rsidRDefault="00000000">
            <w:pPr>
              <w:numPr>
                <w:ilvl w:val="0"/>
                <w:numId w:val="262"/>
              </w:numPr>
              <w:rPr>
                <w:color w:val="000000"/>
              </w:rPr>
            </w:pPr>
            <w:r>
              <w:rPr>
                <w:rFonts w:hint="eastAsia"/>
                <w:color w:val="000000"/>
              </w:rPr>
              <w:t>长时间交易处理未给用户提示</w:t>
            </w:r>
          </w:p>
          <w:p w14:paraId="25B49128" w14:textId="77777777" w:rsidR="00000000" w:rsidRDefault="00000000">
            <w:pPr>
              <w:numPr>
                <w:ilvl w:val="0"/>
                <w:numId w:val="262"/>
              </w:numPr>
              <w:rPr>
                <w:color w:val="000000"/>
              </w:rPr>
            </w:pPr>
            <w:r>
              <w:rPr>
                <w:rFonts w:hint="eastAsia"/>
                <w:color w:val="000000"/>
              </w:rPr>
              <w:t>提示窗口文字未采用行业术语</w:t>
            </w:r>
          </w:p>
          <w:p w14:paraId="1B317530" w14:textId="77777777" w:rsidR="00000000" w:rsidRDefault="00000000">
            <w:pPr>
              <w:numPr>
                <w:ilvl w:val="0"/>
                <w:numId w:val="262"/>
              </w:numPr>
              <w:rPr>
                <w:color w:val="000000"/>
              </w:rPr>
            </w:pPr>
            <w:r>
              <w:rPr>
                <w:rFonts w:hint="eastAsia"/>
                <w:color w:val="000000"/>
              </w:rPr>
              <w:t>可输入区域和只读区域没有明显的区分标志。</w:t>
            </w:r>
          </w:p>
        </w:tc>
      </w:tr>
    </w:tbl>
    <w:p w14:paraId="10A50F15" w14:textId="77777777" w:rsidR="00000000" w:rsidRDefault="00000000">
      <w:pPr>
        <w:pStyle w:val="4"/>
        <w:numPr>
          <w:ilvl w:val="3"/>
          <w:numId w:val="24"/>
        </w:numPr>
        <w:tabs>
          <w:tab w:val="start" w:pos="36pt"/>
        </w:tabs>
        <w:rPr>
          <w:rFonts w:ascii="黑体" w:hAnsi="黑体" w:cs="黑体" w:hint="eastAsia"/>
        </w:rPr>
      </w:pPr>
      <w:bookmarkStart w:id="446" w:name="_Toc24019"/>
      <w:bookmarkStart w:id="447" w:name="_Toc75532578"/>
      <w:r>
        <w:rPr>
          <w:rFonts w:ascii="黑体" w:hAnsi="黑体" w:cs="黑体" w:hint="eastAsia"/>
        </w:rPr>
        <w:t>商用软件验收标准</w:t>
      </w:r>
      <w:bookmarkEnd w:id="446"/>
      <w:bookmarkEnd w:id="447"/>
    </w:p>
    <w:p w14:paraId="274062A9" w14:textId="77777777" w:rsidR="00000000" w:rsidRDefault="00000000">
      <w:pPr>
        <w:pStyle w:val="a9"/>
        <w:numPr>
          <w:ilvl w:val="0"/>
          <w:numId w:val="263"/>
        </w:numPr>
        <w:ind w:start="0pt" w:firstLineChars="200" w:firstLine="24pt"/>
        <w:rPr>
          <w:rFonts w:hint="eastAsia"/>
        </w:rPr>
      </w:pPr>
      <w:r>
        <w:rPr>
          <w:rFonts w:hint="eastAsia"/>
        </w:rPr>
        <w:t>外购的操作系统、数据库、中间件、应用软件和开发工具符合知识产权</w:t>
      </w:r>
      <w:r>
        <w:rPr>
          <w:rFonts w:hint="eastAsia"/>
        </w:rPr>
        <w:lastRenderedPageBreak/>
        <w:t>相关政策法规的要求。</w:t>
      </w:r>
    </w:p>
    <w:p w14:paraId="6C15B28D" w14:textId="77777777" w:rsidR="00000000" w:rsidRDefault="00000000">
      <w:pPr>
        <w:pStyle w:val="a9"/>
        <w:numPr>
          <w:ilvl w:val="0"/>
          <w:numId w:val="263"/>
        </w:numPr>
        <w:ind w:start="0pt" w:firstLineChars="200" w:firstLine="24pt"/>
        <w:rPr>
          <w:rFonts w:hint="eastAsia"/>
        </w:rPr>
      </w:pPr>
      <w:r>
        <w:rPr>
          <w:rFonts w:hint="eastAsia"/>
        </w:rPr>
        <w:t>软件版本、授权许可、用户数许可等符合合同要求。</w:t>
      </w:r>
    </w:p>
    <w:p w14:paraId="176FBE2A" w14:textId="77777777" w:rsidR="00000000" w:rsidRDefault="00000000">
      <w:pPr>
        <w:pStyle w:val="a9"/>
        <w:numPr>
          <w:ilvl w:val="0"/>
          <w:numId w:val="263"/>
        </w:numPr>
        <w:ind w:start="0pt" w:firstLineChars="200" w:firstLine="24pt"/>
      </w:pPr>
      <w:r>
        <w:rPr>
          <w:rFonts w:hint="eastAsia"/>
        </w:rPr>
        <w:t>软件介质与说明书齐全，包装齐整。</w:t>
      </w:r>
    </w:p>
    <w:p w14:paraId="34DF1D50" w14:textId="77777777" w:rsidR="00000000" w:rsidRDefault="00000000">
      <w:pPr>
        <w:pStyle w:val="20"/>
        <w:numPr>
          <w:ilvl w:val="1"/>
          <w:numId w:val="24"/>
        </w:numPr>
        <w:rPr>
          <w:rFonts w:hint="eastAsia"/>
        </w:rPr>
      </w:pPr>
      <w:r>
        <w:rPr>
          <w:rFonts w:hint="eastAsia"/>
        </w:rPr>
        <w:t>交付物要求</w:t>
      </w:r>
    </w:p>
    <w:p w14:paraId="6E74478C" w14:textId="77777777" w:rsidR="00000000" w:rsidRDefault="00000000">
      <w:pPr>
        <w:pStyle w:val="a9"/>
        <w:numPr>
          <w:ilvl w:val="0"/>
          <w:numId w:val="264"/>
        </w:numPr>
        <w:ind w:start="0pt" w:firstLineChars="200" w:firstLine="24pt"/>
        <w:rPr>
          <w:rFonts w:hint="eastAsia"/>
        </w:rPr>
      </w:pPr>
      <w:r>
        <w:rPr>
          <w:rFonts w:hint="eastAsia"/>
        </w:rPr>
        <w:t>技术资料交付要求</w:t>
      </w:r>
    </w:p>
    <w:p w14:paraId="7DE9BC9E" w14:textId="77777777" w:rsidR="00000000" w:rsidRDefault="00000000">
      <w:pPr>
        <w:pStyle w:val="a9"/>
        <w:ind w:firstLineChars="200" w:firstLine="24pt"/>
        <w:rPr>
          <w:rFonts w:hint="eastAsia"/>
        </w:rPr>
      </w:pPr>
      <w:r>
        <w:rPr>
          <w:rFonts w:hint="eastAsia"/>
        </w:rPr>
        <w:t>投标方在服务工作中的技术资料交付物主要内容如下（不限于），提供的技术文档和资料均应以纸张和光盘和</w:t>
      </w:r>
      <w:r>
        <w:rPr>
          <w:rFonts w:hint="eastAsia"/>
        </w:rPr>
        <w:t>U</w:t>
      </w:r>
      <w:r>
        <w:rPr>
          <w:rFonts w:hint="eastAsia"/>
        </w:rPr>
        <w:t>盘为载体，文件格式为</w:t>
      </w:r>
      <w:r>
        <w:rPr>
          <w:rFonts w:hint="eastAsia"/>
        </w:rPr>
        <w:t>Word</w:t>
      </w:r>
      <w:r>
        <w:rPr>
          <w:rFonts w:hint="eastAsia"/>
        </w:rPr>
        <w:t>文档或其他可视化、未加密的文件。</w:t>
      </w:r>
    </w:p>
    <w:p w14:paraId="0AF5F5DC" w14:textId="77777777" w:rsidR="00000000" w:rsidRDefault="00000000">
      <w:pPr>
        <w:pStyle w:val="ab"/>
        <w:keepNext/>
        <w:jc w:val="center"/>
        <w:rPr>
          <w:rFonts w:ascii="Times New Roman" w:hAnsi="Times New Roman"/>
        </w:rPr>
      </w:pPr>
      <w:r>
        <w:rPr>
          <w:szCs w:val="30"/>
          <w:lang w:bidi="ar"/>
        </w:rPr>
        <w:tab/>
      </w:r>
      <w:r>
        <w:rPr>
          <w:rFonts w:ascii="Times New Roman" w:hAnsi="Times New Roman"/>
        </w:rPr>
        <w:t>表</w:t>
      </w:r>
      <w:r>
        <w:rPr>
          <w:rFonts w:ascii="Times New Roman" w:hAnsi="Times New Roman" w:hint="eastAsia"/>
        </w:rPr>
        <w:t>9.8</w:t>
      </w:r>
      <w:r>
        <w:rPr>
          <w:rFonts w:ascii="Times New Roman" w:hAnsi="Times New Roman"/>
        </w:rPr>
        <w:noBreakHyphen/>
      </w:r>
      <w:r>
        <w:rPr>
          <w:rFonts w:ascii="Times New Roman" w:hAnsi="Times New Roman" w:hint="eastAsia"/>
        </w:rPr>
        <w:t>1</w:t>
      </w:r>
      <w:r>
        <w:rPr>
          <w:rFonts w:ascii="Times New Roman" w:hAnsi="Times New Roman"/>
        </w:rPr>
        <w:t xml:space="preserve"> </w:t>
      </w:r>
      <w:r>
        <w:rPr>
          <w:rFonts w:ascii="Times New Roman" w:hAnsi="Times New Roman" w:hint="eastAsia"/>
        </w:rPr>
        <w:t>项目交付物清单</w:t>
      </w:r>
      <w:r>
        <w:rPr>
          <w:rFonts w:ascii="Times New Roman" w:hAnsi="Times New Roman"/>
        </w:rPr>
        <w:t>表</w:t>
      </w:r>
    </w:p>
    <w:tbl>
      <w:tblPr>
        <w:tblW w:w="100.0%"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952"/>
        <w:gridCol w:w="1636"/>
        <w:gridCol w:w="4029"/>
        <w:gridCol w:w="1679"/>
      </w:tblGrid>
      <w:tr w:rsidR="00000000" w14:paraId="49B4E6C6" w14:textId="77777777">
        <w:trPr>
          <w:trHeight w:val="522"/>
          <w:jc w:val="center"/>
        </w:trPr>
        <w:tc>
          <w:tcPr>
            <w:tcW w:w="11.46%" w:type="pct"/>
            <w:vAlign w:val="center"/>
          </w:tcPr>
          <w:p w14:paraId="18E5A129" w14:textId="77777777" w:rsidR="00000000" w:rsidRDefault="00000000">
            <w:pPr>
              <w:jc w:val="center"/>
              <w:rPr>
                <w:b/>
                <w:bCs/>
              </w:rPr>
            </w:pPr>
            <w:r>
              <w:rPr>
                <w:rFonts w:hint="eastAsia"/>
                <w:b/>
                <w:bCs/>
              </w:rPr>
              <w:t>序号</w:t>
            </w:r>
          </w:p>
        </w:tc>
        <w:tc>
          <w:tcPr>
            <w:tcW w:w="19.72%" w:type="pct"/>
            <w:vAlign w:val="center"/>
          </w:tcPr>
          <w:p w14:paraId="3C646A20" w14:textId="77777777" w:rsidR="00000000" w:rsidRDefault="00000000">
            <w:pPr>
              <w:jc w:val="center"/>
              <w:rPr>
                <w:b/>
                <w:bCs/>
              </w:rPr>
            </w:pPr>
            <w:r>
              <w:rPr>
                <w:rFonts w:hint="eastAsia"/>
                <w:b/>
                <w:bCs/>
              </w:rPr>
              <w:t>交付物名称</w:t>
            </w:r>
          </w:p>
        </w:tc>
        <w:tc>
          <w:tcPr>
            <w:tcW w:w="48.54%" w:type="pct"/>
            <w:vAlign w:val="center"/>
          </w:tcPr>
          <w:p w14:paraId="73482B5C" w14:textId="77777777" w:rsidR="00000000" w:rsidRDefault="00000000">
            <w:pPr>
              <w:jc w:val="center"/>
              <w:rPr>
                <w:b/>
                <w:bCs/>
              </w:rPr>
            </w:pPr>
            <w:r>
              <w:rPr>
                <w:rFonts w:hint="eastAsia"/>
                <w:b/>
                <w:bCs/>
              </w:rPr>
              <w:t>交付物说明</w:t>
            </w:r>
          </w:p>
        </w:tc>
        <w:tc>
          <w:tcPr>
            <w:tcW w:w="20.24%" w:type="pct"/>
            <w:vAlign w:val="center"/>
          </w:tcPr>
          <w:p w14:paraId="32B44B2E" w14:textId="77777777" w:rsidR="00000000" w:rsidRDefault="00000000">
            <w:pPr>
              <w:jc w:val="center"/>
              <w:rPr>
                <w:b/>
                <w:bCs/>
              </w:rPr>
            </w:pPr>
            <w:r>
              <w:rPr>
                <w:rFonts w:hint="eastAsia"/>
                <w:b/>
                <w:bCs/>
              </w:rPr>
              <w:t>文档格式</w:t>
            </w:r>
          </w:p>
        </w:tc>
      </w:tr>
      <w:tr w:rsidR="00000000" w14:paraId="2D84C8FC" w14:textId="77777777">
        <w:trPr>
          <w:trHeight w:val="522"/>
          <w:jc w:val="center"/>
        </w:trPr>
        <w:tc>
          <w:tcPr>
            <w:tcW w:w="11.46%" w:type="pct"/>
            <w:vAlign w:val="center"/>
          </w:tcPr>
          <w:p w14:paraId="3C060336" w14:textId="77777777" w:rsidR="00000000" w:rsidRDefault="00000000">
            <w:pPr>
              <w:jc w:val="center"/>
            </w:pPr>
            <w:r>
              <w:t>1</w:t>
            </w:r>
          </w:p>
        </w:tc>
        <w:tc>
          <w:tcPr>
            <w:tcW w:w="19.72%" w:type="pct"/>
            <w:vAlign w:val="center"/>
          </w:tcPr>
          <w:p w14:paraId="4DB5FAD2" w14:textId="77777777" w:rsidR="00000000" w:rsidRDefault="00000000">
            <w:pPr>
              <w:jc w:val="center"/>
            </w:pPr>
            <w:r>
              <w:rPr>
                <w:rFonts w:hint="eastAsia"/>
              </w:rPr>
              <w:t>项目总体计划</w:t>
            </w:r>
          </w:p>
        </w:tc>
        <w:tc>
          <w:tcPr>
            <w:tcW w:w="48.54%" w:type="pct"/>
            <w:vAlign w:val="center"/>
          </w:tcPr>
          <w:p w14:paraId="596419B6" w14:textId="77777777" w:rsidR="00000000" w:rsidRDefault="00000000">
            <w:r>
              <w:rPr>
                <w:rFonts w:hint="eastAsia"/>
              </w:rPr>
              <w:t>确认项目计划表，明确每个阶段的工作内容、工作任务和交付物</w:t>
            </w:r>
          </w:p>
        </w:tc>
        <w:tc>
          <w:tcPr>
            <w:tcW w:w="20.24%" w:type="pct"/>
            <w:vAlign w:val="center"/>
          </w:tcPr>
          <w:p w14:paraId="703B49A2" w14:textId="77777777" w:rsidR="00000000" w:rsidRDefault="00000000">
            <w:pPr>
              <w:jc w:val="center"/>
            </w:pPr>
            <w:r>
              <w:t>Excel</w:t>
            </w:r>
            <w:r>
              <w:rPr>
                <w:rFonts w:hint="eastAsia"/>
              </w:rPr>
              <w:t>进度计划</w:t>
            </w:r>
          </w:p>
        </w:tc>
      </w:tr>
      <w:tr w:rsidR="00000000" w14:paraId="3B8EFD69" w14:textId="77777777">
        <w:trPr>
          <w:trHeight w:val="522"/>
          <w:jc w:val="center"/>
        </w:trPr>
        <w:tc>
          <w:tcPr>
            <w:tcW w:w="11.46%" w:type="pct"/>
            <w:vAlign w:val="center"/>
          </w:tcPr>
          <w:p w14:paraId="5A1F2C35" w14:textId="77777777" w:rsidR="00000000" w:rsidRDefault="00000000">
            <w:pPr>
              <w:jc w:val="center"/>
            </w:pPr>
            <w:r>
              <w:t>2</w:t>
            </w:r>
          </w:p>
        </w:tc>
        <w:tc>
          <w:tcPr>
            <w:tcW w:w="19.72%" w:type="pct"/>
            <w:vAlign w:val="center"/>
          </w:tcPr>
          <w:p w14:paraId="78EFE416" w14:textId="77777777" w:rsidR="00000000" w:rsidRDefault="00000000">
            <w:pPr>
              <w:jc w:val="center"/>
            </w:pPr>
            <w:r>
              <w:rPr>
                <w:rFonts w:hint="eastAsia"/>
              </w:rPr>
              <w:t>应用方案</w:t>
            </w:r>
          </w:p>
        </w:tc>
        <w:tc>
          <w:tcPr>
            <w:tcW w:w="48.54%" w:type="pct"/>
            <w:vAlign w:val="center"/>
          </w:tcPr>
          <w:p w14:paraId="260E2358" w14:textId="77777777" w:rsidR="00000000" w:rsidRDefault="00000000">
            <w:r>
              <w:rPr>
                <w:rFonts w:hint="eastAsia"/>
              </w:rPr>
              <w:t>应用方案描述</w:t>
            </w:r>
          </w:p>
        </w:tc>
        <w:tc>
          <w:tcPr>
            <w:tcW w:w="20.24%" w:type="pct"/>
            <w:vAlign w:val="center"/>
          </w:tcPr>
          <w:p w14:paraId="076EAA7C" w14:textId="77777777" w:rsidR="00000000" w:rsidRDefault="00000000">
            <w:pPr>
              <w:jc w:val="center"/>
              <w:rPr>
                <w:rFonts w:hint="eastAsia"/>
              </w:rPr>
            </w:pPr>
            <w:r>
              <w:rPr>
                <w:rFonts w:hint="eastAsia"/>
              </w:rPr>
              <w:t>Word</w:t>
            </w:r>
          </w:p>
        </w:tc>
      </w:tr>
      <w:tr w:rsidR="00000000" w14:paraId="183C325E" w14:textId="77777777">
        <w:trPr>
          <w:trHeight w:val="522"/>
          <w:jc w:val="center"/>
        </w:trPr>
        <w:tc>
          <w:tcPr>
            <w:tcW w:w="11.46%" w:type="pct"/>
            <w:vAlign w:val="center"/>
          </w:tcPr>
          <w:p w14:paraId="779C7EFB" w14:textId="77777777" w:rsidR="00000000" w:rsidRDefault="00000000">
            <w:pPr>
              <w:jc w:val="center"/>
            </w:pPr>
            <w:r>
              <w:t>3</w:t>
            </w:r>
          </w:p>
        </w:tc>
        <w:tc>
          <w:tcPr>
            <w:tcW w:w="19.72%" w:type="pct"/>
            <w:vAlign w:val="center"/>
          </w:tcPr>
          <w:p w14:paraId="49C05B38" w14:textId="77777777" w:rsidR="00000000" w:rsidRDefault="00000000">
            <w:pPr>
              <w:jc w:val="center"/>
            </w:pPr>
            <w:r>
              <w:rPr>
                <w:rFonts w:hint="eastAsia"/>
              </w:rPr>
              <w:t>需求规格说明书</w:t>
            </w:r>
          </w:p>
        </w:tc>
        <w:tc>
          <w:tcPr>
            <w:tcW w:w="48.54%" w:type="pct"/>
            <w:vAlign w:val="center"/>
          </w:tcPr>
          <w:p w14:paraId="73784CE1" w14:textId="77777777" w:rsidR="00000000" w:rsidRDefault="00000000">
            <w:r>
              <w:rPr>
                <w:rFonts w:hint="eastAsia"/>
              </w:rPr>
              <w:t>软件系统功能、界面等方面需求的文档</w:t>
            </w:r>
          </w:p>
        </w:tc>
        <w:tc>
          <w:tcPr>
            <w:tcW w:w="20.24%" w:type="pct"/>
            <w:vAlign w:val="center"/>
          </w:tcPr>
          <w:p w14:paraId="692A5643" w14:textId="77777777" w:rsidR="00000000" w:rsidRDefault="00000000">
            <w:pPr>
              <w:jc w:val="center"/>
              <w:rPr>
                <w:rFonts w:hint="eastAsia"/>
              </w:rPr>
            </w:pPr>
            <w:r>
              <w:rPr>
                <w:rFonts w:hint="eastAsia"/>
              </w:rPr>
              <w:t>Word</w:t>
            </w:r>
          </w:p>
        </w:tc>
      </w:tr>
      <w:tr w:rsidR="00000000" w14:paraId="75ADD561" w14:textId="77777777">
        <w:trPr>
          <w:trHeight w:val="522"/>
          <w:jc w:val="center"/>
        </w:trPr>
        <w:tc>
          <w:tcPr>
            <w:tcW w:w="11.46%" w:type="pct"/>
            <w:vAlign w:val="center"/>
          </w:tcPr>
          <w:p w14:paraId="5864F472" w14:textId="77777777" w:rsidR="00000000" w:rsidRDefault="00000000">
            <w:pPr>
              <w:jc w:val="center"/>
            </w:pPr>
            <w:r>
              <w:t>4</w:t>
            </w:r>
          </w:p>
        </w:tc>
        <w:tc>
          <w:tcPr>
            <w:tcW w:w="19.72%" w:type="pct"/>
            <w:vAlign w:val="center"/>
          </w:tcPr>
          <w:p w14:paraId="3402B160" w14:textId="77777777" w:rsidR="00000000" w:rsidRDefault="00000000">
            <w:pPr>
              <w:jc w:val="center"/>
            </w:pPr>
            <w:r>
              <w:rPr>
                <w:rFonts w:hint="eastAsia"/>
              </w:rPr>
              <w:t>设计文档</w:t>
            </w:r>
          </w:p>
        </w:tc>
        <w:tc>
          <w:tcPr>
            <w:tcW w:w="48.54%" w:type="pct"/>
            <w:vAlign w:val="center"/>
          </w:tcPr>
          <w:p w14:paraId="665B824B" w14:textId="77777777" w:rsidR="00000000" w:rsidRDefault="00000000">
            <w:r>
              <w:rPr>
                <w:rFonts w:hint="eastAsia"/>
              </w:rPr>
              <w:t>U</w:t>
            </w:r>
            <w:r>
              <w:t>I</w:t>
            </w:r>
            <w:r>
              <w:rPr>
                <w:rFonts w:hint="eastAsia"/>
              </w:rPr>
              <w:t>设计、数据库设计、架构设计。</w:t>
            </w:r>
          </w:p>
        </w:tc>
        <w:tc>
          <w:tcPr>
            <w:tcW w:w="20.24%" w:type="pct"/>
            <w:vAlign w:val="center"/>
          </w:tcPr>
          <w:p w14:paraId="5FA26FF4" w14:textId="77777777" w:rsidR="00000000" w:rsidRDefault="00000000">
            <w:pPr>
              <w:jc w:val="center"/>
              <w:rPr>
                <w:rFonts w:hint="eastAsia"/>
              </w:rPr>
            </w:pPr>
            <w:r>
              <w:rPr>
                <w:rFonts w:hint="eastAsia"/>
              </w:rPr>
              <w:t>Word</w:t>
            </w:r>
          </w:p>
        </w:tc>
      </w:tr>
      <w:tr w:rsidR="00000000" w14:paraId="25AE634F" w14:textId="77777777">
        <w:trPr>
          <w:trHeight w:val="522"/>
          <w:jc w:val="center"/>
        </w:trPr>
        <w:tc>
          <w:tcPr>
            <w:tcW w:w="11.46%" w:type="pct"/>
            <w:vAlign w:val="center"/>
          </w:tcPr>
          <w:p w14:paraId="28DFE01A" w14:textId="77777777" w:rsidR="00000000" w:rsidRDefault="00000000">
            <w:pPr>
              <w:jc w:val="center"/>
            </w:pPr>
            <w:r>
              <w:t>5</w:t>
            </w:r>
          </w:p>
        </w:tc>
        <w:tc>
          <w:tcPr>
            <w:tcW w:w="19.72%" w:type="pct"/>
            <w:vAlign w:val="center"/>
          </w:tcPr>
          <w:p w14:paraId="2FA514A5" w14:textId="77777777" w:rsidR="00000000" w:rsidRDefault="00000000">
            <w:pPr>
              <w:jc w:val="center"/>
            </w:pPr>
            <w:r>
              <w:rPr>
                <w:rFonts w:hint="eastAsia"/>
              </w:rPr>
              <w:t>测试报告</w:t>
            </w:r>
          </w:p>
        </w:tc>
        <w:tc>
          <w:tcPr>
            <w:tcW w:w="48.54%" w:type="pct"/>
            <w:vAlign w:val="center"/>
          </w:tcPr>
          <w:p w14:paraId="6B15D78E" w14:textId="77777777" w:rsidR="00000000" w:rsidRDefault="00000000">
            <w:r>
              <w:rPr>
                <w:rFonts w:hint="eastAsia"/>
              </w:rPr>
              <w:t>平台的测试内容、测试方法、测试结果等报告。</w:t>
            </w:r>
          </w:p>
        </w:tc>
        <w:tc>
          <w:tcPr>
            <w:tcW w:w="20.24%" w:type="pct"/>
            <w:vAlign w:val="center"/>
          </w:tcPr>
          <w:p w14:paraId="3FFB45B7" w14:textId="77777777" w:rsidR="00000000" w:rsidRDefault="00000000">
            <w:pPr>
              <w:jc w:val="center"/>
              <w:rPr>
                <w:rFonts w:hint="eastAsia"/>
              </w:rPr>
            </w:pPr>
            <w:r>
              <w:rPr>
                <w:rFonts w:hint="eastAsia"/>
              </w:rPr>
              <w:t>Word</w:t>
            </w:r>
          </w:p>
        </w:tc>
      </w:tr>
      <w:tr w:rsidR="00000000" w14:paraId="3388D4F3" w14:textId="77777777">
        <w:trPr>
          <w:trHeight w:val="522"/>
          <w:jc w:val="center"/>
        </w:trPr>
        <w:tc>
          <w:tcPr>
            <w:tcW w:w="11.46%" w:type="pct"/>
            <w:vAlign w:val="center"/>
          </w:tcPr>
          <w:p w14:paraId="2E24A1C5" w14:textId="77777777" w:rsidR="00000000" w:rsidRDefault="00000000">
            <w:pPr>
              <w:jc w:val="center"/>
            </w:pPr>
            <w:r>
              <w:t>6</w:t>
            </w:r>
          </w:p>
        </w:tc>
        <w:tc>
          <w:tcPr>
            <w:tcW w:w="19.72%" w:type="pct"/>
            <w:vAlign w:val="center"/>
          </w:tcPr>
          <w:p w14:paraId="4E5ED4C3" w14:textId="77777777" w:rsidR="00000000" w:rsidRDefault="00000000">
            <w:pPr>
              <w:jc w:val="center"/>
            </w:pPr>
            <w:r>
              <w:rPr>
                <w:rFonts w:hint="eastAsia"/>
              </w:rPr>
              <w:t>用户手册</w:t>
            </w:r>
          </w:p>
        </w:tc>
        <w:tc>
          <w:tcPr>
            <w:tcW w:w="48.54%" w:type="pct"/>
            <w:vAlign w:val="center"/>
          </w:tcPr>
          <w:p w14:paraId="271520A5" w14:textId="77777777" w:rsidR="00000000" w:rsidRDefault="00000000">
            <w:r>
              <w:rPr>
                <w:rFonts w:hint="eastAsia"/>
              </w:rPr>
              <w:t>用户使用操作说明，能够指导用户使用系统</w:t>
            </w:r>
          </w:p>
        </w:tc>
        <w:tc>
          <w:tcPr>
            <w:tcW w:w="20.24%" w:type="pct"/>
            <w:vAlign w:val="center"/>
          </w:tcPr>
          <w:p w14:paraId="709231AE" w14:textId="77777777" w:rsidR="00000000" w:rsidRDefault="00000000">
            <w:pPr>
              <w:jc w:val="center"/>
              <w:rPr>
                <w:rFonts w:hint="eastAsia"/>
              </w:rPr>
            </w:pPr>
            <w:r>
              <w:rPr>
                <w:rFonts w:hint="eastAsia"/>
              </w:rPr>
              <w:t>Word</w:t>
            </w:r>
          </w:p>
        </w:tc>
      </w:tr>
      <w:tr w:rsidR="00000000" w14:paraId="5214210F" w14:textId="77777777">
        <w:trPr>
          <w:trHeight w:val="522"/>
          <w:jc w:val="center"/>
        </w:trPr>
        <w:tc>
          <w:tcPr>
            <w:tcW w:w="11.46%" w:type="pct"/>
            <w:vAlign w:val="center"/>
          </w:tcPr>
          <w:p w14:paraId="235E481E" w14:textId="77777777" w:rsidR="00000000" w:rsidRDefault="00000000">
            <w:pPr>
              <w:jc w:val="center"/>
            </w:pPr>
            <w:r>
              <w:t>7</w:t>
            </w:r>
          </w:p>
        </w:tc>
        <w:tc>
          <w:tcPr>
            <w:tcW w:w="19.72%" w:type="pct"/>
            <w:vAlign w:val="center"/>
          </w:tcPr>
          <w:p w14:paraId="73017891" w14:textId="77777777" w:rsidR="00000000" w:rsidRDefault="00000000">
            <w:pPr>
              <w:jc w:val="center"/>
            </w:pPr>
            <w:r>
              <w:rPr>
                <w:rFonts w:hint="eastAsia"/>
              </w:rPr>
              <w:t>验收报告</w:t>
            </w:r>
          </w:p>
        </w:tc>
        <w:tc>
          <w:tcPr>
            <w:tcW w:w="48.54%" w:type="pct"/>
            <w:vAlign w:val="center"/>
          </w:tcPr>
          <w:p w14:paraId="1A7B526E" w14:textId="77777777" w:rsidR="00000000" w:rsidRDefault="00000000">
            <w:r>
              <w:rPr>
                <w:rFonts w:hint="eastAsia"/>
              </w:rPr>
              <w:t>包括工作开展情况、交付情况、项目工作总结等</w:t>
            </w:r>
          </w:p>
        </w:tc>
        <w:tc>
          <w:tcPr>
            <w:tcW w:w="20.24%" w:type="pct"/>
            <w:vAlign w:val="center"/>
          </w:tcPr>
          <w:p w14:paraId="08161444" w14:textId="77777777" w:rsidR="00000000" w:rsidRDefault="00000000">
            <w:pPr>
              <w:jc w:val="center"/>
              <w:rPr>
                <w:rFonts w:hint="eastAsia"/>
              </w:rPr>
            </w:pPr>
            <w:r>
              <w:rPr>
                <w:rFonts w:hint="eastAsia"/>
              </w:rPr>
              <w:t>Word</w:t>
            </w:r>
          </w:p>
        </w:tc>
      </w:tr>
      <w:tr w:rsidR="00000000" w14:paraId="46D81B7B" w14:textId="77777777">
        <w:trPr>
          <w:trHeight w:val="522"/>
          <w:jc w:val="center"/>
        </w:trPr>
        <w:tc>
          <w:tcPr>
            <w:tcW w:w="11.46%" w:type="pct"/>
            <w:vAlign w:val="center"/>
          </w:tcPr>
          <w:p w14:paraId="69452AAB" w14:textId="77777777" w:rsidR="00000000" w:rsidRDefault="00000000">
            <w:pPr>
              <w:jc w:val="center"/>
              <w:rPr>
                <w:rFonts w:hint="eastAsia"/>
              </w:rPr>
            </w:pPr>
            <w:r>
              <w:rPr>
                <w:rFonts w:hint="eastAsia"/>
              </w:rPr>
              <w:t>8</w:t>
            </w:r>
          </w:p>
        </w:tc>
        <w:tc>
          <w:tcPr>
            <w:tcW w:w="19.72%" w:type="pct"/>
            <w:vAlign w:val="center"/>
          </w:tcPr>
          <w:p w14:paraId="1D82C361" w14:textId="77777777" w:rsidR="00000000" w:rsidRDefault="00000000">
            <w:pPr>
              <w:jc w:val="center"/>
              <w:rPr>
                <w:rFonts w:hint="eastAsia"/>
              </w:rPr>
            </w:pPr>
            <w:r>
              <w:rPr>
                <w:rFonts w:hint="eastAsia"/>
              </w:rPr>
              <w:t>数据标准</w:t>
            </w:r>
          </w:p>
        </w:tc>
        <w:tc>
          <w:tcPr>
            <w:tcW w:w="48.54%" w:type="pct"/>
            <w:vAlign w:val="center"/>
          </w:tcPr>
          <w:p w14:paraId="3C8E313C" w14:textId="77777777" w:rsidR="00000000" w:rsidRDefault="00000000">
            <w:pPr>
              <w:rPr>
                <w:rFonts w:hint="eastAsia"/>
              </w:rPr>
            </w:pPr>
            <w:r>
              <w:rPr>
                <w:rFonts w:hint="eastAsia"/>
              </w:rPr>
              <w:t>数智化风电场数据建模标准，包含系统对下隔离设备接入及对上各类系统通信的数据标准。包含本系统接入的结构化、半结构化、非结构化的全部数据。</w:t>
            </w:r>
          </w:p>
        </w:tc>
        <w:tc>
          <w:tcPr>
            <w:tcW w:w="20.24%" w:type="pct"/>
            <w:vAlign w:val="center"/>
          </w:tcPr>
          <w:p w14:paraId="3603B233" w14:textId="77777777" w:rsidR="00000000" w:rsidRDefault="00000000">
            <w:pPr>
              <w:jc w:val="center"/>
              <w:rPr>
                <w:rFonts w:hint="eastAsia"/>
              </w:rPr>
            </w:pPr>
            <w:r>
              <w:rPr>
                <w:rFonts w:hint="eastAsia"/>
              </w:rPr>
              <w:t>Word</w:t>
            </w:r>
          </w:p>
        </w:tc>
      </w:tr>
      <w:tr w:rsidR="00000000" w14:paraId="4893D203" w14:textId="77777777">
        <w:trPr>
          <w:trHeight w:val="522"/>
          <w:jc w:val="center"/>
        </w:trPr>
        <w:tc>
          <w:tcPr>
            <w:tcW w:w="11.46%" w:type="pct"/>
            <w:vAlign w:val="center"/>
          </w:tcPr>
          <w:p w14:paraId="6BA30610" w14:textId="77777777" w:rsidR="00000000" w:rsidRDefault="00000000">
            <w:pPr>
              <w:jc w:val="center"/>
            </w:pPr>
            <w:r>
              <w:rPr>
                <w:rFonts w:hint="eastAsia"/>
              </w:rPr>
              <w:t>9</w:t>
            </w:r>
          </w:p>
        </w:tc>
        <w:tc>
          <w:tcPr>
            <w:tcW w:w="19.72%" w:type="pct"/>
            <w:vAlign w:val="center"/>
          </w:tcPr>
          <w:p w14:paraId="682C7F7B" w14:textId="77777777" w:rsidR="00000000" w:rsidRDefault="00000000">
            <w:pPr>
              <w:jc w:val="center"/>
            </w:pPr>
            <w:r>
              <w:rPr>
                <w:rFonts w:hint="eastAsia"/>
              </w:rPr>
              <w:t>多码联动方案</w:t>
            </w:r>
          </w:p>
        </w:tc>
        <w:tc>
          <w:tcPr>
            <w:tcW w:w="48.54%" w:type="pct"/>
            <w:vAlign w:val="center"/>
          </w:tcPr>
          <w:p w14:paraId="0E2392A3" w14:textId="77777777" w:rsidR="00000000" w:rsidRDefault="00000000">
            <w:r>
              <w:rPr>
                <w:rFonts w:hint="eastAsia"/>
              </w:rPr>
              <w:t>数智化风电场多码联动方案，包括数智化风电场</w:t>
            </w:r>
            <w:r>
              <w:rPr>
                <w:rFonts w:hint="eastAsia"/>
                <w:color w:val="0F1115"/>
              </w:rPr>
              <w:t>KKS</w:t>
            </w:r>
            <w:r>
              <w:rPr>
                <w:rFonts w:hint="eastAsia"/>
                <w:color w:val="0F1115"/>
              </w:rPr>
              <w:t>编码与（固定）资产编码、物资编码（应满足招标人集团物资管理编码要求）、设备编码（物理设备编码）等编码的联动方案。</w:t>
            </w:r>
          </w:p>
        </w:tc>
        <w:tc>
          <w:tcPr>
            <w:tcW w:w="20.24%" w:type="pct"/>
            <w:vAlign w:val="center"/>
          </w:tcPr>
          <w:p w14:paraId="05BD41D9" w14:textId="77777777" w:rsidR="00000000" w:rsidRDefault="00000000">
            <w:pPr>
              <w:jc w:val="center"/>
              <w:rPr>
                <w:rFonts w:hint="eastAsia"/>
              </w:rPr>
            </w:pPr>
            <w:r>
              <w:rPr>
                <w:rFonts w:hint="eastAsia"/>
              </w:rPr>
              <w:t>Word</w:t>
            </w:r>
          </w:p>
        </w:tc>
      </w:tr>
    </w:tbl>
    <w:p w14:paraId="69EC8F0F" w14:textId="77777777" w:rsidR="00000000" w:rsidRDefault="00000000">
      <w:pPr>
        <w:pStyle w:val="a9"/>
        <w:numPr>
          <w:ilvl w:val="0"/>
          <w:numId w:val="264"/>
        </w:numPr>
        <w:ind w:start="0pt" w:firstLineChars="200" w:firstLine="24pt"/>
        <w:rPr>
          <w:rFonts w:hint="eastAsia"/>
        </w:rPr>
      </w:pPr>
      <w:r>
        <w:rPr>
          <w:rFonts w:hint="eastAsia"/>
        </w:rPr>
        <w:t>知识产权交付要求</w:t>
      </w:r>
    </w:p>
    <w:p w14:paraId="333927B7" w14:textId="77777777" w:rsidR="00000000" w:rsidRDefault="00000000">
      <w:pPr>
        <w:pStyle w:val="a9"/>
        <w:ind w:firstLine="24pt"/>
        <w:rPr>
          <w:rFonts w:ascii="宋体" w:hAnsi="宋体" w:hint="eastAsia"/>
          <w:snapToGrid w:val="0"/>
          <w:kern w:val="0"/>
          <w:szCs w:val="24"/>
        </w:rPr>
      </w:pPr>
      <w:r>
        <w:rPr>
          <w:rFonts w:ascii="宋体" w:hAnsi="宋体" w:hint="eastAsia"/>
          <w:snapToGrid w:val="0"/>
          <w:kern w:val="0"/>
          <w:szCs w:val="24"/>
        </w:rPr>
        <w:t>中标方应提供本技术规范要求的完整可靠系统，提供系统全套需求、设计、开发、测试、部署、实施以及运维等各阶段的详细文档，且在运维期间的系统、文档修改也需要及时与招标方进行同步直至运维期结束，并保证无任何知识产权纠纷，如有相关纠纷则由中标方承担全部责任和造成的损失。</w:t>
      </w:r>
    </w:p>
    <w:p w14:paraId="32B55539" w14:textId="77777777" w:rsidR="00000000" w:rsidRDefault="00000000">
      <w:pPr>
        <w:pStyle w:val="a9"/>
        <w:ind w:firstLine="24pt"/>
        <w:rPr>
          <w:lang w:bidi="ar"/>
        </w:rPr>
      </w:pPr>
      <w:r>
        <w:rPr>
          <w:rFonts w:hint="eastAsia"/>
          <w:lang w:bidi="ar"/>
        </w:rPr>
        <w:t>中标方应提供知识产权，包括完成三大检索（</w:t>
      </w:r>
      <w:r>
        <w:rPr>
          <w:rFonts w:hint="eastAsia"/>
          <w:lang w:bidi="ar"/>
        </w:rPr>
        <w:t>SCI</w:t>
      </w:r>
      <w:r>
        <w:rPr>
          <w:rFonts w:hint="eastAsia"/>
          <w:lang w:bidi="ar"/>
        </w:rPr>
        <w:t>、</w:t>
      </w:r>
      <w:r>
        <w:rPr>
          <w:rFonts w:hint="eastAsia"/>
          <w:lang w:bidi="ar"/>
        </w:rPr>
        <w:t>EI</w:t>
      </w:r>
      <w:r>
        <w:rPr>
          <w:rFonts w:hint="eastAsia"/>
          <w:lang w:bidi="ar"/>
        </w:rPr>
        <w:t>、</w:t>
      </w:r>
      <w:r>
        <w:rPr>
          <w:rFonts w:hint="eastAsia"/>
          <w:lang w:bidi="ar"/>
        </w:rPr>
        <w:t>ISTP</w:t>
      </w:r>
      <w:r>
        <w:rPr>
          <w:rFonts w:hint="eastAsia"/>
          <w:lang w:bidi="ar"/>
        </w:rPr>
        <w:t>）或中文核心</w:t>
      </w:r>
      <w:r>
        <w:rPr>
          <w:rFonts w:hint="eastAsia"/>
          <w:lang w:bidi="ar"/>
        </w:rPr>
        <w:lastRenderedPageBreak/>
        <w:t>期刊论文发表不少于</w:t>
      </w:r>
      <w:r>
        <w:rPr>
          <w:rFonts w:hint="eastAsia"/>
          <w:lang w:bidi="ar"/>
        </w:rPr>
        <w:t>1</w:t>
      </w:r>
      <w:r>
        <w:rPr>
          <w:rFonts w:hint="eastAsia"/>
          <w:lang w:bidi="ar"/>
        </w:rPr>
        <w:t>篇，</w:t>
      </w:r>
      <w:r>
        <w:rPr>
          <w:rFonts w:ascii="宋体" w:hAnsi="宋体" w:hint="eastAsia"/>
          <w:snapToGrid w:val="0"/>
          <w:kern w:val="0"/>
          <w:szCs w:val="24"/>
        </w:rPr>
        <w:t>在项目终验前需提供期刊录用通知</w:t>
      </w:r>
      <w:r>
        <w:rPr>
          <w:rFonts w:hint="eastAsia"/>
          <w:lang w:bidi="ar"/>
        </w:rPr>
        <w:t>；完成发明专利受理不少于</w:t>
      </w:r>
      <w:r>
        <w:rPr>
          <w:rFonts w:hint="eastAsia"/>
          <w:lang w:bidi="ar"/>
        </w:rPr>
        <w:t>2</w:t>
      </w:r>
      <w:r>
        <w:rPr>
          <w:rFonts w:hint="eastAsia"/>
          <w:lang w:bidi="ar"/>
        </w:rPr>
        <w:t>项；完成实用新型专利授权不少于</w:t>
      </w:r>
      <w:r>
        <w:rPr>
          <w:rFonts w:hint="eastAsia"/>
          <w:lang w:bidi="ar"/>
        </w:rPr>
        <w:t>5</w:t>
      </w:r>
      <w:r>
        <w:rPr>
          <w:rFonts w:hint="eastAsia"/>
          <w:lang w:bidi="ar"/>
        </w:rPr>
        <w:t>项；完成软件著作权授权不少于</w:t>
      </w:r>
      <w:r>
        <w:rPr>
          <w:rFonts w:hint="eastAsia"/>
          <w:lang w:bidi="ar"/>
        </w:rPr>
        <w:t>2</w:t>
      </w:r>
      <w:r>
        <w:rPr>
          <w:rFonts w:hint="eastAsia"/>
          <w:lang w:bidi="ar"/>
        </w:rPr>
        <w:t>项。中标方应提前规划好本项目知识产权计划，确保项目结项时完成相应知识产权内容与要求。</w:t>
      </w:r>
    </w:p>
    <w:p w14:paraId="719338F5" w14:textId="77777777" w:rsidR="00000000" w:rsidRDefault="00000000">
      <w:pPr>
        <w:pStyle w:val="a9"/>
        <w:ind w:firstLine="24pt"/>
        <w:rPr>
          <w:rFonts w:hint="eastAsia"/>
        </w:rPr>
      </w:pPr>
      <w:r>
        <w:rPr>
          <w:rFonts w:ascii="宋体" w:hAnsi="宋体" w:hint="eastAsia"/>
          <w:snapToGrid w:val="0"/>
          <w:kern w:val="0"/>
          <w:szCs w:val="24"/>
        </w:rPr>
        <w:t>中标方对以上任何论文、专利、软件著作权等知识产权负有保密的责任，</w:t>
      </w:r>
      <w:r>
        <w:rPr>
          <w:rFonts w:hint="eastAsia"/>
        </w:rPr>
        <w:t>保证资料不泄露。</w:t>
      </w:r>
    </w:p>
    <w:p w14:paraId="37FCF342" w14:textId="77777777" w:rsidR="00000000" w:rsidRDefault="00000000">
      <w:pPr>
        <w:pStyle w:val="a9"/>
        <w:ind w:firstLine="24pt"/>
        <w:rPr>
          <w:rFonts w:ascii="宋体" w:hAnsi="宋体" w:hint="eastAsia"/>
          <w:snapToGrid w:val="0"/>
          <w:kern w:val="0"/>
          <w:szCs w:val="24"/>
        </w:rPr>
      </w:pPr>
      <w:r>
        <w:rPr>
          <w:rFonts w:ascii="宋体" w:hAnsi="宋体" w:hint="eastAsia"/>
          <w:snapToGrid w:val="0"/>
          <w:kern w:val="0"/>
          <w:szCs w:val="24"/>
        </w:rPr>
        <w:t>项目拟采用与境内企业合作的研发模式，项目所开发新增的源代码及与新增源代码关联的知识产权由招标方和最终用户与合作单位共享。</w:t>
      </w:r>
    </w:p>
    <w:p w14:paraId="7E0D0650" w14:textId="77777777" w:rsidR="00000000" w:rsidRDefault="00000000">
      <w:pPr>
        <w:pStyle w:val="a9"/>
        <w:ind w:firstLine="24pt"/>
        <w:rPr>
          <w:rFonts w:hint="eastAsia"/>
        </w:rPr>
      </w:pPr>
      <w:r>
        <w:rPr>
          <w:rFonts w:ascii="宋体" w:hAnsi="宋体" w:hint="eastAsia"/>
          <w:snapToGrid w:val="0"/>
          <w:kern w:val="0"/>
          <w:szCs w:val="24"/>
        </w:rPr>
        <w:t>本项目所涉及的全部源代码应能够出具第三方权威机构出具的源代码审计报告。</w:t>
      </w:r>
    </w:p>
    <w:p w14:paraId="54B81503" w14:textId="77777777" w:rsidR="00000000" w:rsidRDefault="00000000">
      <w:pPr>
        <w:pStyle w:val="a9"/>
        <w:numPr>
          <w:ilvl w:val="0"/>
          <w:numId w:val="264"/>
        </w:numPr>
        <w:ind w:start="0pt" w:firstLineChars="200" w:firstLine="24pt"/>
        <w:rPr>
          <w:rFonts w:hint="eastAsia"/>
        </w:rPr>
      </w:pPr>
      <w:r>
        <w:rPr>
          <w:rFonts w:hint="eastAsia"/>
        </w:rPr>
        <w:t>知识成果权属要求</w:t>
      </w:r>
    </w:p>
    <w:p w14:paraId="350AE7F0" w14:textId="77777777" w:rsidR="00000000" w:rsidRDefault="00000000">
      <w:pPr>
        <w:pStyle w:val="a9"/>
        <w:ind w:firstLineChars="200" w:firstLine="24pt"/>
      </w:pPr>
      <w:r>
        <w:rPr>
          <w:rFonts w:hint="eastAsia"/>
        </w:rPr>
        <w:t>本项目开发形成的专利、专有技术权利的权属按以下方式执行：本项目的专利申请权利归招标方及招标方上游最终用户享有，专利申请费由投标方承担，维护费用由招标方承担。未经招标方许可，投标方不得公开本项目项下的开发成果，不得将本项目下的技术申请专利，不得向第三方许可、转让或泄露本项目项下的专有技术。知识成果署名具体与招标方沟通商量后确定。</w:t>
      </w:r>
    </w:p>
    <w:p w14:paraId="7E709F7A" w14:textId="77777777" w:rsidR="00000000" w:rsidRDefault="00000000">
      <w:pPr>
        <w:pStyle w:val="a9"/>
        <w:ind w:firstLineChars="200" w:firstLine="24pt"/>
        <w:rPr>
          <w:rFonts w:hint="eastAsia"/>
        </w:rPr>
      </w:pPr>
      <w:r>
        <w:rPr>
          <w:rFonts w:hint="eastAsia"/>
        </w:rPr>
        <w:t>本项目形成的论文发表时，须按招标方要求确定论文作者；项目参加人员个人发表有关项目成果内容的论文须征得招标方同意。</w:t>
      </w:r>
    </w:p>
    <w:p w14:paraId="41A2FB7D" w14:textId="77777777" w:rsidR="00000000" w:rsidRDefault="00000000">
      <w:pPr>
        <w:pStyle w:val="a9"/>
        <w:ind w:firstLineChars="200" w:firstLine="24pt"/>
        <w:rPr>
          <w:rFonts w:hint="eastAsia"/>
        </w:rPr>
      </w:pPr>
      <w:r>
        <w:rPr>
          <w:rFonts w:hint="eastAsia"/>
        </w:rPr>
        <w:t>基于本项目成果进行有关科技奖励申报，由牵头组织单位和第一完成单位具体与招标方沟通商量后确定，投标方应配合招标方完成相关奖励申报。投标方参与项目的人员享有成果署名的权利。</w:t>
      </w:r>
    </w:p>
    <w:p w14:paraId="2496C11B" w14:textId="77777777" w:rsidR="00000000" w:rsidRDefault="00000000">
      <w:pPr>
        <w:pStyle w:val="a9"/>
        <w:ind w:firstLineChars="200" w:firstLine="24pt"/>
        <w:rPr>
          <w:rFonts w:hint="eastAsia"/>
        </w:rPr>
      </w:pPr>
      <w:r>
        <w:rPr>
          <w:rFonts w:ascii="宋体" w:hAnsi="宋体" w:hint="eastAsia"/>
          <w:snapToGrid w:val="0"/>
          <w:kern w:val="0"/>
          <w:szCs w:val="24"/>
        </w:rPr>
        <w:t>本项目中</w:t>
      </w:r>
      <w:r>
        <w:rPr>
          <w:rFonts w:hint="eastAsia"/>
        </w:rPr>
        <w:t>智能化厂级监控信息基础平台与高级应用、生产管理高级应用、</w:t>
      </w:r>
      <w:r>
        <w:rPr>
          <w:rFonts w:hint="eastAsia"/>
          <w:kern w:val="44"/>
          <w:szCs w:val="24"/>
        </w:rPr>
        <w:t>智能巡视系统、三维可视化运行监视系统、移动应用</w:t>
      </w:r>
      <w:r>
        <w:rPr>
          <w:rFonts w:hint="eastAsia"/>
          <w:kern w:val="44"/>
          <w:szCs w:val="24"/>
        </w:rPr>
        <w:t>APP</w:t>
      </w:r>
      <w:r>
        <w:rPr>
          <w:rFonts w:hint="eastAsia"/>
          <w:kern w:val="44"/>
          <w:szCs w:val="24"/>
        </w:rPr>
        <w:t>软件的</w:t>
      </w:r>
      <w:r>
        <w:rPr>
          <w:rFonts w:ascii="宋体" w:hAnsi="宋体" w:hint="eastAsia"/>
          <w:snapToGrid w:val="0"/>
          <w:kern w:val="0"/>
          <w:szCs w:val="24"/>
        </w:rPr>
        <w:t>既有知识产权采用授权方式给予深圳能源集团股份有限公司及其下属企业永久非独占的使用权，不收取其知识产权使用费用和软件授权费。</w:t>
      </w:r>
    </w:p>
    <w:p w14:paraId="467AE25A" w14:textId="77777777" w:rsidR="00000000" w:rsidRDefault="00000000">
      <w:pPr>
        <w:pStyle w:val="20"/>
        <w:numPr>
          <w:ilvl w:val="1"/>
          <w:numId w:val="24"/>
        </w:numPr>
        <w:rPr>
          <w:rFonts w:hint="eastAsia"/>
        </w:rPr>
      </w:pPr>
      <w:r>
        <w:rPr>
          <w:rFonts w:hint="eastAsia"/>
        </w:rPr>
        <w:t>培训要求</w:t>
      </w:r>
    </w:p>
    <w:p w14:paraId="734A83B7" w14:textId="77777777" w:rsidR="00000000" w:rsidRDefault="00000000">
      <w:pPr>
        <w:pStyle w:val="a9"/>
        <w:ind w:firstLineChars="200" w:firstLine="24pt"/>
        <w:rPr>
          <w:rFonts w:hint="eastAsia"/>
        </w:rPr>
      </w:pPr>
      <w:r>
        <w:rPr>
          <w:rFonts w:hint="eastAsia"/>
        </w:rPr>
        <w:t>投标方必须在系统部署、调试、试运行过程中现场提供分别针对系统管理人员、应用管理人员的培训。</w:t>
      </w:r>
    </w:p>
    <w:p w14:paraId="0CABE856" w14:textId="77777777" w:rsidR="00000000" w:rsidRDefault="00000000">
      <w:pPr>
        <w:pStyle w:val="a9"/>
        <w:ind w:firstLineChars="200" w:firstLine="24pt"/>
        <w:rPr>
          <w:rFonts w:hint="eastAsia"/>
        </w:rPr>
      </w:pPr>
      <w:r>
        <w:rPr>
          <w:rFonts w:hint="eastAsia"/>
        </w:rPr>
        <w:t>投标方的培训教员应是项目组成人员并具有扎实的理论基础知识及实际工</w:t>
      </w:r>
      <w:r>
        <w:rPr>
          <w:rFonts w:hint="eastAsia"/>
        </w:rPr>
        <w:lastRenderedPageBreak/>
        <w:t>作经验，必须具备熟练的中文会话和书写能力。</w:t>
      </w:r>
    </w:p>
    <w:p w14:paraId="39FCF19A" w14:textId="77777777" w:rsidR="00000000" w:rsidRDefault="00000000">
      <w:pPr>
        <w:pStyle w:val="a9"/>
        <w:ind w:firstLineChars="200" w:firstLine="24pt"/>
        <w:rPr>
          <w:rFonts w:hint="eastAsia"/>
        </w:rPr>
      </w:pPr>
      <w:r>
        <w:rPr>
          <w:rFonts w:hint="eastAsia"/>
        </w:rPr>
        <w:t>投标方必须为所有受训人员提供培训教材，所有的资料必须是中文书写。</w:t>
      </w:r>
    </w:p>
    <w:p w14:paraId="37CD69ED" w14:textId="77777777" w:rsidR="00000000" w:rsidRDefault="00000000">
      <w:pPr>
        <w:pStyle w:val="a9"/>
        <w:ind w:firstLineChars="200" w:firstLine="24pt"/>
        <w:rPr>
          <w:rFonts w:hint="eastAsia"/>
        </w:rPr>
      </w:pPr>
      <w:r>
        <w:rPr>
          <w:rFonts w:hint="eastAsia"/>
        </w:rPr>
        <w:t>投标方应提供满足系统建设、管理、维护等要求的技术培训服务，根据项目的不同实施阶段和不同培训对象提供不同培训内容，以达到培训目的。</w:t>
      </w:r>
    </w:p>
    <w:p w14:paraId="5E657FCA" w14:textId="77777777" w:rsidR="00000000" w:rsidRDefault="00000000">
      <w:pPr>
        <w:pStyle w:val="20"/>
        <w:numPr>
          <w:ilvl w:val="1"/>
          <w:numId w:val="24"/>
        </w:numPr>
        <w:rPr>
          <w:rFonts w:hint="eastAsia"/>
        </w:rPr>
      </w:pPr>
      <w:r>
        <w:rPr>
          <w:rFonts w:hint="eastAsia"/>
        </w:rPr>
        <w:t>售后服务要求</w:t>
      </w:r>
    </w:p>
    <w:p w14:paraId="76E4484A" w14:textId="77777777" w:rsidR="00000000" w:rsidRDefault="00000000">
      <w:pPr>
        <w:pStyle w:val="a9"/>
        <w:ind w:firstLineChars="200" w:firstLine="24pt"/>
        <w:rPr>
          <w:rFonts w:hint="eastAsia"/>
        </w:rPr>
      </w:pPr>
      <w:r>
        <w:rPr>
          <w:rFonts w:hint="eastAsia"/>
        </w:rPr>
        <w:t>投标方必须对招标方的后续开发实施工作提供售后服务和技术支持。</w:t>
      </w:r>
    </w:p>
    <w:p w14:paraId="2EB62BE8" w14:textId="77777777" w:rsidR="00000000" w:rsidRDefault="00000000">
      <w:pPr>
        <w:pStyle w:val="a9"/>
        <w:ind w:firstLineChars="200" w:firstLine="24pt"/>
        <w:rPr>
          <w:rFonts w:hint="eastAsia"/>
        </w:rPr>
      </w:pPr>
      <w:r>
        <w:rPr>
          <w:rFonts w:hint="eastAsia"/>
        </w:rPr>
        <w:t>除本项目另有规定外，硬件设备质保期为</w:t>
      </w:r>
      <w:r>
        <w:rPr>
          <w:rFonts w:hint="eastAsia"/>
        </w:rPr>
        <w:t>60</w:t>
      </w:r>
      <w:r>
        <w:rPr>
          <w:rFonts w:hint="eastAsia"/>
        </w:rPr>
        <w:t>个月，软件系统质保期为</w:t>
      </w:r>
      <w:r>
        <w:rPr>
          <w:rFonts w:hint="eastAsia"/>
        </w:rPr>
        <w:t>36</w:t>
      </w:r>
      <w:r>
        <w:rPr>
          <w:rFonts w:hint="eastAsia"/>
        </w:rPr>
        <w:t>个月，自双方代表在系统验收单上签字之日起计算。</w:t>
      </w:r>
    </w:p>
    <w:p w14:paraId="1DBF21D9" w14:textId="77777777" w:rsidR="00000000" w:rsidRDefault="00000000">
      <w:pPr>
        <w:pStyle w:val="a9"/>
        <w:ind w:firstLineChars="200" w:firstLine="24pt"/>
        <w:rPr>
          <w:rFonts w:hint="eastAsia"/>
        </w:rPr>
      </w:pPr>
      <w:r>
        <w:rPr>
          <w:rFonts w:hint="eastAsia"/>
        </w:rPr>
        <w:t>投标方必须提出质保期内的维护内容及服务方式、响应时间、范围（产品、技术、模块、部件），以及售后服务体系完善程度、技术支持人员的数量。</w:t>
      </w:r>
    </w:p>
    <w:p w14:paraId="48824F02" w14:textId="77777777" w:rsidR="00000000" w:rsidRDefault="00000000">
      <w:pPr>
        <w:pStyle w:val="a9"/>
        <w:ind w:firstLineChars="200" w:firstLine="24pt"/>
        <w:rPr>
          <w:rFonts w:hint="eastAsia"/>
        </w:rPr>
      </w:pPr>
      <w:r>
        <w:rPr>
          <w:rFonts w:hint="eastAsia"/>
        </w:rPr>
        <w:t>质保期内，投标方负责对其提供的产品免费提供包括但不限于软件升级包、升级服务、补丁包、现场支持、电话支持、网站支持以及相关技术文档等服务。</w:t>
      </w:r>
    </w:p>
    <w:p w14:paraId="4A1DDD03" w14:textId="77777777" w:rsidR="00000000" w:rsidRDefault="00000000">
      <w:pPr>
        <w:pStyle w:val="a9"/>
        <w:ind w:firstLineChars="200" w:firstLine="24pt"/>
        <w:rPr>
          <w:rFonts w:hint="eastAsia"/>
        </w:rPr>
      </w:pPr>
      <w:r>
        <w:rPr>
          <w:rFonts w:hint="eastAsia"/>
        </w:rPr>
        <w:t>质保期内，投标方在新版本推出之前应在</w:t>
      </w:r>
      <w:r>
        <w:rPr>
          <w:rFonts w:hint="eastAsia"/>
        </w:rPr>
        <w:t>1</w:t>
      </w:r>
      <w:r>
        <w:rPr>
          <w:rFonts w:hint="eastAsia"/>
        </w:rPr>
        <w:t>个月内通知招标方，并提供介质及相关帮助文档，根据招标方要求配合升级工作。</w:t>
      </w:r>
    </w:p>
    <w:p w14:paraId="76B49B65" w14:textId="77777777" w:rsidR="00000000" w:rsidRDefault="00000000">
      <w:pPr>
        <w:pStyle w:val="a9"/>
        <w:ind w:firstLineChars="200" w:firstLine="24pt"/>
        <w:rPr>
          <w:rFonts w:hint="eastAsia"/>
        </w:rPr>
      </w:pPr>
      <w:r>
        <w:rPr>
          <w:rFonts w:hint="eastAsia"/>
        </w:rPr>
        <w:t>投标方必须向招标方承诺技术后援支持，在质保期内向招标方免费提供</w:t>
      </w:r>
      <w:r>
        <w:rPr>
          <w:rFonts w:hint="eastAsia"/>
        </w:rPr>
        <w:t>7</w:t>
      </w:r>
      <w:r>
        <w:rPr>
          <w:rFonts w:hint="eastAsia"/>
        </w:rPr>
        <w:t>×</w:t>
      </w:r>
      <w:r>
        <w:rPr>
          <w:rFonts w:hint="eastAsia"/>
        </w:rPr>
        <w:t>24</w:t>
      </w:r>
      <w:r>
        <w:rPr>
          <w:rFonts w:hint="eastAsia"/>
        </w:rPr>
        <w:t>小时的原厂商技术支持服务。</w:t>
      </w:r>
    </w:p>
    <w:p w14:paraId="09BA73B2" w14:textId="77777777" w:rsidR="00000000" w:rsidRDefault="00000000">
      <w:pPr>
        <w:pStyle w:val="a9"/>
        <w:ind w:firstLineChars="200" w:firstLine="24pt"/>
        <w:rPr>
          <w:rFonts w:hint="eastAsia"/>
        </w:rPr>
      </w:pPr>
      <w:r>
        <w:rPr>
          <w:rFonts w:hint="eastAsia"/>
        </w:rPr>
        <w:t>招标方第一时间提出的故障请求</w:t>
      </w:r>
      <w:r>
        <w:rPr>
          <w:rFonts w:hint="eastAsia"/>
        </w:rPr>
        <w:t>1</w:t>
      </w:r>
      <w:r>
        <w:rPr>
          <w:rFonts w:hint="eastAsia"/>
        </w:rPr>
        <w:t>小时内如无法电话解决，必须在</w:t>
      </w:r>
      <w:r>
        <w:rPr>
          <w:rFonts w:hint="eastAsia"/>
        </w:rPr>
        <w:t>24</w:t>
      </w:r>
      <w:r>
        <w:rPr>
          <w:rFonts w:hint="eastAsia"/>
        </w:rPr>
        <w:t>小时内（本地）或</w:t>
      </w:r>
      <w:r>
        <w:rPr>
          <w:rFonts w:hint="eastAsia"/>
        </w:rPr>
        <w:t>48</w:t>
      </w:r>
      <w:r>
        <w:rPr>
          <w:rFonts w:hint="eastAsia"/>
        </w:rPr>
        <w:t>小时内（外地）派工程师到达现场进行处理。</w:t>
      </w:r>
    </w:p>
    <w:p w14:paraId="50F52CD5" w14:textId="77777777" w:rsidR="00000000" w:rsidRDefault="00000000">
      <w:pPr>
        <w:pStyle w:val="1"/>
        <w:numPr>
          <w:ilvl w:val="0"/>
          <w:numId w:val="24"/>
        </w:numPr>
        <w:rPr>
          <w:rFonts w:ascii="黑体" w:hAnsi="黑体" w:cs="黑体" w:hint="eastAsia"/>
          <w:bCs/>
          <w:lang w:val="zh-CN" w:eastAsia="zh-Hans"/>
        </w:rPr>
      </w:pPr>
      <w:bookmarkStart w:id="448" w:name="_Toc176340955"/>
      <w:bookmarkStart w:id="449" w:name="_Toc191543992"/>
      <w:bookmarkEnd w:id="428"/>
      <w:bookmarkEnd w:id="429"/>
      <w:r>
        <w:rPr>
          <w:rFonts w:ascii="黑体" w:hAnsi="黑体" w:cs="黑体" w:hint="eastAsia"/>
          <w:bCs/>
          <w:lang w:val="zh-CN" w:eastAsia="zh-Hans"/>
        </w:rPr>
        <w:br w:type="page"/>
      </w:r>
      <w:r>
        <w:rPr>
          <w:rFonts w:hint="eastAsia"/>
        </w:rPr>
        <w:lastRenderedPageBreak/>
        <w:t>技术差异表</w:t>
      </w:r>
      <w:bookmarkEnd w:id="448"/>
      <w:bookmarkEnd w:id="449"/>
    </w:p>
    <w:p w14:paraId="68C5D7EB" w14:textId="77777777" w:rsidR="00000000" w:rsidRDefault="00000000">
      <w:pPr>
        <w:pStyle w:val="a9"/>
        <w:ind w:firstLineChars="200" w:firstLine="24pt"/>
        <w:rPr>
          <w:rFonts w:hint="eastAsia"/>
        </w:rPr>
      </w:pPr>
      <w:r>
        <w:rPr>
          <w:rFonts w:hint="eastAsia"/>
        </w:rPr>
        <w:t>投标方应将所供设备与本招标书技术文件有差异之处，无论优于或劣于本招标书要求，均汇集成此表。</w:t>
      </w:r>
    </w:p>
    <w:p w14:paraId="08F94BD5" w14:textId="77777777" w:rsidR="00000000" w:rsidRDefault="00000000">
      <w:pPr>
        <w:pStyle w:val="ab"/>
        <w:keepNext/>
        <w:ind w:firstLine="20pt"/>
        <w:jc w:val="center"/>
        <w:rPr>
          <w:rFonts w:ascii="Times New Roman" w:hAnsi="Times New Roman"/>
        </w:rPr>
      </w:pPr>
      <w:r>
        <w:rPr>
          <w:rFonts w:ascii="Times New Roman" w:hAnsi="Times New Roman"/>
        </w:rPr>
        <w:t>表</w:t>
      </w:r>
      <w:r>
        <w:rPr>
          <w:rFonts w:ascii="Times New Roman" w:hAnsi="Times New Roman" w:hint="eastAsia"/>
        </w:rPr>
        <w:t>10</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表</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ascii="Times New Roman" w:hAnsi="Times New Roman"/>
        </w:rPr>
        <w:t>投标单位技术差异表</w:t>
      </w:r>
    </w:p>
    <w:tbl>
      <w:tblPr>
        <w:tblW w:w="425.25pt" w:type="dxa"/>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988"/>
        <w:gridCol w:w="1678"/>
        <w:gridCol w:w="2254"/>
        <w:gridCol w:w="1339"/>
        <w:gridCol w:w="2246"/>
      </w:tblGrid>
      <w:tr w:rsidR="00000000" w14:paraId="6456FAB3" w14:textId="77777777">
        <w:trPr>
          <w:trHeight w:val="522"/>
          <w:tblHeader/>
          <w:jc w:val="center"/>
        </w:trPr>
        <w:tc>
          <w:tcPr>
            <w:tcW w:w="49.40pt" w:type="dxa"/>
            <w:vAlign w:val="center"/>
          </w:tcPr>
          <w:p w14:paraId="5EDEEEB6" w14:textId="77777777" w:rsidR="00000000" w:rsidRDefault="00000000">
            <w:pPr>
              <w:jc w:val="center"/>
            </w:pPr>
            <w:r>
              <w:rPr>
                <w:rFonts w:hint="eastAsia"/>
              </w:rPr>
              <w:t>序号</w:t>
            </w:r>
          </w:p>
        </w:tc>
        <w:tc>
          <w:tcPr>
            <w:tcW w:w="83.90pt" w:type="dxa"/>
            <w:vAlign w:val="center"/>
          </w:tcPr>
          <w:p w14:paraId="2978AF22" w14:textId="77777777" w:rsidR="00000000" w:rsidRDefault="00000000">
            <w:pPr>
              <w:jc w:val="center"/>
            </w:pPr>
            <w:r>
              <w:rPr>
                <w:rFonts w:hint="eastAsia"/>
              </w:rPr>
              <w:t>招标文件条目</w:t>
            </w:r>
          </w:p>
        </w:tc>
        <w:tc>
          <w:tcPr>
            <w:tcW w:w="112.70pt" w:type="dxa"/>
            <w:vAlign w:val="center"/>
          </w:tcPr>
          <w:p w14:paraId="15E37E3A" w14:textId="77777777" w:rsidR="00000000" w:rsidRDefault="00000000">
            <w:pPr>
              <w:jc w:val="center"/>
            </w:pPr>
            <w:r>
              <w:rPr>
                <w:rFonts w:hint="eastAsia"/>
              </w:rPr>
              <w:t>招标文件简要内容</w:t>
            </w:r>
          </w:p>
        </w:tc>
        <w:tc>
          <w:tcPr>
            <w:tcW w:w="66.95pt" w:type="dxa"/>
            <w:vAlign w:val="center"/>
          </w:tcPr>
          <w:p w14:paraId="536E2680" w14:textId="77777777" w:rsidR="00000000" w:rsidRDefault="00000000">
            <w:pPr>
              <w:jc w:val="center"/>
            </w:pPr>
            <w:r>
              <w:rPr>
                <w:rFonts w:hint="eastAsia"/>
              </w:rPr>
              <w:t>投标文件条目</w:t>
            </w:r>
          </w:p>
        </w:tc>
        <w:tc>
          <w:tcPr>
            <w:tcW w:w="112.30pt" w:type="dxa"/>
            <w:vAlign w:val="center"/>
          </w:tcPr>
          <w:p w14:paraId="43C7D584" w14:textId="77777777" w:rsidR="00000000" w:rsidRDefault="00000000">
            <w:pPr>
              <w:jc w:val="center"/>
            </w:pPr>
            <w:r>
              <w:rPr>
                <w:rFonts w:hint="eastAsia"/>
              </w:rPr>
              <w:t>投标文件简要内容</w:t>
            </w:r>
          </w:p>
        </w:tc>
      </w:tr>
      <w:tr w:rsidR="00000000" w14:paraId="78997D97" w14:textId="77777777">
        <w:trPr>
          <w:trHeight w:val="519"/>
          <w:jc w:val="center"/>
        </w:trPr>
        <w:tc>
          <w:tcPr>
            <w:tcW w:w="49.40pt" w:type="dxa"/>
            <w:vAlign w:val="center"/>
          </w:tcPr>
          <w:p w14:paraId="77DC8562" w14:textId="77777777" w:rsidR="00000000" w:rsidRDefault="00000000">
            <w:pPr>
              <w:jc w:val="center"/>
            </w:pPr>
            <w:r>
              <w:t>1</w:t>
            </w:r>
          </w:p>
        </w:tc>
        <w:tc>
          <w:tcPr>
            <w:tcW w:w="83.90pt" w:type="dxa"/>
            <w:vAlign w:val="center"/>
          </w:tcPr>
          <w:p w14:paraId="61F5F111" w14:textId="77777777" w:rsidR="00000000" w:rsidRDefault="00000000">
            <w:pPr>
              <w:jc w:val="center"/>
            </w:pPr>
          </w:p>
        </w:tc>
        <w:tc>
          <w:tcPr>
            <w:tcW w:w="112.70pt" w:type="dxa"/>
            <w:vAlign w:val="center"/>
          </w:tcPr>
          <w:p w14:paraId="332E0BBE" w14:textId="77777777" w:rsidR="00000000" w:rsidRDefault="00000000">
            <w:pPr>
              <w:jc w:val="center"/>
            </w:pPr>
          </w:p>
        </w:tc>
        <w:tc>
          <w:tcPr>
            <w:tcW w:w="66.95pt" w:type="dxa"/>
            <w:vAlign w:val="center"/>
          </w:tcPr>
          <w:p w14:paraId="08854773" w14:textId="77777777" w:rsidR="00000000" w:rsidRDefault="00000000">
            <w:pPr>
              <w:jc w:val="center"/>
            </w:pPr>
          </w:p>
        </w:tc>
        <w:tc>
          <w:tcPr>
            <w:tcW w:w="112.30pt" w:type="dxa"/>
            <w:vAlign w:val="center"/>
          </w:tcPr>
          <w:p w14:paraId="7C12CEEE" w14:textId="77777777" w:rsidR="00000000" w:rsidRDefault="00000000">
            <w:pPr>
              <w:jc w:val="center"/>
            </w:pPr>
          </w:p>
        </w:tc>
      </w:tr>
      <w:tr w:rsidR="00000000" w14:paraId="6039C7FE" w14:textId="77777777">
        <w:trPr>
          <w:trHeight w:val="496"/>
          <w:jc w:val="center"/>
        </w:trPr>
        <w:tc>
          <w:tcPr>
            <w:tcW w:w="49.40pt" w:type="dxa"/>
            <w:vAlign w:val="center"/>
          </w:tcPr>
          <w:p w14:paraId="3373F0E2" w14:textId="77777777" w:rsidR="00000000" w:rsidRDefault="00000000">
            <w:pPr>
              <w:jc w:val="center"/>
            </w:pPr>
            <w:r>
              <w:t>2</w:t>
            </w:r>
          </w:p>
        </w:tc>
        <w:tc>
          <w:tcPr>
            <w:tcW w:w="83.90pt" w:type="dxa"/>
            <w:vAlign w:val="center"/>
          </w:tcPr>
          <w:p w14:paraId="01ECDEA7" w14:textId="77777777" w:rsidR="00000000" w:rsidRDefault="00000000">
            <w:pPr>
              <w:jc w:val="center"/>
            </w:pPr>
          </w:p>
        </w:tc>
        <w:tc>
          <w:tcPr>
            <w:tcW w:w="112.70pt" w:type="dxa"/>
            <w:vAlign w:val="center"/>
          </w:tcPr>
          <w:p w14:paraId="77266A42" w14:textId="77777777" w:rsidR="00000000" w:rsidRDefault="00000000">
            <w:pPr>
              <w:jc w:val="center"/>
            </w:pPr>
          </w:p>
        </w:tc>
        <w:tc>
          <w:tcPr>
            <w:tcW w:w="66.95pt" w:type="dxa"/>
            <w:vAlign w:val="center"/>
          </w:tcPr>
          <w:p w14:paraId="17C74BA9" w14:textId="77777777" w:rsidR="00000000" w:rsidRDefault="00000000">
            <w:pPr>
              <w:jc w:val="center"/>
            </w:pPr>
          </w:p>
        </w:tc>
        <w:tc>
          <w:tcPr>
            <w:tcW w:w="112.30pt" w:type="dxa"/>
            <w:vAlign w:val="center"/>
          </w:tcPr>
          <w:p w14:paraId="53AE492B" w14:textId="77777777" w:rsidR="00000000" w:rsidRDefault="00000000">
            <w:pPr>
              <w:jc w:val="center"/>
            </w:pPr>
          </w:p>
        </w:tc>
      </w:tr>
      <w:tr w:rsidR="00000000" w14:paraId="0BFD7252" w14:textId="77777777">
        <w:trPr>
          <w:trHeight w:val="496"/>
          <w:jc w:val="center"/>
        </w:trPr>
        <w:tc>
          <w:tcPr>
            <w:tcW w:w="49.40pt" w:type="dxa"/>
            <w:vAlign w:val="center"/>
          </w:tcPr>
          <w:p w14:paraId="23BA3F28" w14:textId="77777777" w:rsidR="00000000" w:rsidRDefault="00000000">
            <w:pPr>
              <w:jc w:val="center"/>
            </w:pPr>
            <w:r>
              <w:t>…</w:t>
            </w:r>
          </w:p>
        </w:tc>
        <w:tc>
          <w:tcPr>
            <w:tcW w:w="83.90pt" w:type="dxa"/>
            <w:vAlign w:val="center"/>
          </w:tcPr>
          <w:p w14:paraId="3B1599E1" w14:textId="77777777" w:rsidR="00000000" w:rsidRDefault="00000000">
            <w:pPr>
              <w:jc w:val="center"/>
            </w:pPr>
          </w:p>
        </w:tc>
        <w:tc>
          <w:tcPr>
            <w:tcW w:w="112.70pt" w:type="dxa"/>
            <w:vAlign w:val="center"/>
          </w:tcPr>
          <w:p w14:paraId="46BD16FE" w14:textId="77777777" w:rsidR="00000000" w:rsidRDefault="00000000">
            <w:pPr>
              <w:jc w:val="center"/>
            </w:pPr>
          </w:p>
        </w:tc>
        <w:tc>
          <w:tcPr>
            <w:tcW w:w="66.95pt" w:type="dxa"/>
            <w:vAlign w:val="center"/>
          </w:tcPr>
          <w:p w14:paraId="5F27E856" w14:textId="77777777" w:rsidR="00000000" w:rsidRDefault="00000000">
            <w:pPr>
              <w:jc w:val="center"/>
            </w:pPr>
          </w:p>
        </w:tc>
        <w:tc>
          <w:tcPr>
            <w:tcW w:w="112.30pt" w:type="dxa"/>
            <w:vAlign w:val="center"/>
          </w:tcPr>
          <w:p w14:paraId="190911D2" w14:textId="77777777" w:rsidR="00000000" w:rsidRDefault="00000000">
            <w:pPr>
              <w:jc w:val="center"/>
            </w:pPr>
          </w:p>
        </w:tc>
      </w:tr>
    </w:tbl>
    <w:p w14:paraId="15175CC7" w14:textId="77777777" w:rsidR="00000000" w:rsidRDefault="00000000">
      <w:pPr>
        <w:pStyle w:val="af5"/>
        <w:adjustRightInd w:val="0"/>
        <w:snapToGrid w:val="0"/>
        <w:spacing w:afterLines="50" w:after="7.80pt"/>
        <w:ind w:firstLine="20pt"/>
        <w:rPr>
          <w:rFonts w:ascii="Times New Roman" w:hAnsi="Times New Roman"/>
          <w:szCs w:val="21"/>
        </w:rPr>
      </w:pPr>
    </w:p>
    <w:p w14:paraId="3C4EFF7B" w14:textId="77777777" w:rsidR="00000000" w:rsidRDefault="00000000">
      <w:pPr>
        <w:pStyle w:val="af5"/>
        <w:adjustRightInd w:val="0"/>
        <w:snapToGrid w:val="0"/>
        <w:spacing w:afterLines="50" w:after="7.80pt"/>
        <w:rPr>
          <w:rFonts w:ascii="Times New Roman" w:hAnsi="Times New Roman"/>
          <w:sz w:val="21"/>
          <w:szCs w:val="21"/>
        </w:rPr>
      </w:pPr>
      <w:r>
        <w:rPr>
          <w:rFonts w:ascii="Times New Roman" w:hAnsi="Times New Roman"/>
          <w:sz w:val="21"/>
          <w:szCs w:val="21"/>
        </w:rPr>
        <w:t>投标方：</w:t>
      </w:r>
      <w:r>
        <w:rPr>
          <w:rFonts w:ascii="Times New Roman" w:hAnsi="Times New Roman"/>
          <w:sz w:val="21"/>
          <w:szCs w:val="21"/>
          <w:u w:val="single"/>
        </w:rPr>
        <w:t xml:space="preserve">             </w:t>
      </w:r>
      <w:r>
        <w:rPr>
          <w:rFonts w:ascii="Times New Roman" w:hAnsi="Times New Roman"/>
          <w:sz w:val="21"/>
          <w:szCs w:val="21"/>
        </w:rPr>
        <w:t xml:space="preserve">  </w:t>
      </w:r>
      <w:r>
        <w:rPr>
          <w:rFonts w:ascii="Times New Roman" w:hAnsi="Times New Roman" w:hint="eastAsia"/>
          <w:sz w:val="21"/>
          <w:szCs w:val="21"/>
        </w:rPr>
        <w:t>（</w:t>
      </w:r>
      <w:r>
        <w:rPr>
          <w:rFonts w:ascii="Times New Roman" w:hAnsi="Times New Roman"/>
          <w:sz w:val="21"/>
          <w:szCs w:val="21"/>
        </w:rPr>
        <w:t>盖章</w:t>
      </w:r>
      <w:r>
        <w:rPr>
          <w:rFonts w:ascii="Times New Roman" w:hAnsi="Times New Roman" w:hint="eastAsia"/>
          <w:sz w:val="21"/>
          <w:szCs w:val="21"/>
        </w:rPr>
        <w:t>）</w:t>
      </w:r>
    </w:p>
    <w:p w14:paraId="3DABEC92" w14:textId="77777777" w:rsidR="00000000" w:rsidRDefault="00000000">
      <w:pPr>
        <w:pStyle w:val="a9"/>
        <w:ind w:firstLineChars="200" w:firstLine="24pt"/>
      </w:pPr>
      <w:r>
        <w:t>日</w:t>
      </w:r>
      <w:r>
        <w:t xml:space="preserve">  </w:t>
      </w:r>
      <w:r>
        <w:t>期：</w:t>
      </w:r>
      <w:r>
        <w:t xml:space="preserve">     </w:t>
      </w:r>
      <w:r>
        <w:t>年</w:t>
      </w:r>
      <w:r>
        <w:t xml:space="preserve">   </w:t>
      </w:r>
      <w:r>
        <w:t>月</w:t>
      </w:r>
      <w:r>
        <w:t xml:space="preserve">  </w:t>
      </w:r>
      <w:r>
        <w:t>日</w:t>
      </w:r>
    </w:p>
    <w:p w14:paraId="079F838B" w14:textId="77777777" w:rsidR="00000000" w:rsidRDefault="00000000">
      <w:pPr>
        <w:pStyle w:val="1"/>
        <w:rPr>
          <w:rFonts w:hint="eastAsia"/>
          <w:szCs w:val="21"/>
        </w:rPr>
      </w:pPr>
      <w:r>
        <w:rPr>
          <w:rFonts w:ascii="黑体" w:hAnsi="黑体" w:cs="黑体" w:hint="eastAsia"/>
          <w:bCs/>
          <w:lang w:val="zh-CN" w:eastAsia="zh-Hans"/>
        </w:rPr>
        <w:br w:type="page"/>
      </w:r>
      <w:r>
        <w:rPr>
          <w:rFonts w:hint="eastAsia"/>
          <w:szCs w:val="21"/>
        </w:rPr>
        <w:lastRenderedPageBreak/>
        <w:t>附件一</w:t>
      </w:r>
      <w:r>
        <w:rPr>
          <w:rFonts w:hint="eastAsia"/>
          <w:szCs w:val="21"/>
        </w:rPr>
        <w:t xml:space="preserve"> </w:t>
      </w:r>
      <w:r>
        <w:rPr>
          <w:rFonts w:hint="eastAsia"/>
          <w:szCs w:val="21"/>
        </w:rPr>
        <w:t>交付清单</w:t>
      </w:r>
    </w:p>
    <w:p w14:paraId="0D86318F" w14:textId="77777777" w:rsidR="00000000" w:rsidRDefault="00000000">
      <w:pPr>
        <w:pStyle w:val="a9"/>
        <w:ind w:firstLineChars="200" w:firstLine="24pt"/>
        <w:rPr>
          <w:rFonts w:hint="eastAsia"/>
        </w:rPr>
      </w:pPr>
      <w:r>
        <w:rPr>
          <w:rFonts w:hint="eastAsia"/>
        </w:rPr>
        <w:t>投标方应按不低于下表交付清单明细和数量提供，投标方可根据对本项目的整体理解，提供本项目的整体设计方案；投标方应根据本技术规范，完善并提供满足本项目需求的备品备件清单，费用由投标方统一负责。</w:t>
      </w:r>
    </w:p>
    <w:tbl>
      <w:tblPr>
        <w:tblW w:w="92.98%"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ayout w:type="fixed"/>
        <w:tblLook w:firstRow="0" w:lastRow="0" w:firstColumn="0" w:lastColumn="0" w:noHBand="0" w:noVBand="0"/>
      </w:tblPr>
      <w:tblGrid>
        <w:gridCol w:w="401"/>
        <w:gridCol w:w="569"/>
        <w:gridCol w:w="1788"/>
        <w:gridCol w:w="3115"/>
        <w:gridCol w:w="625"/>
        <w:gridCol w:w="506"/>
        <w:gridCol w:w="710"/>
      </w:tblGrid>
      <w:tr w:rsidR="00000000" w14:paraId="677C37CA" w14:textId="77777777">
        <w:trPr>
          <w:trHeight w:val="522"/>
          <w:tblHeader/>
          <w:jc w:val="center"/>
        </w:trPr>
        <w:tc>
          <w:tcPr>
            <w:tcW w:w="5.18%" w:type="pct"/>
            <w:vAlign w:val="center"/>
          </w:tcPr>
          <w:p w14:paraId="7027E80E" w14:textId="77777777" w:rsidR="00000000" w:rsidRDefault="00000000">
            <w:pPr>
              <w:rPr>
                <w:rFonts w:hint="eastAsia"/>
                <w:b/>
                <w:bCs/>
              </w:rPr>
            </w:pPr>
            <w:r>
              <w:rPr>
                <w:rFonts w:hint="eastAsia"/>
                <w:b/>
                <w:bCs/>
              </w:rPr>
              <w:t>序号</w:t>
            </w:r>
          </w:p>
        </w:tc>
        <w:tc>
          <w:tcPr>
            <w:tcW w:w="7.36%" w:type="pct"/>
            <w:vAlign w:val="center"/>
          </w:tcPr>
          <w:p w14:paraId="45FE4843" w14:textId="77777777" w:rsidR="00000000" w:rsidRDefault="00000000">
            <w:pPr>
              <w:rPr>
                <w:rFonts w:hint="eastAsia"/>
                <w:b/>
                <w:bCs/>
              </w:rPr>
            </w:pPr>
            <w:r>
              <w:rPr>
                <w:rFonts w:hint="eastAsia"/>
                <w:b/>
                <w:bCs/>
              </w:rPr>
              <w:t>供货类别</w:t>
            </w:r>
          </w:p>
        </w:tc>
        <w:tc>
          <w:tcPr>
            <w:tcW w:w="23.16%" w:type="pct"/>
            <w:vAlign w:val="center"/>
          </w:tcPr>
          <w:p w14:paraId="472710D3" w14:textId="77777777" w:rsidR="00000000" w:rsidRDefault="00000000">
            <w:pPr>
              <w:rPr>
                <w:rFonts w:hint="eastAsia"/>
                <w:b/>
                <w:bCs/>
              </w:rPr>
            </w:pPr>
            <w:r>
              <w:rPr>
                <w:rFonts w:hint="eastAsia"/>
                <w:b/>
                <w:bCs/>
              </w:rPr>
              <w:t>设备类别</w:t>
            </w:r>
          </w:p>
        </w:tc>
        <w:tc>
          <w:tcPr>
            <w:tcW w:w="40.34%" w:type="pct"/>
            <w:vAlign w:val="center"/>
          </w:tcPr>
          <w:p w14:paraId="40BD4A5D" w14:textId="77777777" w:rsidR="00000000" w:rsidRDefault="00000000">
            <w:pPr>
              <w:rPr>
                <w:rFonts w:hint="eastAsia"/>
                <w:b/>
                <w:bCs/>
              </w:rPr>
            </w:pPr>
            <w:r>
              <w:rPr>
                <w:rFonts w:hint="eastAsia"/>
                <w:b/>
                <w:bCs/>
              </w:rPr>
              <w:t>设备用途</w:t>
            </w:r>
          </w:p>
        </w:tc>
        <w:tc>
          <w:tcPr>
            <w:tcW w:w="8.1%" w:type="pct"/>
            <w:vAlign w:val="center"/>
          </w:tcPr>
          <w:p w14:paraId="38DAB837" w14:textId="77777777" w:rsidR="00000000" w:rsidRDefault="00000000">
            <w:pPr>
              <w:rPr>
                <w:rFonts w:hint="eastAsia"/>
                <w:b/>
                <w:bCs/>
              </w:rPr>
            </w:pPr>
            <w:r>
              <w:rPr>
                <w:rFonts w:hint="eastAsia"/>
                <w:b/>
                <w:bCs/>
              </w:rPr>
              <w:t>设备数量</w:t>
            </w:r>
          </w:p>
        </w:tc>
        <w:tc>
          <w:tcPr>
            <w:tcW w:w="6.56%" w:type="pct"/>
            <w:vAlign w:val="center"/>
          </w:tcPr>
          <w:p w14:paraId="39D9D512" w14:textId="77777777" w:rsidR="00000000" w:rsidRDefault="00000000">
            <w:pPr>
              <w:rPr>
                <w:rFonts w:hint="eastAsia"/>
                <w:b/>
                <w:bCs/>
              </w:rPr>
            </w:pPr>
            <w:r>
              <w:rPr>
                <w:rFonts w:hint="eastAsia"/>
                <w:b/>
                <w:bCs/>
              </w:rPr>
              <w:t>单位</w:t>
            </w:r>
          </w:p>
        </w:tc>
        <w:tc>
          <w:tcPr>
            <w:tcW w:w="9.2%" w:type="pct"/>
            <w:vAlign w:val="center"/>
          </w:tcPr>
          <w:p w14:paraId="74CFEB21" w14:textId="77777777" w:rsidR="00000000" w:rsidRDefault="00000000">
            <w:pPr>
              <w:rPr>
                <w:rFonts w:hint="eastAsia"/>
                <w:b/>
                <w:bCs/>
              </w:rPr>
            </w:pPr>
            <w:r>
              <w:rPr>
                <w:rFonts w:hint="eastAsia"/>
                <w:b/>
                <w:bCs/>
              </w:rPr>
              <w:t>安全分区</w:t>
            </w:r>
          </w:p>
        </w:tc>
      </w:tr>
      <w:tr w:rsidR="00000000" w14:paraId="4DBFDEC7" w14:textId="77777777">
        <w:trPr>
          <w:trHeight w:val="522"/>
          <w:jc w:val="center"/>
        </w:trPr>
        <w:tc>
          <w:tcPr>
            <w:tcW w:w="5.18%" w:type="pct"/>
            <w:vAlign w:val="center"/>
          </w:tcPr>
          <w:p w14:paraId="23752251" w14:textId="77777777" w:rsidR="00000000" w:rsidRDefault="00000000">
            <w:pPr>
              <w:numPr>
                <w:ilvl w:val="0"/>
                <w:numId w:val="265"/>
              </w:numPr>
              <w:jc w:val="center"/>
              <w:rPr>
                <w:rFonts w:hint="eastAsia"/>
              </w:rPr>
            </w:pPr>
          </w:p>
        </w:tc>
        <w:tc>
          <w:tcPr>
            <w:tcW w:w="7.36%" w:type="pct"/>
            <w:vMerge w:val="restart"/>
            <w:vAlign w:val="center"/>
          </w:tcPr>
          <w:p w14:paraId="5FB24069" w14:textId="77777777" w:rsidR="00000000" w:rsidRDefault="00000000">
            <w:r>
              <w:rPr>
                <w:rFonts w:hint="eastAsia"/>
              </w:rPr>
              <w:t>智能化厂级监控信息基础平台－软件</w:t>
            </w:r>
          </w:p>
        </w:tc>
        <w:tc>
          <w:tcPr>
            <w:tcW w:w="23.16%" w:type="pct"/>
            <w:vAlign w:val="center"/>
          </w:tcPr>
          <w:p w14:paraId="545DE4D2" w14:textId="77777777" w:rsidR="00000000" w:rsidRDefault="00000000">
            <w:pPr>
              <w:rPr>
                <w:rFonts w:hint="eastAsia"/>
              </w:rPr>
            </w:pPr>
            <w:r>
              <w:rPr>
                <w:rFonts w:hint="eastAsia"/>
              </w:rPr>
              <w:t>生产区监控信息基础平台</w:t>
            </w:r>
          </w:p>
        </w:tc>
        <w:tc>
          <w:tcPr>
            <w:tcW w:w="40.34%" w:type="pct"/>
            <w:vAlign w:val="center"/>
          </w:tcPr>
          <w:p w14:paraId="31201C9D" w14:textId="77777777" w:rsidR="00000000" w:rsidRDefault="00000000">
            <w:pPr>
              <w:rPr>
                <w:rFonts w:hint="eastAsia"/>
              </w:rPr>
            </w:pPr>
            <w:r>
              <w:rPr>
                <w:rFonts w:hint="eastAsia"/>
              </w:rPr>
              <w:t>技术要求详见</w:t>
            </w:r>
            <w:r>
              <w:rPr>
                <w:rFonts w:hint="eastAsia"/>
              </w:rPr>
              <w:t>2.2.1</w:t>
            </w:r>
          </w:p>
        </w:tc>
        <w:tc>
          <w:tcPr>
            <w:tcW w:w="8.1%" w:type="pct"/>
            <w:vAlign w:val="center"/>
          </w:tcPr>
          <w:p w14:paraId="37F68216" w14:textId="77777777" w:rsidR="00000000" w:rsidRDefault="00000000">
            <w:pPr>
              <w:jc w:val="center"/>
              <w:rPr>
                <w:rFonts w:hint="eastAsia"/>
              </w:rPr>
            </w:pPr>
            <w:r>
              <w:t>1</w:t>
            </w:r>
          </w:p>
        </w:tc>
        <w:tc>
          <w:tcPr>
            <w:tcW w:w="6.56%" w:type="pct"/>
            <w:vAlign w:val="center"/>
          </w:tcPr>
          <w:p w14:paraId="06E951AC" w14:textId="77777777" w:rsidR="00000000" w:rsidRDefault="00000000">
            <w:pPr>
              <w:rPr>
                <w:rFonts w:hint="eastAsia"/>
              </w:rPr>
            </w:pPr>
            <w:r>
              <w:rPr>
                <w:rFonts w:hint="eastAsia"/>
              </w:rPr>
              <w:t>套</w:t>
            </w:r>
          </w:p>
        </w:tc>
        <w:tc>
          <w:tcPr>
            <w:tcW w:w="9.2%" w:type="pct"/>
            <w:vAlign w:val="center"/>
          </w:tcPr>
          <w:p w14:paraId="3FEEF87E" w14:textId="77777777" w:rsidR="00000000" w:rsidRDefault="00000000">
            <w:r>
              <w:t>I/II</w:t>
            </w:r>
            <w:r>
              <w:rPr>
                <w:rFonts w:hint="eastAsia"/>
              </w:rPr>
              <w:t>区</w:t>
            </w:r>
          </w:p>
        </w:tc>
      </w:tr>
      <w:tr w:rsidR="00000000" w14:paraId="70E21209" w14:textId="77777777">
        <w:trPr>
          <w:trHeight w:val="522"/>
          <w:jc w:val="center"/>
        </w:trPr>
        <w:tc>
          <w:tcPr>
            <w:tcW w:w="5.18%" w:type="pct"/>
            <w:vAlign w:val="center"/>
          </w:tcPr>
          <w:p w14:paraId="54D24C70" w14:textId="77777777" w:rsidR="00000000" w:rsidRDefault="00000000">
            <w:pPr>
              <w:numPr>
                <w:ilvl w:val="0"/>
                <w:numId w:val="265"/>
              </w:numPr>
              <w:jc w:val="center"/>
              <w:rPr>
                <w:rFonts w:hint="eastAsia"/>
              </w:rPr>
            </w:pPr>
          </w:p>
        </w:tc>
        <w:tc>
          <w:tcPr>
            <w:tcW w:w="7.36%" w:type="pct"/>
            <w:vMerge/>
            <w:vAlign w:val="center"/>
          </w:tcPr>
          <w:p w14:paraId="22CB3DDB" w14:textId="77777777" w:rsidR="00000000" w:rsidRDefault="00000000">
            <w:pPr>
              <w:rPr>
                <w:rFonts w:hint="eastAsia"/>
              </w:rPr>
            </w:pPr>
          </w:p>
        </w:tc>
        <w:tc>
          <w:tcPr>
            <w:tcW w:w="23.16%" w:type="pct"/>
            <w:vAlign w:val="center"/>
          </w:tcPr>
          <w:p w14:paraId="6A10B3E0" w14:textId="77777777" w:rsidR="00000000" w:rsidRDefault="00000000">
            <w:pPr>
              <w:rPr>
                <w:rFonts w:hint="eastAsia"/>
              </w:rPr>
            </w:pPr>
            <w:r>
              <w:rPr>
                <w:rFonts w:hint="eastAsia"/>
              </w:rPr>
              <w:t>管理区监控信息基础平台</w:t>
            </w:r>
          </w:p>
        </w:tc>
        <w:tc>
          <w:tcPr>
            <w:tcW w:w="40.34%" w:type="pct"/>
            <w:vAlign w:val="center"/>
          </w:tcPr>
          <w:p w14:paraId="1DD196DB" w14:textId="77777777" w:rsidR="00000000" w:rsidRDefault="00000000">
            <w:pPr>
              <w:rPr>
                <w:rFonts w:hint="eastAsia"/>
              </w:rPr>
            </w:pPr>
            <w:r>
              <w:rPr>
                <w:rFonts w:hint="eastAsia"/>
              </w:rPr>
              <w:t>技术要求详见</w:t>
            </w:r>
            <w:r>
              <w:rPr>
                <w:rFonts w:hint="eastAsia"/>
              </w:rPr>
              <w:t>2.2.2</w:t>
            </w:r>
          </w:p>
        </w:tc>
        <w:tc>
          <w:tcPr>
            <w:tcW w:w="8.1%" w:type="pct"/>
            <w:vAlign w:val="center"/>
          </w:tcPr>
          <w:p w14:paraId="0C951A6A" w14:textId="77777777" w:rsidR="00000000" w:rsidRDefault="00000000">
            <w:pPr>
              <w:jc w:val="center"/>
              <w:rPr>
                <w:rFonts w:hint="eastAsia"/>
              </w:rPr>
            </w:pPr>
            <w:r>
              <w:t>1</w:t>
            </w:r>
          </w:p>
        </w:tc>
        <w:tc>
          <w:tcPr>
            <w:tcW w:w="6.56%" w:type="pct"/>
            <w:vAlign w:val="center"/>
          </w:tcPr>
          <w:p w14:paraId="4F231997" w14:textId="77777777" w:rsidR="00000000" w:rsidRDefault="00000000">
            <w:pPr>
              <w:rPr>
                <w:rFonts w:hint="eastAsia"/>
              </w:rPr>
            </w:pPr>
            <w:r>
              <w:rPr>
                <w:rFonts w:hint="eastAsia"/>
              </w:rPr>
              <w:t>套</w:t>
            </w:r>
          </w:p>
        </w:tc>
        <w:tc>
          <w:tcPr>
            <w:tcW w:w="9.2%" w:type="pct"/>
            <w:vAlign w:val="center"/>
          </w:tcPr>
          <w:p w14:paraId="1099A1D5" w14:textId="77777777" w:rsidR="00000000" w:rsidRDefault="00000000">
            <w:r>
              <w:rPr>
                <w:rFonts w:hint="eastAsia"/>
              </w:rPr>
              <w:t>Ⅲ区</w:t>
            </w:r>
          </w:p>
        </w:tc>
      </w:tr>
      <w:tr w:rsidR="00000000" w14:paraId="6B7019BD" w14:textId="77777777">
        <w:trPr>
          <w:trHeight w:val="522"/>
          <w:jc w:val="center"/>
        </w:trPr>
        <w:tc>
          <w:tcPr>
            <w:tcW w:w="5.18%" w:type="pct"/>
            <w:vAlign w:val="center"/>
          </w:tcPr>
          <w:p w14:paraId="2BDAE32C" w14:textId="77777777" w:rsidR="00000000" w:rsidRDefault="00000000">
            <w:pPr>
              <w:numPr>
                <w:ilvl w:val="0"/>
                <w:numId w:val="265"/>
              </w:numPr>
              <w:jc w:val="center"/>
              <w:rPr>
                <w:rFonts w:hint="eastAsia"/>
              </w:rPr>
            </w:pPr>
          </w:p>
        </w:tc>
        <w:tc>
          <w:tcPr>
            <w:tcW w:w="7.36%" w:type="pct"/>
            <w:vMerge/>
            <w:vAlign w:val="center"/>
          </w:tcPr>
          <w:p w14:paraId="0749EB3A" w14:textId="77777777" w:rsidR="00000000" w:rsidRDefault="00000000">
            <w:pPr>
              <w:rPr>
                <w:rFonts w:hint="eastAsia"/>
              </w:rPr>
            </w:pPr>
          </w:p>
        </w:tc>
        <w:tc>
          <w:tcPr>
            <w:tcW w:w="23.16%" w:type="pct"/>
            <w:vAlign w:val="center"/>
          </w:tcPr>
          <w:p w14:paraId="39D1B430" w14:textId="77777777" w:rsidR="00000000" w:rsidRDefault="00000000">
            <w:pPr>
              <w:rPr>
                <w:rFonts w:hint="eastAsia"/>
              </w:rPr>
            </w:pPr>
            <w:r>
              <w:rPr>
                <w:rFonts w:hint="eastAsia"/>
              </w:rPr>
              <w:t>智能监盘高级应用</w:t>
            </w:r>
          </w:p>
        </w:tc>
        <w:tc>
          <w:tcPr>
            <w:tcW w:w="40.34%" w:type="pct"/>
            <w:vAlign w:val="center"/>
          </w:tcPr>
          <w:p w14:paraId="3CFA5E0B" w14:textId="77777777" w:rsidR="00000000" w:rsidRDefault="00000000">
            <w:pPr>
              <w:rPr>
                <w:rFonts w:hint="eastAsia"/>
              </w:rPr>
            </w:pPr>
            <w:r>
              <w:rPr>
                <w:rFonts w:hint="eastAsia"/>
              </w:rPr>
              <w:t>技术要求详见</w:t>
            </w:r>
            <w:r>
              <w:rPr>
                <w:rFonts w:hint="eastAsia"/>
              </w:rPr>
              <w:t>2.2.3</w:t>
            </w:r>
          </w:p>
        </w:tc>
        <w:tc>
          <w:tcPr>
            <w:tcW w:w="8.1%" w:type="pct"/>
            <w:vAlign w:val="center"/>
          </w:tcPr>
          <w:p w14:paraId="6BF6A635" w14:textId="77777777" w:rsidR="00000000" w:rsidRDefault="00000000">
            <w:pPr>
              <w:jc w:val="center"/>
              <w:rPr>
                <w:rFonts w:hint="eastAsia"/>
              </w:rPr>
            </w:pPr>
            <w:r>
              <w:t>1</w:t>
            </w:r>
          </w:p>
        </w:tc>
        <w:tc>
          <w:tcPr>
            <w:tcW w:w="6.56%" w:type="pct"/>
            <w:vAlign w:val="center"/>
          </w:tcPr>
          <w:p w14:paraId="705333C4" w14:textId="77777777" w:rsidR="00000000" w:rsidRDefault="00000000">
            <w:pPr>
              <w:rPr>
                <w:rFonts w:hint="eastAsia"/>
              </w:rPr>
            </w:pPr>
            <w:r>
              <w:rPr>
                <w:rFonts w:hint="eastAsia"/>
              </w:rPr>
              <w:t>套</w:t>
            </w:r>
          </w:p>
        </w:tc>
        <w:tc>
          <w:tcPr>
            <w:tcW w:w="9.2%" w:type="pct"/>
            <w:vAlign w:val="center"/>
          </w:tcPr>
          <w:p w14:paraId="42F5D16D" w14:textId="77777777" w:rsidR="00000000" w:rsidRDefault="00000000">
            <w:r>
              <w:rPr>
                <w:rFonts w:hint="eastAsia"/>
              </w:rPr>
              <w:t>Ⅲ区</w:t>
            </w:r>
          </w:p>
        </w:tc>
      </w:tr>
      <w:tr w:rsidR="00000000" w14:paraId="13945674" w14:textId="77777777">
        <w:trPr>
          <w:trHeight w:val="522"/>
          <w:jc w:val="center"/>
        </w:trPr>
        <w:tc>
          <w:tcPr>
            <w:tcW w:w="5.18%" w:type="pct"/>
            <w:vAlign w:val="center"/>
          </w:tcPr>
          <w:p w14:paraId="46984B04" w14:textId="77777777" w:rsidR="00000000" w:rsidRDefault="00000000">
            <w:pPr>
              <w:numPr>
                <w:ilvl w:val="0"/>
                <w:numId w:val="265"/>
              </w:numPr>
              <w:jc w:val="center"/>
              <w:rPr>
                <w:rFonts w:hint="eastAsia"/>
              </w:rPr>
            </w:pPr>
          </w:p>
        </w:tc>
        <w:tc>
          <w:tcPr>
            <w:tcW w:w="7.36%" w:type="pct"/>
            <w:vMerge/>
            <w:vAlign w:val="center"/>
          </w:tcPr>
          <w:p w14:paraId="5B82ACE5" w14:textId="77777777" w:rsidR="00000000" w:rsidRDefault="00000000">
            <w:pPr>
              <w:rPr>
                <w:rFonts w:hint="eastAsia"/>
              </w:rPr>
            </w:pPr>
          </w:p>
        </w:tc>
        <w:tc>
          <w:tcPr>
            <w:tcW w:w="23.16%" w:type="pct"/>
            <w:vAlign w:val="center"/>
          </w:tcPr>
          <w:p w14:paraId="3F2FC23B" w14:textId="77777777" w:rsidR="00000000" w:rsidRDefault="00000000">
            <w:pPr>
              <w:rPr>
                <w:rFonts w:hint="eastAsia"/>
              </w:rPr>
            </w:pPr>
            <w:r>
              <w:rPr>
                <w:rFonts w:hint="eastAsia"/>
              </w:rPr>
              <w:t>智能告警高级应用</w:t>
            </w:r>
          </w:p>
        </w:tc>
        <w:tc>
          <w:tcPr>
            <w:tcW w:w="40.34%" w:type="pct"/>
            <w:vAlign w:val="center"/>
          </w:tcPr>
          <w:p w14:paraId="263B20A2" w14:textId="77777777" w:rsidR="00000000" w:rsidRDefault="00000000">
            <w:pPr>
              <w:rPr>
                <w:rFonts w:hint="eastAsia"/>
              </w:rPr>
            </w:pPr>
            <w:r>
              <w:rPr>
                <w:rFonts w:hint="eastAsia"/>
              </w:rPr>
              <w:t>技术要求详见</w:t>
            </w:r>
            <w:r>
              <w:rPr>
                <w:rFonts w:hint="eastAsia"/>
              </w:rPr>
              <w:t>2.2.4</w:t>
            </w:r>
          </w:p>
        </w:tc>
        <w:tc>
          <w:tcPr>
            <w:tcW w:w="8.1%" w:type="pct"/>
            <w:vAlign w:val="center"/>
          </w:tcPr>
          <w:p w14:paraId="455FC077" w14:textId="77777777" w:rsidR="00000000" w:rsidRDefault="00000000">
            <w:pPr>
              <w:jc w:val="center"/>
              <w:rPr>
                <w:rFonts w:hint="eastAsia"/>
              </w:rPr>
            </w:pPr>
            <w:r>
              <w:t>1</w:t>
            </w:r>
          </w:p>
        </w:tc>
        <w:tc>
          <w:tcPr>
            <w:tcW w:w="6.56%" w:type="pct"/>
            <w:vAlign w:val="center"/>
          </w:tcPr>
          <w:p w14:paraId="0567785D" w14:textId="77777777" w:rsidR="00000000" w:rsidRDefault="00000000">
            <w:pPr>
              <w:rPr>
                <w:rFonts w:hint="eastAsia"/>
              </w:rPr>
            </w:pPr>
            <w:r>
              <w:rPr>
                <w:rFonts w:hint="eastAsia"/>
              </w:rPr>
              <w:t>套</w:t>
            </w:r>
          </w:p>
        </w:tc>
        <w:tc>
          <w:tcPr>
            <w:tcW w:w="9.2%" w:type="pct"/>
            <w:vAlign w:val="center"/>
          </w:tcPr>
          <w:p w14:paraId="6D81472C" w14:textId="77777777" w:rsidR="00000000" w:rsidRDefault="00000000">
            <w:r>
              <w:rPr>
                <w:rFonts w:hint="eastAsia"/>
              </w:rPr>
              <w:t>Ⅲ区</w:t>
            </w:r>
          </w:p>
        </w:tc>
      </w:tr>
      <w:tr w:rsidR="00000000" w14:paraId="3E4A640E" w14:textId="77777777">
        <w:trPr>
          <w:trHeight w:val="522"/>
          <w:jc w:val="center"/>
        </w:trPr>
        <w:tc>
          <w:tcPr>
            <w:tcW w:w="5.18%" w:type="pct"/>
            <w:vAlign w:val="center"/>
          </w:tcPr>
          <w:p w14:paraId="3CC5502C" w14:textId="77777777" w:rsidR="00000000" w:rsidRDefault="00000000">
            <w:pPr>
              <w:numPr>
                <w:ilvl w:val="0"/>
                <w:numId w:val="265"/>
              </w:numPr>
              <w:jc w:val="center"/>
              <w:rPr>
                <w:rFonts w:hint="eastAsia"/>
              </w:rPr>
            </w:pPr>
          </w:p>
        </w:tc>
        <w:tc>
          <w:tcPr>
            <w:tcW w:w="7.36%" w:type="pct"/>
            <w:vMerge/>
            <w:vAlign w:val="center"/>
          </w:tcPr>
          <w:p w14:paraId="78A16C04" w14:textId="77777777" w:rsidR="00000000" w:rsidRDefault="00000000">
            <w:pPr>
              <w:rPr>
                <w:rFonts w:hint="eastAsia"/>
              </w:rPr>
            </w:pPr>
          </w:p>
        </w:tc>
        <w:tc>
          <w:tcPr>
            <w:tcW w:w="23.16%" w:type="pct"/>
            <w:vAlign w:val="center"/>
          </w:tcPr>
          <w:p w14:paraId="63B9D2F5" w14:textId="77777777" w:rsidR="00000000" w:rsidRDefault="00000000">
            <w:pPr>
              <w:rPr>
                <w:rFonts w:hint="eastAsia"/>
              </w:rPr>
            </w:pPr>
            <w:r>
              <w:rPr>
                <w:rFonts w:hint="eastAsia"/>
              </w:rPr>
              <w:t>智能分析高级应用</w:t>
            </w:r>
          </w:p>
        </w:tc>
        <w:tc>
          <w:tcPr>
            <w:tcW w:w="40.34%" w:type="pct"/>
            <w:vAlign w:val="center"/>
          </w:tcPr>
          <w:p w14:paraId="6ADEE46E" w14:textId="77777777" w:rsidR="00000000" w:rsidRDefault="00000000">
            <w:pPr>
              <w:rPr>
                <w:rFonts w:hint="eastAsia"/>
              </w:rPr>
            </w:pPr>
            <w:r>
              <w:rPr>
                <w:rFonts w:hint="eastAsia"/>
              </w:rPr>
              <w:t>技术要求详见</w:t>
            </w:r>
            <w:r>
              <w:rPr>
                <w:rFonts w:hint="eastAsia"/>
              </w:rPr>
              <w:t>2.2.5</w:t>
            </w:r>
          </w:p>
        </w:tc>
        <w:tc>
          <w:tcPr>
            <w:tcW w:w="8.1%" w:type="pct"/>
            <w:vAlign w:val="center"/>
          </w:tcPr>
          <w:p w14:paraId="03EE5197" w14:textId="77777777" w:rsidR="00000000" w:rsidRDefault="00000000">
            <w:pPr>
              <w:jc w:val="center"/>
              <w:rPr>
                <w:rFonts w:hint="eastAsia"/>
              </w:rPr>
            </w:pPr>
            <w:r>
              <w:t>1</w:t>
            </w:r>
          </w:p>
        </w:tc>
        <w:tc>
          <w:tcPr>
            <w:tcW w:w="6.56%" w:type="pct"/>
            <w:vAlign w:val="center"/>
          </w:tcPr>
          <w:p w14:paraId="68BCCA9F" w14:textId="77777777" w:rsidR="00000000" w:rsidRDefault="00000000">
            <w:pPr>
              <w:rPr>
                <w:rFonts w:hint="eastAsia"/>
              </w:rPr>
            </w:pPr>
            <w:r>
              <w:rPr>
                <w:rFonts w:hint="eastAsia"/>
              </w:rPr>
              <w:t>套</w:t>
            </w:r>
          </w:p>
        </w:tc>
        <w:tc>
          <w:tcPr>
            <w:tcW w:w="9.2%" w:type="pct"/>
            <w:vAlign w:val="center"/>
          </w:tcPr>
          <w:p w14:paraId="2DB61B84" w14:textId="77777777" w:rsidR="00000000" w:rsidRDefault="00000000">
            <w:r>
              <w:rPr>
                <w:rFonts w:hint="eastAsia"/>
              </w:rPr>
              <w:t>Ⅲ区</w:t>
            </w:r>
          </w:p>
        </w:tc>
      </w:tr>
      <w:tr w:rsidR="00000000" w14:paraId="2127EAF7" w14:textId="77777777">
        <w:trPr>
          <w:trHeight w:val="522"/>
          <w:jc w:val="center"/>
        </w:trPr>
        <w:tc>
          <w:tcPr>
            <w:tcW w:w="5.18%" w:type="pct"/>
            <w:vAlign w:val="center"/>
          </w:tcPr>
          <w:p w14:paraId="46ED4367" w14:textId="77777777" w:rsidR="00000000" w:rsidRDefault="00000000">
            <w:pPr>
              <w:numPr>
                <w:ilvl w:val="0"/>
                <w:numId w:val="265"/>
              </w:numPr>
              <w:jc w:val="center"/>
              <w:rPr>
                <w:rFonts w:hint="eastAsia"/>
              </w:rPr>
            </w:pPr>
          </w:p>
        </w:tc>
        <w:tc>
          <w:tcPr>
            <w:tcW w:w="7.36%" w:type="pct"/>
            <w:vMerge/>
            <w:vAlign w:val="center"/>
          </w:tcPr>
          <w:p w14:paraId="173FA9DA" w14:textId="77777777" w:rsidR="00000000" w:rsidRDefault="00000000">
            <w:pPr>
              <w:rPr>
                <w:rFonts w:hint="eastAsia"/>
              </w:rPr>
            </w:pPr>
          </w:p>
        </w:tc>
        <w:tc>
          <w:tcPr>
            <w:tcW w:w="23.16%" w:type="pct"/>
            <w:vAlign w:val="center"/>
          </w:tcPr>
          <w:p w14:paraId="0063C519" w14:textId="77777777" w:rsidR="00000000" w:rsidRDefault="00000000">
            <w:pPr>
              <w:rPr>
                <w:rFonts w:hint="eastAsia"/>
              </w:rPr>
            </w:pPr>
            <w:r>
              <w:rPr>
                <w:rFonts w:hint="eastAsia"/>
              </w:rPr>
              <w:t>商业版关系型数据库</w:t>
            </w:r>
          </w:p>
        </w:tc>
        <w:tc>
          <w:tcPr>
            <w:tcW w:w="40.34%" w:type="pct"/>
            <w:vAlign w:val="center"/>
          </w:tcPr>
          <w:p w14:paraId="0E8D0CB4" w14:textId="77777777" w:rsidR="00000000" w:rsidRDefault="00000000">
            <w:pPr>
              <w:rPr>
                <w:rFonts w:hint="eastAsia"/>
              </w:rPr>
            </w:pPr>
            <w:r>
              <w:rPr>
                <w:rFonts w:hint="eastAsia"/>
              </w:rPr>
              <w:t>满足安全可控要求；</w:t>
            </w:r>
            <w:r>
              <w:rPr>
                <w:rFonts w:hint="eastAsia"/>
              </w:rPr>
              <w:t>I/II</w:t>
            </w:r>
            <w:r>
              <w:rPr>
                <w:rFonts w:hint="eastAsia"/>
              </w:rPr>
              <w:t>区两套（一主一备）</w:t>
            </w:r>
          </w:p>
        </w:tc>
        <w:tc>
          <w:tcPr>
            <w:tcW w:w="8.1%" w:type="pct"/>
            <w:vAlign w:val="center"/>
          </w:tcPr>
          <w:p w14:paraId="542D06D8" w14:textId="77777777" w:rsidR="00000000" w:rsidRDefault="00000000">
            <w:pPr>
              <w:jc w:val="center"/>
            </w:pPr>
            <w:r>
              <w:rPr>
                <w:rFonts w:hint="eastAsia"/>
              </w:rPr>
              <w:t>2</w:t>
            </w:r>
          </w:p>
        </w:tc>
        <w:tc>
          <w:tcPr>
            <w:tcW w:w="6.56%" w:type="pct"/>
            <w:vAlign w:val="center"/>
          </w:tcPr>
          <w:p w14:paraId="5E6C702E" w14:textId="77777777" w:rsidR="00000000" w:rsidRDefault="00000000">
            <w:pPr>
              <w:rPr>
                <w:rFonts w:hint="eastAsia"/>
              </w:rPr>
            </w:pPr>
            <w:r>
              <w:rPr>
                <w:rFonts w:hint="eastAsia"/>
              </w:rPr>
              <w:t>套</w:t>
            </w:r>
          </w:p>
        </w:tc>
        <w:tc>
          <w:tcPr>
            <w:tcW w:w="9.2%" w:type="pct"/>
            <w:vAlign w:val="center"/>
          </w:tcPr>
          <w:p w14:paraId="01186D5B" w14:textId="77777777" w:rsidR="00000000" w:rsidRDefault="00000000">
            <w:r>
              <w:rPr>
                <w:rFonts w:hint="eastAsia"/>
              </w:rPr>
              <w:t>I/II</w:t>
            </w:r>
            <w:r>
              <w:rPr>
                <w:rFonts w:hint="eastAsia"/>
              </w:rPr>
              <w:t>区</w:t>
            </w:r>
          </w:p>
        </w:tc>
      </w:tr>
      <w:tr w:rsidR="00000000" w14:paraId="60A79A8C" w14:textId="77777777">
        <w:trPr>
          <w:trHeight w:val="522"/>
          <w:jc w:val="center"/>
        </w:trPr>
        <w:tc>
          <w:tcPr>
            <w:tcW w:w="5.18%" w:type="pct"/>
            <w:vAlign w:val="center"/>
          </w:tcPr>
          <w:p w14:paraId="136DD456" w14:textId="77777777" w:rsidR="00000000" w:rsidRDefault="00000000">
            <w:pPr>
              <w:numPr>
                <w:ilvl w:val="0"/>
                <w:numId w:val="265"/>
              </w:numPr>
              <w:jc w:val="center"/>
              <w:rPr>
                <w:rFonts w:hint="eastAsia"/>
              </w:rPr>
            </w:pPr>
          </w:p>
        </w:tc>
        <w:tc>
          <w:tcPr>
            <w:tcW w:w="7.36%" w:type="pct"/>
            <w:vMerge/>
            <w:vAlign w:val="center"/>
          </w:tcPr>
          <w:p w14:paraId="7777949C" w14:textId="77777777" w:rsidR="00000000" w:rsidRDefault="00000000">
            <w:pPr>
              <w:rPr>
                <w:rFonts w:hint="eastAsia"/>
              </w:rPr>
            </w:pPr>
          </w:p>
        </w:tc>
        <w:tc>
          <w:tcPr>
            <w:tcW w:w="23.16%" w:type="pct"/>
            <w:vAlign w:val="center"/>
          </w:tcPr>
          <w:p w14:paraId="418D110E" w14:textId="77777777" w:rsidR="00000000" w:rsidRDefault="00000000">
            <w:pPr>
              <w:rPr>
                <w:rFonts w:hint="eastAsia"/>
              </w:rPr>
            </w:pPr>
            <w:r>
              <w:rPr>
                <w:rFonts w:hint="eastAsia"/>
              </w:rPr>
              <w:t>商业版时序数据库</w:t>
            </w:r>
          </w:p>
        </w:tc>
        <w:tc>
          <w:tcPr>
            <w:tcW w:w="40.34%" w:type="pct"/>
            <w:vAlign w:val="center"/>
          </w:tcPr>
          <w:p w14:paraId="5BD4295D" w14:textId="77777777" w:rsidR="00000000" w:rsidRDefault="00000000">
            <w:pPr>
              <w:rPr>
                <w:rFonts w:hint="eastAsia"/>
              </w:rPr>
            </w:pPr>
            <w:r>
              <w:rPr>
                <w:rFonts w:hint="eastAsia"/>
              </w:rPr>
              <w:t>满足安全可控要求；</w:t>
            </w:r>
            <w:r>
              <w:rPr>
                <w:rFonts w:hint="eastAsia"/>
              </w:rPr>
              <w:t>100</w:t>
            </w:r>
            <w:r>
              <w:rPr>
                <w:rFonts w:hint="eastAsia"/>
              </w:rPr>
              <w:t>个并发同时查询</w:t>
            </w:r>
            <w:r>
              <w:rPr>
                <w:rFonts w:hint="eastAsia"/>
              </w:rPr>
              <w:t>10</w:t>
            </w:r>
            <w:r>
              <w:rPr>
                <w:rFonts w:hint="eastAsia"/>
              </w:rPr>
              <w:t>个测点表的快照值，平均查询耗时在</w:t>
            </w:r>
            <w:r>
              <w:rPr>
                <w:rFonts w:hint="eastAsia"/>
              </w:rPr>
              <w:t>100ms</w:t>
            </w:r>
            <w:r>
              <w:rPr>
                <w:rFonts w:hint="eastAsia"/>
              </w:rPr>
              <w:t>以内；</w:t>
            </w:r>
            <w:r>
              <w:rPr>
                <w:rFonts w:hint="eastAsia"/>
              </w:rPr>
              <w:t>100</w:t>
            </w:r>
            <w:r>
              <w:rPr>
                <w:rFonts w:hint="eastAsia"/>
              </w:rPr>
              <w:t>个并发查询</w:t>
            </w:r>
            <w:r>
              <w:rPr>
                <w:rFonts w:hint="eastAsia"/>
              </w:rPr>
              <w:t>1</w:t>
            </w:r>
            <w:r>
              <w:rPr>
                <w:rFonts w:hint="eastAsia"/>
              </w:rPr>
              <w:t>个测点表的</w:t>
            </w:r>
            <w:r>
              <w:rPr>
                <w:rFonts w:hint="eastAsia"/>
              </w:rPr>
              <w:t>24</w:t>
            </w:r>
            <w:r>
              <w:rPr>
                <w:rFonts w:hint="eastAsia"/>
              </w:rPr>
              <w:t>小时原值，平均查询耗时在</w:t>
            </w:r>
            <w:r>
              <w:rPr>
                <w:rFonts w:hint="eastAsia"/>
              </w:rPr>
              <w:t>1s</w:t>
            </w:r>
            <w:r>
              <w:rPr>
                <w:rFonts w:hint="eastAsia"/>
              </w:rPr>
              <w:t>以内。极值查询</w:t>
            </w:r>
            <w:r>
              <w:rPr>
                <w:rFonts w:hint="eastAsia"/>
              </w:rPr>
              <w:t>200</w:t>
            </w:r>
            <w:r>
              <w:rPr>
                <w:rFonts w:hint="eastAsia"/>
              </w:rPr>
              <w:t>万点每秒，数据综合无损压缩率不低于</w:t>
            </w:r>
            <w:r>
              <w:rPr>
                <w:rFonts w:hint="eastAsia"/>
              </w:rPr>
              <w:t>30:1</w:t>
            </w:r>
            <w:r>
              <w:rPr>
                <w:rFonts w:hint="eastAsia"/>
              </w:rPr>
              <w:t>。</w:t>
            </w:r>
            <w:r>
              <w:rPr>
                <w:rFonts w:hint="eastAsia"/>
              </w:rPr>
              <w:t>I/II</w:t>
            </w:r>
            <w:r>
              <w:rPr>
                <w:rFonts w:hint="eastAsia"/>
              </w:rPr>
              <w:t>区两套（一主一备）</w:t>
            </w:r>
          </w:p>
        </w:tc>
        <w:tc>
          <w:tcPr>
            <w:tcW w:w="8.1%" w:type="pct"/>
            <w:vAlign w:val="center"/>
          </w:tcPr>
          <w:p w14:paraId="7543C879" w14:textId="77777777" w:rsidR="00000000" w:rsidRDefault="00000000">
            <w:pPr>
              <w:jc w:val="center"/>
            </w:pPr>
            <w:r>
              <w:rPr>
                <w:rFonts w:hint="eastAsia"/>
              </w:rPr>
              <w:t>2</w:t>
            </w:r>
          </w:p>
        </w:tc>
        <w:tc>
          <w:tcPr>
            <w:tcW w:w="6.56%" w:type="pct"/>
            <w:vAlign w:val="center"/>
          </w:tcPr>
          <w:p w14:paraId="446EB52E" w14:textId="77777777" w:rsidR="00000000" w:rsidRDefault="00000000">
            <w:pPr>
              <w:rPr>
                <w:rFonts w:hint="eastAsia"/>
              </w:rPr>
            </w:pPr>
            <w:r>
              <w:rPr>
                <w:rFonts w:hint="eastAsia"/>
              </w:rPr>
              <w:t>套</w:t>
            </w:r>
          </w:p>
        </w:tc>
        <w:tc>
          <w:tcPr>
            <w:tcW w:w="9.2%" w:type="pct"/>
            <w:vAlign w:val="center"/>
          </w:tcPr>
          <w:p w14:paraId="66297CDA" w14:textId="77777777" w:rsidR="00000000" w:rsidRDefault="00000000">
            <w:r>
              <w:rPr>
                <w:rFonts w:hint="eastAsia"/>
              </w:rPr>
              <w:t>I/II</w:t>
            </w:r>
            <w:r>
              <w:rPr>
                <w:rFonts w:hint="eastAsia"/>
              </w:rPr>
              <w:t>区</w:t>
            </w:r>
          </w:p>
        </w:tc>
      </w:tr>
      <w:tr w:rsidR="00000000" w14:paraId="33039369" w14:textId="77777777">
        <w:trPr>
          <w:trHeight w:val="522"/>
          <w:jc w:val="center"/>
        </w:trPr>
        <w:tc>
          <w:tcPr>
            <w:tcW w:w="5.18%" w:type="pct"/>
            <w:vAlign w:val="center"/>
          </w:tcPr>
          <w:p w14:paraId="18E0E785" w14:textId="77777777" w:rsidR="00000000" w:rsidRDefault="00000000">
            <w:pPr>
              <w:numPr>
                <w:ilvl w:val="0"/>
                <w:numId w:val="265"/>
              </w:numPr>
              <w:jc w:val="center"/>
              <w:rPr>
                <w:rFonts w:hint="eastAsia"/>
              </w:rPr>
            </w:pPr>
          </w:p>
        </w:tc>
        <w:tc>
          <w:tcPr>
            <w:tcW w:w="7.36%" w:type="pct"/>
            <w:vMerge/>
            <w:vAlign w:val="center"/>
          </w:tcPr>
          <w:p w14:paraId="071E9A0F" w14:textId="77777777" w:rsidR="00000000" w:rsidRDefault="00000000">
            <w:pPr>
              <w:rPr>
                <w:rFonts w:hint="eastAsia"/>
              </w:rPr>
            </w:pPr>
          </w:p>
        </w:tc>
        <w:tc>
          <w:tcPr>
            <w:tcW w:w="23.16%" w:type="pct"/>
            <w:vAlign w:val="center"/>
          </w:tcPr>
          <w:p w14:paraId="3C08E287" w14:textId="77777777" w:rsidR="00000000" w:rsidRDefault="00000000">
            <w:pPr>
              <w:rPr>
                <w:rFonts w:hint="eastAsia"/>
              </w:rPr>
            </w:pPr>
            <w:r>
              <w:rPr>
                <w:rFonts w:hint="eastAsia"/>
              </w:rPr>
              <w:t>热备软件</w:t>
            </w:r>
          </w:p>
        </w:tc>
        <w:tc>
          <w:tcPr>
            <w:tcW w:w="40.34%" w:type="pct"/>
            <w:vAlign w:val="center"/>
          </w:tcPr>
          <w:p w14:paraId="3BE72DE9" w14:textId="77777777" w:rsidR="00000000" w:rsidRDefault="00000000">
            <w:pPr>
              <w:rPr>
                <w:rFonts w:hint="eastAsia"/>
              </w:rPr>
            </w:pPr>
            <w:r>
              <w:rPr>
                <w:rFonts w:hint="eastAsia"/>
              </w:rPr>
              <w:t>双机热备软件</w:t>
            </w:r>
          </w:p>
        </w:tc>
        <w:tc>
          <w:tcPr>
            <w:tcW w:w="8.1%" w:type="pct"/>
            <w:vAlign w:val="center"/>
          </w:tcPr>
          <w:p w14:paraId="2ED90775" w14:textId="77777777" w:rsidR="00000000" w:rsidRDefault="00000000">
            <w:pPr>
              <w:jc w:val="center"/>
            </w:pPr>
            <w:r>
              <w:rPr>
                <w:rFonts w:hint="eastAsia"/>
              </w:rPr>
              <w:t>2</w:t>
            </w:r>
          </w:p>
        </w:tc>
        <w:tc>
          <w:tcPr>
            <w:tcW w:w="6.56%" w:type="pct"/>
            <w:vAlign w:val="center"/>
          </w:tcPr>
          <w:p w14:paraId="56FFD5BD" w14:textId="77777777" w:rsidR="00000000" w:rsidRDefault="00000000">
            <w:pPr>
              <w:rPr>
                <w:rFonts w:hint="eastAsia"/>
              </w:rPr>
            </w:pPr>
            <w:r>
              <w:rPr>
                <w:rFonts w:hint="eastAsia"/>
              </w:rPr>
              <w:t>套</w:t>
            </w:r>
          </w:p>
        </w:tc>
        <w:tc>
          <w:tcPr>
            <w:tcW w:w="9.2%" w:type="pct"/>
            <w:vAlign w:val="center"/>
          </w:tcPr>
          <w:p w14:paraId="2FB7A361" w14:textId="77777777" w:rsidR="00000000" w:rsidRDefault="00000000">
            <w:pPr>
              <w:rPr>
                <w:rFonts w:hint="eastAsia"/>
              </w:rPr>
            </w:pPr>
            <w:r>
              <w:t>I/II/</w:t>
            </w:r>
            <w:r>
              <w:rPr>
                <w:rFonts w:hint="eastAsia"/>
              </w:rPr>
              <w:t>Ⅲ区</w:t>
            </w:r>
          </w:p>
        </w:tc>
      </w:tr>
      <w:tr w:rsidR="00000000" w14:paraId="44227EC6" w14:textId="77777777">
        <w:trPr>
          <w:trHeight w:val="522"/>
          <w:jc w:val="center"/>
        </w:trPr>
        <w:tc>
          <w:tcPr>
            <w:tcW w:w="5.18%" w:type="pct"/>
            <w:vAlign w:val="center"/>
          </w:tcPr>
          <w:p w14:paraId="2B3AEE73" w14:textId="77777777" w:rsidR="00000000" w:rsidRDefault="00000000">
            <w:pPr>
              <w:numPr>
                <w:ilvl w:val="0"/>
                <w:numId w:val="265"/>
              </w:numPr>
              <w:jc w:val="center"/>
              <w:rPr>
                <w:rFonts w:hint="eastAsia"/>
              </w:rPr>
            </w:pPr>
          </w:p>
        </w:tc>
        <w:tc>
          <w:tcPr>
            <w:tcW w:w="7.36%" w:type="pct"/>
            <w:vMerge w:val="restart"/>
            <w:vAlign w:val="center"/>
          </w:tcPr>
          <w:p w14:paraId="0EDA7A50" w14:textId="77777777" w:rsidR="00000000" w:rsidRDefault="00000000">
            <w:pPr>
              <w:rPr>
                <w:rFonts w:hint="eastAsia"/>
              </w:rPr>
            </w:pPr>
            <w:r>
              <w:rPr>
                <w:rFonts w:hint="eastAsia"/>
              </w:rPr>
              <w:t>智能化厂级监控信息基础平台</w:t>
            </w:r>
            <w:r>
              <w:rPr>
                <w:rFonts w:hint="eastAsia"/>
              </w:rPr>
              <w:lastRenderedPageBreak/>
              <w:t>－硬件</w:t>
            </w:r>
          </w:p>
        </w:tc>
        <w:tc>
          <w:tcPr>
            <w:tcW w:w="23.16%" w:type="pct"/>
            <w:vAlign w:val="center"/>
          </w:tcPr>
          <w:p w14:paraId="6E92FBF1" w14:textId="77777777" w:rsidR="00000000" w:rsidRDefault="00000000">
            <w:pPr>
              <w:rPr>
                <w:rFonts w:hint="eastAsia"/>
              </w:rPr>
            </w:pPr>
            <w:r>
              <w:rPr>
                <w:rFonts w:hint="eastAsia"/>
              </w:rPr>
              <w:lastRenderedPageBreak/>
              <w:t>实时采集与应用服务器</w:t>
            </w:r>
            <w:r>
              <w:rPr>
                <w:rFonts w:hint="eastAsia"/>
              </w:rPr>
              <w:br/>
            </w:r>
            <w:r>
              <w:rPr>
                <w:rFonts w:hint="eastAsia"/>
              </w:rPr>
              <w:t>（安全</w:t>
            </w:r>
            <w:r>
              <w:rPr>
                <w:rFonts w:hint="eastAsia"/>
              </w:rPr>
              <w:t>I/II</w:t>
            </w:r>
            <w:r>
              <w:rPr>
                <w:rFonts w:hint="eastAsia"/>
              </w:rPr>
              <w:t>区）</w:t>
            </w:r>
          </w:p>
        </w:tc>
        <w:tc>
          <w:tcPr>
            <w:tcW w:w="40.34%" w:type="pct"/>
            <w:vAlign w:val="center"/>
          </w:tcPr>
          <w:p w14:paraId="17D84530" w14:textId="77777777" w:rsidR="00000000" w:rsidRDefault="00000000">
            <w:r>
              <w:t>CPU</w:t>
            </w:r>
            <w:r>
              <w:t>：采用安全可控架构，配置双路</w:t>
            </w:r>
            <w:r>
              <w:t>CPU</w:t>
            </w:r>
            <w:r>
              <w:t>、单颗核心数不低于</w:t>
            </w:r>
            <w:r>
              <w:t>32</w:t>
            </w:r>
            <w:r>
              <w:t>核、</w:t>
            </w:r>
            <w:r>
              <w:rPr>
                <w:rFonts w:hint="eastAsia"/>
              </w:rPr>
              <w:t>主频</w:t>
            </w:r>
            <w:r>
              <w:t>不低于</w:t>
            </w:r>
            <w:r>
              <w:t>2.5GHz</w:t>
            </w:r>
            <w:r>
              <w:t>；</w:t>
            </w:r>
            <w:r>
              <w:t>CPU</w:t>
            </w:r>
            <w:r>
              <w:t>产品系列</w:t>
            </w:r>
            <w:r>
              <w:t>≥N-1</w:t>
            </w:r>
            <w:r>
              <w:t>代（</w:t>
            </w:r>
            <w:r>
              <w:t>N</w:t>
            </w:r>
            <w:r>
              <w:t>为</w:t>
            </w:r>
            <w:r>
              <w:t>CPU</w:t>
            </w:r>
            <w:r>
              <w:t>所属厂家最新代系列产品）；</w:t>
            </w:r>
          </w:p>
          <w:p w14:paraId="5EE306FF" w14:textId="77777777" w:rsidR="00000000" w:rsidRDefault="00000000">
            <w:r>
              <w:t>内存：</w:t>
            </w:r>
            <w:r>
              <w:t>≥128GB DDR4</w:t>
            </w:r>
            <w:r>
              <w:t>；</w:t>
            </w:r>
          </w:p>
          <w:p w14:paraId="46904631" w14:textId="77777777" w:rsidR="00000000" w:rsidRDefault="00000000">
            <w:r>
              <w:t>硬盘：</w:t>
            </w:r>
            <w:r>
              <w:t>≥1T</w:t>
            </w:r>
            <w:r>
              <w:rPr>
                <w:rFonts w:hint="eastAsia"/>
              </w:rPr>
              <w:t>B</w:t>
            </w:r>
            <w:r>
              <w:t xml:space="preserve"> S</w:t>
            </w:r>
            <w:r>
              <w:rPr>
                <w:rFonts w:hint="eastAsia"/>
              </w:rPr>
              <w:t>AS</w:t>
            </w:r>
            <w:r>
              <w:t>，</w:t>
            </w:r>
            <w:r>
              <w:t xml:space="preserve">≥4*4T SATA </w:t>
            </w:r>
            <w:r>
              <w:t>，</w:t>
            </w:r>
            <w:r>
              <w:t>RAID</w:t>
            </w:r>
            <w:r>
              <w:t>卡，支持</w:t>
            </w:r>
            <w:r>
              <w:t>RAID0/1/5/10</w:t>
            </w:r>
            <w:r>
              <w:t>；</w:t>
            </w:r>
          </w:p>
          <w:p w14:paraId="27E1B2AC" w14:textId="77777777" w:rsidR="00000000" w:rsidRDefault="00000000">
            <w:r>
              <w:t>网口：</w:t>
            </w:r>
            <w:r>
              <w:t>≥8</w:t>
            </w:r>
            <w:r>
              <w:t>路</w:t>
            </w:r>
            <w:r>
              <w:t>1000Mbps</w:t>
            </w:r>
            <w:r>
              <w:t>网络接口，支持</w:t>
            </w:r>
            <w:r>
              <w:t>IPMI2.0</w:t>
            </w:r>
            <w:r>
              <w:t>的远程管理；</w:t>
            </w:r>
          </w:p>
          <w:p w14:paraId="18904767" w14:textId="77777777" w:rsidR="00000000" w:rsidRDefault="00000000">
            <w:r>
              <w:t>电源：采用交流供电，冗余电源配置。</w:t>
            </w:r>
          </w:p>
          <w:p w14:paraId="721008DD" w14:textId="77777777" w:rsidR="00000000" w:rsidRDefault="00000000">
            <w:r>
              <w:t>三年免费整机硬件保修。</w:t>
            </w:r>
          </w:p>
          <w:p w14:paraId="6C310D4E" w14:textId="77777777" w:rsidR="00000000" w:rsidRDefault="00000000">
            <w:pPr>
              <w:rPr>
                <w:rFonts w:hint="eastAsia"/>
              </w:rPr>
            </w:pPr>
            <w:r>
              <w:rPr>
                <w:rFonts w:hint="eastAsia"/>
              </w:rPr>
              <w:lastRenderedPageBreak/>
              <w:t>含安全可控操作系统。</w:t>
            </w:r>
          </w:p>
        </w:tc>
        <w:tc>
          <w:tcPr>
            <w:tcW w:w="8.1%" w:type="pct"/>
            <w:vAlign w:val="center"/>
          </w:tcPr>
          <w:p w14:paraId="30D84F77" w14:textId="77777777" w:rsidR="00000000" w:rsidRDefault="00000000">
            <w:pPr>
              <w:jc w:val="center"/>
              <w:rPr>
                <w:rFonts w:hint="eastAsia"/>
              </w:rPr>
            </w:pPr>
            <w:r>
              <w:rPr>
                <w:rFonts w:hint="eastAsia"/>
              </w:rPr>
              <w:lastRenderedPageBreak/>
              <w:t>4</w:t>
            </w:r>
          </w:p>
        </w:tc>
        <w:tc>
          <w:tcPr>
            <w:tcW w:w="6.56%" w:type="pct"/>
            <w:vAlign w:val="center"/>
          </w:tcPr>
          <w:p w14:paraId="756D51E2" w14:textId="77777777" w:rsidR="00000000" w:rsidRDefault="00000000">
            <w:pPr>
              <w:rPr>
                <w:rFonts w:hint="eastAsia"/>
              </w:rPr>
            </w:pPr>
            <w:r>
              <w:rPr>
                <w:rFonts w:hint="eastAsia"/>
              </w:rPr>
              <w:t>台</w:t>
            </w:r>
          </w:p>
        </w:tc>
        <w:tc>
          <w:tcPr>
            <w:tcW w:w="9.2%" w:type="pct"/>
            <w:vAlign w:val="center"/>
          </w:tcPr>
          <w:p w14:paraId="7DEB3A24" w14:textId="77777777" w:rsidR="00000000" w:rsidRDefault="00000000">
            <w:r>
              <w:rPr>
                <w:rFonts w:hint="eastAsia"/>
              </w:rPr>
              <w:t>I/II</w:t>
            </w:r>
            <w:r>
              <w:rPr>
                <w:rFonts w:hint="eastAsia"/>
              </w:rPr>
              <w:t>区</w:t>
            </w:r>
          </w:p>
        </w:tc>
      </w:tr>
      <w:tr w:rsidR="00000000" w14:paraId="08C93431" w14:textId="77777777">
        <w:trPr>
          <w:trHeight w:val="522"/>
          <w:jc w:val="center"/>
        </w:trPr>
        <w:tc>
          <w:tcPr>
            <w:tcW w:w="5.18%" w:type="pct"/>
            <w:vAlign w:val="center"/>
          </w:tcPr>
          <w:p w14:paraId="7A6649F8" w14:textId="77777777" w:rsidR="00000000" w:rsidRDefault="00000000">
            <w:pPr>
              <w:numPr>
                <w:ilvl w:val="0"/>
                <w:numId w:val="265"/>
              </w:numPr>
              <w:jc w:val="center"/>
              <w:rPr>
                <w:rFonts w:hint="eastAsia"/>
              </w:rPr>
            </w:pPr>
          </w:p>
        </w:tc>
        <w:tc>
          <w:tcPr>
            <w:tcW w:w="7.36%" w:type="pct"/>
            <w:vMerge/>
            <w:vAlign w:val="center"/>
          </w:tcPr>
          <w:p w14:paraId="41309958" w14:textId="77777777" w:rsidR="00000000" w:rsidRDefault="00000000">
            <w:pPr>
              <w:rPr>
                <w:rFonts w:hint="eastAsia"/>
              </w:rPr>
            </w:pPr>
          </w:p>
        </w:tc>
        <w:tc>
          <w:tcPr>
            <w:tcW w:w="23.16%" w:type="pct"/>
            <w:vAlign w:val="center"/>
          </w:tcPr>
          <w:p w14:paraId="00778E54" w14:textId="77777777" w:rsidR="00000000" w:rsidRDefault="00000000">
            <w:pPr>
              <w:rPr>
                <w:rFonts w:hint="eastAsia"/>
              </w:rPr>
            </w:pPr>
            <w:r>
              <w:rPr>
                <w:rFonts w:hint="eastAsia"/>
              </w:rPr>
              <w:t>历史数据服务器</w:t>
            </w:r>
            <w:r>
              <w:rPr>
                <w:rFonts w:hint="eastAsia"/>
              </w:rPr>
              <w:br/>
            </w:r>
            <w:r>
              <w:rPr>
                <w:rFonts w:hint="eastAsia"/>
              </w:rPr>
              <w:t>（安全</w:t>
            </w:r>
            <w:r>
              <w:rPr>
                <w:rFonts w:hint="eastAsia"/>
              </w:rPr>
              <w:t>I/II</w:t>
            </w:r>
            <w:r>
              <w:rPr>
                <w:rFonts w:hint="eastAsia"/>
              </w:rPr>
              <w:t>区）</w:t>
            </w:r>
          </w:p>
        </w:tc>
        <w:tc>
          <w:tcPr>
            <w:tcW w:w="40.34%" w:type="pct"/>
            <w:vAlign w:val="center"/>
          </w:tcPr>
          <w:p w14:paraId="059BD954" w14:textId="77777777" w:rsidR="00000000" w:rsidRDefault="00000000">
            <w:pPr>
              <w:rPr>
                <w:rFonts w:hint="eastAsia"/>
              </w:rPr>
            </w:pPr>
            <w:r>
              <w:rPr>
                <w:rFonts w:hint="eastAsia"/>
              </w:rPr>
              <w:t xml:space="preserve">CPU </w:t>
            </w:r>
            <w:r>
              <w:rPr>
                <w:rFonts w:hint="eastAsia"/>
              </w:rPr>
              <w:t>：采用安全可控架构，配置双路</w:t>
            </w:r>
            <w:r>
              <w:rPr>
                <w:rFonts w:hint="eastAsia"/>
              </w:rPr>
              <w:t>CPU</w:t>
            </w:r>
            <w:r>
              <w:rPr>
                <w:rFonts w:hint="eastAsia"/>
              </w:rPr>
              <w:t>、单颗核心数不低于</w:t>
            </w:r>
            <w:r>
              <w:rPr>
                <w:rFonts w:hint="eastAsia"/>
              </w:rPr>
              <w:t xml:space="preserve">32 </w:t>
            </w:r>
            <w:r>
              <w:rPr>
                <w:rFonts w:hint="eastAsia"/>
              </w:rPr>
              <w:t>核、主频不低于</w:t>
            </w:r>
            <w:r>
              <w:rPr>
                <w:rFonts w:hint="eastAsia"/>
              </w:rPr>
              <w:t>2.5GHz</w:t>
            </w:r>
            <w:r>
              <w:rPr>
                <w:rFonts w:hint="eastAsia"/>
              </w:rPr>
              <w:t>；</w:t>
            </w:r>
            <w:r>
              <w:rPr>
                <w:rFonts w:hint="eastAsia"/>
              </w:rPr>
              <w:t>CPU</w:t>
            </w:r>
            <w:r>
              <w:rPr>
                <w:rFonts w:hint="eastAsia"/>
              </w:rPr>
              <w:t>产品系列≥</w:t>
            </w:r>
            <w:r>
              <w:rPr>
                <w:rFonts w:hint="eastAsia"/>
              </w:rPr>
              <w:t>N-1</w:t>
            </w:r>
            <w:r>
              <w:rPr>
                <w:rFonts w:hint="eastAsia"/>
              </w:rPr>
              <w:t>代（</w:t>
            </w:r>
            <w:r>
              <w:rPr>
                <w:rFonts w:hint="eastAsia"/>
              </w:rPr>
              <w:t>N</w:t>
            </w:r>
            <w:r>
              <w:rPr>
                <w:rFonts w:hint="eastAsia"/>
              </w:rPr>
              <w:t>为</w:t>
            </w:r>
            <w:r>
              <w:rPr>
                <w:rFonts w:hint="eastAsia"/>
              </w:rPr>
              <w:t>CPU</w:t>
            </w:r>
            <w:r>
              <w:rPr>
                <w:rFonts w:hint="eastAsia"/>
              </w:rPr>
              <w:t>所属厂家最新代系列产品）；</w:t>
            </w:r>
          </w:p>
          <w:p w14:paraId="46ED1075" w14:textId="77777777" w:rsidR="00000000" w:rsidRDefault="00000000">
            <w:pPr>
              <w:rPr>
                <w:rFonts w:hint="eastAsia"/>
              </w:rPr>
            </w:pPr>
            <w:r>
              <w:rPr>
                <w:rFonts w:hint="eastAsia"/>
              </w:rPr>
              <w:t>内存：≥</w:t>
            </w:r>
            <w:r>
              <w:rPr>
                <w:rFonts w:hint="eastAsia"/>
              </w:rPr>
              <w:t>128GB DDR4</w:t>
            </w:r>
            <w:r>
              <w:rPr>
                <w:rFonts w:hint="eastAsia"/>
              </w:rPr>
              <w:t>；</w:t>
            </w:r>
          </w:p>
          <w:p w14:paraId="0F9D2C89" w14:textId="77777777" w:rsidR="00000000" w:rsidRDefault="00000000">
            <w:pPr>
              <w:rPr>
                <w:rFonts w:hint="eastAsia"/>
              </w:rPr>
            </w:pPr>
            <w:r>
              <w:rPr>
                <w:rFonts w:hint="eastAsia"/>
              </w:rPr>
              <w:t>硬盘：≥</w:t>
            </w:r>
            <w:r>
              <w:rPr>
                <w:rFonts w:hint="eastAsia"/>
              </w:rPr>
              <w:t>1TB SAS</w:t>
            </w:r>
            <w:r>
              <w:rPr>
                <w:rFonts w:hint="eastAsia"/>
              </w:rPr>
              <w:t>，≥</w:t>
            </w:r>
            <w:r>
              <w:rPr>
                <w:rFonts w:hint="eastAsia"/>
              </w:rPr>
              <w:t xml:space="preserve">4*4T SATA </w:t>
            </w:r>
            <w:r>
              <w:rPr>
                <w:rFonts w:hint="eastAsia"/>
              </w:rPr>
              <w:t>，</w:t>
            </w:r>
            <w:r>
              <w:rPr>
                <w:rFonts w:hint="eastAsia"/>
              </w:rPr>
              <w:t>RAID</w:t>
            </w:r>
            <w:r>
              <w:rPr>
                <w:rFonts w:hint="eastAsia"/>
              </w:rPr>
              <w:t>卡，支持</w:t>
            </w:r>
            <w:r>
              <w:rPr>
                <w:rFonts w:hint="eastAsia"/>
              </w:rPr>
              <w:t>RAID0/1/5/10</w:t>
            </w:r>
            <w:r>
              <w:rPr>
                <w:rFonts w:hint="eastAsia"/>
              </w:rPr>
              <w:t>；</w:t>
            </w:r>
          </w:p>
          <w:p w14:paraId="1BC237B3" w14:textId="77777777" w:rsidR="00000000" w:rsidRDefault="00000000">
            <w:pPr>
              <w:rPr>
                <w:rFonts w:hint="eastAsia"/>
              </w:rPr>
            </w:pPr>
            <w:r>
              <w:rPr>
                <w:rFonts w:hint="eastAsia"/>
              </w:rPr>
              <w:t>网口：≥</w:t>
            </w:r>
            <w:r>
              <w:rPr>
                <w:rFonts w:hint="eastAsia"/>
              </w:rPr>
              <w:t>12</w:t>
            </w:r>
            <w:r>
              <w:rPr>
                <w:rFonts w:hint="eastAsia"/>
              </w:rPr>
              <w:t>路</w:t>
            </w:r>
            <w:r>
              <w:rPr>
                <w:rFonts w:hint="eastAsia"/>
              </w:rPr>
              <w:t>1000Mbps</w:t>
            </w:r>
            <w:r>
              <w:rPr>
                <w:rFonts w:hint="eastAsia"/>
              </w:rPr>
              <w:t>网络接口，支持</w:t>
            </w:r>
            <w:r>
              <w:rPr>
                <w:rFonts w:hint="eastAsia"/>
              </w:rPr>
              <w:t>IPMI2.0</w:t>
            </w:r>
            <w:r>
              <w:rPr>
                <w:rFonts w:hint="eastAsia"/>
              </w:rPr>
              <w:t>的远程管理；</w:t>
            </w:r>
          </w:p>
          <w:p w14:paraId="04DF7CC9" w14:textId="77777777" w:rsidR="00000000" w:rsidRDefault="00000000">
            <w:pPr>
              <w:rPr>
                <w:rFonts w:hint="eastAsia"/>
              </w:rPr>
            </w:pPr>
            <w:r>
              <w:rPr>
                <w:rFonts w:hint="eastAsia"/>
              </w:rPr>
              <w:t>电源：采用交流供电，冗余电源配置。</w:t>
            </w:r>
          </w:p>
          <w:p w14:paraId="0CC2EBB0" w14:textId="77777777" w:rsidR="00000000" w:rsidRDefault="00000000">
            <w:pPr>
              <w:rPr>
                <w:rFonts w:hint="eastAsia"/>
              </w:rPr>
            </w:pPr>
            <w:r>
              <w:rPr>
                <w:rFonts w:hint="eastAsia"/>
              </w:rPr>
              <w:t>三年免费整机硬件保修。</w:t>
            </w:r>
          </w:p>
          <w:p w14:paraId="2CD8690C" w14:textId="77777777" w:rsidR="00000000" w:rsidRDefault="00000000">
            <w:pPr>
              <w:rPr>
                <w:rFonts w:hint="eastAsia"/>
              </w:rPr>
            </w:pPr>
            <w:r>
              <w:rPr>
                <w:rFonts w:hint="eastAsia"/>
              </w:rPr>
              <w:t>含安全可控操作系统。</w:t>
            </w:r>
          </w:p>
        </w:tc>
        <w:tc>
          <w:tcPr>
            <w:tcW w:w="8.1%" w:type="pct"/>
            <w:vAlign w:val="center"/>
          </w:tcPr>
          <w:p w14:paraId="0542CE59" w14:textId="77777777" w:rsidR="00000000" w:rsidRDefault="00000000">
            <w:pPr>
              <w:jc w:val="center"/>
              <w:rPr>
                <w:rFonts w:hint="eastAsia"/>
              </w:rPr>
            </w:pPr>
            <w:r>
              <w:rPr>
                <w:rFonts w:hint="eastAsia"/>
              </w:rPr>
              <w:t>2</w:t>
            </w:r>
          </w:p>
        </w:tc>
        <w:tc>
          <w:tcPr>
            <w:tcW w:w="6.56%" w:type="pct"/>
            <w:vAlign w:val="center"/>
          </w:tcPr>
          <w:p w14:paraId="6EF2EFC4" w14:textId="77777777" w:rsidR="00000000" w:rsidRDefault="00000000">
            <w:pPr>
              <w:rPr>
                <w:rFonts w:hint="eastAsia"/>
              </w:rPr>
            </w:pPr>
            <w:r>
              <w:rPr>
                <w:rFonts w:hint="eastAsia"/>
              </w:rPr>
              <w:t>台</w:t>
            </w:r>
          </w:p>
        </w:tc>
        <w:tc>
          <w:tcPr>
            <w:tcW w:w="9.2%" w:type="pct"/>
            <w:vAlign w:val="center"/>
          </w:tcPr>
          <w:p w14:paraId="78E51E52" w14:textId="77777777" w:rsidR="00000000" w:rsidRDefault="00000000">
            <w:pPr>
              <w:rPr>
                <w:rFonts w:hint="eastAsia"/>
              </w:rPr>
            </w:pPr>
            <w:r>
              <w:rPr>
                <w:rFonts w:hint="eastAsia"/>
              </w:rPr>
              <w:t>I/II</w:t>
            </w:r>
            <w:r>
              <w:rPr>
                <w:rFonts w:hint="eastAsia"/>
              </w:rPr>
              <w:t>区</w:t>
            </w:r>
          </w:p>
        </w:tc>
      </w:tr>
      <w:tr w:rsidR="00000000" w14:paraId="61EA866F" w14:textId="77777777">
        <w:trPr>
          <w:trHeight w:val="522"/>
          <w:jc w:val="center"/>
        </w:trPr>
        <w:tc>
          <w:tcPr>
            <w:tcW w:w="5.18%" w:type="pct"/>
            <w:vAlign w:val="center"/>
          </w:tcPr>
          <w:p w14:paraId="29E3EDC8" w14:textId="77777777" w:rsidR="00000000" w:rsidRDefault="00000000">
            <w:pPr>
              <w:numPr>
                <w:ilvl w:val="0"/>
                <w:numId w:val="265"/>
              </w:numPr>
              <w:jc w:val="center"/>
              <w:rPr>
                <w:rFonts w:hint="eastAsia"/>
              </w:rPr>
            </w:pPr>
          </w:p>
        </w:tc>
        <w:tc>
          <w:tcPr>
            <w:tcW w:w="7.36%" w:type="pct"/>
            <w:vMerge/>
            <w:vAlign w:val="center"/>
          </w:tcPr>
          <w:p w14:paraId="2825CB0E" w14:textId="77777777" w:rsidR="00000000" w:rsidRDefault="00000000">
            <w:pPr>
              <w:rPr>
                <w:rFonts w:hint="eastAsia"/>
              </w:rPr>
            </w:pPr>
          </w:p>
        </w:tc>
        <w:tc>
          <w:tcPr>
            <w:tcW w:w="23.16%" w:type="pct"/>
            <w:vAlign w:val="center"/>
          </w:tcPr>
          <w:p w14:paraId="4CEB90CE" w14:textId="77777777" w:rsidR="00000000" w:rsidRDefault="00000000">
            <w:pPr>
              <w:rPr>
                <w:rFonts w:hint="eastAsia"/>
              </w:rPr>
            </w:pPr>
            <w:r>
              <w:rPr>
                <w:rFonts w:hint="eastAsia"/>
              </w:rPr>
              <w:t>工作站</w:t>
            </w:r>
            <w:r>
              <w:rPr>
                <w:rFonts w:hint="eastAsia"/>
              </w:rPr>
              <w:br/>
            </w:r>
            <w:r>
              <w:rPr>
                <w:rFonts w:hint="eastAsia"/>
              </w:rPr>
              <w:t>（安全</w:t>
            </w:r>
            <w:r>
              <w:rPr>
                <w:rFonts w:hint="eastAsia"/>
              </w:rPr>
              <w:t>I</w:t>
            </w:r>
            <w:r>
              <w:rPr>
                <w:rFonts w:hint="eastAsia"/>
              </w:rPr>
              <w:t>区）</w:t>
            </w:r>
          </w:p>
        </w:tc>
        <w:tc>
          <w:tcPr>
            <w:tcW w:w="40.34%" w:type="pct"/>
            <w:vAlign w:val="center"/>
          </w:tcPr>
          <w:p w14:paraId="041F1BEF" w14:textId="77777777" w:rsidR="00000000" w:rsidRDefault="00000000">
            <w:pPr>
              <w:rPr>
                <w:rFonts w:hint="eastAsia"/>
              </w:rPr>
            </w:pPr>
            <w:r>
              <w:rPr>
                <w:rFonts w:hint="eastAsia"/>
              </w:rPr>
              <w:t>CPU</w:t>
            </w:r>
            <w:r>
              <w:rPr>
                <w:rFonts w:hint="eastAsia"/>
              </w:rPr>
              <w:t>：采用安全可控架构，配置单路</w:t>
            </w:r>
            <w:r>
              <w:rPr>
                <w:rFonts w:hint="eastAsia"/>
              </w:rPr>
              <w:t>CPU</w:t>
            </w:r>
            <w:r>
              <w:rPr>
                <w:rFonts w:hint="eastAsia"/>
              </w:rPr>
              <w:t>、单颗</w:t>
            </w:r>
            <w:r>
              <w:rPr>
                <w:rFonts w:hint="eastAsia"/>
              </w:rPr>
              <w:t>CPU</w:t>
            </w:r>
            <w:r>
              <w:rPr>
                <w:rFonts w:hint="eastAsia"/>
              </w:rPr>
              <w:t>核心数应不低于</w:t>
            </w:r>
            <w:r>
              <w:rPr>
                <w:rFonts w:hint="eastAsia"/>
              </w:rPr>
              <w:t>16</w:t>
            </w:r>
            <w:r>
              <w:rPr>
                <w:rFonts w:hint="eastAsia"/>
              </w:rPr>
              <w:t>核、主频应不低于</w:t>
            </w:r>
            <w:r>
              <w:rPr>
                <w:rFonts w:hint="eastAsia"/>
              </w:rPr>
              <w:t>2.5GHz</w:t>
            </w:r>
            <w:r>
              <w:rPr>
                <w:rFonts w:hint="eastAsia"/>
              </w:rPr>
              <w:t>；</w:t>
            </w:r>
            <w:r>
              <w:rPr>
                <w:rFonts w:hint="eastAsia"/>
              </w:rPr>
              <w:t>CPU</w:t>
            </w:r>
            <w:r>
              <w:rPr>
                <w:rFonts w:hint="eastAsia"/>
              </w:rPr>
              <w:t>产品系列≥</w:t>
            </w:r>
            <w:r>
              <w:rPr>
                <w:rFonts w:hint="eastAsia"/>
              </w:rPr>
              <w:t>N-1</w:t>
            </w:r>
            <w:r>
              <w:rPr>
                <w:rFonts w:hint="eastAsia"/>
              </w:rPr>
              <w:t>代（</w:t>
            </w:r>
            <w:r>
              <w:rPr>
                <w:rFonts w:hint="eastAsia"/>
              </w:rPr>
              <w:t>N</w:t>
            </w:r>
            <w:r>
              <w:rPr>
                <w:rFonts w:hint="eastAsia"/>
              </w:rPr>
              <w:t>为</w:t>
            </w:r>
            <w:r>
              <w:rPr>
                <w:rFonts w:hint="eastAsia"/>
              </w:rPr>
              <w:t>CPU</w:t>
            </w:r>
            <w:r>
              <w:rPr>
                <w:rFonts w:hint="eastAsia"/>
              </w:rPr>
              <w:t>所属厂家最新代系列产品）。</w:t>
            </w:r>
          </w:p>
          <w:p w14:paraId="387F6549" w14:textId="77777777" w:rsidR="00000000" w:rsidRDefault="00000000">
            <w:pPr>
              <w:rPr>
                <w:rFonts w:hint="eastAsia"/>
              </w:rPr>
            </w:pPr>
            <w:r>
              <w:rPr>
                <w:rFonts w:hint="eastAsia"/>
              </w:rPr>
              <w:t>内存：应不低于</w:t>
            </w:r>
            <w:r>
              <w:rPr>
                <w:rFonts w:hint="eastAsia"/>
              </w:rPr>
              <w:t>32GB</w:t>
            </w:r>
            <w:r>
              <w:rPr>
                <w:rFonts w:hint="eastAsia"/>
              </w:rPr>
              <w:t>。</w:t>
            </w:r>
          </w:p>
          <w:p w14:paraId="0A5D639C" w14:textId="77777777" w:rsidR="00000000" w:rsidRDefault="00000000">
            <w:pPr>
              <w:rPr>
                <w:rFonts w:hint="eastAsia"/>
              </w:rPr>
            </w:pPr>
            <w:r>
              <w:rPr>
                <w:rFonts w:hint="eastAsia"/>
              </w:rPr>
              <w:t>硬盘：应不低于</w:t>
            </w:r>
            <w:r>
              <w:rPr>
                <w:rFonts w:hint="eastAsia"/>
              </w:rPr>
              <w:t>1TB SATA</w:t>
            </w:r>
            <w:r>
              <w:rPr>
                <w:rFonts w:hint="eastAsia"/>
              </w:rPr>
              <w:t>。</w:t>
            </w:r>
          </w:p>
          <w:p w14:paraId="3BC31317" w14:textId="77777777" w:rsidR="00000000" w:rsidRDefault="00000000">
            <w:pPr>
              <w:rPr>
                <w:rFonts w:hint="eastAsia"/>
              </w:rPr>
            </w:pPr>
            <w:r>
              <w:rPr>
                <w:rFonts w:hint="eastAsia"/>
              </w:rPr>
              <w:t>网口：应不少于</w:t>
            </w:r>
            <w:r>
              <w:rPr>
                <w:rFonts w:hint="eastAsia"/>
              </w:rPr>
              <w:t>2</w:t>
            </w:r>
            <w:r>
              <w:rPr>
                <w:rFonts w:hint="eastAsia"/>
              </w:rPr>
              <w:t>路</w:t>
            </w:r>
            <w:r>
              <w:rPr>
                <w:rFonts w:hint="eastAsia"/>
              </w:rPr>
              <w:t>1000Mbps</w:t>
            </w:r>
            <w:r>
              <w:rPr>
                <w:rFonts w:hint="eastAsia"/>
              </w:rPr>
              <w:t>网络接口。</w:t>
            </w:r>
          </w:p>
          <w:p w14:paraId="45C034C5" w14:textId="77777777" w:rsidR="00000000" w:rsidRDefault="00000000">
            <w:pPr>
              <w:rPr>
                <w:rFonts w:hint="eastAsia"/>
              </w:rPr>
            </w:pPr>
            <w:r>
              <w:rPr>
                <w:rFonts w:hint="eastAsia"/>
              </w:rPr>
              <w:t>显卡：</w:t>
            </w:r>
            <w:r>
              <w:rPr>
                <w:rFonts w:hint="eastAsia"/>
              </w:rPr>
              <w:t>1</w:t>
            </w:r>
            <w:r>
              <w:rPr>
                <w:rFonts w:hint="eastAsia"/>
              </w:rPr>
              <w:t>张显卡，应具备</w:t>
            </w:r>
            <w:r>
              <w:rPr>
                <w:rFonts w:hint="eastAsia"/>
              </w:rPr>
              <w:t>3D</w:t>
            </w:r>
            <w:r>
              <w:rPr>
                <w:rFonts w:hint="eastAsia"/>
              </w:rPr>
              <w:t>图形渲染的能力，单张显卡显存≥</w:t>
            </w:r>
            <w:r>
              <w:rPr>
                <w:rFonts w:hint="eastAsia"/>
              </w:rPr>
              <w:t>16GB</w:t>
            </w:r>
            <w:r>
              <w:rPr>
                <w:rFonts w:hint="eastAsia"/>
              </w:rPr>
              <w:t>（</w:t>
            </w:r>
            <w:r>
              <w:rPr>
                <w:rFonts w:hint="eastAsia"/>
              </w:rPr>
              <w:t>GDDR6</w:t>
            </w:r>
            <w:r>
              <w:rPr>
                <w:rFonts w:hint="eastAsia"/>
              </w:rPr>
              <w:t>，</w:t>
            </w:r>
            <w:r>
              <w:rPr>
                <w:rFonts w:hint="eastAsia"/>
              </w:rPr>
              <w:t>256</w:t>
            </w:r>
            <w:r>
              <w:rPr>
                <w:rFonts w:hint="eastAsia"/>
              </w:rPr>
              <w:t>位宽，带宽≥</w:t>
            </w:r>
            <w:r>
              <w:rPr>
                <w:rFonts w:hint="eastAsia"/>
              </w:rPr>
              <w:t>448GB/s</w:t>
            </w:r>
            <w:r>
              <w:rPr>
                <w:rFonts w:hint="eastAsia"/>
              </w:rPr>
              <w:t>）；采用安全可控架构。</w:t>
            </w:r>
          </w:p>
          <w:p w14:paraId="79B5341E" w14:textId="77777777" w:rsidR="00000000" w:rsidRDefault="00000000">
            <w:pPr>
              <w:rPr>
                <w:rFonts w:hint="eastAsia"/>
              </w:rPr>
            </w:pPr>
            <w:r>
              <w:rPr>
                <w:rFonts w:hint="eastAsia"/>
              </w:rPr>
              <w:t>电源：静电电源。</w:t>
            </w:r>
          </w:p>
          <w:p w14:paraId="379D58D6" w14:textId="77777777" w:rsidR="00000000" w:rsidRDefault="00000000">
            <w:pPr>
              <w:rPr>
                <w:rFonts w:hint="eastAsia"/>
              </w:rPr>
            </w:pPr>
            <w:r>
              <w:rPr>
                <w:rFonts w:hint="eastAsia"/>
              </w:rPr>
              <w:t>显示器：应不低于</w:t>
            </w:r>
            <w:r>
              <w:rPr>
                <w:rFonts w:hint="eastAsia"/>
              </w:rPr>
              <w:t>27</w:t>
            </w:r>
            <w:r>
              <w:rPr>
                <w:rFonts w:hint="eastAsia"/>
              </w:rPr>
              <w:t>寸显示器。</w:t>
            </w:r>
          </w:p>
          <w:p w14:paraId="2A65DFFC" w14:textId="77777777" w:rsidR="00000000" w:rsidRDefault="00000000">
            <w:pPr>
              <w:rPr>
                <w:rFonts w:hint="eastAsia"/>
              </w:rPr>
            </w:pPr>
            <w:r>
              <w:rPr>
                <w:rFonts w:hint="eastAsia"/>
              </w:rPr>
              <w:t>含安全可控操作系统及办公软件，</w:t>
            </w:r>
            <w:r>
              <w:rPr>
                <w:rFonts w:hint="eastAsia"/>
              </w:rPr>
              <w:t>3</w:t>
            </w:r>
            <w:r>
              <w:rPr>
                <w:rFonts w:hint="eastAsia"/>
              </w:rPr>
              <w:t>年原厂服务。</w:t>
            </w:r>
          </w:p>
          <w:p w14:paraId="214EA303" w14:textId="77777777" w:rsidR="00000000" w:rsidRDefault="00000000">
            <w:pPr>
              <w:rPr>
                <w:rFonts w:hint="eastAsia"/>
              </w:rPr>
            </w:pPr>
            <w:r>
              <w:rPr>
                <w:rFonts w:hint="eastAsia"/>
              </w:rPr>
              <w:t>三年免费整机硬件保修。</w:t>
            </w:r>
          </w:p>
        </w:tc>
        <w:tc>
          <w:tcPr>
            <w:tcW w:w="8.1%" w:type="pct"/>
            <w:vAlign w:val="center"/>
          </w:tcPr>
          <w:p w14:paraId="60D0631C" w14:textId="77777777" w:rsidR="00000000" w:rsidRDefault="00000000">
            <w:pPr>
              <w:jc w:val="center"/>
              <w:rPr>
                <w:rFonts w:hint="eastAsia"/>
              </w:rPr>
            </w:pPr>
            <w:r>
              <w:t>2</w:t>
            </w:r>
          </w:p>
        </w:tc>
        <w:tc>
          <w:tcPr>
            <w:tcW w:w="6.56%" w:type="pct"/>
            <w:vAlign w:val="center"/>
          </w:tcPr>
          <w:p w14:paraId="35770BC7" w14:textId="77777777" w:rsidR="00000000" w:rsidRDefault="00000000">
            <w:pPr>
              <w:rPr>
                <w:rFonts w:hint="eastAsia"/>
              </w:rPr>
            </w:pPr>
            <w:r>
              <w:rPr>
                <w:rFonts w:hint="eastAsia"/>
              </w:rPr>
              <w:t>台</w:t>
            </w:r>
          </w:p>
        </w:tc>
        <w:tc>
          <w:tcPr>
            <w:tcW w:w="9.2%" w:type="pct"/>
            <w:vAlign w:val="center"/>
          </w:tcPr>
          <w:p w14:paraId="330BACA2" w14:textId="77777777" w:rsidR="00000000" w:rsidRDefault="00000000">
            <w:pPr>
              <w:rPr>
                <w:rFonts w:hint="eastAsia"/>
              </w:rPr>
            </w:pPr>
            <w:r>
              <w:rPr>
                <w:rFonts w:hint="eastAsia"/>
              </w:rPr>
              <w:t>I</w:t>
            </w:r>
            <w:r>
              <w:rPr>
                <w:rFonts w:hint="eastAsia"/>
              </w:rPr>
              <w:t>区</w:t>
            </w:r>
          </w:p>
        </w:tc>
      </w:tr>
      <w:tr w:rsidR="00000000" w14:paraId="6380224C" w14:textId="77777777">
        <w:trPr>
          <w:trHeight w:val="522"/>
          <w:jc w:val="center"/>
        </w:trPr>
        <w:tc>
          <w:tcPr>
            <w:tcW w:w="5.18%" w:type="pct"/>
            <w:vAlign w:val="center"/>
          </w:tcPr>
          <w:p w14:paraId="7D344A61" w14:textId="77777777" w:rsidR="00000000" w:rsidRDefault="00000000">
            <w:pPr>
              <w:numPr>
                <w:ilvl w:val="0"/>
                <w:numId w:val="265"/>
              </w:numPr>
              <w:jc w:val="center"/>
              <w:rPr>
                <w:rFonts w:hint="eastAsia"/>
              </w:rPr>
            </w:pPr>
          </w:p>
        </w:tc>
        <w:tc>
          <w:tcPr>
            <w:tcW w:w="7.36%" w:type="pct"/>
            <w:vMerge/>
            <w:vAlign w:val="center"/>
          </w:tcPr>
          <w:p w14:paraId="5A166751" w14:textId="77777777" w:rsidR="00000000" w:rsidRDefault="00000000">
            <w:pPr>
              <w:rPr>
                <w:rFonts w:hint="eastAsia"/>
              </w:rPr>
            </w:pPr>
          </w:p>
        </w:tc>
        <w:tc>
          <w:tcPr>
            <w:tcW w:w="23.16%" w:type="pct"/>
            <w:vAlign w:val="center"/>
          </w:tcPr>
          <w:p w14:paraId="288686D6" w14:textId="77777777" w:rsidR="00000000" w:rsidRDefault="00000000">
            <w:pPr>
              <w:rPr>
                <w:rFonts w:hint="eastAsia"/>
              </w:rPr>
            </w:pPr>
            <w:r>
              <w:rPr>
                <w:rFonts w:hint="eastAsia"/>
              </w:rPr>
              <w:t>以太网交换机</w:t>
            </w:r>
          </w:p>
        </w:tc>
        <w:tc>
          <w:tcPr>
            <w:tcW w:w="40.34%" w:type="pct"/>
            <w:vAlign w:val="center"/>
          </w:tcPr>
          <w:p w14:paraId="4BEF959C" w14:textId="77777777" w:rsidR="00000000" w:rsidRDefault="00000000">
            <w:pPr>
              <w:rPr>
                <w:rFonts w:hint="eastAsia"/>
              </w:rPr>
            </w:pPr>
            <w:r>
              <w:rPr>
                <w:rFonts w:hint="eastAsia"/>
              </w:rPr>
              <w:t>1</w:t>
            </w:r>
            <w:r>
              <w:rPr>
                <w:rFonts w:hint="eastAsia"/>
              </w:rPr>
              <w:t>）固定端口：配置≥</w:t>
            </w:r>
            <w:r>
              <w:rPr>
                <w:rFonts w:hint="eastAsia"/>
              </w:rPr>
              <w:t>48*10/100/1000BASE-T</w:t>
            </w:r>
            <w:r>
              <w:rPr>
                <w:rFonts w:hint="eastAsia"/>
              </w:rPr>
              <w:t>以太网端口，</w:t>
            </w:r>
            <w:r>
              <w:rPr>
                <w:rFonts w:hint="eastAsia"/>
              </w:rPr>
              <w:t>4*</w:t>
            </w:r>
            <w:r>
              <w:rPr>
                <w:rFonts w:hint="eastAsia"/>
              </w:rPr>
              <w:t>万兆</w:t>
            </w:r>
            <w:r>
              <w:rPr>
                <w:rFonts w:hint="eastAsia"/>
              </w:rPr>
              <w:t>SFP+</w:t>
            </w:r>
            <w:r>
              <w:rPr>
                <w:rFonts w:hint="eastAsia"/>
              </w:rPr>
              <w:t>，光模块满配。</w:t>
            </w:r>
          </w:p>
          <w:p w14:paraId="414B61A8" w14:textId="77777777" w:rsidR="00000000" w:rsidRDefault="00000000">
            <w:pPr>
              <w:rPr>
                <w:rFonts w:hint="eastAsia"/>
              </w:rPr>
            </w:pPr>
            <w:r>
              <w:rPr>
                <w:rFonts w:hint="eastAsia"/>
              </w:rPr>
              <w:t>2</w:t>
            </w:r>
            <w:r>
              <w:rPr>
                <w:rFonts w:hint="eastAsia"/>
              </w:rPr>
              <w:t>）包转发率：配置≥</w:t>
            </w:r>
            <w:r>
              <w:rPr>
                <w:rFonts w:hint="eastAsia"/>
              </w:rPr>
              <w:t>280Mpps</w:t>
            </w:r>
            <w:r>
              <w:rPr>
                <w:rFonts w:hint="eastAsia"/>
              </w:rPr>
              <w:t>。</w:t>
            </w:r>
          </w:p>
          <w:p w14:paraId="03EE37A9" w14:textId="77777777" w:rsidR="00000000" w:rsidRDefault="00000000">
            <w:pPr>
              <w:rPr>
                <w:rFonts w:hint="eastAsia"/>
              </w:rPr>
            </w:pPr>
            <w:r>
              <w:rPr>
                <w:rFonts w:hint="eastAsia"/>
              </w:rPr>
              <w:t>3</w:t>
            </w:r>
            <w:r>
              <w:rPr>
                <w:rFonts w:hint="eastAsia"/>
              </w:rPr>
              <w:t>）交换容量：配置≥</w:t>
            </w:r>
            <w:r>
              <w:rPr>
                <w:rFonts w:hint="eastAsia"/>
              </w:rPr>
              <w:t>1.28T/12.8Tbps</w:t>
            </w:r>
            <w:r>
              <w:rPr>
                <w:rFonts w:hint="eastAsia"/>
              </w:rPr>
              <w:t>。</w:t>
            </w:r>
          </w:p>
          <w:p w14:paraId="64DA08C3" w14:textId="77777777" w:rsidR="00000000" w:rsidRDefault="00000000">
            <w:pPr>
              <w:rPr>
                <w:rFonts w:hint="eastAsia"/>
              </w:rPr>
            </w:pPr>
            <w:r>
              <w:rPr>
                <w:rFonts w:hint="eastAsia"/>
              </w:rPr>
              <w:lastRenderedPageBreak/>
              <w:t>4</w:t>
            </w:r>
            <w:r>
              <w:rPr>
                <w:rFonts w:hint="eastAsia"/>
              </w:rPr>
              <w:t>）应支持并适配可拔插双模块化电源，实现</w:t>
            </w:r>
            <w:r>
              <w:rPr>
                <w:rFonts w:hint="eastAsia"/>
              </w:rPr>
              <w:t>1+1</w:t>
            </w:r>
            <w:r>
              <w:rPr>
                <w:rFonts w:hint="eastAsia"/>
              </w:rPr>
              <w:t>冗余。</w:t>
            </w:r>
          </w:p>
          <w:p w14:paraId="1B8F0DCA" w14:textId="77777777" w:rsidR="00000000" w:rsidRDefault="00000000">
            <w:pPr>
              <w:rPr>
                <w:rFonts w:hint="eastAsia"/>
              </w:rPr>
            </w:pPr>
            <w:r>
              <w:rPr>
                <w:rFonts w:hint="eastAsia"/>
              </w:rPr>
              <w:t>5</w:t>
            </w:r>
            <w:r>
              <w:rPr>
                <w:rFonts w:hint="eastAsia"/>
              </w:rPr>
              <w:t>）应支持</w:t>
            </w:r>
            <w:r>
              <w:rPr>
                <w:rFonts w:hint="eastAsia"/>
              </w:rPr>
              <w:t>MAC</w:t>
            </w:r>
            <w:r>
              <w:rPr>
                <w:rFonts w:hint="eastAsia"/>
              </w:rPr>
              <w:t>表项≥</w:t>
            </w:r>
            <w:r>
              <w:rPr>
                <w:rFonts w:hint="eastAsia"/>
              </w:rPr>
              <w:t>32K</w:t>
            </w:r>
            <w:r>
              <w:rPr>
                <w:rFonts w:hint="eastAsia"/>
              </w:rPr>
              <w:t>。</w:t>
            </w:r>
          </w:p>
          <w:p w14:paraId="5A10B5E7" w14:textId="77777777" w:rsidR="00000000" w:rsidRDefault="00000000">
            <w:pPr>
              <w:rPr>
                <w:rFonts w:hint="eastAsia"/>
              </w:rPr>
            </w:pPr>
            <w:r>
              <w:rPr>
                <w:rFonts w:hint="eastAsia"/>
              </w:rPr>
              <w:t>6</w:t>
            </w:r>
            <w:r>
              <w:rPr>
                <w:rFonts w:hint="eastAsia"/>
              </w:rPr>
              <w:t>）应支持</w:t>
            </w:r>
            <w:r>
              <w:rPr>
                <w:rFonts w:hint="eastAsia"/>
              </w:rPr>
              <w:t>M-LAG</w:t>
            </w:r>
            <w:r>
              <w:rPr>
                <w:rFonts w:hint="eastAsia"/>
              </w:rPr>
              <w:t>或</w:t>
            </w:r>
            <w:r>
              <w:rPr>
                <w:rFonts w:hint="eastAsia"/>
              </w:rPr>
              <w:t>vPC</w:t>
            </w:r>
            <w:r>
              <w:rPr>
                <w:rFonts w:hint="eastAsia"/>
              </w:rPr>
              <w:t>或</w:t>
            </w:r>
            <w:r>
              <w:rPr>
                <w:rFonts w:hint="eastAsia"/>
              </w:rPr>
              <w:t>DRNI</w:t>
            </w:r>
            <w:r>
              <w:rPr>
                <w:rFonts w:hint="eastAsia"/>
              </w:rPr>
              <w:t>等跨机箱链路捆绑技术。</w:t>
            </w:r>
          </w:p>
          <w:p w14:paraId="4E1F4F9C" w14:textId="77777777" w:rsidR="00000000" w:rsidRDefault="00000000">
            <w:pPr>
              <w:rPr>
                <w:rFonts w:hint="eastAsia"/>
              </w:rPr>
            </w:pPr>
            <w:r>
              <w:rPr>
                <w:rFonts w:hint="eastAsia"/>
              </w:rPr>
              <w:t>应支持数据面故障快速自愈</w:t>
            </w:r>
            <w:r>
              <w:rPr>
                <w:rFonts w:hint="eastAsia"/>
              </w:rPr>
              <w:t>DPFR</w:t>
            </w:r>
            <w:r>
              <w:rPr>
                <w:rFonts w:hint="eastAsia"/>
              </w:rPr>
              <w:t>。</w:t>
            </w:r>
          </w:p>
          <w:p w14:paraId="223DF4B5" w14:textId="77777777" w:rsidR="00000000" w:rsidRDefault="00000000">
            <w:pPr>
              <w:rPr>
                <w:rFonts w:hint="eastAsia"/>
              </w:rPr>
            </w:pPr>
            <w:r>
              <w:rPr>
                <w:rFonts w:hint="eastAsia"/>
              </w:rPr>
              <w:t>8</w:t>
            </w:r>
            <w:r>
              <w:rPr>
                <w:rFonts w:hint="eastAsia"/>
              </w:rPr>
              <w:t>）应支持</w:t>
            </w:r>
            <w:r>
              <w:rPr>
                <w:rFonts w:hint="eastAsia"/>
              </w:rPr>
              <w:t>MacSec</w:t>
            </w:r>
            <w:r>
              <w:rPr>
                <w:rFonts w:hint="eastAsia"/>
              </w:rPr>
              <w:t>国密算法，并提供第三方测试报告。</w:t>
            </w:r>
          </w:p>
          <w:p w14:paraId="3DE17FD9" w14:textId="77777777" w:rsidR="00000000" w:rsidRDefault="00000000">
            <w:pPr>
              <w:rPr>
                <w:rFonts w:hint="eastAsia"/>
              </w:rPr>
            </w:pPr>
            <w:r>
              <w:rPr>
                <w:rFonts w:hint="eastAsia"/>
              </w:rPr>
              <w:t>9</w:t>
            </w:r>
            <w:r>
              <w:rPr>
                <w:rFonts w:hint="eastAsia"/>
              </w:rPr>
              <w:t>）</w:t>
            </w:r>
            <w:r>
              <w:rPr>
                <w:rFonts w:hint="eastAsia"/>
              </w:rPr>
              <w:t>CPU</w:t>
            </w:r>
            <w:r>
              <w:rPr>
                <w:rFonts w:hint="eastAsia"/>
              </w:rPr>
              <w:t>、</w:t>
            </w:r>
            <w:r>
              <w:rPr>
                <w:rFonts w:hint="eastAsia"/>
              </w:rPr>
              <w:t>LSW</w:t>
            </w:r>
            <w:r>
              <w:rPr>
                <w:rFonts w:hint="eastAsia"/>
              </w:rPr>
              <w:t>应采用国产芯片。</w:t>
            </w:r>
          </w:p>
        </w:tc>
        <w:tc>
          <w:tcPr>
            <w:tcW w:w="8.1%" w:type="pct"/>
            <w:vAlign w:val="center"/>
          </w:tcPr>
          <w:p w14:paraId="0EF2753C" w14:textId="77777777" w:rsidR="00000000" w:rsidRDefault="00000000">
            <w:pPr>
              <w:jc w:val="center"/>
            </w:pPr>
            <w:r>
              <w:rPr>
                <w:rFonts w:hint="eastAsia"/>
              </w:rPr>
              <w:lastRenderedPageBreak/>
              <w:t>6</w:t>
            </w:r>
          </w:p>
        </w:tc>
        <w:tc>
          <w:tcPr>
            <w:tcW w:w="6.56%" w:type="pct"/>
            <w:vAlign w:val="center"/>
          </w:tcPr>
          <w:p w14:paraId="06884AA1" w14:textId="77777777" w:rsidR="00000000" w:rsidRDefault="00000000">
            <w:pPr>
              <w:rPr>
                <w:rFonts w:hint="eastAsia"/>
              </w:rPr>
            </w:pPr>
            <w:r>
              <w:rPr>
                <w:rFonts w:hint="eastAsia"/>
              </w:rPr>
              <w:t>台</w:t>
            </w:r>
          </w:p>
        </w:tc>
        <w:tc>
          <w:tcPr>
            <w:tcW w:w="9.2%" w:type="pct"/>
            <w:vAlign w:val="center"/>
          </w:tcPr>
          <w:p w14:paraId="35A3AF12" w14:textId="77777777" w:rsidR="00000000" w:rsidRDefault="00000000">
            <w:pPr>
              <w:rPr>
                <w:rFonts w:hint="eastAsia"/>
              </w:rPr>
            </w:pPr>
            <w:r>
              <w:rPr>
                <w:rFonts w:hint="eastAsia"/>
              </w:rPr>
              <w:t>I/II</w:t>
            </w:r>
            <w:r>
              <w:rPr>
                <w:rFonts w:hint="eastAsia"/>
              </w:rPr>
              <w:t>区</w:t>
            </w:r>
          </w:p>
        </w:tc>
      </w:tr>
      <w:tr w:rsidR="00000000" w14:paraId="79F85A8A" w14:textId="77777777">
        <w:trPr>
          <w:trHeight w:val="522"/>
          <w:jc w:val="center"/>
        </w:trPr>
        <w:tc>
          <w:tcPr>
            <w:tcW w:w="5.18%" w:type="pct"/>
            <w:vAlign w:val="center"/>
          </w:tcPr>
          <w:p w14:paraId="45B0B8DE" w14:textId="77777777" w:rsidR="00000000" w:rsidRDefault="00000000">
            <w:pPr>
              <w:numPr>
                <w:ilvl w:val="0"/>
                <w:numId w:val="265"/>
              </w:numPr>
              <w:jc w:val="center"/>
              <w:rPr>
                <w:rFonts w:hint="eastAsia"/>
              </w:rPr>
            </w:pPr>
          </w:p>
        </w:tc>
        <w:tc>
          <w:tcPr>
            <w:tcW w:w="7.36%" w:type="pct"/>
            <w:vMerge/>
            <w:vAlign w:val="center"/>
          </w:tcPr>
          <w:p w14:paraId="27B0EEC6" w14:textId="77777777" w:rsidR="00000000" w:rsidRDefault="00000000">
            <w:pPr>
              <w:rPr>
                <w:rFonts w:hint="eastAsia"/>
              </w:rPr>
            </w:pPr>
          </w:p>
        </w:tc>
        <w:tc>
          <w:tcPr>
            <w:tcW w:w="23.16%" w:type="pct"/>
            <w:vAlign w:val="center"/>
          </w:tcPr>
          <w:p w14:paraId="49C4D867" w14:textId="77777777" w:rsidR="00000000" w:rsidRDefault="00000000">
            <w:pPr>
              <w:rPr>
                <w:rFonts w:hint="eastAsia"/>
              </w:rPr>
            </w:pPr>
            <w:r>
              <w:rPr>
                <w:rFonts w:hint="eastAsia"/>
              </w:rPr>
              <w:t>防火墙</w:t>
            </w:r>
          </w:p>
        </w:tc>
        <w:tc>
          <w:tcPr>
            <w:tcW w:w="40.34%" w:type="pct"/>
            <w:vAlign w:val="center"/>
          </w:tcPr>
          <w:p w14:paraId="1FAEC348" w14:textId="77777777" w:rsidR="00000000" w:rsidRDefault="00000000">
            <w:pPr>
              <w:rPr>
                <w:rFonts w:hint="eastAsia"/>
              </w:rPr>
            </w:pPr>
            <w:r>
              <w:rPr>
                <w:rFonts w:hint="eastAsia"/>
              </w:rPr>
              <w:t>4</w:t>
            </w:r>
            <w:r>
              <w:rPr>
                <w:rFonts w:hint="eastAsia"/>
              </w:rPr>
              <w:t>个</w:t>
            </w:r>
            <w:r>
              <w:rPr>
                <w:rFonts w:hint="eastAsia"/>
              </w:rPr>
              <w:t>10/100/1000M</w:t>
            </w:r>
            <w:r>
              <w:rPr>
                <w:rFonts w:hint="eastAsia"/>
              </w:rPr>
              <w:t>自适应电口和</w:t>
            </w:r>
            <w:r>
              <w:rPr>
                <w:rFonts w:hint="eastAsia"/>
              </w:rPr>
              <w:t>4</w:t>
            </w:r>
            <w:r>
              <w:rPr>
                <w:rFonts w:hint="eastAsia"/>
              </w:rPr>
              <w:t>个</w:t>
            </w:r>
            <w:r>
              <w:rPr>
                <w:rFonts w:hint="eastAsia"/>
              </w:rPr>
              <w:t>1000M</w:t>
            </w:r>
            <w:r>
              <w:rPr>
                <w:rFonts w:hint="eastAsia"/>
              </w:rPr>
              <w:t>光口进行网络通信，整机吞吐量（</w:t>
            </w:r>
            <w:r>
              <w:rPr>
                <w:rFonts w:hint="eastAsia"/>
              </w:rPr>
              <w:t>512</w:t>
            </w:r>
            <w:r>
              <w:rPr>
                <w:rFonts w:hint="eastAsia"/>
              </w:rPr>
              <w:t>字节）≥</w:t>
            </w:r>
            <w:r>
              <w:rPr>
                <w:rFonts w:hint="eastAsia"/>
              </w:rPr>
              <w:t>6Gbps</w:t>
            </w:r>
            <w:r>
              <w:rPr>
                <w:rFonts w:hint="eastAsia"/>
              </w:rPr>
              <w:t>，最大并发连接数≥</w:t>
            </w:r>
            <w:r>
              <w:rPr>
                <w:rFonts w:hint="eastAsia"/>
              </w:rPr>
              <w:t>2,000,000</w:t>
            </w:r>
            <w:r>
              <w:rPr>
                <w:rFonts w:hint="eastAsia"/>
              </w:rPr>
              <w:t>个，每秒新建连接数≥</w:t>
            </w:r>
            <w:r>
              <w:rPr>
                <w:rFonts w:hint="eastAsia"/>
              </w:rPr>
              <w:t>30,000</w:t>
            </w:r>
            <w:r>
              <w:rPr>
                <w:rFonts w:hint="eastAsia"/>
              </w:rPr>
              <w:t>个</w:t>
            </w:r>
            <w:r>
              <w:rPr>
                <w:rFonts w:hint="eastAsia"/>
              </w:rPr>
              <w:t>/</w:t>
            </w:r>
            <w:r>
              <w:rPr>
                <w:rFonts w:hint="eastAsia"/>
              </w:rPr>
              <w:t>秒，冗余电源</w:t>
            </w:r>
            <w:r>
              <w:rPr>
                <w:rFonts w:hint="eastAsia"/>
              </w:rPr>
              <w:t>AC220V</w:t>
            </w:r>
            <w:r>
              <w:rPr>
                <w:rFonts w:hint="eastAsia"/>
              </w:rPr>
              <w:t>，</w:t>
            </w:r>
            <w:r>
              <w:rPr>
                <w:rFonts w:hint="eastAsia"/>
              </w:rPr>
              <w:t>3</w:t>
            </w:r>
            <w:r>
              <w:rPr>
                <w:rFonts w:hint="eastAsia"/>
              </w:rPr>
              <w:t>年原厂服务。</w:t>
            </w:r>
          </w:p>
        </w:tc>
        <w:tc>
          <w:tcPr>
            <w:tcW w:w="8.1%" w:type="pct"/>
            <w:vAlign w:val="center"/>
          </w:tcPr>
          <w:p w14:paraId="0E866F29" w14:textId="77777777" w:rsidR="00000000" w:rsidRDefault="00000000">
            <w:pPr>
              <w:jc w:val="center"/>
            </w:pPr>
            <w:r>
              <w:rPr>
                <w:rFonts w:hint="eastAsia"/>
              </w:rPr>
              <w:t>4</w:t>
            </w:r>
          </w:p>
        </w:tc>
        <w:tc>
          <w:tcPr>
            <w:tcW w:w="6.56%" w:type="pct"/>
            <w:vAlign w:val="center"/>
          </w:tcPr>
          <w:p w14:paraId="56632EBE" w14:textId="77777777" w:rsidR="00000000" w:rsidRDefault="00000000">
            <w:pPr>
              <w:rPr>
                <w:rFonts w:hint="eastAsia"/>
              </w:rPr>
            </w:pPr>
            <w:r>
              <w:rPr>
                <w:rFonts w:hint="eastAsia"/>
              </w:rPr>
              <w:t>台</w:t>
            </w:r>
          </w:p>
        </w:tc>
        <w:tc>
          <w:tcPr>
            <w:tcW w:w="9.2%" w:type="pct"/>
            <w:vAlign w:val="center"/>
          </w:tcPr>
          <w:p w14:paraId="3605075D" w14:textId="77777777" w:rsidR="00000000" w:rsidRDefault="00000000">
            <w:pPr>
              <w:rPr>
                <w:rFonts w:hint="eastAsia"/>
              </w:rPr>
            </w:pPr>
            <w:r>
              <w:rPr>
                <w:rFonts w:hint="eastAsia"/>
              </w:rPr>
              <w:t>I/II</w:t>
            </w:r>
            <w:r>
              <w:rPr>
                <w:rFonts w:hint="eastAsia"/>
              </w:rPr>
              <w:t>区</w:t>
            </w:r>
          </w:p>
        </w:tc>
      </w:tr>
      <w:tr w:rsidR="00000000" w14:paraId="67916153" w14:textId="77777777">
        <w:trPr>
          <w:trHeight w:val="522"/>
          <w:jc w:val="center"/>
        </w:trPr>
        <w:tc>
          <w:tcPr>
            <w:tcW w:w="5.18%" w:type="pct"/>
            <w:vAlign w:val="center"/>
          </w:tcPr>
          <w:p w14:paraId="47B66594" w14:textId="77777777" w:rsidR="00000000" w:rsidRDefault="00000000">
            <w:pPr>
              <w:numPr>
                <w:ilvl w:val="0"/>
                <w:numId w:val="265"/>
              </w:numPr>
              <w:jc w:val="center"/>
              <w:rPr>
                <w:rFonts w:hint="eastAsia"/>
              </w:rPr>
            </w:pPr>
          </w:p>
        </w:tc>
        <w:tc>
          <w:tcPr>
            <w:tcW w:w="7.36%" w:type="pct"/>
            <w:vMerge/>
            <w:vAlign w:val="center"/>
          </w:tcPr>
          <w:p w14:paraId="3B63CBF0" w14:textId="77777777" w:rsidR="00000000" w:rsidRDefault="00000000">
            <w:pPr>
              <w:rPr>
                <w:rFonts w:hint="eastAsia"/>
              </w:rPr>
            </w:pPr>
          </w:p>
        </w:tc>
        <w:tc>
          <w:tcPr>
            <w:tcW w:w="23.16%" w:type="pct"/>
            <w:vAlign w:val="center"/>
          </w:tcPr>
          <w:p w14:paraId="7E93829C" w14:textId="77777777" w:rsidR="00000000" w:rsidRDefault="00000000">
            <w:pPr>
              <w:rPr>
                <w:rFonts w:hint="eastAsia"/>
              </w:rPr>
            </w:pPr>
            <w:r>
              <w:rPr>
                <w:rFonts w:hint="eastAsia"/>
              </w:rPr>
              <w:t>正向安全隔离装置</w:t>
            </w:r>
          </w:p>
        </w:tc>
        <w:tc>
          <w:tcPr>
            <w:tcW w:w="40.34%" w:type="pct"/>
            <w:vAlign w:val="center"/>
          </w:tcPr>
          <w:p w14:paraId="7C06A55C" w14:textId="77777777" w:rsidR="00000000" w:rsidRDefault="00000000">
            <w:pPr>
              <w:rPr>
                <w:rFonts w:hint="eastAsia"/>
              </w:rPr>
            </w:pPr>
            <w:r>
              <w:rPr>
                <w:rFonts w:hint="eastAsia"/>
              </w:rPr>
              <w:t>满足安全可控要求，千兆正向普通型｜机架式，</w:t>
            </w:r>
            <w:r>
              <w:rPr>
                <w:rFonts w:hint="eastAsia"/>
              </w:rPr>
              <w:t>100/1000M Base-T</w:t>
            </w:r>
            <w:r>
              <w:rPr>
                <w:rFonts w:hint="eastAsia"/>
              </w:rPr>
              <w:t>网口</w:t>
            </w:r>
            <w:r>
              <w:rPr>
                <w:rFonts w:hint="eastAsia"/>
              </w:rPr>
              <w:t>/RS232</w:t>
            </w:r>
            <w:r>
              <w:rPr>
                <w:rFonts w:hint="eastAsia"/>
              </w:rPr>
              <w:t>串口</w:t>
            </w:r>
            <w:r>
              <w:rPr>
                <w:rFonts w:hint="eastAsia"/>
              </w:rPr>
              <w:t>/</w:t>
            </w:r>
            <w:r>
              <w:rPr>
                <w:rFonts w:hint="eastAsia"/>
              </w:rPr>
              <w:t>数据吞吐≥</w:t>
            </w:r>
            <w:r>
              <w:rPr>
                <w:rFonts w:hint="eastAsia"/>
              </w:rPr>
              <w:t>1000Mbps/</w:t>
            </w:r>
            <w:r>
              <w:rPr>
                <w:rFonts w:hint="eastAsia"/>
              </w:rPr>
              <w:t>双路冗余电源，支持</w:t>
            </w:r>
            <w:r>
              <w:rPr>
                <w:rFonts w:hint="eastAsia"/>
              </w:rPr>
              <w:t xml:space="preserve"> AC/DC/110V/220V</w:t>
            </w:r>
            <w:r>
              <w:rPr>
                <w:rFonts w:hint="eastAsia"/>
              </w:rPr>
              <w:t>。</w:t>
            </w:r>
          </w:p>
        </w:tc>
        <w:tc>
          <w:tcPr>
            <w:tcW w:w="8.1%" w:type="pct"/>
            <w:vAlign w:val="center"/>
          </w:tcPr>
          <w:p w14:paraId="2602C305" w14:textId="77777777" w:rsidR="00000000" w:rsidRDefault="00000000">
            <w:pPr>
              <w:jc w:val="center"/>
            </w:pPr>
            <w:r>
              <w:rPr>
                <w:rFonts w:hint="eastAsia"/>
              </w:rPr>
              <w:t>2</w:t>
            </w:r>
          </w:p>
        </w:tc>
        <w:tc>
          <w:tcPr>
            <w:tcW w:w="6.56%" w:type="pct"/>
            <w:vAlign w:val="center"/>
          </w:tcPr>
          <w:p w14:paraId="53004F63" w14:textId="77777777" w:rsidR="00000000" w:rsidRDefault="00000000">
            <w:pPr>
              <w:rPr>
                <w:rFonts w:hint="eastAsia"/>
              </w:rPr>
            </w:pPr>
            <w:r>
              <w:rPr>
                <w:rFonts w:hint="eastAsia"/>
              </w:rPr>
              <w:t>台</w:t>
            </w:r>
          </w:p>
        </w:tc>
        <w:tc>
          <w:tcPr>
            <w:tcW w:w="9.2%" w:type="pct"/>
            <w:vAlign w:val="center"/>
          </w:tcPr>
          <w:p w14:paraId="4DF26820" w14:textId="77777777" w:rsidR="00000000" w:rsidRDefault="00000000">
            <w:pPr>
              <w:rPr>
                <w:rFonts w:hint="eastAsia"/>
              </w:rPr>
            </w:pPr>
            <w:r>
              <w:rPr>
                <w:rFonts w:hint="eastAsia"/>
              </w:rPr>
              <w:t>I/II</w:t>
            </w:r>
            <w:r>
              <w:rPr>
                <w:rFonts w:hint="eastAsia"/>
              </w:rPr>
              <w:t>区</w:t>
            </w:r>
          </w:p>
        </w:tc>
      </w:tr>
      <w:tr w:rsidR="00000000" w14:paraId="51729904" w14:textId="77777777">
        <w:trPr>
          <w:trHeight w:val="522"/>
          <w:jc w:val="center"/>
        </w:trPr>
        <w:tc>
          <w:tcPr>
            <w:tcW w:w="5.18%" w:type="pct"/>
            <w:vAlign w:val="center"/>
          </w:tcPr>
          <w:p w14:paraId="4F4F94DA" w14:textId="77777777" w:rsidR="00000000" w:rsidRDefault="00000000">
            <w:pPr>
              <w:numPr>
                <w:ilvl w:val="0"/>
                <w:numId w:val="265"/>
              </w:numPr>
              <w:jc w:val="center"/>
              <w:rPr>
                <w:rFonts w:hint="eastAsia"/>
              </w:rPr>
            </w:pPr>
          </w:p>
        </w:tc>
        <w:tc>
          <w:tcPr>
            <w:tcW w:w="7.36%" w:type="pct"/>
            <w:vMerge/>
            <w:vAlign w:val="center"/>
          </w:tcPr>
          <w:p w14:paraId="3B0E5805" w14:textId="77777777" w:rsidR="00000000" w:rsidRDefault="00000000">
            <w:pPr>
              <w:rPr>
                <w:rFonts w:hint="eastAsia"/>
              </w:rPr>
            </w:pPr>
          </w:p>
        </w:tc>
        <w:tc>
          <w:tcPr>
            <w:tcW w:w="23.16%" w:type="pct"/>
            <w:vAlign w:val="center"/>
          </w:tcPr>
          <w:p w14:paraId="30539614" w14:textId="77777777" w:rsidR="00000000" w:rsidRDefault="00000000">
            <w:pPr>
              <w:rPr>
                <w:rFonts w:hint="eastAsia"/>
              </w:rPr>
            </w:pPr>
            <w:r>
              <w:rPr>
                <w:rFonts w:hint="eastAsia"/>
              </w:rPr>
              <w:t>反向安全隔离装置</w:t>
            </w:r>
          </w:p>
        </w:tc>
        <w:tc>
          <w:tcPr>
            <w:tcW w:w="40.34%" w:type="pct"/>
            <w:vAlign w:val="center"/>
          </w:tcPr>
          <w:p w14:paraId="11B14413" w14:textId="77777777" w:rsidR="00000000" w:rsidRDefault="00000000">
            <w:pPr>
              <w:rPr>
                <w:rFonts w:hint="eastAsia"/>
              </w:rPr>
            </w:pPr>
            <w:r>
              <w:rPr>
                <w:rFonts w:hint="eastAsia"/>
              </w:rPr>
              <w:t>满足安全可控要求，百兆反向普通型｜标准</w:t>
            </w:r>
            <w:r>
              <w:rPr>
                <w:rFonts w:hint="eastAsia"/>
              </w:rPr>
              <w:t>19</w:t>
            </w:r>
            <w:r>
              <w:rPr>
                <w:rFonts w:hint="eastAsia"/>
              </w:rPr>
              <w:t>英寸机架式，</w:t>
            </w:r>
            <w:r>
              <w:rPr>
                <w:rFonts w:hint="eastAsia"/>
              </w:rPr>
              <w:t>100/1000M Base-T</w:t>
            </w:r>
            <w:r>
              <w:rPr>
                <w:rFonts w:hint="eastAsia"/>
              </w:rPr>
              <w:t>网口</w:t>
            </w:r>
            <w:r>
              <w:rPr>
                <w:rFonts w:hint="eastAsia"/>
              </w:rPr>
              <w:t>/RS232</w:t>
            </w:r>
            <w:r>
              <w:rPr>
                <w:rFonts w:hint="eastAsia"/>
              </w:rPr>
              <w:t>串口</w:t>
            </w:r>
            <w:r>
              <w:rPr>
                <w:rFonts w:hint="eastAsia"/>
              </w:rPr>
              <w:t>/</w:t>
            </w:r>
            <w:r>
              <w:rPr>
                <w:rFonts w:hint="eastAsia"/>
              </w:rPr>
              <w:t>数据吞吐≥</w:t>
            </w:r>
            <w:r>
              <w:rPr>
                <w:rFonts w:hint="eastAsia"/>
              </w:rPr>
              <w:t>100Mbps/</w:t>
            </w:r>
            <w:r>
              <w:rPr>
                <w:rFonts w:hint="eastAsia"/>
              </w:rPr>
              <w:t>双路冗余电源，支持</w:t>
            </w:r>
            <w:r>
              <w:rPr>
                <w:rFonts w:hint="eastAsia"/>
              </w:rPr>
              <w:t xml:space="preserve"> AC/DC/110V/220V</w:t>
            </w:r>
            <w:r>
              <w:rPr>
                <w:rFonts w:hint="eastAsia"/>
              </w:rPr>
              <w:t>。</w:t>
            </w:r>
          </w:p>
        </w:tc>
        <w:tc>
          <w:tcPr>
            <w:tcW w:w="8.1%" w:type="pct"/>
            <w:vAlign w:val="center"/>
          </w:tcPr>
          <w:p w14:paraId="588D5954" w14:textId="77777777" w:rsidR="00000000" w:rsidRDefault="00000000">
            <w:pPr>
              <w:jc w:val="center"/>
            </w:pPr>
            <w:r>
              <w:rPr>
                <w:rFonts w:hint="eastAsia"/>
              </w:rPr>
              <w:t>2</w:t>
            </w:r>
          </w:p>
        </w:tc>
        <w:tc>
          <w:tcPr>
            <w:tcW w:w="6.56%" w:type="pct"/>
            <w:vAlign w:val="center"/>
          </w:tcPr>
          <w:p w14:paraId="41A8CFD8" w14:textId="77777777" w:rsidR="00000000" w:rsidRDefault="00000000">
            <w:pPr>
              <w:rPr>
                <w:rFonts w:hint="eastAsia"/>
              </w:rPr>
            </w:pPr>
            <w:r>
              <w:rPr>
                <w:rFonts w:hint="eastAsia"/>
              </w:rPr>
              <w:t>台</w:t>
            </w:r>
          </w:p>
        </w:tc>
        <w:tc>
          <w:tcPr>
            <w:tcW w:w="9.2%" w:type="pct"/>
            <w:vAlign w:val="center"/>
          </w:tcPr>
          <w:p w14:paraId="043A73A1" w14:textId="77777777" w:rsidR="00000000" w:rsidRDefault="00000000">
            <w:pPr>
              <w:rPr>
                <w:rFonts w:hint="eastAsia"/>
              </w:rPr>
            </w:pPr>
            <w:r>
              <w:rPr>
                <w:rFonts w:hint="eastAsia"/>
              </w:rPr>
              <w:t>I/II</w:t>
            </w:r>
            <w:r>
              <w:rPr>
                <w:rFonts w:hint="eastAsia"/>
              </w:rPr>
              <w:t>区</w:t>
            </w:r>
          </w:p>
        </w:tc>
      </w:tr>
      <w:tr w:rsidR="00000000" w14:paraId="2C9A9B3A" w14:textId="77777777">
        <w:trPr>
          <w:trHeight w:val="522"/>
          <w:jc w:val="center"/>
        </w:trPr>
        <w:tc>
          <w:tcPr>
            <w:tcW w:w="5.18%" w:type="pct"/>
            <w:vAlign w:val="center"/>
          </w:tcPr>
          <w:p w14:paraId="34650AC4" w14:textId="77777777" w:rsidR="00000000" w:rsidRDefault="00000000">
            <w:pPr>
              <w:numPr>
                <w:ilvl w:val="0"/>
                <w:numId w:val="265"/>
              </w:numPr>
              <w:jc w:val="center"/>
              <w:rPr>
                <w:rFonts w:hint="eastAsia"/>
              </w:rPr>
            </w:pPr>
          </w:p>
        </w:tc>
        <w:tc>
          <w:tcPr>
            <w:tcW w:w="7.36%" w:type="pct"/>
            <w:vMerge/>
            <w:vAlign w:val="center"/>
          </w:tcPr>
          <w:p w14:paraId="235AD2A7" w14:textId="77777777" w:rsidR="00000000" w:rsidRDefault="00000000">
            <w:pPr>
              <w:rPr>
                <w:rFonts w:hint="eastAsia"/>
              </w:rPr>
            </w:pPr>
          </w:p>
        </w:tc>
        <w:tc>
          <w:tcPr>
            <w:tcW w:w="23.16%" w:type="pct"/>
            <w:vAlign w:val="center"/>
          </w:tcPr>
          <w:p w14:paraId="6E501526" w14:textId="77777777" w:rsidR="00000000" w:rsidRDefault="00000000">
            <w:pPr>
              <w:rPr>
                <w:rFonts w:hint="eastAsia"/>
              </w:rPr>
            </w:pPr>
            <w:r>
              <w:rPr>
                <w:rFonts w:hint="eastAsia"/>
              </w:rPr>
              <w:t>骨传导传感器</w:t>
            </w:r>
          </w:p>
        </w:tc>
        <w:tc>
          <w:tcPr>
            <w:tcW w:w="40.34%" w:type="pct"/>
            <w:vAlign w:val="center"/>
          </w:tcPr>
          <w:p w14:paraId="114853C2" w14:textId="77777777" w:rsidR="00000000" w:rsidRDefault="00000000">
            <w:pPr>
              <w:rPr>
                <w:rFonts w:hint="eastAsia"/>
              </w:rPr>
            </w:pPr>
            <w:r>
              <w:rPr>
                <w:rFonts w:hint="eastAsia"/>
                <w:color w:val="000000"/>
                <w:lang w:bidi="ar"/>
              </w:rPr>
              <w:t>在</w:t>
            </w:r>
            <w:r>
              <w:rPr>
                <w:rFonts w:hint="eastAsia"/>
                <w:color w:val="000000"/>
                <w:lang w:bidi="ar"/>
              </w:rPr>
              <w:t>8</w:t>
            </w:r>
            <w:r>
              <w:rPr>
                <w:rFonts w:hint="eastAsia"/>
                <w:color w:val="000000"/>
                <w:lang w:bidi="ar"/>
              </w:rPr>
              <w:t>台示范风机上布置，每台风机主轴承外壁</w:t>
            </w:r>
            <w:r>
              <w:rPr>
                <w:rFonts w:hint="eastAsia"/>
                <w:color w:val="000000"/>
                <w:lang w:bidi="ar"/>
              </w:rPr>
              <w:t>2</w:t>
            </w:r>
            <w:r>
              <w:rPr>
                <w:rFonts w:hint="eastAsia"/>
                <w:color w:val="000000"/>
                <w:lang w:bidi="ar"/>
              </w:rPr>
              <w:t>个、齿轮箱外壁</w:t>
            </w:r>
            <w:r>
              <w:rPr>
                <w:rFonts w:hint="eastAsia"/>
                <w:color w:val="000000"/>
                <w:lang w:bidi="ar"/>
              </w:rPr>
              <w:t>2</w:t>
            </w:r>
            <w:r>
              <w:rPr>
                <w:rFonts w:hint="eastAsia"/>
                <w:color w:val="000000"/>
                <w:lang w:bidi="ar"/>
              </w:rPr>
              <w:t>个。</w:t>
            </w:r>
            <w:r>
              <w:rPr>
                <w:rFonts w:hint="eastAsia"/>
                <w:color w:val="000000"/>
                <w:lang w:bidi="ar"/>
              </w:rPr>
              <w:br/>
            </w:r>
            <w:r>
              <w:rPr>
                <w:rFonts w:hint="eastAsia"/>
                <w:color w:val="000000"/>
                <w:lang w:bidi="ar"/>
              </w:rPr>
              <w:t>量程：</w:t>
            </w:r>
            <w:r>
              <w:rPr>
                <w:rFonts w:hint="eastAsia"/>
                <w:color w:val="000000"/>
                <w:lang w:bidi="ar"/>
              </w:rPr>
              <w:t xml:space="preserve"> </w:t>
            </w:r>
            <w:r>
              <w:rPr>
                <w:rFonts w:hint="eastAsia"/>
                <w:color w:val="000000"/>
                <w:lang w:bidi="ar"/>
              </w:rPr>
              <w:t>±</w:t>
            </w:r>
            <w:r>
              <w:rPr>
                <w:rFonts w:hint="eastAsia"/>
                <w:color w:val="000000"/>
                <w:lang w:bidi="ar"/>
              </w:rPr>
              <w:t>50 g</w:t>
            </w:r>
            <w:r>
              <w:rPr>
                <w:rFonts w:hint="eastAsia"/>
                <w:color w:val="000000"/>
                <w:lang w:bidi="ar"/>
              </w:rPr>
              <w:br/>
            </w:r>
            <w:r>
              <w:rPr>
                <w:rFonts w:hint="eastAsia"/>
                <w:color w:val="000000"/>
                <w:lang w:bidi="ar"/>
              </w:rPr>
              <w:t>灵敏度：</w:t>
            </w:r>
            <w:r>
              <w:rPr>
                <w:rFonts w:hint="eastAsia"/>
                <w:color w:val="000000"/>
                <w:lang w:bidi="ar"/>
              </w:rPr>
              <w:t xml:space="preserve"> 100 mV/g</w:t>
            </w:r>
            <w:r>
              <w:rPr>
                <w:rFonts w:hint="eastAsia"/>
                <w:color w:val="000000"/>
                <w:lang w:bidi="ar"/>
              </w:rPr>
              <w:br/>
            </w:r>
            <w:r>
              <w:rPr>
                <w:rFonts w:hint="eastAsia"/>
                <w:color w:val="000000"/>
                <w:lang w:bidi="ar"/>
              </w:rPr>
              <w:t>频率响应：</w:t>
            </w:r>
            <w:r>
              <w:rPr>
                <w:rFonts w:hint="eastAsia"/>
                <w:color w:val="000000"/>
                <w:lang w:bidi="ar"/>
              </w:rPr>
              <w:t xml:space="preserve"> </w:t>
            </w:r>
            <w:r>
              <w:rPr>
                <w:rFonts w:hint="eastAsia"/>
                <w:color w:val="000000"/>
                <w:lang w:bidi="ar"/>
              </w:rPr>
              <w:t>（±</w:t>
            </w:r>
            <w:r>
              <w:rPr>
                <w:rFonts w:hint="eastAsia"/>
                <w:color w:val="000000"/>
                <w:lang w:bidi="ar"/>
              </w:rPr>
              <w:t>3dB</w:t>
            </w:r>
            <w:r>
              <w:rPr>
                <w:rFonts w:hint="eastAsia"/>
                <w:color w:val="000000"/>
                <w:lang w:bidi="ar"/>
              </w:rPr>
              <w:t>）</w:t>
            </w:r>
            <w:r>
              <w:rPr>
                <w:rFonts w:hint="eastAsia"/>
                <w:color w:val="000000"/>
                <w:lang w:bidi="ar"/>
              </w:rPr>
              <w:t xml:space="preserve">0.1Hz-13KHz </w:t>
            </w:r>
            <w:r>
              <w:rPr>
                <w:rFonts w:hint="eastAsia"/>
                <w:color w:val="000000"/>
                <w:lang w:bidi="ar"/>
              </w:rPr>
              <w:t>、（±</w:t>
            </w:r>
            <w:r>
              <w:rPr>
                <w:rFonts w:hint="eastAsia"/>
                <w:color w:val="000000"/>
                <w:lang w:bidi="ar"/>
              </w:rPr>
              <w:t>5%</w:t>
            </w:r>
            <w:r>
              <w:rPr>
                <w:rFonts w:hint="eastAsia"/>
                <w:color w:val="000000"/>
                <w:lang w:bidi="ar"/>
              </w:rPr>
              <w:t>）</w:t>
            </w:r>
            <w:r>
              <w:rPr>
                <w:rFonts w:hint="eastAsia"/>
                <w:color w:val="000000"/>
                <w:lang w:bidi="ar"/>
              </w:rPr>
              <w:t>1Hz-10KHz</w:t>
            </w:r>
            <w:r>
              <w:rPr>
                <w:rFonts w:hint="eastAsia"/>
                <w:color w:val="000000"/>
                <w:lang w:bidi="ar"/>
              </w:rPr>
              <w:br/>
            </w:r>
            <w:r>
              <w:rPr>
                <w:rFonts w:hint="eastAsia"/>
                <w:color w:val="000000"/>
                <w:lang w:bidi="ar"/>
              </w:rPr>
              <w:t>安装谐振频率：≥</w:t>
            </w:r>
            <w:r>
              <w:rPr>
                <w:rFonts w:hint="eastAsia"/>
                <w:color w:val="000000"/>
                <w:lang w:bidi="ar"/>
              </w:rPr>
              <w:t>30kHz</w:t>
            </w:r>
            <w:r>
              <w:rPr>
                <w:rFonts w:hint="eastAsia"/>
                <w:color w:val="000000"/>
                <w:lang w:bidi="ar"/>
              </w:rPr>
              <w:br/>
            </w:r>
            <w:r>
              <w:rPr>
                <w:rFonts w:hint="eastAsia"/>
                <w:color w:val="000000"/>
                <w:lang w:bidi="ar"/>
              </w:rPr>
              <w:t>冲击极限：</w:t>
            </w:r>
            <w:r>
              <w:rPr>
                <w:rFonts w:hint="eastAsia"/>
                <w:color w:val="000000"/>
                <w:lang w:bidi="ar"/>
              </w:rPr>
              <w:t>5000g</w:t>
            </w:r>
            <w:r>
              <w:rPr>
                <w:rFonts w:hint="eastAsia"/>
                <w:color w:val="000000"/>
                <w:lang w:bidi="ar"/>
              </w:rPr>
              <w:br/>
            </w:r>
            <w:r>
              <w:rPr>
                <w:rFonts w:hint="eastAsia"/>
                <w:color w:val="000000"/>
                <w:lang w:bidi="ar"/>
              </w:rPr>
              <w:t>横向灵敏度：≤</w:t>
            </w:r>
            <w:r>
              <w:rPr>
                <w:rFonts w:hint="eastAsia"/>
                <w:color w:val="000000"/>
                <w:lang w:bidi="ar"/>
              </w:rPr>
              <w:t>5%</w:t>
            </w:r>
            <w:r>
              <w:rPr>
                <w:rFonts w:hint="eastAsia"/>
                <w:color w:val="000000"/>
                <w:lang w:bidi="ar"/>
              </w:rPr>
              <w:br/>
            </w:r>
            <w:r>
              <w:rPr>
                <w:rFonts w:hint="eastAsia"/>
                <w:color w:val="000000"/>
                <w:lang w:bidi="ar"/>
              </w:rPr>
              <w:t>非线性度：≤</w:t>
            </w:r>
            <w:r>
              <w:rPr>
                <w:rFonts w:hint="eastAsia"/>
                <w:color w:val="000000"/>
                <w:lang w:bidi="ar"/>
              </w:rPr>
              <w:t>1%</w:t>
            </w:r>
            <w:r>
              <w:rPr>
                <w:rFonts w:hint="eastAsia"/>
                <w:color w:val="000000"/>
                <w:lang w:bidi="ar"/>
              </w:rPr>
              <w:br/>
            </w:r>
            <w:r>
              <w:rPr>
                <w:rFonts w:hint="eastAsia"/>
                <w:color w:val="000000"/>
                <w:lang w:bidi="ar"/>
              </w:rPr>
              <w:t>温度测量范围：</w:t>
            </w:r>
            <w:r>
              <w:rPr>
                <w:rFonts w:hint="eastAsia"/>
                <w:color w:val="000000"/>
                <w:lang w:bidi="ar"/>
              </w:rPr>
              <w:t xml:space="preserve"> -40 ~ 120</w:t>
            </w:r>
            <w:r>
              <w:rPr>
                <w:rFonts w:hint="eastAsia"/>
                <w:color w:val="000000"/>
                <w:lang w:bidi="ar"/>
              </w:rPr>
              <w:t>℃</w:t>
            </w:r>
            <w:r>
              <w:rPr>
                <w:rFonts w:hint="eastAsia"/>
                <w:color w:val="000000"/>
                <w:lang w:bidi="ar"/>
              </w:rPr>
              <w:br/>
            </w:r>
            <w:r>
              <w:rPr>
                <w:rFonts w:hint="eastAsia"/>
                <w:color w:val="000000"/>
                <w:lang w:bidi="ar"/>
              </w:rPr>
              <w:t>工作环境：</w:t>
            </w:r>
            <w:r>
              <w:rPr>
                <w:rFonts w:hint="eastAsia"/>
                <w:color w:val="000000"/>
                <w:lang w:bidi="ar"/>
              </w:rPr>
              <w:t xml:space="preserve"> -40 ~ 120</w:t>
            </w:r>
            <w:r>
              <w:rPr>
                <w:rFonts w:hint="eastAsia"/>
                <w:color w:val="000000"/>
                <w:lang w:bidi="ar"/>
              </w:rPr>
              <w:t>℃</w:t>
            </w:r>
            <w:r>
              <w:rPr>
                <w:rFonts w:hint="eastAsia"/>
                <w:color w:val="000000"/>
                <w:lang w:bidi="ar"/>
              </w:rPr>
              <w:br/>
            </w:r>
            <w:r>
              <w:rPr>
                <w:rFonts w:hint="eastAsia"/>
                <w:color w:val="000000"/>
                <w:lang w:bidi="ar"/>
              </w:rPr>
              <w:t>测振模组：压电</w:t>
            </w:r>
            <w:r>
              <w:rPr>
                <w:rFonts w:hint="eastAsia"/>
                <w:color w:val="000000"/>
                <w:lang w:bidi="ar"/>
              </w:rPr>
              <w:br/>
            </w:r>
            <w:r>
              <w:rPr>
                <w:rFonts w:hint="eastAsia"/>
                <w:color w:val="000000"/>
                <w:lang w:bidi="ar"/>
              </w:rPr>
              <w:t>稳定时间：</w:t>
            </w:r>
            <w:r>
              <w:rPr>
                <w:rFonts w:hint="eastAsia"/>
                <w:color w:val="000000"/>
                <w:lang w:bidi="ar"/>
              </w:rPr>
              <w:t xml:space="preserve"> </w:t>
            </w:r>
            <w:r>
              <w:rPr>
                <w:rFonts w:hint="eastAsia"/>
                <w:color w:val="000000"/>
                <w:lang w:bidi="ar"/>
              </w:rPr>
              <w:t>＜</w:t>
            </w:r>
            <w:r>
              <w:rPr>
                <w:rFonts w:hint="eastAsia"/>
                <w:color w:val="000000"/>
                <w:lang w:bidi="ar"/>
              </w:rPr>
              <w:t>4s</w:t>
            </w:r>
            <w:r>
              <w:rPr>
                <w:rFonts w:hint="eastAsia"/>
                <w:color w:val="000000"/>
                <w:lang w:bidi="ar"/>
              </w:rPr>
              <w:br/>
            </w:r>
            <w:r>
              <w:rPr>
                <w:rFonts w:hint="eastAsia"/>
                <w:color w:val="000000"/>
                <w:lang w:bidi="ar"/>
              </w:rPr>
              <w:t>输出位置：</w:t>
            </w:r>
            <w:r>
              <w:rPr>
                <w:rFonts w:hint="eastAsia"/>
                <w:color w:val="000000"/>
                <w:lang w:bidi="ar"/>
              </w:rPr>
              <w:t xml:space="preserve"> </w:t>
            </w:r>
            <w:r>
              <w:rPr>
                <w:rFonts w:hint="eastAsia"/>
                <w:color w:val="000000"/>
                <w:lang w:bidi="ar"/>
              </w:rPr>
              <w:t>顶端</w:t>
            </w:r>
            <w:r>
              <w:rPr>
                <w:rFonts w:hint="eastAsia"/>
                <w:color w:val="000000"/>
                <w:lang w:bidi="ar"/>
              </w:rPr>
              <w:br/>
            </w:r>
            <w:r>
              <w:rPr>
                <w:rFonts w:hint="eastAsia"/>
                <w:color w:val="000000"/>
                <w:lang w:bidi="ar"/>
              </w:rPr>
              <w:lastRenderedPageBreak/>
              <w:t>防护等级：</w:t>
            </w:r>
            <w:r>
              <w:rPr>
                <w:rFonts w:hint="eastAsia"/>
                <w:color w:val="000000"/>
                <w:lang w:bidi="ar"/>
              </w:rPr>
              <w:t>IP67</w:t>
            </w:r>
            <w:r>
              <w:rPr>
                <w:rFonts w:hint="eastAsia"/>
                <w:color w:val="000000"/>
                <w:lang w:bidi="ar"/>
              </w:rPr>
              <w:br/>
            </w:r>
            <w:r>
              <w:rPr>
                <w:rFonts w:hint="eastAsia"/>
                <w:color w:val="000000"/>
                <w:lang w:bidi="ar"/>
              </w:rPr>
              <w:t>安装方式：磁吸</w:t>
            </w:r>
            <w:r>
              <w:rPr>
                <w:rFonts w:hint="eastAsia"/>
                <w:color w:val="000000"/>
                <w:lang w:bidi="ar"/>
              </w:rPr>
              <w:t>+</w:t>
            </w:r>
            <w:r>
              <w:rPr>
                <w:rFonts w:hint="eastAsia"/>
                <w:color w:val="000000"/>
                <w:lang w:bidi="ar"/>
              </w:rPr>
              <w:t>黏胶、螺纹（</w:t>
            </w:r>
            <w:r>
              <w:rPr>
                <w:rFonts w:hint="eastAsia"/>
                <w:color w:val="000000"/>
                <w:lang w:bidi="ar"/>
              </w:rPr>
              <w:t>1/4-28</w:t>
            </w:r>
            <w:r>
              <w:rPr>
                <w:rFonts w:hint="eastAsia"/>
                <w:color w:val="000000"/>
                <w:lang w:bidi="ar"/>
              </w:rPr>
              <w:t>转</w:t>
            </w:r>
            <w:r>
              <w:rPr>
                <w:rFonts w:hint="eastAsia"/>
                <w:color w:val="000000"/>
                <w:lang w:bidi="ar"/>
              </w:rPr>
              <w:t>M6</w:t>
            </w:r>
            <w:r>
              <w:rPr>
                <w:rFonts w:hint="eastAsia"/>
                <w:color w:val="000000"/>
                <w:lang w:bidi="ar"/>
              </w:rPr>
              <w:t>）</w:t>
            </w:r>
          </w:p>
        </w:tc>
        <w:tc>
          <w:tcPr>
            <w:tcW w:w="8.1%" w:type="pct"/>
            <w:vAlign w:val="center"/>
          </w:tcPr>
          <w:p w14:paraId="1EC2042F" w14:textId="77777777" w:rsidR="00000000" w:rsidRDefault="00000000">
            <w:pPr>
              <w:jc w:val="center"/>
            </w:pPr>
            <w:r>
              <w:lastRenderedPageBreak/>
              <w:t>32</w:t>
            </w:r>
          </w:p>
        </w:tc>
        <w:tc>
          <w:tcPr>
            <w:tcW w:w="6.56%" w:type="pct"/>
            <w:vAlign w:val="center"/>
          </w:tcPr>
          <w:p w14:paraId="14273639" w14:textId="77777777" w:rsidR="00000000" w:rsidRDefault="00000000">
            <w:pPr>
              <w:rPr>
                <w:rFonts w:hint="eastAsia"/>
              </w:rPr>
            </w:pPr>
            <w:r>
              <w:rPr>
                <w:rFonts w:hint="eastAsia"/>
              </w:rPr>
              <w:t>个</w:t>
            </w:r>
          </w:p>
        </w:tc>
        <w:tc>
          <w:tcPr>
            <w:tcW w:w="9.2%" w:type="pct"/>
            <w:vAlign w:val="center"/>
          </w:tcPr>
          <w:p w14:paraId="3F57F68F" w14:textId="77777777" w:rsidR="00000000" w:rsidRDefault="00000000">
            <w:pPr>
              <w:rPr>
                <w:rFonts w:hint="eastAsia"/>
              </w:rPr>
            </w:pPr>
            <w:r>
              <w:rPr>
                <w:rFonts w:hint="eastAsia"/>
              </w:rPr>
              <w:t>-</w:t>
            </w:r>
          </w:p>
        </w:tc>
      </w:tr>
      <w:tr w:rsidR="00000000" w14:paraId="6804991D" w14:textId="77777777">
        <w:trPr>
          <w:trHeight w:val="522"/>
          <w:jc w:val="center"/>
        </w:trPr>
        <w:tc>
          <w:tcPr>
            <w:tcW w:w="5.18%" w:type="pct"/>
            <w:vAlign w:val="center"/>
          </w:tcPr>
          <w:p w14:paraId="4241BA4A" w14:textId="77777777" w:rsidR="00000000" w:rsidRDefault="00000000">
            <w:pPr>
              <w:numPr>
                <w:ilvl w:val="0"/>
                <w:numId w:val="265"/>
              </w:numPr>
              <w:jc w:val="center"/>
              <w:rPr>
                <w:rFonts w:hint="eastAsia"/>
              </w:rPr>
            </w:pPr>
          </w:p>
        </w:tc>
        <w:tc>
          <w:tcPr>
            <w:tcW w:w="7.36%" w:type="pct"/>
            <w:vMerge/>
            <w:vAlign w:val="center"/>
          </w:tcPr>
          <w:p w14:paraId="6E9487E4" w14:textId="77777777" w:rsidR="00000000" w:rsidRDefault="00000000">
            <w:pPr>
              <w:rPr>
                <w:rFonts w:hint="eastAsia"/>
              </w:rPr>
            </w:pPr>
          </w:p>
        </w:tc>
        <w:tc>
          <w:tcPr>
            <w:tcW w:w="23.16%" w:type="pct"/>
            <w:vAlign w:val="center"/>
          </w:tcPr>
          <w:p w14:paraId="532E1BF4" w14:textId="77777777" w:rsidR="00000000" w:rsidRDefault="00000000">
            <w:pPr>
              <w:rPr>
                <w:rFonts w:hint="eastAsia"/>
              </w:rPr>
            </w:pPr>
            <w:r>
              <w:rPr>
                <w:rFonts w:hint="eastAsia"/>
              </w:rPr>
              <w:t>声纹采集装置</w:t>
            </w:r>
          </w:p>
        </w:tc>
        <w:tc>
          <w:tcPr>
            <w:tcW w:w="40.34%" w:type="pct"/>
            <w:vAlign w:val="center"/>
          </w:tcPr>
          <w:p w14:paraId="2AF34FA9" w14:textId="77777777" w:rsidR="00000000" w:rsidRDefault="00000000">
            <w:pPr>
              <w:rPr>
                <w:rFonts w:hint="eastAsia"/>
                <w:color w:val="000000"/>
                <w:lang w:bidi="ar"/>
              </w:rPr>
            </w:pPr>
            <w:r>
              <w:rPr>
                <w:rFonts w:hint="eastAsia"/>
                <w:color w:val="000000"/>
                <w:lang w:bidi="ar"/>
              </w:rPr>
              <w:t>采集装置应具备将采集的数字声纹信号进行时域、频域和统计域分析和特征提取的能力，通过以音搜音检索引擎快速识别异常特征，结合小样本学习技术的自适应建模、少样本建模策略，生成独立的声纹监测模型（一机一模型）。</w:t>
            </w:r>
          </w:p>
          <w:p w14:paraId="5343CF13" w14:textId="77777777" w:rsidR="00000000" w:rsidRDefault="00000000">
            <w:pPr>
              <w:rPr>
                <w:rFonts w:hint="eastAsia"/>
                <w:color w:val="000000"/>
                <w:lang w:bidi="ar"/>
              </w:rPr>
            </w:pPr>
            <w:r>
              <w:rPr>
                <w:rFonts w:hint="eastAsia"/>
                <w:color w:val="000000"/>
                <w:lang w:bidi="ar"/>
              </w:rPr>
              <w:t>数据交互应遵循统一的通信协议和数据格式，并支持</w:t>
            </w:r>
            <w:r>
              <w:rPr>
                <w:rFonts w:hint="eastAsia"/>
                <w:color w:val="000000"/>
                <w:lang w:bidi="ar"/>
              </w:rPr>
              <w:t>Modbus</w:t>
            </w:r>
            <w:r>
              <w:rPr>
                <w:rFonts w:hint="eastAsia"/>
                <w:color w:val="000000"/>
                <w:lang w:bidi="ar"/>
              </w:rPr>
              <w:t>通信协议或其他标准协议（与招标方具体商定），满足第三方平台上传的功能要求。接收装置应具有远程重启功能，具备</w:t>
            </w:r>
            <w:r>
              <w:rPr>
                <w:rFonts w:hint="eastAsia"/>
                <w:color w:val="000000"/>
                <w:lang w:bidi="ar"/>
              </w:rPr>
              <w:t>CMA/CNAS</w:t>
            </w:r>
            <w:r>
              <w:rPr>
                <w:rFonts w:hint="eastAsia"/>
                <w:color w:val="000000"/>
                <w:lang w:bidi="ar"/>
              </w:rPr>
              <w:t>资质第三方检测机构出具的认证报告，主要技术参数应满足如下技术要求：</w:t>
            </w:r>
          </w:p>
          <w:p w14:paraId="6B6BED15" w14:textId="77777777" w:rsidR="00000000" w:rsidRDefault="00000000">
            <w:pPr>
              <w:rPr>
                <w:rFonts w:hint="eastAsia"/>
                <w:color w:val="000000"/>
                <w:lang w:bidi="ar"/>
              </w:rPr>
            </w:pPr>
            <w:r>
              <w:rPr>
                <w:rFonts w:hint="eastAsia"/>
                <w:color w:val="000000"/>
                <w:lang w:bidi="ar"/>
              </w:rPr>
              <w:t xml:space="preserve">1. </w:t>
            </w:r>
            <w:r>
              <w:rPr>
                <w:rFonts w:hint="eastAsia"/>
                <w:color w:val="000000"/>
                <w:lang w:bidi="ar"/>
              </w:rPr>
              <w:t>通道采集：不少于</w:t>
            </w:r>
            <w:r>
              <w:rPr>
                <w:rFonts w:hint="eastAsia"/>
                <w:color w:val="000000"/>
                <w:lang w:bidi="ar"/>
              </w:rPr>
              <w:t>4</w:t>
            </w:r>
            <w:r>
              <w:rPr>
                <w:rFonts w:hint="eastAsia"/>
                <w:color w:val="000000"/>
                <w:lang w:bidi="ar"/>
              </w:rPr>
              <w:t>路音频数字信号通道，</w:t>
            </w:r>
            <w:r>
              <w:rPr>
                <w:rFonts w:hint="eastAsia"/>
                <w:color w:val="000000"/>
                <w:lang w:bidi="ar"/>
              </w:rPr>
              <w:t>1</w:t>
            </w:r>
            <w:r>
              <w:rPr>
                <w:rFonts w:hint="eastAsia"/>
                <w:color w:val="000000"/>
                <w:lang w:bidi="ar"/>
              </w:rPr>
              <w:t>路</w:t>
            </w:r>
            <w:r>
              <w:rPr>
                <w:rFonts w:hint="eastAsia"/>
                <w:color w:val="000000"/>
                <w:lang w:bidi="ar"/>
              </w:rPr>
              <w:t>485</w:t>
            </w:r>
            <w:r>
              <w:rPr>
                <w:rFonts w:hint="eastAsia"/>
                <w:color w:val="000000"/>
                <w:lang w:bidi="ar"/>
              </w:rPr>
              <w:t>信号传感接入；</w:t>
            </w:r>
          </w:p>
          <w:p w14:paraId="26732F06" w14:textId="77777777" w:rsidR="00000000" w:rsidRDefault="00000000">
            <w:pPr>
              <w:rPr>
                <w:rFonts w:hint="eastAsia"/>
                <w:color w:val="000000"/>
                <w:lang w:bidi="ar"/>
              </w:rPr>
            </w:pPr>
            <w:r>
              <w:rPr>
                <w:rFonts w:hint="eastAsia"/>
                <w:color w:val="000000"/>
                <w:lang w:bidi="ar"/>
              </w:rPr>
              <w:t xml:space="preserve">2. </w:t>
            </w:r>
            <w:r>
              <w:rPr>
                <w:rFonts w:hint="eastAsia"/>
                <w:color w:val="000000"/>
                <w:lang w:bidi="ar"/>
              </w:rPr>
              <w:t>工作温度：﹣</w:t>
            </w:r>
            <w:r>
              <w:rPr>
                <w:rFonts w:hint="eastAsia"/>
                <w:color w:val="000000"/>
                <w:lang w:bidi="ar"/>
              </w:rPr>
              <w:t xml:space="preserve">30 </w:t>
            </w:r>
            <w:r>
              <w:rPr>
                <w:rFonts w:hint="eastAsia"/>
                <w:color w:val="000000"/>
                <w:lang w:bidi="ar"/>
              </w:rPr>
              <w:t>℃</w:t>
            </w:r>
            <w:r>
              <w:rPr>
                <w:rFonts w:hint="eastAsia"/>
                <w:color w:val="000000"/>
                <w:lang w:bidi="ar"/>
              </w:rPr>
              <w:t xml:space="preserve">~70 </w:t>
            </w:r>
            <w:r>
              <w:rPr>
                <w:rFonts w:hint="eastAsia"/>
                <w:color w:val="000000"/>
                <w:lang w:bidi="ar"/>
              </w:rPr>
              <w:t>℃，湿度小于</w:t>
            </w:r>
            <w:r>
              <w:rPr>
                <w:rFonts w:hint="eastAsia"/>
                <w:color w:val="000000"/>
                <w:lang w:bidi="ar"/>
              </w:rPr>
              <w:t>90%</w:t>
            </w:r>
            <w:r>
              <w:rPr>
                <w:rFonts w:hint="eastAsia"/>
                <w:color w:val="000000"/>
                <w:lang w:bidi="ar"/>
              </w:rPr>
              <w:t>（无凝结）；</w:t>
            </w:r>
          </w:p>
          <w:p w14:paraId="2BDFBE57" w14:textId="77777777" w:rsidR="00000000" w:rsidRDefault="00000000">
            <w:pPr>
              <w:rPr>
                <w:rFonts w:hint="eastAsia"/>
                <w:color w:val="000000"/>
                <w:lang w:bidi="ar"/>
              </w:rPr>
            </w:pPr>
            <w:r>
              <w:rPr>
                <w:rFonts w:hint="eastAsia"/>
                <w:color w:val="000000"/>
                <w:lang w:bidi="ar"/>
              </w:rPr>
              <w:t xml:space="preserve">3. </w:t>
            </w:r>
            <w:r>
              <w:rPr>
                <w:rFonts w:hint="eastAsia"/>
                <w:color w:val="000000"/>
                <w:lang w:bidi="ar"/>
              </w:rPr>
              <w:t>通讯方式：支持网线或</w:t>
            </w:r>
            <w:r>
              <w:rPr>
                <w:rFonts w:hint="eastAsia"/>
                <w:color w:val="000000"/>
                <w:lang w:bidi="ar"/>
              </w:rPr>
              <w:t>WI-FI</w:t>
            </w:r>
            <w:r>
              <w:rPr>
                <w:rFonts w:hint="eastAsia"/>
                <w:color w:val="000000"/>
                <w:lang w:bidi="ar"/>
              </w:rPr>
              <w:t>或</w:t>
            </w:r>
            <w:r>
              <w:rPr>
                <w:rFonts w:hint="eastAsia"/>
                <w:color w:val="000000"/>
                <w:lang w:bidi="ar"/>
              </w:rPr>
              <w:t>4G</w:t>
            </w:r>
            <w:r>
              <w:rPr>
                <w:rFonts w:hint="eastAsia"/>
                <w:color w:val="000000"/>
                <w:lang w:bidi="ar"/>
              </w:rPr>
              <w:t>或</w:t>
            </w:r>
            <w:r>
              <w:rPr>
                <w:rFonts w:hint="eastAsia"/>
                <w:color w:val="000000"/>
                <w:lang w:bidi="ar"/>
              </w:rPr>
              <w:t>5G</w:t>
            </w:r>
            <w:r>
              <w:rPr>
                <w:rFonts w:hint="eastAsia"/>
                <w:color w:val="000000"/>
                <w:lang w:bidi="ar"/>
              </w:rPr>
              <w:t>通信方式；</w:t>
            </w:r>
          </w:p>
          <w:p w14:paraId="4195DC2F" w14:textId="77777777" w:rsidR="00000000" w:rsidRDefault="00000000">
            <w:pPr>
              <w:rPr>
                <w:rFonts w:hint="eastAsia"/>
                <w:color w:val="000000"/>
                <w:lang w:bidi="ar"/>
              </w:rPr>
            </w:pPr>
            <w:r>
              <w:rPr>
                <w:rFonts w:hint="eastAsia"/>
                <w:color w:val="000000"/>
                <w:lang w:bidi="ar"/>
              </w:rPr>
              <w:t xml:space="preserve">4. </w:t>
            </w:r>
            <w:r>
              <w:rPr>
                <w:rFonts w:hint="eastAsia"/>
                <w:color w:val="000000"/>
                <w:lang w:bidi="ar"/>
              </w:rPr>
              <w:t>供电要求：支持</w:t>
            </w:r>
            <w:r>
              <w:rPr>
                <w:rFonts w:hint="eastAsia"/>
                <w:color w:val="000000"/>
                <w:lang w:bidi="ar"/>
              </w:rPr>
              <w:t>220VAC</w:t>
            </w:r>
            <w:r>
              <w:rPr>
                <w:rFonts w:hint="eastAsia"/>
                <w:color w:val="000000"/>
                <w:lang w:bidi="ar"/>
              </w:rPr>
              <w:t>±</w:t>
            </w:r>
            <w:r>
              <w:rPr>
                <w:rFonts w:hint="eastAsia"/>
                <w:color w:val="000000"/>
                <w:lang w:bidi="ar"/>
              </w:rPr>
              <w:t>10%</w:t>
            </w:r>
            <w:r>
              <w:rPr>
                <w:rFonts w:hint="eastAsia"/>
                <w:color w:val="000000"/>
                <w:lang w:bidi="ar"/>
              </w:rPr>
              <w:t>，</w:t>
            </w:r>
            <w:r>
              <w:rPr>
                <w:rFonts w:hint="eastAsia"/>
                <w:color w:val="000000"/>
                <w:lang w:bidi="ar"/>
              </w:rPr>
              <w:t>50Hz</w:t>
            </w:r>
            <w:r>
              <w:rPr>
                <w:rFonts w:hint="eastAsia"/>
                <w:color w:val="000000"/>
                <w:lang w:bidi="ar"/>
              </w:rPr>
              <w:t>；</w:t>
            </w:r>
          </w:p>
          <w:p w14:paraId="2D2CC2FA" w14:textId="77777777" w:rsidR="00000000" w:rsidRDefault="00000000">
            <w:pPr>
              <w:rPr>
                <w:rFonts w:hint="eastAsia"/>
                <w:color w:val="000000"/>
                <w:lang w:bidi="ar"/>
              </w:rPr>
            </w:pPr>
            <w:r>
              <w:rPr>
                <w:rFonts w:hint="eastAsia"/>
                <w:color w:val="000000"/>
                <w:lang w:bidi="ar"/>
              </w:rPr>
              <w:t xml:space="preserve">5. </w:t>
            </w:r>
            <w:r>
              <w:rPr>
                <w:rFonts w:hint="eastAsia"/>
                <w:color w:val="000000"/>
                <w:lang w:bidi="ar"/>
              </w:rPr>
              <w:t>防护等级：不低于</w:t>
            </w:r>
            <w:r>
              <w:rPr>
                <w:rFonts w:hint="eastAsia"/>
                <w:color w:val="000000"/>
                <w:lang w:bidi="ar"/>
              </w:rPr>
              <w:t>IP51</w:t>
            </w:r>
            <w:r>
              <w:rPr>
                <w:rFonts w:hint="eastAsia"/>
                <w:color w:val="000000"/>
                <w:lang w:bidi="ar"/>
              </w:rPr>
              <w:t>；</w:t>
            </w:r>
          </w:p>
          <w:p w14:paraId="2940CABC" w14:textId="77777777" w:rsidR="00000000" w:rsidRDefault="00000000">
            <w:pPr>
              <w:rPr>
                <w:rFonts w:hint="eastAsia"/>
                <w:color w:val="000000"/>
                <w:lang w:bidi="ar"/>
              </w:rPr>
            </w:pPr>
            <w:r>
              <w:rPr>
                <w:rFonts w:hint="eastAsia"/>
                <w:color w:val="000000"/>
                <w:lang w:bidi="ar"/>
              </w:rPr>
              <w:t xml:space="preserve">6. </w:t>
            </w:r>
            <w:r>
              <w:rPr>
                <w:rFonts w:hint="eastAsia"/>
                <w:color w:val="000000"/>
                <w:lang w:bidi="ar"/>
              </w:rPr>
              <w:t>连续通电：不低于</w:t>
            </w:r>
            <w:r>
              <w:rPr>
                <w:rFonts w:hint="eastAsia"/>
                <w:color w:val="000000"/>
                <w:lang w:bidi="ar"/>
              </w:rPr>
              <w:t>72</w:t>
            </w:r>
            <w:r>
              <w:rPr>
                <w:rFonts w:hint="eastAsia"/>
                <w:color w:val="000000"/>
                <w:lang w:bidi="ar"/>
              </w:rPr>
              <w:t>～</w:t>
            </w:r>
            <w:r>
              <w:rPr>
                <w:rFonts w:hint="eastAsia"/>
                <w:color w:val="000000"/>
                <w:lang w:bidi="ar"/>
              </w:rPr>
              <w:t>168</w:t>
            </w:r>
            <w:r>
              <w:rPr>
                <w:rFonts w:hint="eastAsia"/>
                <w:color w:val="000000"/>
                <w:lang w:bidi="ar"/>
              </w:rPr>
              <w:t>小时（常温）连续通电试验。</w:t>
            </w:r>
          </w:p>
        </w:tc>
        <w:tc>
          <w:tcPr>
            <w:tcW w:w="8.1%" w:type="pct"/>
            <w:vAlign w:val="center"/>
          </w:tcPr>
          <w:p w14:paraId="35AE66F0" w14:textId="77777777" w:rsidR="00000000" w:rsidRDefault="00000000">
            <w:pPr>
              <w:jc w:val="center"/>
            </w:pPr>
            <w:r>
              <w:rPr>
                <w:rFonts w:hint="eastAsia"/>
              </w:rPr>
              <w:t>16</w:t>
            </w:r>
          </w:p>
        </w:tc>
        <w:tc>
          <w:tcPr>
            <w:tcW w:w="6.56%" w:type="pct"/>
            <w:vAlign w:val="center"/>
          </w:tcPr>
          <w:p w14:paraId="7EAFDA74" w14:textId="77777777" w:rsidR="00000000" w:rsidRDefault="00000000">
            <w:pPr>
              <w:rPr>
                <w:rFonts w:hint="eastAsia"/>
              </w:rPr>
            </w:pPr>
            <w:r>
              <w:rPr>
                <w:rFonts w:hint="eastAsia"/>
              </w:rPr>
              <w:t>台</w:t>
            </w:r>
          </w:p>
        </w:tc>
        <w:tc>
          <w:tcPr>
            <w:tcW w:w="9.2%" w:type="pct"/>
            <w:vAlign w:val="center"/>
          </w:tcPr>
          <w:p w14:paraId="3B5C891B" w14:textId="77777777" w:rsidR="00000000" w:rsidRDefault="00000000">
            <w:pPr>
              <w:rPr>
                <w:rFonts w:hint="eastAsia"/>
              </w:rPr>
            </w:pPr>
            <w:r>
              <w:rPr>
                <w:rFonts w:hint="eastAsia"/>
              </w:rPr>
              <w:t>-</w:t>
            </w:r>
          </w:p>
        </w:tc>
      </w:tr>
      <w:tr w:rsidR="00000000" w14:paraId="45A879B0" w14:textId="77777777">
        <w:trPr>
          <w:trHeight w:val="522"/>
          <w:jc w:val="center"/>
        </w:trPr>
        <w:tc>
          <w:tcPr>
            <w:tcW w:w="5.18%" w:type="pct"/>
            <w:vAlign w:val="center"/>
          </w:tcPr>
          <w:p w14:paraId="1372D23E" w14:textId="77777777" w:rsidR="00000000" w:rsidRDefault="00000000">
            <w:pPr>
              <w:numPr>
                <w:ilvl w:val="0"/>
                <w:numId w:val="265"/>
              </w:numPr>
              <w:jc w:val="center"/>
              <w:rPr>
                <w:rFonts w:hint="eastAsia"/>
              </w:rPr>
            </w:pPr>
          </w:p>
        </w:tc>
        <w:tc>
          <w:tcPr>
            <w:tcW w:w="7.36%" w:type="pct"/>
            <w:vMerge/>
            <w:vAlign w:val="center"/>
          </w:tcPr>
          <w:p w14:paraId="36F84CCC" w14:textId="77777777" w:rsidR="00000000" w:rsidRDefault="00000000">
            <w:pPr>
              <w:rPr>
                <w:rFonts w:hint="eastAsia"/>
              </w:rPr>
            </w:pPr>
          </w:p>
        </w:tc>
        <w:tc>
          <w:tcPr>
            <w:tcW w:w="23.16%" w:type="pct"/>
            <w:vAlign w:val="center"/>
          </w:tcPr>
          <w:p w14:paraId="6EA6F164" w14:textId="77777777" w:rsidR="00000000" w:rsidRDefault="00000000">
            <w:pPr>
              <w:rPr>
                <w:rFonts w:hint="eastAsia"/>
              </w:rPr>
            </w:pPr>
            <w:r>
              <w:rPr>
                <w:rFonts w:hint="eastAsia"/>
              </w:rPr>
              <w:t>打印机</w:t>
            </w:r>
          </w:p>
        </w:tc>
        <w:tc>
          <w:tcPr>
            <w:tcW w:w="40.34%" w:type="pct"/>
            <w:vAlign w:val="center"/>
          </w:tcPr>
          <w:p w14:paraId="15878DE1" w14:textId="77777777" w:rsidR="00000000" w:rsidRDefault="00000000">
            <w:pPr>
              <w:rPr>
                <w:rFonts w:hint="eastAsia"/>
              </w:rPr>
            </w:pPr>
            <w:r>
              <w:rPr>
                <w:rFonts w:hint="eastAsia"/>
              </w:rPr>
              <w:t>打印速度：每分钟</w:t>
            </w:r>
            <w:r>
              <w:rPr>
                <w:rFonts w:hint="eastAsia"/>
              </w:rPr>
              <w:t>34</w:t>
            </w:r>
            <w:r>
              <w:rPr>
                <w:rFonts w:hint="eastAsia"/>
              </w:rPr>
              <w:t>页（</w:t>
            </w:r>
            <w:r>
              <w:rPr>
                <w:rFonts w:hint="eastAsia"/>
              </w:rPr>
              <w:t>A4</w:t>
            </w:r>
            <w:r>
              <w:rPr>
                <w:rFonts w:hint="eastAsia"/>
              </w:rPr>
              <w:t>纸张），支持高速打印。</w:t>
            </w:r>
          </w:p>
          <w:p w14:paraId="0C5AB0A8" w14:textId="77777777" w:rsidR="00000000" w:rsidRDefault="00000000">
            <w:pPr>
              <w:rPr>
                <w:rFonts w:hint="eastAsia"/>
              </w:rPr>
            </w:pPr>
            <w:r>
              <w:rPr>
                <w:rFonts w:hint="eastAsia"/>
              </w:rPr>
              <w:t>打印分辨率：最高打印分辨率应</w:t>
            </w:r>
            <w:r>
              <w:rPr>
                <w:rFonts w:hint="eastAsia"/>
              </w:rPr>
              <w:t>1200x1200dpi</w:t>
            </w:r>
            <w:r>
              <w:rPr>
                <w:rFonts w:hint="eastAsia"/>
              </w:rPr>
              <w:t>。</w:t>
            </w:r>
          </w:p>
          <w:p w14:paraId="0E37CE30" w14:textId="77777777" w:rsidR="00000000" w:rsidRDefault="00000000">
            <w:pPr>
              <w:rPr>
                <w:rFonts w:hint="eastAsia"/>
              </w:rPr>
            </w:pPr>
            <w:r>
              <w:rPr>
                <w:rFonts w:hint="eastAsia"/>
              </w:rPr>
              <w:t>内存容量：标配内存</w:t>
            </w:r>
            <w:r>
              <w:rPr>
                <w:rFonts w:hint="eastAsia"/>
              </w:rPr>
              <w:t>256MB</w:t>
            </w:r>
            <w:r>
              <w:rPr>
                <w:rFonts w:hint="eastAsia"/>
              </w:rPr>
              <w:t>。</w:t>
            </w:r>
          </w:p>
          <w:p w14:paraId="0DEDC0E9" w14:textId="77777777" w:rsidR="00000000" w:rsidRDefault="00000000">
            <w:pPr>
              <w:rPr>
                <w:rFonts w:hint="eastAsia"/>
              </w:rPr>
            </w:pPr>
            <w:r>
              <w:rPr>
                <w:rFonts w:hint="eastAsia"/>
              </w:rPr>
              <w:t>纸张处理能力：标配纸盒容量</w:t>
            </w:r>
            <w:r>
              <w:rPr>
                <w:rFonts w:hint="eastAsia"/>
              </w:rPr>
              <w:t>250</w:t>
            </w:r>
            <w:r>
              <w:rPr>
                <w:rFonts w:hint="eastAsia"/>
              </w:rPr>
              <w:t>张，多功能进纸</w:t>
            </w:r>
            <w:r>
              <w:rPr>
                <w:rFonts w:hint="eastAsia"/>
              </w:rPr>
              <w:t>30</w:t>
            </w:r>
            <w:r>
              <w:rPr>
                <w:rFonts w:hint="eastAsia"/>
              </w:rPr>
              <w:t>页，自动输稿器</w:t>
            </w:r>
            <w:r>
              <w:rPr>
                <w:rFonts w:hint="eastAsia"/>
              </w:rPr>
              <w:t>50</w:t>
            </w:r>
            <w:r>
              <w:rPr>
                <w:rFonts w:hint="eastAsia"/>
              </w:rPr>
              <w:t>页。</w:t>
            </w:r>
          </w:p>
          <w:p w14:paraId="750E6A55" w14:textId="77777777" w:rsidR="00000000" w:rsidRDefault="00000000">
            <w:pPr>
              <w:rPr>
                <w:rFonts w:hint="eastAsia"/>
              </w:rPr>
            </w:pPr>
            <w:r>
              <w:rPr>
                <w:rFonts w:hint="eastAsia"/>
              </w:rPr>
              <w:t>双面打印功能：支持自动双面打印。</w:t>
            </w:r>
          </w:p>
          <w:p w14:paraId="451227DA" w14:textId="77777777" w:rsidR="00000000" w:rsidRDefault="00000000">
            <w:pPr>
              <w:rPr>
                <w:rFonts w:hint="eastAsia"/>
              </w:rPr>
            </w:pPr>
            <w:r>
              <w:rPr>
                <w:rFonts w:hint="eastAsia"/>
              </w:rPr>
              <w:t>网络连接：支持</w:t>
            </w:r>
            <w:r>
              <w:rPr>
                <w:rFonts w:hint="eastAsia"/>
              </w:rPr>
              <w:t>USB</w:t>
            </w:r>
            <w:r>
              <w:rPr>
                <w:rFonts w:hint="eastAsia"/>
              </w:rPr>
              <w:t>、以太网多种连接方式。</w:t>
            </w:r>
          </w:p>
          <w:p w14:paraId="648FC277" w14:textId="77777777" w:rsidR="00000000" w:rsidRDefault="00000000">
            <w:pPr>
              <w:rPr>
                <w:rFonts w:hint="eastAsia"/>
              </w:rPr>
            </w:pPr>
            <w:r>
              <w:rPr>
                <w:rFonts w:hint="eastAsia"/>
              </w:rPr>
              <w:lastRenderedPageBreak/>
              <w:t>系统支持：支持国产操作系统和国际通用操作系统。</w:t>
            </w:r>
          </w:p>
        </w:tc>
        <w:tc>
          <w:tcPr>
            <w:tcW w:w="8.1%" w:type="pct"/>
            <w:vAlign w:val="center"/>
          </w:tcPr>
          <w:p w14:paraId="7A243B20" w14:textId="77777777" w:rsidR="00000000" w:rsidRDefault="00000000">
            <w:pPr>
              <w:jc w:val="center"/>
            </w:pPr>
            <w:r>
              <w:lastRenderedPageBreak/>
              <w:t>1</w:t>
            </w:r>
          </w:p>
        </w:tc>
        <w:tc>
          <w:tcPr>
            <w:tcW w:w="6.56%" w:type="pct"/>
            <w:vAlign w:val="center"/>
          </w:tcPr>
          <w:p w14:paraId="5AFD2A0B" w14:textId="77777777" w:rsidR="00000000" w:rsidRDefault="00000000">
            <w:pPr>
              <w:rPr>
                <w:rFonts w:hint="eastAsia"/>
              </w:rPr>
            </w:pPr>
            <w:r>
              <w:rPr>
                <w:rFonts w:hint="eastAsia"/>
              </w:rPr>
              <w:t>台</w:t>
            </w:r>
          </w:p>
        </w:tc>
        <w:tc>
          <w:tcPr>
            <w:tcW w:w="9.2%" w:type="pct"/>
            <w:vAlign w:val="center"/>
          </w:tcPr>
          <w:p w14:paraId="3D42C5BB" w14:textId="77777777" w:rsidR="00000000" w:rsidRDefault="00000000">
            <w:pPr>
              <w:rPr>
                <w:rFonts w:hint="eastAsia"/>
              </w:rPr>
            </w:pPr>
            <w:r>
              <w:rPr>
                <w:rFonts w:hint="eastAsia"/>
              </w:rPr>
              <w:t>I/II</w:t>
            </w:r>
            <w:r>
              <w:rPr>
                <w:rFonts w:hint="eastAsia"/>
              </w:rPr>
              <w:t>区</w:t>
            </w:r>
          </w:p>
        </w:tc>
      </w:tr>
      <w:tr w:rsidR="00000000" w14:paraId="5E2592E3" w14:textId="77777777">
        <w:trPr>
          <w:trHeight w:val="522"/>
          <w:jc w:val="center"/>
        </w:trPr>
        <w:tc>
          <w:tcPr>
            <w:tcW w:w="5.18%" w:type="pct"/>
            <w:vAlign w:val="center"/>
          </w:tcPr>
          <w:p w14:paraId="6B513E36" w14:textId="77777777" w:rsidR="00000000" w:rsidRDefault="00000000">
            <w:pPr>
              <w:numPr>
                <w:ilvl w:val="0"/>
                <w:numId w:val="265"/>
              </w:numPr>
              <w:jc w:val="center"/>
              <w:rPr>
                <w:rFonts w:hint="eastAsia"/>
              </w:rPr>
            </w:pPr>
          </w:p>
        </w:tc>
        <w:tc>
          <w:tcPr>
            <w:tcW w:w="7.36%" w:type="pct"/>
            <w:vMerge/>
            <w:vAlign w:val="center"/>
          </w:tcPr>
          <w:p w14:paraId="26CC7F53" w14:textId="77777777" w:rsidR="00000000" w:rsidRDefault="00000000">
            <w:pPr>
              <w:rPr>
                <w:rFonts w:hint="eastAsia"/>
              </w:rPr>
            </w:pPr>
          </w:p>
        </w:tc>
        <w:tc>
          <w:tcPr>
            <w:tcW w:w="23.16%" w:type="pct"/>
            <w:vAlign w:val="center"/>
          </w:tcPr>
          <w:p w14:paraId="0E3D679A" w14:textId="77777777" w:rsidR="00000000" w:rsidRDefault="00000000">
            <w:pPr>
              <w:rPr>
                <w:rFonts w:hint="eastAsia"/>
              </w:rPr>
            </w:pPr>
            <w:r>
              <w:rPr>
                <w:rFonts w:hint="eastAsia"/>
              </w:rPr>
              <w:t>机柜</w:t>
            </w:r>
          </w:p>
        </w:tc>
        <w:tc>
          <w:tcPr>
            <w:tcW w:w="40.34%" w:type="pct"/>
            <w:vAlign w:val="center"/>
          </w:tcPr>
          <w:p w14:paraId="64BC2741" w14:textId="77777777" w:rsidR="00000000" w:rsidRDefault="00000000">
            <w:pPr>
              <w:rPr>
                <w:rFonts w:hint="eastAsia"/>
              </w:rPr>
            </w:pPr>
            <w:r>
              <w:rPr>
                <w:rFonts w:hint="eastAsia"/>
              </w:rPr>
              <w:t>含</w:t>
            </w:r>
            <w:r>
              <w:rPr>
                <w:rFonts w:hint="eastAsia"/>
              </w:rPr>
              <w:t>KVM</w:t>
            </w:r>
            <w:r>
              <w:rPr>
                <w:rFonts w:hint="eastAsia"/>
              </w:rPr>
              <w:t>、温湿度控制器等所需各类配套设备。</w:t>
            </w:r>
            <w:r>
              <w:rPr>
                <w:rFonts w:hint="eastAsia"/>
              </w:rPr>
              <w:br/>
            </w:r>
            <w:r>
              <w:rPr>
                <w:rFonts w:hint="eastAsia"/>
              </w:rPr>
              <w:t>应至少配置</w:t>
            </w:r>
            <w:r>
              <w:rPr>
                <w:rFonts w:hint="eastAsia"/>
              </w:rPr>
              <w:t>4</w:t>
            </w:r>
            <w:r>
              <w:rPr>
                <w:rFonts w:hint="eastAsia"/>
              </w:rPr>
              <w:t>个</w:t>
            </w:r>
            <w:r>
              <w:rPr>
                <w:rFonts w:hint="eastAsia"/>
              </w:rPr>
              <w:t>42U</w:t>
            </w:r>
            <w:r>
              <w:rPr>
                <w:rFonts w:hint="eastAsia"/>
              </w:rPr>
              <w:t>标准化机柜，机柜高</w:t>
            </w:r>
            <w:r>
              <w:rPr>
                <w:rFonts w:hint="eastAsia"/>
              </w:rPr>
              <w:t>2000mm</w:t>
            </w:r>
            <w:r>
              <w:rPr>
                <w:rFonts w:hint="eastAsia"/>
              </w:rPr>
              <w:t>，宽</w:t>
            </w:r>
            <w:r>
              <w:rPr>
                <w:rFonts w:hint="eastAsia"/>
              </w:rPr>
              <w:t>600mm</w:t>
            </w:r>
            <w:r>
              <w:rPr>
                <w:rFonts w:hint="eastAsia"/>
              </w:rPr>
              <w:t>，深</w:t>
            </w:r>
            <w:r>
              <w:rPr>
                <w:rFonts w:hint="eastAsia"/>
              </w:rPr>
              <w:t>1200mm</w:t>
            </w:r>
            <w:r>
              <w:rPr>
                <w:rFonts w:hint="eastAsia"/>
              </w:rPr>
              <w:t>，双路电源配电，每路供电不低于</w:t>
            </w:r>
            <w:r>
              <w:rPr>
                <w:rFonts w:hint="eastAsia"/>
              </w:rPr>
              <w:t>10kW</w:t>
            </w:r>
            <w:r>
              <w:rPr>
                <w:rFonts w:hint="eastAsia"/>
              </w:rPr>
              <w:t>。</w:t>
            </w:r>
          </w:p>
        </w:tc>
        <w:tc>
          <w:tcPr>
            <w:tcW w:w="8.1%" w:type="pct"/>
            <w:vAlign w:val="center"/>
          </w:tcPr>
          <w:p w14:paraId="213ADE2E" w14:textId="77777777" w:rsidR="00000000" w:rsidRDefault="00000000">
            <w:pPr>
              <w:jc w:val="center"/>
            </w:pPr>
            <w:r>
              <w:t>4</w:t>
            </w:r>
          </w:p>
        </w:tc>
        <w:tc>
          <w:tcPr>
            <w:tcW w:w="6.56%" w:type="pct"/>
            <w:vAlign w:val="center"/>
          </w:tcPr>
          <w:p w14:paraId="6A6A3DF6" w14:textId="77777777" w:rsidR="00000000" w:rsidRDefault="00000000">
            <w:pPr>
              <w:rPr>
                <w:rFonts w:hint="eastAsia"/>
              </w:rPr>
            </w:pPr>
            <w:r>
              <w:rPr>
                <w:rFonts w:hint="eastAsia"/>
              </w:rPr>
              <w:t>面</w:t>
            </w:r>
          </w:p>
        </w:tc>
        <w:tc>
          <w:tcPr>
            <w:tcW w:w="9.2%" w:type="pct"/>
            <w:vAlign w:val="center"/>
          </w:tcPr>
          <w:p w14:paraId="08D7E980" w14:textId="77777777" w:rsidR="00000000" w:rsidRDefault="00000000">
            <w:pPr>
              <w:rPr>
                <w:rFonts w:hint="eastAsia"/>
              </w:rPr>
            </w:pPr>
            <w:r>
              <w:rPr>
                <w:rFonts w:hint="eastAsia"/>
              </w:rPr>
              <w:t>I/II</w:t>
            </w:r>
            <w:r>
              <w:rPr>
                <w:rFonts w:hint="eastAsia"/>
              </w:rPr>
              <w:t>区</w:t>
            </w:r>
          </w:p>
        </w:tc>
      </w:tr>
      <w:tr w:rsidR="00000000" w14:paraId="5A38E746" w14:textId="77777777">
        <w:trPr>
          <w:trHeight w:val="522"/>
          <w:jc w:val="center"/>
        </w:trPr>
        <w:tc>
          <w:tcPr>
            <w:tcW w:w="5.18%" w:type="pct"/>
            <w:vAlign w:val="center"/>
          </w:tcPr>
          <w:p w14:paraId="628101ED" w14:textId="77777777" w:rsidR="00000000" w:rsidRDefault="00000000">
            <w:pPr>
              <w:numPr>
                <w:ilvl w:val="0"/>
                <w:numId w:val="265"/>
              </w:numPr>
              <w:jc w:val="center"/>
              <w:rPr>
                <w:rFonts w:hint="eastAsia"/>
              </w:rPr>
            </w:pPr>
          </w:p>
        </w:tc>
        <w:tc>
          <w:tcPr>
            <w:tcW w:w="7.36%" w:type="pct"/>
            <w:vMerge w:val="restart"/>
            <w:vAlign w:val="center"/>
          </w:tcPr>
          <w:p w14:paraId="0A33DDC8" w14:textId="77777777" w:rsidR="00000000" w:rsidRDefault="00000000">
            <w:r>
              <w:rPr>
                <w:rFonts w:hint="eastAsia"/>
              </w:rPr>
              <w:t>生产管理高级应用</w:t>
            </w:r>
          </w:p>
        </w:tc>
        <w:tc>
          <w:tcPr>
            <w:tcW w:w="23.16%" w:type="pct"/>
            <w:vAlign w:val="center"/>
          </w:tcPr>
          <w:p w14:paraId="02CFFEBA" w14:textId="77777777" w:rsidR="00000000" w:rsidRDefault="00000000">
            <w:pPr>
              <w:rPr>
                <w:rFonts w:hint="eastAsia"/>
              </w:rPr>
            </w:pPr>
            <w:r>
              <w:rPr>
                <w:rFonts w:hint="eastAsia"/>
              </w:rPr>
              <w:t>海上风电生产管理系统</w:t>
            </w:r>
          </w:p>
        </w:tc>
        <w:tc>
          <w:tcPr>
            <w:tcW w:w="40.34%" w:type="pct"/>
            <w:vAlign w:val="center"/>
          </w:tcPr>
          <w:p w14:paraId="006BDA79" w14:textId="77777777" w:rsidR="00000000" w:rsidRDefault="00000000">
            <w:pPr>
              <w:rPr>
                <w:rFonts w:hint="eastAsia"/>
              </w:rPr>
            </w:pPr>
            <w:r>
              <w:rPr>
                <w:rFonts w:hint="eastAsia"/>
              </w:rPr>
              <w:t>海风数智平台门户</w:t>
            </w:r>
          </w:p>
          <w:p w14:paraId="44A91094" w14:textId="77777777" w:rsidR="00000000" w:rsidRDefault="00000000">
            <w:pPr>
              <w:rPr>
                <w:rFonts w:hint="eastAsia"/>
              </w:rPr>
            </w:pPr>
            <w:r>
              <w:rPr>
                <w:rFonts w:hint="eastAsia"/>
              </w:rPr>
              <w:t>生产基础配置</w:t>
            </w:r>
          </w:p>
          <w:p w14:paraId="24EDC638" w14:textId="77777777" w:rsidR="00000000" w:rsidRDefault="00000000">
            <w:pPr>
              <w:rPr>
                <w:rFonts w:hint="eastAsia"/>
              </w:rPr>
            </w:pPr>
            <w:r>
              <w:rPr>
                <w:rFonts w:hint="eastAsia"/>
              </w:rPr>
              <w:t>运行管理</w:t>
            </w:r>
          </w:p>
          <w:p w14:paraId="50DA0B83" w14:textId="77777777" w:rsidR="00000000" w:rsidRDefault="00000000">
            <w:pPr>
              <w:rPr>
                <w:rFonts w:hint="eastAsia"/>
              </w:rPr>
            </w:pPr>
            <w:r>
              <w:rPr>
                <w:rFonts w:hint="eastAsia"/>
              </w:rPr>
              <w:t>设备管理</w:t>
            </w:r>
          </w:p>
          <w:p w14:paraId="57F89122" w14:textId="77777777" w:rsidR="00000000" w:rsidRDefault="00000000">
            <w:pPr>
              <w:rPr>
                <w:rFonts w:hint="eastAsia"/>
              </w:rPr>
            </w:pPr>
            <w:r>
              <w:rPr>
                <w:rFonts w:hint="eastAsia"/>
              </w:rPr>
              <w:t>工单管理</w:t>
            </w:r>
          </w:p>
          <w:p w14:paraId="75E49872" w14:textId="77777777" w:rsidR="00000000" w:rsidRDefault="00000000">
            <w:pPr>
              <w:rPr>
                <w:rFonts w:hint="eastAsia"/>
              </w:rPr>
            </w:pPr>
            <w:r>
              <w:rPr>
                <w:rFonts w:hint="eastAsia"/>
              </w:rPr>
              <w:t>计划中心</w:t>
            </w:r>
          </w:p>
          <w:p w14:paraId="5DB9381C" w14:textId="77777777" w:rsidR="00000000" w:rsidRDefault="00000000">
            <w:pPr>
              <w:rPr>
                <w:rFonts w:hint="eastAsia"/>
              </w:rPr>
            </w:pPr>
            <w:r>
              <w:rPr>
                <w:rFonts w:hint="eastAsia"/>
              </w:rPr>
              <w:t>出海调度管理</w:t>
            </w:r>
          </w:p>
          <w:p w14:paraId="25AA7D30" w14:textId="77777777" w:rsidR="00000000" w:rsidRDefault="00000000">
            <w:pPr>
              <w:rPr>
                <w:rFonts w:hint="eastAsia"/>
              </w:rPr>
            </w:pPr>
            <w:r>
              <w:rPr>
                <w:rFonts w:hint="eastAsia"/>
              </w:rPr>
              <w:t>巡检管理</w:t>
            </w:r>
          </w:p>
          <w:p w14:paraId="18916D50" w14:textId="77777777" w:rsidR="00000000" w:rsidRDefault="00000000">
            <w:pPr>
              <w:rPr>
                <w:rFonts w:hint="eastAsia"/>
              </w:rPr>
            </w:pPr>
            <w:r>
              <w:rPr>
                <w:rFonts w:hint="eastAsia"/>
              </w:rPr>
              <w:t>两票管理</w:t>
            </w:r>
          </w:p>
          <w:p w14:paraId="1E1B457F" w14:textId="77777777" w:rsidR="00000000" w:rsidRDefault="00000000">
            <w:pPr>
              <w:rPr>
                <w:rFonts w:hint="eastAsia"/>
              </w:rPr>
            </w:pPr>
            <w:r>
              <w:rPr>
                <w:rFonts w:hint="eastAsia"/>
              </w:rPr>
              <w:t>缺陷管理</w:t>
            </w:r>
          </w:p>
          <w:p w14:paraId="1745CBCB" w14:textId="77777777" w:rsidR="00000000" w:rsidRDefault="00000000">
            <w:pPr>
              <w:rPr>
                <w:rFonts w:hint="eastAsia"/>
              </w:rPr>
            </w:pPr>
            <w:r>
              <w:rPr>
                <w:rFonts w:hint="eastAsia"/>
              </w:rPr>
              <w:t>报表管理</w:t>
            </w:r>
          </w:p>
          <w:p w14:paraId="6BA7D621" w14:textId="77777777" w:rsidR="00000000" w:rsidRDefault="00000000">
            <w:pPr>
              <w:rPr>
                <w:rFonts w:hint="eastAsia"/>
              </w:rPr>
            </w:pPr>
            <w:r>
              <w:rPr>
                <w:rFonts w:hint="eastAsia"/>
              </w:rPr>
              <w:t>智能仓储</w:t>
            </w:r>
          </w:p>
          <w:p w14:paraId="20CE9059" w14:textId="77777777" w:rsidR="00000000" w:rsidRDefault="00000000">
            <w:pPr>
              <w:rPr>
                <w:rFonts w:hint="eastAsia"/>
              </w:rPr>
            </w:pPr>
            <w:r>
              <w:rPr>
                <w:rFonts w:hint="eastAsia"/>
              </w:rPr>
              <w:t>生产预算管理</w:t>
            </w:r>
          </w:p>
          <w:p w14:paraId="2F847096" w14:textId="77777777" w:rsidR="00000000" w:rsidRDefault="00000000">
            <w:pPr>
              <w:rPr>
                <w:rFonts w:hint="eastAsia"/>
              </w:rPr>
            </w:pPr>
            <w:r>
              <w:rPr>
                <w:rFonts w:hint="eastAsia"/>
              </w:rPr>
              <w:t>安健环管理</w:t>
            </w:r>
          </w:p>
          <w:p w14:paraId="06E0048F" w14:textId="77777777" w:rsidR="00000000" w:rsidRDefault="00000000">
            <w:pPr>
              <w:rPr>
                <w:rFonts w:hint="eastAsia"/>
              </w:rPr>
            </w:pPr>
            <w:r>
              <w:rPr>
                <w:rFonts w:hint="eastAsia"/>
              </w:rPr>
              <w:t>故障案例库</w:t>
            </w:r>
          </w:p>
          <w:p w14:paraId="5B1BA229" w14:textId="77777777" w:rsidR="00000000" w:rsidRDefault="00000000">
            <w:pPr>
              <w:rPr>
                <w:rFonts w:hint="eastAsia"/>
              </w:rPr>
            </w:pPr>
            <w:r>
              <w:rPr>
                <w:rFonts w:hint="eastAsia"/>
              </w:rPr>
              <w:t>实验室功能</w:t>
            </w:r>
          </w:p>
          <w:p w14:paraId="4E28F249" w14:textId="77777777" w:rsidR="00000000" w:rsidRDefault="00000000">
            <w:pPr>
              <w:rPr>
                <w:rFonts w:hint="eastAsia"/>
              </w:rPr>
            </w:pPr>
            <w:r>
              <w:rPr>
                <w:rFonts w:hint="eastAsia"/>
              </w:rPr>
              <w:t>培训管理</w:t>
            </w:r>
          </w:p>
          <w:p w14:paraId="13E3A9DF" w14:textId="77777777" w:rsidR="00000000" w:rsidRDefault="00000000">
            <w:r>
              <w:rPr>
                <w:rFonts w:hint="eastAsia"/>
              </w:rPr>
              <w:t>多码联动</w:t>
            </w:r>
          </w:p>
          <w:p w14:paraId="1FF89134" w14:textId="77777777" w:rsidR="00000000" w:rsidRDefault="00000000">
            <w:r>
              <w:rPr>
                <w:rFonts w:hint="eastAsia"/>
              </w:rPr>
              <w:t>技术要求详见</w:t>
            </w:r>
            <w:r>
              <w:rPr>
                <w:rFonts w:hint="eastAsia"/>
              </w:rPr>
              <w:t>3.2.1</w:t>
            </w:r>
            <w:r>
              <w:rPr>
                <w:rFonts w:hint="eastAsia"/>
              </w:rPr>
              <w:t>和</w:t>
            </w:r>
            <w:r>
              <w:rPr>
                <w:rFonts w:hint="eastAsia"/>
              </w:rPr>
              <w:t>3.3</w:t>
            </w:r>
          </w:p>
        </w:tc>
        <w:tc>
          <w:tcPr>
            <w:tcW w:w="8.1%" w:type="pct"/>
            <w:vAlign w:val="center"/>
          </w:tcPr>
          <w:p w14:paraId="1DE72C6B" w14:textId="77777777" w:rsidR="00000000" w:rsidRDefault="00000000">
            <w:pPr>
              <w:jc w:val="center"/>
              <w:rPr>
                <w:rFonts w:hint="eastAsia"/>
              </w:rPr>
            </w:pPr>
            <w:r>
              <w:t>1</w:t>
            </w:r>
          </w:p>
        </w:tc>
        <w:tc>
          <w:tcPr>
            <w:tcW w:w="6.56%" w:type="pct"/>
            <w:vAlign w:val="center"/>
          </w:tcPr>
          <w:p w14:paraId="489FC502" w14:textId="77777777" w:rsidR="00000000" w:rsidRDefault="00000000">
            <w:pPr>
              <w:rPr>
                <w:rFonts w:hint="eastAsia"/>
              </w:rPr>
            </w:pPr>
            <w:r>
              <w:t>套</w:t>
            </w:r>
          </w:p>
        </w:tc>
        <w:tc>
          <w:tcPr>
            <w:tcW w:w="9.2%" w:type="pct"/>
            <w:vAlign w:val="center"/>
          </w:tcPr>
          <w:p w14:paraId="3455CA26" w14:textId="77777777" w:rsidR="00000000" w:rsidRDefault="00000000">
            <w:r>
              <w:rPr>
                <w:rFonts w:hint="eastAsia"/>
              </w:rPr>
              <w:t>Ⅲ区</w:t>
            </w:r>
          </w:p>
        </w:tc>
      </w:tr>
      <w:tr w:rsidR="00000000" w14:paraId="25268E45" w14:textId="77777777">
        <w:trPr>
          <w:trHeight w:val="522"/>
          <w:jc w:val="center"/>
        </w:trPr>
        <w:tc>
          <w:tcPr>
            <w:tcW w:w="5.18%" w:type="pct"/>
            <w:vAlign w:val="center"/>
          </w:tcPr>
          <w:p w14:paraId="540D4F9B" w14:textId="77777777" w:rsidR="00000000" w:rsidRDefault="00000000">
            <w:pPr>
              <w:numPr>
                <w:ilvl w:val="0"/>
                <w:numId w:val="265"/>
              </w:numPr>
              <w:jc w:val="center"/>
              <w:rPr>
                <w:rFonts w:hint="eastAsia"/>
              </w:rPr>
            </w:pPr>
          </w:p>
        </w:tc>
        <w:tc>
          <w:tcPr>
            <w:tcW w:w="7.36%" w:type="pct"/>
            <w:vMerge/>
            <w:vAlign w:val="center"/>
          </w:tcPr>
          <w:p w14:paraId="1DB3CBB8" w14:textId="77777777" w:rsidR="00000000" w:rsidRDefault="00000000">
            <w:pPr>
              <w:rPr>
                <w:rFonts w:hint="eastAsia"/>
              </w:rPr>
            </w:pPr>
          </w:p>
        </w:tc>
        <w:tc>
          <w:tcPr>
            <w:tcW w:w="23.16%" w:type="pct"/>
            <w:vAlign w:val="center"/>
          </w:tcPr>
          <w:p w14:paraId="159B2697" w14:textId="77777777" w:rsidR="00000000" w:rsidRDefault="00000000">
            <w:pPr>
              <w:rPr>
                <w:rFonts w:hint="eastAsia"/>
              </w:rPr>
            </w:pPr>
            <w:r>
              <w:rPr>
                <w:rFonts w:hint="eastAsia"/>
              </w:rPr>
              <w:t>海上风电气象服务应用</w:t>
            </w:r>
          </w:p>
        </w:tc>
        <w:tc>
          <w:tcPr>
            <w:tcW w:w="40.34%" w:type="pct"/>
            <w:vAlign w:val="center"/>
          </w:tcPr>
          <w:p w14:paraId="7C243309" w14:textId="77777777" w:rsidR="00000000" w:rsidRDefault="00000000">
            <w:r>
              <w:rPr>
                <w:rFonts w:hint="eastAsia"/>
              </w:rPr>
              <w:t>海洋气象预报展示及预警，技术要求详见</w:t>
            </w:r>
            <w:r>
              <w:rPr>
                <w:rFonts w:hint="eastAsia"/>
              </w:rPr>
              <w:t>3.2.2</w:t>
            </w:r>
            <w:r>
              <w:rPr>
                <w:rFonts w:hint="eastAsia"/>
              </w:rPr>
              <w:t>和</w:t>
            </w:r>
            <w:r>
              <w:rPr>
                <w:rFonts w:hint="eastAsia"/>
              </w:rPr>
              <w:t>3.3</w:t>
            </w:r>
          </w:p>
        </w:tc>
        <w:tc>
          <w:tcPr>
            <w:tcW w:w="8.1%" w:type="pct"/>
            <w:vAlign w:val="center"/>
          </w:tcPr>
          <w:p w14:paraId="13C6EBB7" w14:textId="77777777" w:rsidR="00000000" w:rsidRDefault="00000000">
            <w:pPr>
              <w:jc w:val="center"/>
              <w:rPr>
                <w:rFonts w:hint="eastAsia"/>
              </w:rPr>
            </w:pPr>
            <w:r>
              <w:t>1</w:t>
            </w:r>
          </w:p>
        </w:tc>
        <w:tc>
          <w:tcPr>
            <w:tcW w:w="6.56%" w:type="pct"/>
            <w:vAlign w:val="center"/>
          </w:tcPr>
          <w:p w14:paraId="514D804E" w14:textId="77777777" w:rsidR="00000000" w:rsidRDefault="00000000">
            <w:pPr>
              <w:rPr>
                <w:rFonts w:hint="eastAsia"/>
              </w:rPr>
            </w:pPr>
            <w:r>
              <w:t>套</w:t>
            </w:r>
          </w:p>
        </w:tc>
        <w:tc>
          <w:tcPr>
            <w:tcW w:w="9.2%" w:type="pct"/>
            <w:vAlign w:val="center"/>
          </w:tcPr>
          <w:p w14:paraId="25400C5A" w14:textId="77777777" w:rsidR="00000000" w:rsidRDefault="00000000">
            <w:r>
              <w:rPr>
                <w:rFonts w:hint="eastAsia"/>
              </w:rPr>
              <w:t>Ⅲ区</w:t>
            </w:r>
          </w:p>
        </w:tc>
      </w:tr>
      <w:tr w:rsidR="00000000" w14:paraId="37CD8228" w14:textId="77777777">
        <w:trPr>
          <w:trHeight w:val="522"/>
          <w:jc w:val="center"/>
        </w:trPr>
        <w:tc>
          <w:tcPr>
            <w:tcW w:w="5.18%" w:type="pct"/>
            <w:vAlign w:val="center"/>
          </w:tcPr>
          <w:p w14:paraId="532CC209" w14:textId="77777777" w:rsidR="00000000" w:rsidRDefault="00000000">
            <w:pPr>
              <w:numPr>
                <w:ilvl w:val="0"/>
                <w:numId w:val="265"/>
              </w:numPr>
              <w:jc w:val="center"/>
              <w:rPr>
                <w:rFonts w:hint="eastAsia"/>
              </w:rPr>
            </w:pPr>
          </w:p>
        </w:tc>
        <w:tc>
          <w:tcPr>
            <w:tcW w:w="7.36%" w:type="pct"/>
            <w:vMerge/>
            <w:vAlign w:val="center"/>
          </w:tcPr>
          <w:p w14:paraId="771CAC5B" w14:textId="77777777" w:rsidR="00000000" w:rsidRDefault="00000000">
            <w:pPr>
              <w:rPr>
                <w:rFonts w:hint="eastAsia"/>
              </w:rPr>
            </w:pPr>
          </w:p>
        </w:tc>
        <w:tc>
          <w:tcPr>
            <w:tcW w:w="23.16%" w:type="pct"/>
            <w:vAlign w:val="center"/>
          </w:tcPr>
          <w:p w14:paraId="220D1E24" w14:textId="77777777" w:rsidR="00000000" w:rsidRDefault="00000000">
            <w:pPr>
              <w:rPr>
                <w:rFonts w:hint="eastAsia"/>
              </w:rPr>
            </w:pPr>
            <w:r>
              <w:rPr>
                <w:rFonts w:hint="eastAsia"/>
              </w:rPr>
              <w:t>海上风电安全监管系统</w:t>
            </w:r>
          </w:p>
        </w:tc>
        <w:tc>
          <w:tcPr>
            <w:tcW w:w="40.34%" w:type="pct"/>
            <w:vAlign w:val="center"/>
          </w:tcPr>
          <w:p w14:paraId="6C4A00F3" w14:textId="77777777" w:rsidR="00000000" w:rsidRDefault="00000000">
            <w:pPr>
              <w:rPr>
                <w:rFonts w:hint="eastAsia"/>
              </w:rPr>
            </w:pPr>
            <w:r>
              <w:rPr>
                <w:rFonts w:hint="eastAsia"/>
              </w:rPr>
              <w:t>安全监管大屏</w:t>
            </w:r>
          </w:p>
          <w:p w14:paraId="6E135B1E" w14:textId="77777777" w:rsidR="00000000" w:rsidRDefault="00000000">
            <w:pPr>
              <w:rPr>
                <w:rFonts w:hint="eastAsia"/>
              </w:rPr>
            </w:pPr>
            <w:r>
              <w:rPr>
                <w:rFonts w:hint="eastAsia"/>
              </w:rPr>
              <w:t>船舶安全监管</w:t>
            </w:r>
          </w:p>
          <w:p w14:paraId="779B7D04" w14:textId="77777777" w:rsidR="00000000" w:rsidRDefault="00000000">
            <w:pPr>
              <w:rPr>
                <w:rFonts w:hint="eastAsia"/>
              </w:rPr>
            </w:pPr>
            <w:r>
              <w:rPr>
                <w:rFonts w:hint="eastAsia"/>
              </w:rPr>
              <w:t>人员安全监管</w:t>
            </w:r>
          </w:p>
          <w:p w14:paraId="2317EAAE" w14:textId="77777777" w:rsidR="00000000" w:rsidRDefault="00000000">
            <w:pPr>
              <w:rPr>
                <w:rFonts w:hint="eastAsia"/>
              </w:rPr>
            </w:pPr>
            <w:r>
              <w:rPr>
                <w:rFonts w:hint="eastAsia"/>
              </w:rPr>
              <w:t>电子围栏警戒</w:t>
            </w:r>
          </w:p>
          <w:p w14:paraId="6792E229" w14:textId="77777777" w:rsidR="00000000" w:rsidRDefault="00000000">
            <w:pPr>
              <w:rPr>
                <w:rFonts w:hint="eastAsia"/>
              </w:rPr>
            </w:pPr>
            <w:r>
              <w:rPr>
                <w:rFonts w:hint="eastAsia"/>
              </w:rPr>
              <w:t>VHF</w:t>
            </w:r>
            <w:r>
              <w:rPr>
                <w:rFonts w:hint="eastAsia"/>
              </w:rPr>
              <w:t>喊话</w:t>
            </w:r>
          </w:p>
          <w:p w14:paraId="08FB2DA4" w14:textId="77777777" w:rsidR="00000000" w:rsidRDefault="00000000">
            <w:pPr>
              <w:rPr>
                <w:rFonts w:hint="eastAsia"/>
              </w:rPr>
            </w:pPr>
            <w:r>
              <w:rPr>
                <w:rFonts w:hint="eastAsia"/>
              </w:rPr>
              <w:t>台风预警</w:t>
            </w:r>
          </w:p>
          <w:p w14:paraId="2712B1E3" w14:textId="77777777" w:rsidR="00000000" w:rsidRDefault="00000000">
            <w:pPr>
              <w:rPr>
                <w:rFonts w:hint="eastAsia"/>
              </w:rPr>
            </w:pPr>
            <w:r>
              <w:rPr>
                <w:rFonts w:hint="eastAsia"/>
              </w:rPr>
              <w:t>视频监控</w:t>
            </w:r>
          </w:p>
          <w:p w14:paraId="133F2BFB" w14:textId="77777777" w:rsidR="00000000" w:rsidRDefault="00000000">
            <w:pPr>
              <w:rPr>
                <w:rFonts w:hint="eastAsia"/>
              </w:rPr>
            </w:pPr>
            <w:r>
              <w:rPr>
                <w:rFonts w:hint="eastAsia"/>
              </w:rPr>
              <w:t>告警管理</w:t>
            </w:r>
          </w:p>
          <w:p w14:paraId="7986FFD7" w14:textId="77777777" w:rsidR="00000000" w:rsidRDefault="00000000">
            <w:r>
              <w:rPr>
                <w:rFonts w:hint="eastAsia"/>
              </w:rPr>
              <w:t>技术要求详见</w:t>
            </w:r>
            <w:r>
              <w:rPr>
                <w:rFonts w:hint="eastAsia"/>
              </w:rPr>
              <w:t>3.2.3</w:t>
            </w:r>
            <w:r>
              <w:rPr>
                <w:rFonts w:hint="eastAsia"/>
              </w:rPr>
              <w:t>和</w:t>
            </w:r>
            <w:r>
              <w:rPr>
                <w:rFonts w:hint="eastAsia"/>
              </w:rPr>
              <w:t>3.3</w:t>
            </w:r>
          </w:p>
        </w:tc>
        <w:tc>
          <w:tcPr>
            <w:tcW w:w="8.1%" w:type="pct"/>
            <w:vAlign w:val="center"/>
          </w:tcPr>
          <w:p w14:paraId="4B11DC22" w14:textId="77777777" w:rsidR="00000000" w:rsidRDefault="00000000">
            <w:pPr>
              <w:jc w:val="center"/>
              <w:rPr>
                <w:rFonts w:hint="eastAsia"/>
              </w:rPr>
            </w:pPr>
            <w:r>
              <w:t>1</w:t>
            </w:r>
          </w:p>
        </w:tc>
        <w:tc>
          <w:tcPr>
            <w:tcW w:w="6.56%" w:type="pct"/>
            <w:vAlign w:val="center"/>
          </w:tcPr>
          <w:p w14:paraId="0736D61A" w14:textId="77777777" w:rsidR="00000000" w:rsidRDefault="00000000">
            <w:pPr>
              <w:rPr>
                <w:rFonts w:hint="eastAsia"/>
              </w:rPr>
            </w:pPr>
            <w:r>
              <w:t>套</w:t>
            </w:r>
          </w:p>
        </w:tc>
        <w:tc>
          <w:tcPr>
            <w:tcW w:w="9.2%" w:type="pct"/>
            <w:vAlign w:val="center"/>
          </w:tcPr>
          <w:p w14:paraId="5DC05D70" w14:textId="77777777" w:rsidR="00000000" w:rsidRDefault="00000000">
            <w:r>
              <w:rPr>
                <w:rFonts w:hint="eastAsia"/>
              </w:rPr>
              <w:t>Ⅲ区</w:t>
            </w:r>
          </w:p>
        </w:tc>
      </w:tr>
      <w:tr w:rsidR="00000000" w14:paraId="517B6345" w14:textId="77777777">
        <w:trPr>
          <w:trHeight w:val="522"/>
          <w:jc w:val="center"/>
        </w:trPr>
        <w:tc>
          <w:tcPr>
            <w:tcW w:w="5.18%" w:type="pct"/>
            <w:vAlign w:val="center"/>
          </w:tcPr>
          <w:p w14:paraId="620704A8" w14:textId="77777777" w:rsidR="00000000" w:rsidRDefault="00000000">
            <w:pPr>
              <w:numPr>
                <w:ilvl w:val="0"/>
                <w:numId w:val="265"/>
              </w:numPr>
              <w:jc w:val="center"/>
              <w:rPr>
                <w:rFonts w:hint="eastAsia"/>
              </w:rPr>
            </w:pPr>
          </w:p>
        </w:tc>
        <w:tc>
          <w:tcPr>
            <w:tcW w:w="7.36%" w:type="pct"/>
            <w:vMerge w:val="restart"/>
            <w:vAlign w:val="center"/>
          </w:tcPr>
          <w:p w14:paraId="424A8FDA" w14:textId="77777777" w:rsidR="00000000" w:rsidRDefault="00000000">
            <w:pPr>
              <w:rPr>
                <w:rFonts w:hint="eastAsia"/>
              </w:rPr>
            </w:pPr>
            <w:r>
              <w:rPr>
                <w:rFonts w:hint="eastAsia"/>
              </w:rPr>
              <w:t>OFD</w:t>
            </w:r>
            <w:r>
              <w:rPr>
                <w:rFonts w:hint="eastAsia"/>
              </w:rPr>
              <w:lastRenderedPageBreak/>
              <w:t>版式处理套件及档案管理系统设备</w:t>
            </w:r>
          </w:p>
        </w:tc>
        <w:tc>
          <w:tcPr>
            <w:tcW w:w="23.16%" w:type="pct"/>
            <w:vMerge w:val="restart"/>
            <w:vAlign w:val="center"/>
          </w:tcPr>
          <w:p w14:paraId="417D6A79" w14:textId="77777777" w:rsidR="00000000" w:rsidRDefault="00000000">
            <w:pPr>
              <w:rPr>
                <w:rFonts w:hint="eastAsia"/>
              </w:rPr>
            </w:pPr>
            <w:r>
              <w:rPr>
                <w:rFonts w:hint="eastAsia"/>
              </w:rPr>
              <w:lastRenderedPageBreak/>
              <w:t>OFD</w:t>
            </w:r>
            <w:r>
              <w:rPr>
                <w:rFonts w:hint="eastAsia"/>
              </w:rPr>
              <w:t>版式处理套件及</w:t>
            </w:r>
            <w:r>
              <w:t>档案整理设备</w:t>
            </w:r>
          </w:p>
        </w:tc>
        <w:tc>
          <w:tcPr>
            <w:tcW w:w="40.34%" w:type="pct"/>
            <w:vAlign w:val="center"/>
          </w:tcPr>
          <w:p w14:paraId="036A7A5A" w14:textId="77777777" w:rsidR="00000000" w:rsidRDefault="00000000">
            <w:pPr>
              <w:rPr>
                <w:rFonts w:hint="eastAsia"/>
              </w:rPr>
            </w:pPr>
            <w:r>
              <w:rPr>
                <w:rFonts w:hint="eastAsia"/>
              </w:rPr>
              <w:t>OFD</w:t>
            </w:r>
            <w:r>
              <w:rPr>
                <w:rFonts w:hint="eastAsia"/>
              </w:rPr>
              <w:t>版式处理套件，至少包含文档网页轻阅读系统、文件转换迁移系</w:t>
            </w:r>
            <w:r>
              <w:rPr>
                <w:rFonts w:hint="eastAsia"/>
              </w:rPr>
              <w:lastRenderedPageBreak/>
              <w:t>统、智能文字识别系统，实现</w:t>
            </w:r>
            <w:r>
              <w:rPr>
                <w:rFonts w:hint="eastAsia"/>
              </w:rPr>
              <w:t>OFD</w:t>
            </w:r>
            <w:r>
              <w:rPr>
                <w:rFonts w:hint="eastAsia"/>
              </w:rPr>
              <w:t>版式文件的转换、阅读、</w:t>
            </w:r>
            <w:r>
              <w:rPr>
                <w:rFonts w:hint="eastAsia"/>
              </w:rPr>
              <w:t>OCR</w:t>
            </w:r>
            <w:r>
              <w:rPr>
                <w:rFonts w:hint="eastAsia"/>
              </w:rPr>
              <w:t>识别等功能，支持集群部署，技术参数要求详见</w:t>
            </w:r>
            <w:r>
              <w:rPr>
                <w:rFonts w:hint="eastAsia"/>
              </w:rPr>
              <w:t>3.2.4.1</w:t>
            </w:r>
          </w:p>
        </w:tc>
        <w:tc>
          <w:tcPr>
            <w:tcW w:w="8.1%" w:type="pct"/>
            <w:vAlign w:val="center"/>
          </w:tcPr>
          <w:p w14:paraId="26E492BB" w14:textId="77777777" w:rsidR="00000000" w:rsidRDefault="00000000">
            <w:pPr>
              <w:jc w:val="center"/>
              <w:rPr>
                <w:rFonts w:hint="eastAsia"/>
              </w:rPr>
            </w:pPr>
            <w:r>
              <w:rPr>
                <w:rFonts w:hint="eastAsia"/>
              </w:rPr>
              <w:lastRenderedPageBreak/>
              <w:t>1</w:t>
            </w:r>
          </w:p>
        </w:tc>
        <w:tc>
          <w:tcPr>
            <w:tcW w:w="6.56%" w:type="pct"/>
            <w:vAlign w:val="center"/>
          </w:tcPr>
          <w:p w14:paraId="29DDE714" w14:textId="77777777" w:rsidR="00000000" w:rsidRDefault="00000000">
            <w:pPr>
              <w:rPr>
                <w:rFonts w:hint="eastAsia"/>
              </w:rPr>
            </w:pPr>
            <w:r>
              <w:rPr>
                <w:rFonts w:hint="eastAsia"/>
              </w:rPr>
              <w:t>套</w:t>
            </w:r>
          </w:p>
        </w:tc>
        <w:tc>
          <w:tcPr>
            <w:tcW w:w="9.2%" w:type="pct"/>
            <w:vAlign w:val="center"/>
          </w:tcPr>
          <w:p w14:paraId="40F6A742" w14:textId="77777777" w:rsidR="00000000" w:rsidRDefault="00000000">
            <w:r>
              <w:rPr>
                <w:rFonts w:hint="eastAsia"/>
              </w:rPr>
              <w:t>/</w:t>
            </w:r>
          </w:p>
        </w:tc>
      </w:tr>
      <w:tr w:rsidR="00000000" w14:paraId="01E69AD5" w14:textId="77777777">
        <w:trPr>
          <w:trHeight w:val="522"/>
          <w:jc w:val="center"/>
        </w:trPr>
        <w:tc>
          <w:tcPr>
            <w:tcW w:w="5.18%" w:type="pct"/>
            <w:vAlign w:val="center"/>
          </w:tcPr>
          <w:p w14:paraId="059C352C" w14:textId="77777777" w:rsidR="00000000" w:rsidRDefault="00000000">
            <w:pPr>
              <w:numPr>
                <w:ilvl w:val="0"/>
                <w:numId w:val="265"/>
              </w:numPr>
              <w:jc w:val="center"/>
              <w:rPr>
                <w:rFonts w:hint="eastAsia"/>
              </w:rPr>
            </w:pPr>
          </w:p>
        </w:tc>
        <w:tc>
          <w:tcPr>
            <w:tcW w:w="7.36%" w:type="pct"/>
            <w:vMerge/>
            <w:vAlign w:val="center"/>
          </w:tcPr>
          <w:p w14:paraId="54B08A10" w14:textId="77777777" w:rsidR="00000000" w:rsidRDefault="00000000">
            <w:pPr>
              <w:rPr>
                <w:rFonts w:hint="eastAsia"/>
              </w:rPr>
            </w:pPr>
          </w:p>
        </w:tc>
        <w:tc>
          <w:tcPr>
            <w:tcW w:w="23.16%" w:type="pct"/>
            <w:vMerge/>
            <w:vAlign w:val="center"/>
          </w:tcPr>
          <w:p w14:paraId="13AD60AE" w14:textId="77777777" w:rsidR="00000000" w:rsidRDefault="00000000">
            <w:pPr>
              <w:rPr>
                <w:rFonts w:hint="eastAsia"/>
              </w:rPr>
            </w:pPr>
          </w:p>
        </w:tc>
        <w:tc>
          <w:tcPr>
            <w:tcW w:w="40.34%" w:type="pct"/>
            <w:vAlign w:val="center"/>
          </w:tcPr>
          <w:p w14:paraId="7D62B705" w14:textId="77777777" w:rsidR="00000000" w:rsidRDefault="00000000">
            <w:pPr>
              <w:rPr>
                <w:rFonts w:hint="eastAsia"/>
              </w:rPr>
            </w:pPr>
            <w:r>
              <w:rPr>
                <w:rFonts w:hint="eastAsia"/>
              </w:rPr>
              <w:t>光盘打印刻录系统，技术参数要求详见</w:t>
            </w:r>
            <w:r>
              <w:rPr>
                <w:rFonts w:hint="eastAsia"/>
              </w:rPr>
              <w:t>3.2.4.2</w:t>
            </w:r>
          </w:p>
        </w:tc>
        <w:tc>
          <w:tcPr>
            <w:tcW w:w="8.1%" w:type="pct"/>
            <w:vAlign w:val="center"/>
          </w:tcPr>
          <w:p w14:paraId="4F14236A" w14:textId="77777777" w:rsidR="00000000" w:rsidRDefault="00000000">
            <w:pPr>
              <w:jc w:val="center"/>
            </w:pPr>
            <w:r>
              <w:rPr>
                <w:rFonts w:hint="eastAsia"/>
              </w:rPr>
              <w:t>1</w:t>
            </w:r>
          </w:p>
        </w:tc>
        <w:tc>
          <w:tcPr>
            <w:tcW w:w="6.56%" w:type="pct"/>
            <w:vAlign w:val="center"/>
          </w:tcPr>
          <w:p w14:paraId="529F893A" w14:textId="77777777" w:rsidR="00000000" w:rsidRDefault="00000000">
            <w:r>
              <w:rPr>
                <w:rFonts w:hint="eastAsia"/>
              </w:rPr>
              <w:t>台</w:t>
            </w:r>
          </w:p>
        </w:tc>
        <w:tc>
          <w:tcPr>
            <w:tcW w:w="9.2%" w:type="pct"/>
            <w:vAlign w:val="center"/>
          </w:tcPr>
          <w:p w14:paraId="4D60493D" w14:textId="77777777" w:rsidR="00000000" w:rsidRDefault="00000000">
            <w:r>
              <w:rPr>
                <w:rFonts w:hint="eastAsia"/>
              </w:rPr>
              <w:t>/</w:t>
            </w:r>
          </w:p>
        </w:tc>
      </w:tr>
      <w:tr w:rsidR="00000000" w14:paraId="7409BE48" w14:textId="77777777">
        <w:trPr>
          <w:trHeight w:val="522"/>
          <w:jc w:val="center"/>
        </w:trPr>
        <w:tc>
          <w:tcPr>
            <w:tcW w:w="5.18%" w:type="pct"/>
            <w:vAlign w:val="center"/>
          </w:tcPr>
          <w:p w14:paraId="06CE7F8D" w14:textId="77777777" w:rsidR="00000000" w:rsidRDefault="00000000">
            <w:pPr>
              <w:numPr>
                <w:ilvl w:val="0"/>
                <w:numId w:val="265"/>
              </w:numPr>
              <w:jc w:val="center"/>
              <w:rPr>
                <w:rFonts w:hint="eastAsia"/>
              </w:rPr>
            </w:pPr>
          </w:p>
        </w:tc>
        <w:tc>
          <w:tcPr>
            <w:tcW w:w="7.36%" w:type="pct"/>
            <w:vMerge/>
            <w:vAlign w:val="center"/>
          </w:tcPr>
          <w:p w14:paraId="3AFFF11C" w14:textId="77777777" w:rsidR="00000000" w:rsidRDefault="00000000">
            <w:pPr>
              <w:rPr>
                <w:rFonts w:hint="eastAsia"/>
              </w:rPr>
            </w:pPr>
          </w:p>
        </w:tc>
        <w:tc>
          <w:tcPr>
            <w:tcW w:w="23.16%" w:type="pct"/>
            <w:vMerge/>
            <w:vAlign w:val="center"/>
          </w:tcPr>
          <w:p w14:paraId="07D18214" w14:textId="77777777" w:rsidR="00000000" w:rsidRDefault="00000000">
            <w:pPr>
              <w:rPr>
                <w:rFonts w:hint="eastAsia"/>
              </w:rPr>
            </w:pPr>
          </w:p>
        </w:tc>
        <w:tc>
          <w:tcPr>
            <w:tcW w:w="40.34%" w:type="pct"/>
            <w:vAlign w:val="center"/>
          </w:tcPr>
          <w:p w14:paraId="0B77E554" w14:textId="77777777" w:rsidR="00000000" w:rsidRDefault="00000000">
            <w:pPr>
              <w:rPr>
                <w:rFonts w:hint="eastAsia"/>
              </w:rPr>
            </w:pPr>
            <w:r>
              <w:rPr>
                <w:rFonts w:hint="eastAsia"/>
              </w:rPr>
              <w:t>档案章打印机，技术参数要求详见</w:t>
            </w:r>
            <w:r>
              <w:rPr>
                <w:rFonts w:hint="eastAsia"/>
              </w:rPr>
              <w:t>3.2.4.2</w:t>
            </w:r>
          </w:p>
        </w:tc>
        <w:tc>
          <w:tcPr>
            <w:tcW w:w="8.1%" w:type="pct"/>
            <w:vAlign w:val="center"/>
          </w:tcPr>
          <w:p w14:paraId="11A57380" w14:textId="77777777" w:rsidR="00000000" w:rsidRDefault="00000000">
            <w:pPr>
              <w:jc w:val="center"/>
              <w:rPr>
                <w:rFonts w:hint="eastAsia"/>
              </w:rPr>
            </w:pPr>
            <w:r>
              <w:rPr>
                <w:rFonts w:hint="eastAsia"/>
              </w:rPr>
              <w:t>1</w:t>
            </w:r>
          </w:p>
        </w:tc>
        <w:tc>
          <w:tcPr>
            <w:tcW w:w="6.56%" w:type="pct"/>
            <w:vAlign w:val="center"/>
          </w:tcPr>
          <w:p w14:paraId="134CC0E2" w14:textId="77777777" w:rsidR="00000000" w:rsidRDefault="00000000">
            <w:pPr>
              <w:rPr>
                <w:rFonts w:hint="eastAsia"/>
              </w:rPr>
            </w:pPr>
            <w:r>
              <w:rPr>
                <w:rFonts w:hint="eastAsia"/>
              </w:rPr>
              <w:t>台</w:t>
            </w:r>
          </w:p>
        </w:tc>
        <w:tc>
          <w:tcPr>
            <w:tcW w:w="9.2%" w:type="pct"/>
            <w:vAlign w:val="center"/>
          </w:tcPr>
          <w:p w14:paraId="0290473E" w14:textId="77777777" w:rsidR="00000000" w:rsidRDefault="00000000">
            <w:r>
              <w:rPr>
                <w:rFonts w:hint="eastAsia"/>
              </w:rPr>
              <w:t>/</w:t>
            </w:r>
          </w:p>
        </w:tc>
      </w:tr>
      <w:tr w:rsidR="00000000" w14:paraId="65551388" w14:textId="77777777">
        <w:trPr>
          <w:trHeight w:val="522"/>
          <w:jc w:val="center"/>
        </w:trPr>
        <w:tc>
          <w:tcPr>
            <w:tcW w:w="5.18%" w:type="pct"/>
            <w:vAlign w:val="center"/>
          </w:tcPr>
          <w:p w14:paraId="34D5C92B" w14:textId="77777777" w:rsidR="00000000" w:rsidRDefault="00000000">
            <w:pPr>
              <w:numPr>
                <w:ilvl w:val="0"/>
                <w:numId w:val="265"/>
              </w:numPr>
              <w:jc w:val="center"/>
              <w:rPr>
                <w:rFonts w:hint="eastAsia"/>
              </w:rPr>
            </w:pPr>
          </w:p>
        </w:tc>
        <w:tc>
          <w:tcPr>
            <w:tcW w:w="7.36%" w:type="pct"/>
            <w:vMerge/>
            <w:vAlign w:val="center"/>
          </w:tcPr>
          <w:p w14:paraId="08934E84" w14:textId="77777777" w:rsidR="00000000" w:rsidRDefault="00000000">
            <w:pPr>
              <w:rPr>
                <w:rFonts w:hint="eastAsia"/>
              </w:rPr>
            </w:pPr>
          </w:p>
        </w:tc>
        <w:tc>
          <w:tcPr>
            <w:tcW w:w="23.16%" w:type="pct"/>
            <w:vMerge/>
            <w:vAlign w:val="center"/>
          </w:tcPr>
          <w:p w14:paraId="1637D3E8" w14:textId="77777777" w:rsidR="00000000" w:rsidRDefault="00000000">
            <w:pPr>
              <w:rPr>
                <w:rFonts w:hint="eastAsia"/>
              </w:rPr>
            </w:pPr>
          </w:p>
        </w:tc>
        <w:tc>
          <w:tcPr>
            <w:tcW w:w="40.34%" w:type="pct"/>
            <w:vAlign w:val="center"/>
          </w:tcPr>
          <w:p w14:paraId="76C9165D" w14:textId="77777777" w:rsidR="00000000" w:rsidRDefault="00000000">
            <w:pPr>
              <w:rPr>
                <w:rFonts w:hint="eastAsia"/>
              </w:rPr>
            </w:pPr>
            <w:r>
              <w:rPr>
                <w:rFonts w:hint="eastAsia"/>
              </w:rPr>
              <w:t>智能页码打印扫描一体机，技术参数要求详见</w:t>
            </w:r>
            <w:r>
              <w:rPr>
                <w:rFonts w:hint="eastAsia"/>
              </w:rPr>
              <w:t>3.2.4.2</w:t>
            </w:r>
          </w:p>
        </w:tc>
        <w:tc>
          <w:tcPr>
            <w:tcW w:w="8.1%" w:type="pct"/>
            <w:vAlign w:val="center"/>
          </w:tcPr>
          <w:p w14:paraId="1B6BD8A3" w14:textId="77777777" w:rsidR="00000000" w:rsidRDefault="00000000">
            <w:pPr>
              <w:jc w:val="center"/>
              <w:rPr>
                <w:rFonts w:hint="eastAsia"/>
              </w:rPr>
            </w:pPr>
            <w:r>
              <w:rPr>
                <w:rFonts w:hint="eastAsia"/>
              </w:rPr>
              <w:t>1</w:t>
            </w:r>
          </w:p>
        </w:tc>
        <w:tc>
          <w:tcPr>
            <w:tcW w:w="6.56%" w:type="pct"/>
            <w:vAlign w:val="center"/>
          </w:tcPr>
          <w:p w14:paraId="13629998" w14:textId="77777777" w:rsidR="00000000" w:rsidRDefault="00000000">
            <w:pPr>
              <w:rPr>
                <w:rFonts w:hint="eastAsia"/>
              </w:rPr>
            </w:pPr>
            <w:r>
              <w:rPr>
                <w:rFonts w:hint="eastAsia"/>
              </w:rPr>
              <w:t>台</w:t>
            </w:r>
          </w:p>
        </w:tc>
        <w:tc>
          <w:tcPr>
            <w:tcW w:w="9.2%" w:type="pct"/>
            <w:vAlign w:val="center"/>
          </w:tcPr>
          <w:p w14:paraId="48AB0E6C" w14:textId="77777777" w:rsidR="00000000" w:rsidRDefault="00000000">
            <w:r>
              <w:rPr>
                <w:rFonts w:hint="eastAsia"/>
              </w:rPr>
              <w:t>/</w:t>
            </w:r>
          </w:p>
        </w:tc>
      </w:tr>
      <w:tr w:rsidR="00000000" w14:paraId="7AC5C93E" w14:textId="77777777">
        <w:trPr>
          <w:trHeight w:val="522"/>
          <w:jc w:val="center"/>
        </w:trPr>
        <w:tc>
          <w:tcPr>
            <w:tcW w:w="5.18%" w:type="pct"/>
            <w:vAlign w:val="center"/>
          </w:tcPr>
          <w:p w14:paraId="0BDB417E" w14:textId="77777777" w:rsidR="00000000" w:rsidRDefault="00000000">
            <w:pPr>
              <w:numPr>
                <w:ilvl w:val="0"/>
                <w:numId w:val="265"/>
              </w:numPr>
              <w:jc w:val="center"/>
              <w:rPr>
                <w:rFonts w:hint="eastAsia"/>
              </w:rPr>
            </w:pPr>
          </w:p>
        </w:tc>
        <w:tc>
          <w:tcPr>
            <w:tcW w:w="7.36%" w:type="pct"/>
            <w:vMerge/>
            <w:vAlign w:val="center"/>
          </w:tcPr>
          <w:p w14:paraId="756C46A0" w14:textId="77777777" w:rsidR="00000000" w:rsidRDefault="00000000">
            <w:pPr>
              <w:rPr>
                <w:rFonts w:hint="eastAsia"/>
              </w:rPr>
            </w:pPr>
          </w:p>
        </w:tc>
        <w:tc>
          <w:tcPr>
            <w:tcW w:w="23.16%" w:type="pct"/>
            <w:vMerge/>
            <w:vAlign w:val="center"/>
          </w:tcPr>
          <w:p w14:paraId="55DE6FBF" w14:textId="77777777" w:rsidR="00000000" w:rsidRDefault="00000000">
            <w:pPr>
              <w:rPr>
                <w:rFonts w:hint="eastAsia"/>
              </w:rPr>
            </w:pPr>
          </w:p>
        </w:tc>
        <w:tc>
          <w:tcPr>
            <w:tcW w:w="40.34%" w:type="pct"/>
            <w:vAlign w:val="center"/>
          </w:tcPr>
          <w:p w14:paraId="5171C389" w14:textId="77777777" w:rsidR="00000000" w:rsidRDefault="00000000">
            <w:pPr>
              <w:rPr>
                <w:rFonts w:hint="eastAsia"/>
              </w:rPr>
            </w:pPr>
            <w:r>
              <w:rPr>
                <w:rFonts w:hint="eastAsia"/>
              </w:rPr>
              <w:t>封面打印机，技术参数要求详见</w:t>
            </w:r>
            <w:r>
              <w:rPr>
                <w:rFonts w:hint="eastAsia"/>
              </w:rPr>
              <w:t>3.2.4.2</w:t>
            </w:r>
          </w:p>
        </w:tc>
        <w:tc>
          <w:tcPr>
            <w:tcW w:w="8.1%" w:type="pct"/>
            <w:vAlign w:val="center"/>
          </w:tcPr>
          <w:p w14:paraId="14672DBF" w14:textId="77777777" w:rsidR="00000000" w:rsidRDefault="00000000">
            <w:pPr>
              <w:jc w:val="center"/>
              <w:rPr>
                <w:rFonts w:hint="eastAsia"/>
              </w:rPr>
            </w:pPr>
            <w:r>
              <w:rPr>
                <w:rFonts w:hint="eastAsia"/>
              </w:rPr>
              <w:t>1</w:t>
            </w:r>
          </w:p>
        </w:tc>
        <w:tc>
          <w:tcPr>
            <w:tcW w:w="6.56%" w:type="pct"/>
            <w:vAlign w:val="center"/>
          </w:tcPr>
          <w:p w14:paraId="5552BD18" w14:textId="77777777" w:rsidR="00000000" w:rsidRDefault="00000000">
            <w:pPr>
              <w:rPr>
                <w:rFonts w:hint="eastAsia"/>
              </w:rPr>
            </w:pPr>
            <w:r>
              <w:rPr>
                <w:rFonts w:hint="eastAsia"/>
              </w:rPr>
              <w:t>台</w:t>
            </w:r>
          </w:p>
        </w:tc>
        <w:tc>
          <w:tcPr>
            <w:tcW w:w="9.2%" w:type="pct"/>
            <w:vAlign w:val="center"/>
          </w:tcPr>
          <w:p w14:paraId="622D3136" w14:textId="77777777" w:rsidR="00000000" w:rsidRDefault="00000000">
            <w:r>
              <w:rPr>
                <w:rFonts w:hint="eastAsia"/>
              </w:rPr>
              <w:t>/</w:t>
            </w:r>
          </w:p>
        </w:tc>
      </w:tr>
      <w:tr w:rsidR="00000000" w14:paraId="09320735" w14:textId="77777777">
        <w:trPr>
          <w:trHeight w:val="522"/>
          <w:jc w:val="center"/>
        </w:trPr>
        <w:tc>
          <w:tcPr>
            <w:tcW w:w="5.18%" w:type="pct"/>
            <w:vAlign w:val="center"/>
          </w:tcPr>
          <w:p w14:paraId="10C64D8E" w14:textId="77777777" w:rsidR="00000000" w:rsidRDefault="00000000">
            <w:pPr>
              <w:numPr>
                <w:ilvl w:val="0"/>
                <w:numId w:val="265"/>
              </w:numPr>
              <w:jc w:val="center"/>
              <w:rPr>
                <w:rFonts w:hint="eastAsia"/>
              </w:rPr>
            </w:pPr>
          </w:p>
        </w:tc>
        <w:tc>
          <w:tcPr>
            <w:tcW w:w="7.36%" w:type="pct"/>
            <w:vMerge/>
            <w:vAlign w:val="center"/>
          </w:tcPr>
          <w:p w14:paraId="229A0825" w14:textId="77777777" w:rsidR="00000000" w:rsidRDefault="00000000">
            <w:pPr>
              <w:rPr>
                <w:rFonts w:hint="eastAsia"/>
              </w:rPr>
            </w:pPr>
          </w:p>
        </w:tc>
        <w:tc>
          <w:tcPr>
            <w:tcW w:w="23.16%" w:type="pct"/>
            <w:vMerge/>
            <w:vAlign w:val="center"/>
          </w:tcPr>
          <w:p w14:paraId="0A3738D4" w14:textId="77777777" w:rsidR="00000000" w:rsidRDefault="00000000">
            <w:pPr>
              <w:rPr>
                <w:rFonts w:hint="eastAsia"/>
              </w:rPr>
            </w:pPr>
          </w:p>
        </w:tc>
        <w:tc>
          <w:tcPr>
            <w:tcW w:w="40.34%" w:type="pct"/>
            <w:vAlign w:val="center"/>
          </w:tcPr>
          <w:p w14:paraId="038BD823" w14:textId="77777777" w:rsidR="00000000" w:rsidRDefault="00000000">
            <w:pPr>
              <w:rPr>
                <w:rFonts w:hint="eastAsia"/>
              </w:rPr>
            </w:pPr>
            <w:r>
              <w:rPr>
                <w:rFonts w:hint="eastAsia"/>
              </w:rPr>
              <w:t>档案装订机，技术参数要求详见</w:t>
            </w:r>
            <w:r>
              <w:rPr>
                <w:rFonts w:hint="eastAsia"/>
              </w:rPr>
              <w:t>3.2.4.2</w:t>
            </w:r>
          </w:p>
        </w:tc>
        <w:tc>
          <w:tcPr>
            <w:tcW w:w="8.1%" w:type="pct"/>
            <w:vAlign w:val="center"/>
          </w:tcPr>
          <w:p w14:paraId="26EF7642" w14:textId="77777777" w:rsidR="00000000" w:rsidRDefault="00000000">
            <w:pPr>
              <w:jc w:val="center"/>
              <w:rPr>
                <w:rFonts w:hint="eastAsia"/>
              </w:rPr>
            </w:pPr>
            <w:r>
              <w:rPr>
                <w:rFonts w:hint="eastAsia"/>
              </w:rPr>
              <w:t>1</w:t>
            </w:r>
          </w:p>
        </w:tc>
        <w:tc>
          <w:tcPr>
            <w:tcW w:w="6.56%" w:type="pct"/>
            <w:vAlign w:val="center"/>
          </w:tcPr>
          <w:p w14:paraId="4B9876A7" w14:textId="77777777" w:rsidR="00000000" w:rsidRDefault="00000000">
            <w:pPr>
              <w:rPr>
                <w:rFonts w:hint="eastAsia"/>
              </w:rPr>
            </w:pPr>
            <w:r>
              <w:rPr>
                <w:rFonts w:hint="eastAsia"/>
              </w:rPr>
              <w:t>台</w:t>
            </w:r>
          </w:p>
        </w:tc>
        <w:tc>
          <w:tcPr>
            <w:tcW w:w="9.2%" w:type="pct"/>
            <w:vAlign w:val="center"/>
          </w:tcPr>
          <w:p w14:paraId="330CB2BF" w14:textId="77777777" w:rsidR="00000000" w:rsidRDefault="00000000">
            <w:r>
              <w:rPr>
                <w:rFonts w:hint="eastAsia"/>
              </w:rPr>
              <w:t>/</w:t>
            </w:r>
          </w:p>
        </w:tc>
      </w:tr>
      <w:tr w:rsidR="00000000" w14:paraId="31BE2384" w14:textId="77777777">
        <w:trPr>
          <w:trHeight w:val="522"/>
          <w:jc w:val="center"/>
        </w:trPr>
        <w:tc>
          <w:tcPr>
            <w:tcW w:w="5.18%" w:type="pct"/>
            <w:vAlign w:val="center"/>
          </w:tcPr>
          <w:p w14:paraId="5F4B2A1C" w14:textId="77777777" w:rsidR="00000000" w:rsidRDefault="00000000">
            <w:pPr>
              <w:numPr>
                <w:ilvl w:val="0"/>
                <w:numId w:val="265"/>
              </w:numPr>
              <w:jc w:val="center"/>
              <w:rPr>
                <w:rFonts w:hint="eastAsia"/>
              </w:rPr>
            </w:pPr>
          </w:p>
        </w:tc>
        <w:tc>
          <w:tcPr>
            <w:tcW w:w="7.36%" w:type="pct"/>
            <w:vMerge/>
            <w:vAlign w:val="center"/>
          </w:tcPr>
          <w:p w14:paraId="619B544E" w14:textId="77777777" w:rsidR="00000000" w:rsidRDefault="00000000">
            <w:pPr>
              <w:rPr>
                <w:rFonts w:hint="eastAsia"/>
              </w:rPr>
            </w:pPr>
          </w:p>
        </w:tc>
        <w:tc>
          <w:tcPr>
            <w:tcW w:w="23.16%" w:type="pct"/>
            <w:vMerge/>
            <w:vAlign w:val="center"/>
          </w:tcPr>
          <w:p w14:paraId="1EFE0FE7" w14:textId="77777777" w:rsidR="00000000" w:rsidRDefault="00000000">
            <w:pPr>
              <w:rPr>
                <w:rFonts w:hint="eastAsia"/>
              </w:rPr>
            </w:pPr>
          </w:p>
        </w:tc>
        <w:tc>
          <w:tcPr>
            <w:tcW w:w="40.34%" w:type="pct"/>
            <w:vAlign w:val="center"/>
          </w:tcPr>
          <w:p w14:paraId="13B4C30C" w14:textId="77777777" w:rsidR="00000000" w:rsidRDefault="00000000">
            <w:pPr>
              <w:rPr>
                <w:rFonts w:hint="eastAsia"/>
              </w:rPr>
            </w:pPr>
            <w:r>
              <w:rPr>
                <w:rFonts w:hint="eastAsia"/>
              </w:rPr>
              <w:t>高速平板扫描仪，技术参数要求详见</w:t>
            </w:r>
            <w:r>
              <w:rPr>
                <w:rFonts w:hint="eastAsia"/>
              </w:rPr>
              <w:t>3.2.4.2</w:t>
            </w:r>
          </w:p>
        </w:tc>
        <w:tc>
          <w:tcPr>
            <w:tcW w:w="8.1%" w:type="pct"/>
            <w:vAlign w:val="center"/>
          </w:tcPr>
          <w:p w14:paraId="18AB6AB2" w14:textId="77777777" w:rsidR="00000000" w:rsidRDefault="00000000">
            <w:pPr>
              <w:jc w:val="center"/>
              <w:rPr>
                <w:rFonts w:hint="eastAsia"/>
              </w:rPr>
            </w:pPr>
            <w:r>
              <w:rPr>
                <w:rFonts w:hint="eastAsia"/>
              </w:rPr>
              <w:t>1</w:t>
            </w:r>
          </w:p>
        </w:tc>
        <w:tc>
          <w:tcPr>
            <w:tcW w:w="6.56%" w:type="pct"/>
            <w:vAlign w:val="center"/>
          </w:tcPr>
          <w:p w14:paraId="0328DF26" w14:textId="77777777" w:rsidR="00000000" w:rsidRDefault="00000000">
            <w:pPr>
              <w:rPr>
                <w:rFonts w:hint="eastAsia"/>
              </w:rPr>
            </w:pPr>
            <w:r>
              <w:rPr>
                <w:rFonts w:hint="eastAsia"/>
              </w:rPr>
              <w:t>台</w:t>
            </w:r>
          </w:p>
        </w:tc>
        <w:tc>
          <w:tcPr>
            <w:tcW w:w="9.2%" w:type="pct"/>
            <w:vAlign w:val="center"/>
          </w:tcPr>
          <w:p w14:paraId="520555EC" w14:textId="77777777" w:rsidR="00000000" w:rsidRDefault="00000000">
            <w:r>
              <w:rPr>
                <w:rFonts w:hint="eastAsia"/>
              </w:rPr>
              <w:t>/</w:t>
            </w:r>
          </w:p>
        </w:tc>
      </w:tr>
      <w:tr w:rsidR="00000000" w14:paraId="5C36AEBF" w14:textId="77777777">
        <w:trPr>
          <w:trHeight w:val="522"/>
          <w:jc w:val="center"/>
        </w:trPr>
        <w:tc>
          <w:tcPr>
            <w:tcW w:w="5.18%" w:type="pct"/>
            <w:vAlign w:val="center"/>
          </w:tcPr>
          <w:p w14:paraId="66655532" w14:textId="77777777" w:rsidR="00000000" w:rsidRDefault="00000000">
            <w:pPr>
              <w:numPr>
                <w:ilvl w:val="0"/>
                <w:numId w:val="265"/>
              </w:numPr>
              <w:jc w:val="center"/>
              <w:rPr>
                <w:rFonts w:hint="eastAsia"/>
              </w:rPr>
            </w:pPr>
          </w:p>
        </w:tc>
        <w:tc>
          <w:tcPr>
            <w:tcW w:w="7.36%" w:type="pct"/>
            <w:vMerge/>
            <w:vAlign w:val="center"/>
          </w:tcPr>
          <w:p w14:paraId="58823BA0" w14:textId="77777777" w:rsidR="00000000" w:rsidRDefault="00000000">
            <w:pPr>
              <w:rPr>
                <w:rFonts w:hint="eastAsia"/>
              </w:rPr>
            </w:pPr>
          </w:p>
        </w:tc>
        <w:tc>
          <w:tcPr>
            <w:tcW w:w="23.16%" w:type="pct"/>
            <w:vMerge/>
            <w:vAlign w:val="center"/>
          </w:tcPr>
          <w:p w14:paraId="17364883" w14:textId="77777777" w:rsidR="00000000" w:rsidRDefault="00000000">
            <w:pPr>
              <w:rPr>
                <w:rFonts w:hint="eastAsia"/>
              </w:rPr>
            </w:pPr>
          </w:p>
        </w:tc>
        <w:tc>
          <w:tcPr>
            <w:tcW w:w="40.34%" w:type="pct"/>
            <w:vAlign w:val="center"/>
          </w:tcPr>
          <w:p w14:paraId="188885D6" w14:textId="77777777" w:rsidR="00000000" w:rsidRDefault="00000000">
            <w:pPr>
              <w:rPr>
                <w:rFonts w:hint="eastAsia"/>
              </w:rPr>
            </w:pPr>
            <w:r>
              <w:rPr>
                <w:rFonts w:hint="eastAsia"/>
              </w:rPr>
              <w:t>高拍仪，技术参数要求详见</w:t>
            </w:r>
            <w:r>
              <w:rPr>
                <w:rFonts w:hint="eastAsia"/>
              </w:rPr>
              <w:t>3.2.4.2</w:t>
            </w:r>
          </w:p>
        </w:tc>
        <w:tc>
          <w:tcPr>
            <w:tcW w:w="8.1%" w:type="pct"/>
            <w:vAlign w:val="center"/>
          </w:tcPr>
          <w:p w14:paraId="488317B7" w14:textId="77777777" w:rsidR="00000000" w:rsidRDefault="00000000">
            <w:pPr>
              <w:jc w:val="center"/>
              <w:rPr>
                <w:rFonts w:hint="eastAsia"/>
              </w:rPr>
            </w:pPr>
            <w:r>
              <w:rPr>
                <w:rFonts w:hint="eastAsia"/>
              </w:rPr>
              <w:t>1</w:t>
            </w:r>
          </w:p>
        </w:tc>
        <w:tc>
          <w:tcPr>
            <w:tcW w:w="6.56%" w:type="pct"/>
            <w:vAlign w:val="center"/>
          </w:tcPr>
          <w:p w14:paraId="6831B16D" w14:textId="77777777" w:rsidR="00000000" w:rsidRDefault="00000000">
            <w:pPr>
              <w:rPr>
                <w:rFonts w:hint="eastAsia"/>
              </w:rPr>
            </w:pPr>
            <w:r>
              <w:rPr>
                <w:rFonts w:hint="eastAsia"/>
              </w:rPr>
              <w:t>台</w:t>
            </w:r>
          </w:p>
        </w:tc>
        <w:tc>
          <w:tcPr>
            <w:tcW w:w="9.2%" w:type="pct"/>
            <w:vAlign w:val="center"/>
          </w:tcPr>
          <w:p w14:paraId="55709CA8" w14:textId="77777777" w:rsidR="00000000" w:rsidRDefault="00000000">
            <w:r>
              <w:rPr>
                <w:rFonts w:hint="eastAsia"/>
              </w:rPr>
              <w:t>/</w:t>
            </w:r>
          </w:p>
        </w:tc>
      </w:tr>
      <w:tr w:rsidR="00000000" w14:paraId="07EF0BCB" w14:textId="77777777">
        <w:trPr>
          <w:trHeight w:val="522"/>
          <w:jc w:val="center"/>
        </w:trPr>
        <w:tc>
          <w:tcPr>
            <w:tcW w:w="5.18%" w:type="pct"/>
            <w:vAlign w:val="center"/>
          </w:tcPr>
          <w:p w14:paraId="38DACDCC" w14:textId="77777777" w:rsidR="00000000" w:rsidRDefault="00000000">
            <w:pPr>
              <w:numPr>
                <w:ilvl w:val="0"/>
                <w:numId w:val="265"/>
              </w:numPr>
              <w:jc w:val="center"/>
              <w:rPr>
                <w:rFonts w:hint="eastAsia"/>
              </w:rPr>
            </w:pPr>
          </w:p>
        </w:tc>
        <w:tc>
          <w:tcPr>
            <w:tcW w:w="7.36%" w:type="pct"/>
            <w:vMerge/>
            <w:vAlign w:val="center"/>
          </w:tcPr>
          <w:p w14:paraId="3D15E0FA" w14:textId="77777777" w:rsidR="00000000" w:rsidRDefault="00000000">
            <w:pPr>
              <w:rPr>
                <w:rFonts w:hint="eastAsia"/>
              </w:rPr>
            </w:pPr>
          </w:p>
        </w:tc>
        <w:tc>
          <w:tcPr>
            <w:tcW w:w="23.16%" w:type="pct"/>
            <w:vMerge/>
            <w:vAlign w:val="center"/>
          </w:tcPr>
          <w:p w14:paraId="0B64B6CF" w14:textId="77777777" w:rsidR="00000000" w:rsidRDefault="00000000">
            <w:pPr>
              <w:rPr>
                <w:rFonts w:hint="eastAsia"/>
              </w:rPr>
            </w:pPr>
          </w:p>
        </w:tc>
        <w:tc>
          <w:tcPr>
            <w:tcW w:w="40.34%" w:type="pct"/>
            <w:vAlign w:val="center"/>
          </w:tcPr>
          <w:p w14:paraId="31C5CA76" w14:textId="77777777" w:rsidR="00000000" w:rsidRDefault="00000000">
            <w:pPr>
              <w:rPr>
                <w:rFonts w:hint="eastAsia"/>
              </w:rPr>
            </w:pPr>
            <w:r>
              <w:rPr>
                <w:rFonts w:hint="eastAsia"/>
              </w:rPr>
              <w:t>打印机复印扫描一体，技术参数要求详见</w:t>
            </w:r>
            <w:r>
              <w:rPr>
                <w:rFonts w:hint="eastAsia"/>
              </w:rPr>
              <w:t>3.2.4.2</w:t>
            </w:r>
          </w:p>
        </w:tc>
        <w:tc>
          <w:tcPr>
            <w:tcW w:w="8.1%" w:type="pct"/>
            <w:vAlign w:val="center"/>
          </w:tcPr>
          <w:p w14:paraId="0BF4F19A" w14:textId="77777777" w:rsidR="00000000" w:rsidRDefault="00000000">
            <w:pPr>
              <w:jc w:val="center"/>
            </w:pPr>
            <w:r>
              <w:rPr>
                <w:rFonts w:hint="eastAsia"/>
              </w:rPr>
              <w:t>1</w:t>
            </w:r>
          </w:p>
        </w:tc>
        <w:tc>
          <w:tcPr>
            <w:tcW w:w="6.56%" w:type="pct"/>
            <w:vAlign w:val="center"/>
          </w:tcPr>
          <w:p w14:paraId="4EE56787" w14:textId="77777777" w:rsidR="00000000" w:rsidRDefault="00000000">
            <w:r>
              <w:rPr>
                <w:rFonts w:hint="eastAsia"/>
              </w:rPr>
              <w:t>台</w:t>
            </w:r>
          </w:p>
        </w:tc>
        <w:tc>
          <w:tcPr>
            <w:tcW w:w="9.2%" w:type="pct"/>
            <w:vAlign w:val="center"/>
          </w:tcPr>
          <w:p w14:paraId="51C183ED" w14:textId="77777777" w:rsidR="00000000" w:rsidRDefault="00000000">
            <w:r>
              <w:rPr>
                <w:rFonts w:hint="eastAsia"/>
              </w:rPr>
              <w:t>/</w:t>
            </w:r>
          </w:p>
        </w:tc>
      </w:tr>
      <w:tr w:rsidR="00000000" w14:paraId="58E79D83" w14:textId="77777777">
        <w:trPr>
          <w:trHeight w:val="522"/>
          <w:jc w:val="center"/>
        </w:trPr>
        <w:tc>
          <w:tcPr>
            <w:tcW w:w="5.18%" w:type="pct"/>
            <w:vAlign w:val="center"/>
          </w:tcPr>
          <w:p w14:paraId="78A42569" w14:textId="77777777" w:rsidR="00000000" w:rsidRDefault="00000000">
            <w:pPr>
              <w:numPr>
                <w:ilvl w:val="0"/>
                <w:numId w:val="265"/>
              </w:numPr>
              <w:jc w:val="center"/>
              <w:rPr>
                <w:rFonts w:hint="eastAsia"/>
              </w:rPr>
            </w:pPr>
          </w:p>
        </w:tc>
        <w:tc>
          <w:tcPr>
            <w:tcW w:w="7.36%" w:type="pct"/>
            <w:vMerge/>
            <w:vAlign w:val="center"/>
          </w:tcPr>
          <w:p w14:paraId="4C3C35F7" w14:textId="77777777" w:rsidR="00000000" w:rsidRDefault="00000000">
            <w:pPr>
              <w:rPr>
                <w:rFonts w:hint="eastAsia"/>
              </w:rPr>
            </w:pPr>
          </w:p>
        </w:tc>
        <w:tc>
          <w:tcPr>
            <w:tcW w:w="23.16%" w:type="pct"/>
            <w:vMerge/>
            <w:vAlign w:val="center"/>
          </w:tcPr>
          <w:p w14:paraId="3CEF1248" w14:textId="77777777" w:rsidR="00000000" w:rsidRDefault="00000000">
            <w:pPr>
              <w:rPr>
                <w:rFonts w:hint="eastAsia"/>
              </w:rPr>
            </w:pPr>
          </w:p>
        </w:tc>
        <w:tc>
          <w:tcPr>
            <w:tcW w:w="40.34%" w:type="pct"/>
            <w:vAlign w:val="center"/>
          </w:tcPr>
          <w:p w14:paraId="3A9D2DEC" w14:textId="77777777" w:rsidR="00000000" w:rsidRDefault="00000000">
            <w:pPr>
              <w:rPr>
                <w:rFonts w:hint="eastAsia"/>
              </w:rPr>
            </w:pPr>
            <w:r>
              <w:rPr>
                <w:rFonts w:hint="eastAsia"/>
              </w:rPr>
              <w:t>标签机，技术参数要求详见</w:t>
            </w:r>
            <w:r>
              <w:rPr>
                <w:rFonts w:hint="eastAsia"/>
              </w:rPr>
              <w:t>3.2.4.2</w:t>
            </w:r>
          </w:p>
        </w:tc>
        <w:tc>
          <w:tcPr>
            <w:tcW w:w="8.1%" w:type="pct"/>
            <w:vAlign w:val="center"/>
          </w:tcPr>
          <w:p w14:paraId="3AF78170" w14:textId="77777777" w:rsidR="00000000" w:rsidRDefault="00000000">
            <w:pPr>
              <w:jc w:val="center"/>
              <w:rPr>
                <w:rFonts w:hint="eastAsia"/>
              </w:rPr>
            </w:pPr>
            <w:r>
              <w:rPr>
                <w:rFonts w:hint="eastAsia"/>
              </w:rPr>
              <w:t>1</w:t>
            </w:r>
          </w:p>
        </w:tc>
        <w:tc>
          <w:tcPr>
            <w:tcW w:w="6.56%" w:type="pct"/>
            <w:vAlign w:val="center"/>
          </w:tcPr>
          <w:p w14:paraId="442D8333" w14:textId="77777777" w:rsidR="00000000" w:rsidRDefault="00000000">
            <w:pPr>
              <w:rPr>
                <w:rFonts w:hint="eastAsia"/>
              </w:rPr>
            </w:pPr>
            <w:r>
              <w:rPr>
                <w:rFonts w:hint="eastAsia"/>
              </w:rPr>
              <w:t>台</w:t>
            </w:r>
          </w:p>
        </w:tc>
        <w:tc>
          <w:tcPr>
            <w:tcW w:w="9.2%" w:type="pct"/>
            <w:vAlign w:val="center"/>
          </w:tcPr>
          <w:p w14:paraId="210F0961" w14:textId="77777777" w:rsidR="00000000" w:rsidRDefault="00000000">
            <w:r>
              <w:rPr>
                <w:rFonts w:hint="eastAsia"/>
              </w:rPr>
              <w:t>/</w:t>
            </w:r>
          </w:p>
        </w:tc>
      </w:tr>
      <w:tr w:rsidR="00000000" w14:paraId="3D55C782" w14:textId="77777777">
        <w:trPr>
          <w:trHeight w:val="522"/>
          <w:jc w:val="center"/>
        </w:trPr>
        <w:tc>
          <w:tcPr>
            <w:tcW w:w="5.18%" w:type="pct"/>
            <w:vAlign w:val="center"/>
          </w:tcPr>
          <w:p w14:paraId="48928B2C" w14:textId="77777777" w:rsidR="00000000" w:rsidRDefault="00000000">
            <w:pPr>
              <w:numPr>
                <w:ilvl w:val="0"/>
                <w:numId w:val="265"/>
              </w:numPr>
              <w:jc w:val="center"/>
              <w:rPr>
                <w:rFonts w:hint="eastAsia"/>
              </w:rPr>
            </w:pPr>
          </w:p>
        </w:tc>
        <w:tc>
          <w:tcPr>
            <w:tcW w:w="7.36%" w:type="pct"/>
            <w:vMerge w:val="restart"/>
            <w:vAlign w:val="center"/>
          </w:tcPr>
          <w:p w14:paraId="38F1F5FF" w14:textId="77777777" w:rsidR="00000000" w:rsidRDefault="00000000">
            <w:r>
              <w:rPr>
                <w:rFonts w:hint="eastAsia"/>
              </w:rPr>
              <w:t>智能巡视系统（包含硬件）</w:t>
            </w:r>
          </w:p>
        </w:tc>
        <w:tc>
          <w:tcPr>
            <w:tcW w:w="23.16%" w:type="pct"/>
            <w:vAlign w:val="center"/>
          </w:tcPr>
          <w:p w14:paraId="3576F767" w14:textId="77777777" w:rsidR="00000000" w:rsidRDefault="00000000">
            <w:pPr>
              <w:rPr>
                <w:rFonts w:hint="eastAsia"/>
              </w:rPr>
            </w:pPr>
            <w:r>
              <w:rPr>
                <w:rFonts w:hint="eastAsia"/>
              </w:rPr>
              <w:t>智能巡视系统应用软件</w:t>
            </w:r>
          </w:p>
        </w:tc>
        <w:tc>
          <w:tcPr>
            <w:tcW w:w="40.34%" w:type="pct"/>
            <w:vAlign w:val="center"/>
          </w:tcPr>
          <w:p w14:paraId="2FFDF400" w14:textId="77777777" w:rsidR="00000000" w:rsidRDefault="00000000">
            <w:pPr>
              <w:rPr>
                <w:rFonts w:hint="eastAsia"/>
              </w:rPr>
            </w:pPr>
            <w:r>
              <w:rPr>
                <w:rFonts w:hint="eastAsia"/>
              </w:rPr>
              <w:t>含巡视数据采集与分析应用、巡视任务管理与监控应用、巡视结果确认与分析应用、智能联动与数据交互应用、无人机管理与控制应用等功能。</w:t>
            </w:r>
          </w:p>
        </w:tc>
        <w:tc>
          <w:tcPr>
            <w:tcW w:w="8.1%" w:type="pct"/>
            <w:vAlign w:val="center"/>
          </w:tcPr>
          <w:p w14:paraId="3C8665B6" w14:textId="77777777" w:rsidR="00000000" w:rsidRDefault="00000000">
            <w:pPr>
              <w:jc w:val="center"/>
              <w:rPr>
                <w:rFonts w:hint="eastAsia"/>
              </w:rPr>
            </w:pPr>
            <w:r>
              <w:rPr>
                <w:rFonts w:hint="eastAsia"/>
              </w:rPr>
              <w:t>1</w:t>
            </w:r>
          </w:p>
        </w:tc>
        <w:tc>
          <w:tcPr>
            <w:tcW w:w="6.56%" w:type="pct"/>
            <w:vAlign w:val="center"/>
          </w:tcPr>
          <w:p w14:paraId="0AF8DC6C" w14:textId="77777777" w:rsidR="00000000" w:rsidRDefault="00000000">
            <w:pPr>
              <w:rPr>
                <w:rFonts w:hint="eastAsia"/>
              </w:rPr>
            </w:pPr>
            <w:r>
              <w:rPr>
                <w:rFonts w:hint="eastAsia"/>
              </w:rPr>
              <w:t>套</w:t>
            </w:r>
          </w:p>
        </w:tc>
        <w:tc>
          <w:tcPr>
            <w:tcW w:w="9.2%" w:type="pct"/>
            <w:vAlign w:val="center"/>
          </w:tcPr>
          <w:p w14:paraId="082CE4E5" w14:textId="77777777" w:rsidR="00000000" w:rsidRDefault="00000000">
            <w:r>
              <w:rPr>
                <w:rFonts w:hint="eastAsia"/>
              </w:rPr>
              <w:t>Ⅲ区</w:t>
            </w:r>
          </w:p>
        </w:tc>
      </w:tr>
      <w:tr w:rsidR="00000000" w14:paraId="71ACFB31" w14:textId="77777777">
        <w:trPr>
          <w:trHeight w:val="522"/>
          <w:jc w:val="center"/>
        </w:trPr>
        <w:tc>
          <w:tcPr>
            <w:tcW w:w="5.18%" w:type="pct"/>
            <w:vAlign w:val="center"/>
          </w:tcPr>
          <w:p w14:paraId="1ED3A769" w14:textId="77777777" w:rsidR="00000000" w:rsidRDefault="00000000">
            <w:pPr>
              <w:numPr>
                <w:ilvl w:val="0"/>
                <w:numId w:val="265"/>
              </w:numPr>
              <w:jc w:val="center"/>
              <w:rPr>
                <w:rFonts w:hint="eastAsia"/>
              </w:rPr>
            </w:pPr>
          </w:p>
        </w:tc>
        <w:tc>
          <w:tcPr>
            <w:tcW w:w="7.36%" w:type="pct"/>
            <w:vMerge/>
            <w:vAlign w:val="center"/>
          </w:tcPr>
          <w:p w14:paraId="38CA312D" w14:textId="77777777" w:rsidR="00000000" w:rsidRDefault="00000000">
            <w:pPr>
              <w:rPr>
                <w:rFonts w:hint="eastAsia"/>
              </w:rPr>
            </w:pPr>
          </w:p>
        </w:tc>
        <w:tc>
          <w:tcPr>
            <w:tcW w:w="23.16%" w:type="pct"/>
            <w:vAlign w:val="center"/>
          </w:tcPr>
          <w:p w14:paraId="3FCD5082" w14:textId="77777777" w:rsidR="00000000" w:rsidRDefault="00000000">
            <w:pPr>
              <w:rPr>
                <w:rFonts w:hint="eastAsia"/>
              </w:rPr>
            </w:pPr>
            <w:r>
              <w:rPr>
                <w:rFonts w:hint="eastAsia"/>
              </w:rPr>
              <w:t>网络硬盘录像机</w:t>
            </w:r>
          </w:p>
        </w:tc>
        <w:tc>
          <w:tcPr>
            <w:tcW w:w="40.34%" w:type="pct"/>
            <w:vAlign w:val="center"/>
          </w:tcPr>
          <w:p w14:paraId="429657CE" w14:textId="77777777" w:rsidR="00000000" w:rsidRDefault="00000000">
            <w:pPr>
              <w:rPr>
                <w:rFonts w:hint="eastAsia"/>
              </w:rPr>
            </w:pPr>
            <w:r>
              <w:rPr>
                <w:rFonts w:hint="eastAsia"/>
              </w:rPr>
              <w:t>接入路数：不低于</w:t>
            </w:r>
            <w:r>
              <w:rPr>
                <w:rFonts w:hint="eastAsia"/>
              </w:rPr>
              <w:t>128</w:t>
            </w:r>
            <w:r>
              <w:rPr>
                <w:rFonts w:hint="eastAsia"/>
              </w:rPr>
              <w:t>路；</w:t>
            </w:r>
          </w:p>
          <w:p w14:paraId="1CB345BE" w14:textId="77777777" w:rsidR="00000000" w:rsidRDefault="00000000">
            <w:pPr>
              <w:rPr>
                <w:rFonts w:hint="eastAsia"/>
              </w:rPr>
            </w:pPr>
            <w:r>
              <w:rPr>
                <w:rFonts w:hint="eastAsia"/>
              </w:rPr>
              <w:t>硬盘接口：不少于</w:t>
            </w:r>
            <w:r>
              <w:rPr>
                <w:rFonts w:hint="eastAsia"/>
              </w:rPr>
              <w:t>24</w:t>
            </w:r>
            <w:r>
              <w:rPr>
                <w:rFonts w:hint="eastAsia"/>
              </w:rPr>
              <w:t>个</w:t>
            </w:r>
            <w:r>
              <w:rPr>
                <w:rFonts w:hint="eastAsia"/>
              </w:rPr>
              <w:t>SATA</w:t>
            </w:r>
            <w:r>
              <w:rPr>
                <w:rFonts w:hint="eastAsia"/>
              </w:rPr>
              <w:t>，单盘容量不小于</w:t>
            </w:r>
            <w:r>
              <w:rPr>
                <w:rFonts w:hint="eastAsia"/>
              </w:rPr>
              <w:t>20T</w:t>
            </w:r>
            <w:r>
              <w:rPr>
                <w:rFonts w:hint="eastAsia"/>
              </w:rPr>
              <w:t>；</w:t>
            </w:r>
          </w:p>
          <w:p w14:paraId="24873D93" w14:textId="77777777" w:rsidR="00000000" w:rsidRDefault="00000000">
            <w:pPr>
              <w:rPr>
                <w:rFonts w:hint="eastAsia"/>
              </w:rPr>
            </w:pPr>
            <w:r>
              <w:rPr>
                <w:rFonts w:hint="eastAsia"/>
              </w:rPr>
              <w:t>多路回放：不少于</w:t>
            </w:r>
            <w:r>
              <w:rPr>
                <w:rFonts w:hint="eastAsia"/>
              </w:rPr>
              <w:t>16</w:t>
            </w:r>
            <w:r>
              <w:rPr>
                <w:rFonts w:hint="eastAsia"/>
              </w:rPr>
              <w:t>路回放；</w:t>
            </w:r>
          </w:p>
          <w:p w14:paraId="7352090A" w14:textId="77777777" w:rsidR="00000000" w:rsidRDefault="00000000">
            <w:pPr>
              <w:rPr>
                <w:rFonts w:hint="eastAsia"/>
              </w:rPr>
            </w:pPr>
            <w:r>
              <w:rPr>
                <w:rFonts w:hint="eastAsia"/>
              </w:rPr>
              <w:t>网络接口：不少于</w:t>
            </w:r>
            <w:r>
              <w:rPr>
                <w:rFonts w:hint="eastAsia"/>
              </w:rPr>
              <w:t>4</w:t>
            </w:r>
            <w:r>
              <w:rPr>
                <w:rFonts w:hint="eastAsia"/>
              </w:rPr>
              <w:t>个。</w:t>
            </w:r>
          </w:p>
        </w:tc>
        <w:tc>
          <w:tcPr>
            <w:tcW w:w="8.1%" w:type="pct"/>
            <w:vAlign w:val="center"/>
          </w:tcPr>
          <w:p w14:paraId="2D31C044" w14:textId="77777777" w:rsidR="00000000" w:rsidRDefault="00000000">
            <w:pPr>
              <w:jc w:val="center"/>
              <w:rPr>
                <w:rFonts w:hint="eastAsia"/>
              </w:rPr>
            </w:pPr>
            <w:r>
              <w:rPr>
                <w:rFonts w:hint="eastAsia"/>
              </w:rPr>
              <w:t>2</w:t>
            </w:r>
          </w:p>
        </w:tc>
        <w:tc>
          <w:tcPr>
            <w:tcW w:w="6.56%" w:type="pct"/>
            <w:vAlign w:val="center"/>
          </w:tcPr>
          <w:p w14:paraId="68A9BF73" w14:textId="77777777" w:rsidR="00000000" w:rsidRDefault="00000000">
            <w:pPr>
              <w:rPr>
                <w:rFonts w:hint="eastAsia"/>
              </w:rPr>
            </w:pPr>
            <w:r>
              <w:rPr>
                <w:rFonts w:hint="eastAsia"/>
              </w:rPr>
              <w:t>台</w:t>
            </w:r>
          </w:p>
        </w:tc>
        <w:tc>
          <w:tcPr>
            <w:tcW w:w="9.2%" w:type="pct"/>
            <w:vAlign w:val="center"/>
          </w:tcPr>
          <w:p w14:paraId="53229B4F" w14:textId="77777777" w:rsidR="00000000" w:rsidRDefault="00000000">
            <w:r>
              <w:rPr>
                <w:rFonts w:hint="eastAsia"/>
              </w:rPr>
              <w:t>Ⅲ区</w:t>
            </w:r>
          </w:p>
        </w:tc>
      </w:tr>
      <w:tr w:rsidR="00000000" w14:paraId="776BFEEA" w14:textId="77777777">
        <w:trPr>
          <w:trHeight w:val="522"/>
          <w:jc w:val="center"/>
        </w:trPr>
        <w:tc>
          <w:tcPr>
            <w:tcW w:w="5.18%" w:type="pct"/>
            <w:vAlign w:val="center"/>
          </w:tcPr>
          <w:p w14:paraId="142D6A4F" w14:textId="77777777" w:rsidR="00000000" w:rsidRDefault="00000000">
            <w:pPr>
              <w:numPr>
                <w:ilvl w:val="0"/>
                <w:numId w:val="265"/>
              </w:numPr>
              <w:jc w:val="center"/>
              <w:rPr>
                <w:rFonts w:hint="eastAsia"/>
              </w:rPr>
            </w:pPr>
          </w:p>
        </w:tc>
        <w:tc>
          <w:tcPr>
            <w:tcW w:w="7.36%" w:type="pct"/>
            <w:vMerge/>
            <w:vAlign w:val="center"/>
          </w:tcPr>
          <w:p w14:paraId="2D541492" w14:textId="77777777" w:rsidR="00000000" w:rsidRDefault="00000000">
            <w:pPr>
              <w:rPr>
                <w:rFonts w:hint="eastAsia"/>
              </w:rPr>
            </w:pPr>
          </w:p>
        </w:tc>
        <w:tc>
          <w:tcPr>
            <w:tcW w:w="23.16%" w:type="pct"/>
            <w:vAlign w:val="center"/>
          </w:tcPr>
          <w:p w14:paraId="0DA5DD8A" w14:textId="77777777" w:rsidR="00000000" w:rsidRDefault="00000000">
            <w:pPr>
              <w:rPr>
                <w:rFonts w:hint="eastAsia"/>
              </w:rPr>
            </w:pPr>
            <w:r>
              <w:rPr>
                <w:rFonts w:hint="eastAsia"/>
              </w:rPr>
              <w:t>多旋翼无人机</w:t>
            </w:r>
          </w:p>
        </w:tc>
        <w:tc>
          <w:tcPr>
            <w:tcW w:w="40.34%" w:type="pct"/>
            <w:vAlign w:val="center"/>
          </w:tcPr>
          <w:p w14:paraId="2F30A8F6" w14:textId="77777777" w:rsidR="00000000" w:rsidRDefault="00000000">
            <w:pPr>
              <w:rPr>
                <w:rFonts w:hint="eastAsia"/>
              </w:rPr>
            </w:pPr>
            <w:r>
              <w:rPr>
                <w:rFonts w:hint="eastAsia"/>
              </w:rPr>
              <w:t>抗风能力不低于</w:t>
            </w:r>
            <w:r>
              <w:rPr>
                <w:rFonts w:hint="eastAsia"/>
              </w:rPr>
              <w:t>12m/s</w:t>
            </w:r>
            <w:r>
              <w:rPr>
                <w:rFonts w:hint="eastAsia"/>
              </w:rPr>
              <w:t>（</w:t>
            </w:r>
            <w:r>
              <w:rPr>
                <w:rFonts w:hint="eastAsia"/>
              </w:rPr>
              <w:t>6</w:t>
            </w:r>
            <w:r>
              <w:rPr>
                <w:rFonts w:hint="eastAsia"/>
              </w:rPr>
              <w:t>级风）；</w:t>
            </w:r>
          </w:p>
          <w:p w14:paraId="78CEB730" w14:textId="77777777" w:rsidR="00000000" w:rsidRDefault="00000000">
            <w:pPr>
              <w:rPr>
                <w:rFonts w:hint="eastAsia"/>
              </w:rPr>
            </w:pPr>
            <w:r>
              <w:rPr>
                <w:rFonts w:hint="eastAsia"/>
              </w:rPr>
              <w:t>最远作业半径不低于</w:t>
            </w:r>
            <w:r>
              <w:rPr>
                <w:rFonts w:hint="eastAsia"/>
              </w:rPr>
              <w:t>5000m</w:t>
            </w:r>
            <w:r>
              <w:rPr>
                <w:rFonts w:hint="eastAsia"/>
              </w:rPr>
              <w:t>；</w:t>
            </w:r>
          </w:p>
          <w:p w14:paraId="2D5693C4" w14:textId="77777777" w:rsidR="00000000" w:rsidRDefault="00000000">
            <w:pPr>
              <w:rPr>
                <w:rFonts w:hint="eastAsia"/>
              </w:rPr>
            </w:pPr>
            <w:r>
              <w:rPr>
                <w:rFonts w:hint="eastAsia"/>
              </w:rPr>
              <w:t>最大飞行时间不小于</w:t>
            </w:r>
            <w:r>
              <w:rPr>
                <w:rFonts w:hint="eastAsia"/>
              </w:rPr>
              <w:t>40</w:t>
            </w:r>
            <w:r>
              <w:rPr>
                <w:rFonts w:hint="eastAsia"/>
              </w:rPr>
              <w:t>分钟；</w:t>
            </w:r>
          </w:p>
          <w:p w14:paraId="6D6F8C42" w14:textId="77777777" w:rsidR="00000000" w:rsidRDefault="00000000">
            <w:pPr>
              <w:rPr>
                <w:rFonts w:hint="eastAsia"/>
              </w:rPr>
            </w:pPr>
            <w:r>
              <w:rPr>
                <w:rFonts w:hint="eastAsia"/>
              </w:rPr>
              <w:t>具体要求详见</w:t>
            </w:r>
            <w:r>
              <w:rPr>
                <w:rFonts w:hint="eastAsia"/>
              </w:rPr>
              <w:t>4.3.1</w:t>
            </w:r>
            <w:r>
              <w:rPr>
                <w:rFonts w:hint="eastAsia"/>
              </w:rPr>
              <w:t>节。</w:t>
            </w:r>
          </w:p>
        </w:tc>
        <w:tc>
          <w:tcPr>
            <w:tcW w:w="8.1%" w:type="pct"/>
            <w:vAlign w:val="center"/>
          </w:tcPr>
          <w:p w14:paraId="6B64B9CF" w14:textId="77777777" w:rsidR="00000000" w:rsidRDefault="00000000">
            <w:pPr>
              <w:jc w:val="center"/>
              <w:rPr>
                <w:rFonts w:hint="eastAsia"/>
              </w:rPr>
            </w:pPr>
            <w:r>
              <w:rPr>
                <w:rFonts w:hint="eastAsia"/>
              </w:rPr>
              <w:t>1</w:t>
            </w:r>
          </w:p>
        </w:tc>
        <w:tc>
          <w:tcPr>
            <w:tcW w:w="6.56%" w:type="pct"/>
            <w:vAlign w:val="center"/>
          </w:tcPr>
          <w:p w14:paraId="12392187" w14:textId="77777777" w:rsidR="00000000" w:rsidRDefault="00000000">
            <w:r>
              <w:rPr>
                <w:rFonts w:hint="eastAsia"/>
              </w:rPr>
              <w:t>套</w:t>
            </w:r>
          </w:p>
        </w:tc>
        <w:tc>
          <w:tcPr>
            <w:tcW w:w="9.2%" w:type="pct"/>
            <w:vAlign w:val="center"/>
          </w:tcPr>
          <w:p w14:paraId="34C7FE1A" w14:textId="77777777" w:rsidR="00000000" w:rsidRDefault="00000000">
            <w:r>
              <w:rPr>
                <w:rFonts w:hint="eastAsia"/>
              </w:rPr>
              <w:t>Ⅲ区</w:t>
            </w:r>
          </w:p>
        </w:tc>
      </w:tr>
      <w:tr w:rsidR="00000000" w14:paraId="36E03160" w14:textId="77777777">
        <w:trPr>
          <w:trHeight w:val="522"/>
          <w:jc w:val="center"/>
        </w:trPr>
        <w:tc>
          <w:tcPr>
            <w:tcW w:w="5.18%" w:type="pct"/>
            <w:vAlign w:val="center"/>
          </w:tcPr>
          <w:p w14:paraId="051F3E30" w14:textId="77777777" w:rsidR="00000000" w:rsidRDefault="00000000">
            <w:pPr>
              <w:numPr>
                <w:ilvl w:val="0"/>
                <w:numId w:val="265"/>
              </w:numPr>
              <w:jc w:val="center"/>
              <w:rPr>
                <w:rFonts w:hint="eastAsia"/>
              </w:rPr>
            </w:pPr>
          </w:p>
        </w:tc>
        <w:tc>
          <w:tcPr>
            <w:tcW w:w="7.36%" w:type="pct"/>
            <w:vMerge/>
            <w:vAlign w:val="center"/>
          </w:tcPr>
          <w:p w14:paraId="1AA16F90" w14:textId="77777777" w:rsidR="00000000" w:rsidRDefault="00000000">
            <w:pPr>
              <w:rPr>
                <w:rFonts w:hint="eastAsia"/>
              </w:rPr>
            </w:pPr>
          </w:p>
        </w:tc>
        <w:tc>
          <w:tcPr>
            <w:tcW w:w="23.16%" w:type="pct"/>
            <w:vAlign w:val="center"/>
          </w:tcPr>
          <w:p w14:paraId="3E419CA9" w14:textId="77777777" w:rsidR="00000000" w:rsidRDefault="00000000">
            <w:pPr>
              <w:rPr>
                <w:rFonts w:hint="eastAsia"/>
              </w:rPr>
            </w:pPr>
            <w:r>
              <w:rPr>
                <w:rFonts w:hint="eastAsia"/>
              </w:rPr>
              <w:t>长航时无人机</w:t>
            </w:r>
          </w:p>
        </w:tc>
        <w:tc>
          <w:tcPr>
            <w:tcW w:w="40.34%" w:type="pct"/>
            <w:vAlign w:val="center"/>
          </w:tcPr>
          <w:p w14:paraId="7623E5D2" w14:textId="77777777" w:rsidR="00000000" w:rsidRDefault="00000000">
            <w:pPr>
              <w:rPr>
                <w:rFonts w:hint="eastAsia"/>
              </w:rPr>
            </w:pPr>
            <w:r>
              <w:rPr>
                <w:rFonts w:hint="eastAsia"/>
              </w:rPr>
              <w:t>抗风能力不低于</w:t>
            </w:r>
            <w:r>
              <w:rPr>
                <w:rFonts w:hint="eastAsia"/>
              </w:rPr>
              <w:t>12m/s</w:t>
            </w:r>
            <w:r>
              <w:rPr>
                <w:rFonts w:hint="eastAsia"/>
              </w:rPr>
              <w:t>（</w:t>
            </w:r>
            <w:r>
              <w:rPr>
                <w:rFonts w:hint="eastAsia"/>
              </w:rPr>
              <w:t>6</w:t>
            </w:r>
            <w:r>
              <w:rPr>
                <w:rFonts w:hint="eastAsia"/>
              </w:rPr>
              <w:t>级风）；</w:t>
            </w:r>
          </w:p>
          <w:p w14:paraId="5A348EBE" w14:textId="77777777" w:rsidR="00000000" w:rsidRDefault="00000000">
            <w:pPr>
              <w:rPr>
                <w:rFonts w:hint="eastAsia"/>
              </w:rPr>
            </w:pPr>
            <w:r>
              <w:rPr>
                <w:rFonts w:hint="eastAsia"/>
              </w:rPr>
              <w:t>最远作业半径不低于</w:t>
            </w:r>
            <w:r>
              <w:rPr>
                <w:rFonts w:hint="eastAsia"/>
              </w:rPr>
              <w:t>10000m</w:t>
            </w:r>
            <w:r>
              <w:rPr>
                <w:rFonts w:hint="eastAsia"/>
              </w:rPr>
              <w:t>；</w:t>
            </w:r>
          </w:p>
          <w:p w14:paraId="2D54E6C4" w14:textId="77777777" w:rsidR="00000000" w:rsidRDefault="00000000">
            <w:pPr>
              <w:rPr>
                <w:rFonts w:hint="eastAsia"/>
              </w:rPr>
            </w:pPr>
            <w:r>
              <w:rPr>
                <w:rFonts w:hint="eastAsia"/>
              </w:rPr>
              <w:t>最大飞行时间不小于</w:t>
            </w:r>
            <w:r>
              <w:rPr>
                <w:rFonts w:hint="eastAsia"/>
              </w:rPr>
              <w:t>90</w:t>
            </w:r>
            <w:r>
              <w:rPr>
                <w:rFonts w:hint="eastAsia"/>
              </w:rPr>
              <w:t>分钟；</w:t>
            </w:r>
          </w:p>
          <w:p w14:paraId="2D25BB94" w14:textId="77777777" w:rsidR="00000000" w:rsidRDefault="00000000">
            <w:pPr>
              <w:rPr>
                <w:rFonts w:hint="eastAsia"/>
              </w:rPr>
            </w:pPr>
            <w:r>
              <w:rPr>
                <w:rFonts w:hint="eastAsia"/>
              </w:rPr>
              <w:t>应支持有线网络接入、</w:t>
            </w:r>
            <w:r>
              <w:rPr>
                <w:rFonts w:hint="eastAsia"/>
              </w:rPr>
              <w:t>4G/5G</w:t>
            </w:r>
            <w:r>
              <w:rPr>
                <w:rFonts w:hint="eastAsia"/>
              </w:rPr>
              <w:t>信号传输；</w:t>
            </w:r>
          </w:p>
          <w:p w14:paraId="1B99F675" w14:textId="77777777" w:rsidR="00000000" w:rsidRDefault="00000000">
            <w:pPr>
              <w:rPr>
                <w:rFonts w:hint="eastAsia"/>
              </w:rPr>
            </w:pPr>
            <w:r>
              <w:rPr>
                <w:rFonts w:hint="eastAsia"/>
              </w:rPr>
              <w:lastRenderedPageBreak/>
              <w:t>含无人机本体、机巢及附属设备，具体要求详见</w:t>
            </w:r>
            <w:r>
              <w:rPr>
                <w:rFonts w:hint="eastAsia"/>
              </w:rPr>
              <w:t>4.3.2</w:t>
            </w:r>
            <w:r>
              <w:rPr>
                <w:rFonts w:hint="eastAsia"/>
              </w:rPr>
              <w:t>节。</w:t>
            </w:r>
          </w:p>
        </w:tc>
        <w:tc>
          <w:tcPr>
            <w:tcW w:w="8.1%" w:type="pct"/>
            <w:vAlign w:val="center"/>
          </w:tcPr>
          <w:p w14:paraId="7C90AA3C" w14:textId="77777777" w:rsidR="00000000" w:rsidRDefault="00000000">
            <w:pPr>
              <w:jc w:val="center"/>
              <w:rPr>
                <w:rFonts w:hint="eastAsia"/>
              </w:rPr>
            </w:pPr>
            <w:r>
              <w:rPr>
                <w:rFonts w:hint="eastAsia"/>
              </w:rPr>
              <w:lastRenderedPageBreak/>
              <w:t>1</w:t>
            </w:r>
          </w:p>
        </w:tc>
        <w:tc>
          <w:tcPr>
            <w:tcW w:w="6.56%" w:type="pct"/>
            <w:vAlign w:val="center"/>
          </w:tcPr>
          <w:p w14:paraId="54DFC7CA" w14:textId="77777777" w:rsidR="00000000" w:rsidRDefault="00000000">
            <w:pPr>
              <w:rPr>
                <w:rFonts w:hint="eastAsia"/>
              </w:rPr>
            </w:pPr>
            <w:r>
              <w:rPr>
                <w:rFonts w:hint="eastAsia"/>
              </w:rPr>
              <w:t>套</w:t>
            </w:r>
          </w:p>
        </w:tc>
        <w:tc>
          <w:tcPr>
            <w:tcW w:w="9.2%" w:type="pct"/>
            <w:vAlign w:val="center"/>
          </w:tcPr>
          <w:p w14:paraId="2800844C" w14:textId="77777777" w:rsidR="00000000" w:rsidRDefault="00000000">
            <w:r>
              <w:rPr>
                <w:rFonts w:hint="eastAsia"/>
              </w:rPr>
              <w:t>Ⅲ区</w:t>
            </w:r>
          </w:p>
        </w:tc>
      </w:tr>
      <w:tr w:rsidR="00000000" w14:paraId="4447F55A" w14:textId="77777777">
        <w:trPr>
          <w:trHeight w:val="522"/>
          <w:jc w:val="center"/>
        </w:trPr>
        <w:tc>
          <w:tcPr>
            <w:tcW w:w="5.18%" w:type="pct"/>
            <w:vAlign w:val="center"/>
          </w:tcPr>
          <w:p w14:paraId="51D2FA94" w14:textId="77777777" w:rsidR="00000000" w:rsidRDefault="00000000">
            <w:pPr>
              <w:numPr>
                <w:ilvl w:val="0"/>
                <w:numId w:val="265"/>
              </w:numPr>
              <w:jc w:val="center"/>
              <w:rPr>
                <w:rFonts w:hint="eastAsia"/>
              </w:rPr>
            </w:pPr>
          </w:p>
        </w:tc>
        <w:tc>
          <w:tcPr>
            <w:tcW w:w="7.36%" w:type="pct"/>
            <w:vMerge/>
            <w:vAlign w:val="center"/>
          </w:tcPr>
          <w:p w14:paraId="25E3DD47" w14:textId="77777777" w:rsidR="00000000" w:rsidRDefault="00000000">
            <w:pPr>
              <w:rPr>
                <w:rFonts w:hint="eastAsia"/>
              </w:rPr>
            </w:pPr>
          </w:p>
        </w:tc>
        <w:tc>
          <w:tcPr>
            <w:tcW w:w="23.16%" w:type="pct"/>
            <w:vAlign w:val="center"/>
          </w:tcPr>
          <w:p w14:paraId="31ACBAA5" w14:textId="77777777" w:rsidR="00000000" w:rsidRDefault="00000000">
            <w:pPr>
              <w:rPr>
                <w:rFonts w:hint="eastAsia"/>
              </w:rPr>
            </w:pPr>
            <w:r>
              <w:rPr>
                <w:rFonts w:hint="eastAsia"/>
              </w:rPr>
              <w:t>长航时无人机保险服务</w:t>
            </w:r>
          </w:p>
        </w:tc>
        <w:tc>
          <w:tcPr>
            <w:tcW w:w="40.34%" w:type="pct"/>
            <w:vAlign w:val="center"/>
          </w:tcPr>
          <w:p w14:paraId="4A811B37" w14:textId="77777777" w:rsidR="00000000" w:rsidRDefault="00000000">
            <w:pPr>
              <w:rPr>
                <w:rFonts w:hint="eastAsia"/>
              </w:rPr>
            </w:pPr>
            <w:r>
              <w:rPr>
                <w:rFonts w:hint="eastAsia"/>
              </w:rPr>
              <w:t>保险范围：设备财产险、第三方责任险、运输与安装险、误工险、专项附加险等保险。</w:t>
            </w:r>
          </w:p>
          <w:p w14:paraId="55FDED90" w14:textId="77777777" w:rsidR="00000000" w:rsidRDefault="00000000">
            <w:pPr>
              <w:rPr>
                <w:rFonts w:hint="eastAsia"/>
              </w:rPr>
            </w:pPr>
            <w:r>
              <w:rPr>
                <w:rFonts w:hint="eastAsia"/>
              </w:rPr>
              <w:t>保险期：年度理赔次数应不少于</w:t>
            </w:r>
            <w:r>
              <w:rPr>
                <w:rFonts w:hint="eastAsia"/>
              </w:rPr>
              <w:t>2</w:t>
            </w:r>
            <w:r>
              <w:rPr>
                <w:rFonts w:hint="eastAsia"/>
              </w:rPr>
              <w:t>次。</w:t>
            </w:r>
          </w:p>
        </w:tc>
        <w:tc>
          <w:tcPr>
            <w:tcW w:w="8.1%" w:type="pct"/>
            <w:vAlign w:val="center"/>
          </w:tcPr>
          <w:p w14:paraId="098F8C53" w14:textId="77777777" w:rsidR="00000000" w:rsidRDefault="00000000">
            <w:pPr>
              <w:jc w:val="center"/>
              <w:rPr>
                <w:rFonts w:hint="eastAsia"/>
              </w:rPr>
            </w:pPr>
            <w:r>
              <w:rPr>
                <w:rFonts w:hint="eastAsia"/>
              </w:rPr>
              <w:t>3</w:t>
            </w:r>
          </w:p>
        </w:tc>
        <w:tc>
          <w:tcPr>
            <w:tcW w:w="6.56%" w:type="pct"/>
            <w:vAlign w:val="center"/>
          </w:tcPr>
          <w:p w14:paraId="63070BEA" w14:textId="77777777" w:rsidR="00000000" w:rsidRDefault="00000000">
            <w:pPr>
              <w:rPr>
                <w:rFonts w:hint="eastAsia"/>
              </w:rPr>
            </w:pPr>
            <w:r>
              <w:rPr>
                <w:rFonts w:hint="eastAsia"/>
              </w:rPr>
              <w:t>年</w:t>
            </w:r>
          </w:p>
        </w:tc>
        <w:tc>
          <w:tcPr>
            <w:tcW w:w="9.2%" w:type="pct"/>
            <w:vAlign w:val="center"/>
          </w:tcPr>
          <w:p w14:paraId="2060FFF4" w14:textId="77777777" w:rsidR="00000000" w:rsidRDefault="00000000">
            <w:r>
              <w:rPr>
                <w:rFonts w:hint="eastAsia"/>
              </w:rPr>
              <w:t>/</w:t>
            </w:r>
          </w:p>
        </w:tc>
      </w:tr>
      <w:tr w:rsidR="00000000" w14:paraId="465FC0A7" w14:textId="77777777">
        <w:trPr>
          <w:trHeight w:val="522"/>
          <w:jc w:val="center"/>
        </w:trPr>
        <w:tc>
          <w:tcPr>
            <w:tcW w:w="5.18%" w:type="pct"/>
            <w:vAlign w:val="center"/>
          </w:tcPr>
          <w:p w14:paraId="179C6300" w14:textId="77777777" w:rsidR="00000000" w:rsidRDefault="00000000">
            <w:pPr>
              <w:numPr>
                <w:ilvl w:val="0"/>
                <w:numId w:val="265"/>
              </w:numPr>
              <w:jc w:val="center"/>
              <w:rPr>
                <w:rFonts w:hint="eastAsia"/>
              </w:rPr>
            </w:pPr>
          </w:p>
        </w:tc>
        <w:tc>
          <w:tcPr>
            <w:tcW w:w="7.36%" w:type="pct"/>
            <w:vMerge/>
            <w:vAlign w:val="center"/>
          </w:tcPr>
          <w:p w14:paraId="658EC0A7" w14:textId="77777777" w:rsidR="00000000" w:rsidRDefault="00000000">
            <w:pPr>
              <w:rPr>
                <w:rFonts w:hint="eastAsia"/>
              </w:rPr>
            </w:pPr>
          </w:p>
        </w:tc>
        <w:tc>
          <w:tcPr>
            <w:tcW w:w="23.16%" w:type="pct"/>
            <w:vAlign w:val="center"/>
          </w:tcPr>
          <w:p w14:paraId="3081B5B7" w14:textId="77777777" w:rsidR="00000000" w:rsidRDefault="00000000">
            <w:pPr>
              <w:rPr>
                <w:rFonts w:hint="eastAsia"/>
              </w:rPr>
            </w:pPr>
            <w:r>
              <w:rPr>
                <w:rFonts w:hint="eastAsia"/>
              </w:rPr>
              <w:t>多旋翼无人机保险服务</w:t>
            </w:r>
          </w:p>
        </w:tc>
        <w:tc>
          <w:tcPr>
            <w:tcW w:w="40.34%" w:type="pct"/>
            <w:vAlign w:val="center"/>
          </w:tcPr>
          <w:p w14:paraId="7B24E84C" w14:textId="77777777" w:rsidR="00000000" w:rsidRDefault="00000000">
            <w:pPr>
              <w:rPr>
                <w:rFonts w:hint="eastAsia"/>
              </w:rPr>
            </w:pPr>
            <w:r>
              <w:rPr>
                <w:rFonts w:hint="eastAsia"/>
              </w:rPr>
              <w:t>保险范围：设备财产险、第三方责任险、运输与安装险、误工险、专项附加险等保险。</w:t>
            </w:r>
          </w:p>
          <w:p w14:paraId="51F09C00" w14:textId="77777777" w:rsidR="00000000" w:rsidRDefault="00000000">
            <w:pPr>
              <w:rPr>
                <w:rFonts w:hint="eastAsia"/>
              </w:rPr>
            </w:pPr>
            <w:r>
              <w:rPr>
                <w:rFonts w:hint="eastAsia"/>
              </w:rPr>
              <w:t>保险期：年度理赔次数应不少于</w:t>
            </w:r>
            <w:r>
              <w:rPr>
                <w:rFonts w:hint="eastAsia"/>
              </w:rPr>
              <w:t>2</w:t>
            </w:r>
            <w:r>
              <w:rPr>
                <w:rFonts w:hint="eastAsia"/>
              </w:rPr>
              <w:t>次。</w:t>
            </w:r>
          </w:p>
        </w:tc>
        <w:tc>
          <w:tcPr>
            <w:tcW w:w="8.1%" w:type="pct"/>
            <w:vAlign w:val="center"/>
          </w:tcPr>
          <w:p w14:paraId="169D9786" w14:textId="77777777" w:rsidR="00000000" w:rsidRDefault="00000000">
            <w:pPr>
              <w:jc w:val="center"/>
              <w:rPr>
                <w:rFonts w:hint="eastAsia"/>
              </w:rPr>
            </w:pPr>
            <w:r>
              <w:rPr>
                <w:rFonts w:hint="eastAsia"/>
              </w:rPr>
              <w:t>3</w:t>
            </w:r>
          </w:p>
        </w:tc>
        <w:tc>
          <w:tcPr>
            <w:tcW w:w="6.56%" w:type="pct"/>
            <w:vAlign w:val="center"/>
          </w:tcPr>
          <w:p w14:paraId="36CABC42" w14:textId="77777777" w:rsidR="00000000" w:rsidRDefault="00000000">
            <w:pPr>
              <w:rPr>
                <w:rFonts w:hint="eastAsia"/>
              </w:rPr>
            </w:pPr>
            <w:r>
              <w:rPr>
                <w:rFonts w:hint="eastAsia"/>
              </w:rPr>
              <w:t>年</w:t>
            </w:r>
          </w:p>
        </w:tc>
        <w:tc>
          <w:tcPr>
            <w:tcW w:w="9.2%" w:type="pct"/>
            <w:vAlign w:val="center"/>
          </w:tcPr>
          <w:p w14:paraId="1AA4FBE2" w14:textId="77777777" w:rsidR="00000000" w:rsidRDefault="00000000">
            <w:r>
              <w:rPr>
                <w:rFonts w:hint="eastAsia"/>
              </w:rPr>
              <w:t>/</w:t>
            </w:r>
          </w:p>
        </w:tc>
      </w:tr>
      <w:tr w:rsidR="00000000" w14:paraId="7290A74C" w14:textId="77777777">
        <w:trPr>
          <w:trHeight w:val="522"/>
          <w:jc w:val="center"/>
        </w:trPr>
        <w:tc>
          <w:tcPr>
            <w:tcW w:w="5.18%" w:type="pct"/>
            <w:vAlign w:val="center"/>
          </w:tcPr>
          <w:p w14:paraId="626E9F4E" w14:textId="77777777" w:rsidR="00000000" w:rsidRDefault="00000000">
            <w:pPr>
              <w:numPr>
                <w:ilvl w:val="0"/>
                <w:numId w:val="265"/>
              </w:numPr>
              <w:jc w:val="center"/>
              <w:rPr>
                <w:rFonts w:hint="eastAsia"/>
              </w:rPr>
            </w:pPr>
          </w:p>
        </w:tc>
        <w:tc>
          <w:tcPr>
            <w:tcW w:w="7.36%" w:type="pct"/>
            <w:vMerge/>
            <w:vAlign w:val="center"/>
          </w:tcPr>
          <w:p w14:paraId="48E26EF8" w14:textId="77777777" w:rsidR="00000000" w:rsidRDefault="00000000">
            <w:pPr>
              <w:rPr>
                <w:rFonts w:hint="eastAsia"/>
              </w:rPr>
            </w:pPr>
          </w:p>
        </w:tc>
        <w:tc>
          <w:tcPr>
            <w:tcW w:w="23.16%" w:type="pct"/>
            <w:vAlign w:val="center"/>
          </w:tcPr>
          <w:p w14:paraId="31C7EEB2" w14:textId="77777777" w:rsidR="00000000" w:rsidRDefault="00000000">
            <w:pPr>
              <w:rPr>
                <w:rFonts w:hint="eastAsia"/>
              </w:rPr>
            </w:pPr>
            <w:r>
              <w:rPr>
                <w:rFonts w:hint="eastAsia"/>
              </w:rPr>
              <w:t>无人机驾驶员执照培训取证服务</w:t>
            </w:r>
          </w:p>
        </w:tc>
        <w:tc>
          <w:tcPr>
            <w:tcW w:w="40.34%" w:type="pct"/>
            <w:vAlign w:val="center"/>
          </w:tcPr>
          <w:p w14:paraId="5E1CEAE5" w14:textId="77777777" w:rsidR="00000000" w:rsidRDefault="00000000">
            <w:pPr>
              <w:rPr>
                <w:rFonts w:hint="eastAsia"/>
              </w:rPr>
            </w:pPr>
            <w:r>
              <w:rPr>
                <w:rFonts w:hint="eastAsia"/>
              </w:rPr>
              <w:t>提供至少</w:t>
            </w:r>
            <w:r>
              <w:rPr>
                <w:rFonts w:hint="eastAsia"/>
              </w:rPr>
              <w:t>4</w:t>
            </w:r>
            <w:r>
              <w:rPr>
                <w:rFonts w:hint="eastAsia"/>
              </w:rPr>
              <w:t>人的无人机驾驶员执照培训，并取得无人驾驶航空器系统操作手合格证。培训取证服务费用包括但不限于培训费、材料费、考试费、报名费、场地费、设备使用费等其他与培训服务相关的所有费用。</w:t>
            </w:r>
          </w:p>
        </w:tc>
        <w:tc>
          <w:tcPr>
            <w:tcW w:w="8.1%" w:type="pct"/>
            <w:vAlign w:val="center"/>
          </w:tcPr>
          <w:p w14:paraId="166C30EE" w14:textId="77777777" w:rsidR="00000000" w:rsidRDefault="00000000">
            <w:pPr>
              <w:jc w:val="center"/>
              <w:rPr>
                <w:rFonts w:hint="eastAsia"/>
              </w:rPr>
            </w:pPr>
            <w:r>
              <w:rPr>
                <w:rFonts w:hint="eastAsia"/>
              </w:rPr>
              <w:t>1</w:t>
            </w:r>
          </w:p>
        </w:tc>
        <w:tc>
          <w:tcPr>
            <w:tcW w:w="6.56%" w:type="pct"/>
            <w:vAlign w:val="center"/>
          </w:tcPr>
          <w:p w14:paraId="4F9DD6DA" w14:textId="77777777" w:rsidR="00000000" w:rsidRDefault="00000000">
            <w:r>
              <w:rPr>
                <w:rFonts w:hint="eastAsia"/>
              </w:rPr>
              <w:t>项</w:t>
            </w:r>
          </w:p>
        </w:tc>
        <w:tc>
          <w:tcPr>
            <w:tcW w:w="9.2%" w:type="pct"/>
            <w:vAlign w:val="center"/>
          </w:tcPr>
          <w:p w14:paraId="75485277" w14:textId="77777777" w:rsidR="00000000" w:rsidRDefault="00000000">
            <w:r>
              <w:rPr>
                <w:rFonts w:hint="eastAsia"/>
              </w:rPr>
              <w:t>/</w:t>
            </w:r>
          </w:p>
        </w:tc>
      </w:tr>
      <w:tr w:rsidR="00000000" w14:paraId="594AB228" w14:textId="77777777">
        <w:trPr>
          <w:trHeight w:val="522"/>
          <w:jc w:val="center"/>
        </w:trPr>
        <w:tc>
          <w:tcPr>
            <w:tcW w:w="5.18%" w:type="pct"/>
            <w:vAlign w:val="center"/>
          </w:tcPr>
          <w:p w14:paraId="326F096B" w14:textId="77777777" w:rsidR="00000000" w:rsidRDefault="00000000">
            <w:pPr>
              <w:numPr>
                <w:ilvl w:val="0"/>
                <w:numId w:val="265"/>
              </w:numPr>
              <w:jc w:val="center"/>
              <w:rPr>
                <w:rFonts w:hint="eastAsia"/>
              </w:rPr>
            </w:pPr>
          </w:p>
        </w:tc>
        <w:tc>
          <w:tcPr>
            <w:tcW w:w="7.36%" w:type="pct"/>
            <w:vMerge w:val="restart"/>
            <w:vAlign w:val="center"/>
          </w:tcPr>
          <w:p w14:paraId="68C91C9E" w14:textId="77777777" w:rsidR="00000000" w:rsidRDefault="00000000">
            <w:r>
              <w:rPr>
                <w:rFonts w:hint="eastAsia"/>
              </w:rPr>
              <w:t>源网协同</w:t>
            </w:r>
          </w:p>
        </w:tc>
        <w:tc>
          <w:tcPr>
            <w:tcW w:w="23.16%" w:type="pct"/>
            <w:vAlign w:val="center"/>
          </w:tcPr>
          <w:p w14:paraId="065BD5EF" w14:textId="77777777" w:rsidR="00000000" w:rsidRDefault="00000000">
            <w:pPr>
              <w:rPr>
                <w:rFonts w:hint="eastAsia"/>
              </w:rPr>
            </w:pPr>
            <w:r>
              <w:rPr>
                <w:rFonts w:hint="eastAsia"/>
              </w:rPr>
              <w:t>调度对象聚合服务</w:t>
            </w:r>
          </w:p>
        </w:tc>
        <w:tc>
          <w:tcPr>
            <w:tcW w:w="40.34%" w:type="pct"/>
            <w:vAlign w:val="center"/>
          </w:tcPr>
          <w:p w14:paraId="0C2AE0F5" w14:textId="77777777" w:rsidR="00000000" w:rsidRDefault="00000000">
            <w:pPr>
              <w:rPr>
                <w:rFonts w:hint="eastAsia"/>
              </w:rPr>
            </w:pPr>
            <w:r>
              <w:rPr>
                <w:rFonts w:hint="eastAsia"/>
              </w:rPr>
              <w:t>服务内容：新设备启动方案、机组试验调试计划、安自装置动作情况报送、基问风险措施填报，发电设备检修申请、发电设备检修计划、</w:t>
            </w:r>
            <w:r>
              <w:rPr>
                <w:rFonts w:hint="eastAsia"/>
              </w:rPr>
              <w:t>AGC</w:t>
            </w:r>
            <w:r>
              <w:rPr>
                <w:rFonts w:hint="eastAsia"/>
              </w:rPr>
              <w:t>定值单（厂站）、安自设备检修、发电单元进入辅助服务市场、新能源项目并网资料上报的标准化接口服务。</w:t>
            </w:r>
          </w:p>
        </w:tc>
        <w:tc>
          <w:tcPr>
            <w:tcW w:w="8.1%" w:type="pct"/>
            <w:vAlign w:val="center"/>
          </w:tcPr>
          <w:p w14:paraId="6404D425" w14:textId="77777777" w:rsidR="00000000" w:rsidRDefault="00000000">
            <w:pPr>
              <w:jc w:val="center"/>
              <w:rPr>
                <w:rFonts w:hint="eastAsia"/>
              </w:rPr>
            </w:pPr>
            <w:r>
              <w:rPr>
                <w:rFonts w:hint="eastAsia"/>
              </w:rPr>
              <w:t>3</w:t>
            </w:r>
          </w:p>
        </w:tc>
        <w:tc>
          <w:tcPr>
            <w:tcW w:w="6.56%" w:type="pct"/>
            <w:vAlign w:val="center"/>
          </w:tcPr>
          <w:p w14:paraId="284B71AD" w14:textId="77777777" w:rsidR="00000000" w:rsidRDefault="00000000">
            <w:pPr>
              <w:rPr>
                <w:rFonts w:hint="eastAsia"/>
              </w:rPr>
            </w:pPr>
            <w:r>
              <w:rPr>
                <w:rFonts w:hint="eastAsia"/>
              </w:rPr>
              <w:t>年</w:t>
            </w:r>
          </w:p>
        </w:tc>
        <w:tc>
          <w:tcPr>
            <w:tcW w:w="9.2%" w:type="pct"/>
            <w:vAlign w:val="center"/>
          </w:tcPr>
          <w:p w14:paraId="7154B257" w14:textId="77777777" w:rsidR="00000000" w:rsidRDefault="00000000"/>
        </w:tc>
      </w:tr>
      <w:tr w:rsidR="00000000" w14:paraId="6B65CF20" w14:textId="77777777">
        <w:trPr>
          <w:trHeight w:val="522"/>
          <w:jc w:val="center"/>
        </w:trPr>
        <w:tc>
          <w:tcPr>
            <w:tcW w:w="5.18%" w:type="pct"/>
            <w:vAlign w:val="center"/>
          </w:tcPr>
          <w:p w14:paraId="21A1A0CB" w14:textId="77777777" w:rsidR="00000000" w:rsidRDefault="00000000">
            <w:pPr>
              <w:numPr>
                <w:ilvl w:val="0"/>
                <w:numId w:val="265"/>
              </w:numPr>
              <w:jc w:val="center"/>
              <w:rPr>
                <w:rFonts w:hint="eastAsia"/>
              </w:rPr>
            </w:pPr>
          </w:p>
        </w:tc>
        <w:tc>
          <w:tcPr>
            <w:tcW w:w="7.36%" w:type="pct"/>
            <w:vMerge/>
            <w:vAlign w:val="center"/>
          </w:tcPr>
          <w:p w14:paraId="50A253AD" w14:textId="77777777" w:rsidR="00000000" w:rsidRDefault="00000000">
            <w:pPr>
              <w:rPr>
                <w:rFonts w:hint="eastAsia"/>
              </w:rPr>
            </w:pPr>
          </w:p>
        </w:tc>
        <w:tc>
          <w:tcPr>
            <w:tcW w:w="23.16%" w:type="pct"/>
            <w:vAlign w:val="center"/>
          </w:tcPr>
          <w:p w14:paraId="7E70FC12" w14:textId="77777777" w:rsidR="00000000" w:rsidRDefault="00000000">
            <w:pPr>
              <w:rPr>
                <w:rFonts w:hint="eastAsia"/>
              </w:rPr>
            </w:pPr>
            <w:r>
              <w:rPr>
                <w:rFonts w:hint="eastAsia"/>
              </w:rPr>
              <w:t>涉网考核管理服务</w:t>
            </w:r>
          </w:p>
        </w:tc>
        <w:tc>
          <w:tcPr>
            <w:tcW w:w="40.34%" w:type="pct"/>
            <w:vAlign w:val="center"/>
          </w:tcPr>
          <w:p w14:paraId="4F8331C7" w14:textId="77777777" w:rsidR="00000000" w:rsidRDefault="00000000">
            <w:pPr>
              <w:rPr>
                <w:rFonts w:hint="eastAsia"/>
              </w:rPr>
            </w:pPr>
            <w:r>
              <w:rPr>
                <w:rFonts w:hint="eastAsia"/>
              </w:rPr>
              <w:t>服务内容：至少包括考核总览、考核汇总、并网管理考核分析、辅助服务补偿分析、免考分析、效果评估、考核结果比对等功能模块服务。</w:t>
            </w:r>
          </w:p>
        </w:tc>
        <w:tc>
          <w:tcPr>
            <w:tcW w:w="8.1%" w:type="pct"/>
            <w:vAlign w:val="center"/>
          </w:tcPr>
          <w:p w14:paraId="77198737" w14:textId="77777777" w:rsidR="00000000" w:rsidRDefault="00000000">
            <w:pPr>
              <w:jc w:val="center"/>
              <w:rPr>
                <w:rFonts w:hint="eastAsia"/>
              </w:rPr>
            </w:pPr>
            <w:r>
              <w:rPr>
                <w:rFonts w:hint="eastAsia"/>
              </w:rPr>
              <w:t>3</w:t>
            </w:r>
          </w:p>
        </w:tc>
        <w:tc>
          <w:tcPr>
            <w:tcW w:w="6.56%" w:type="pct"/>
            <w:vAlign w:val="center"/>
          </w:tcPr>
          <w:p w14:paraId="296546B6" w14:textId="77777777" w:rsidR="00000000" w:rsidRDefault="00000000">
            <w:pPr>
              <w:rPr>
                <w:rFonts w:hint="eastAsia"/>
              </w:rPr>
            </w:pPr>
            <w:r>
              <w:rPr>
                <w:rFonts w:hint="eastAsia"/>
              </w:rPr>
              <w:t>年</w:t>
            </w:r>
          </w:p>
        </w:tc>
        <w:tc>
          <w:tcPr>
            <w:tcW w:w="9.2%" w:type="pct"/>
            <w:vAlign w:val="center"/>
          </w:tcPr>
          <w:p w14:paraId="2D56862A" w14:textId="77777777" w:rsidR="00000000" w:rsidRDefault="00000000"/>
        </w:tc>
      </w:tr>
      <w:tr w:rsidR="00000000" w14:paraId="410DDBF6" w14:textId="77777777">
        <w:trPr>
          <w:trHeight w:val="522"/>
          <w:jc w:val="center"/>
        </w:trPr>
        <w:tc>
          <w:tcPr>
            <w:tcW w:w="5.18%" w:type="pct"/>
            <w:vAlign w:val="center"/>
          </w:tcPr>
          <w:p w14:paraId="3BC7DE9C" w14:textId="77777777" w:rsidR="00000000" w:rsidRDefault="00000000">
            <w:pPr>
              <w:numPr>
                <w:ilvl w:val="0"/>
                <w:numId w:val="265"/>
              </w:numPr>
              <w:jc w:val="center"/>
              <w:rPr>
                <w:rFonts w:hint="eastAsia"/>
              </w:rPr>
            </w:pPr>
          </w:p>
        </w:tc>
        <w:tc>
          <w:tcPr>
            <w:tcW w:w="7.36%" w:type="pct"/>
            <w:vAlign w:val="center"/>
          </w:tcPr>
          <w:p w14:paraId="7DB3D45E" w14:textId="77777777" w:rsidR="00000000" w:rsidRDefault="00000000">
            <w:pPr>
              <w:rPr>
                <w:rFonts w:hint="eastAsia"/>
              </w:rPr>
            </w:pPr>
            <w:r>
              <w:rPr>
                <w:rFonts w:hint="eastAsia"/>
              </w:rPr>
              <w:t>三维可视化运行监视系统</w:t>
            </w:r>
          </w:p>
        </w:tc>
        <w:tc>
          <w:tcPr>
            <w:tcW w:w="23.16%" w:type="pct"/>
            <w:vAlign w:val="center"/>
          </w:tcPr>
          <w:p w14:paraId="76E72836" w14:textId="77777777" w:rsidR="00000000" w:rsidRDefault="00000000">
            <w:pPr>
              <w:rPr>
                <w:rFonts w:hint="eastAsia"/>
              </w:rPr>
            </w:pPr>
            <w:r>
              <w:rPr>
                <w:rFonts w:hint="eastAsia"/>
              </w:rPr>
              <w:t>三维可视化运行监视系统</w:t>
            </w:r>
          </w:p>
        </w:tc>
        <w:tc>
          <w:tcPr>
            <w:tcW w:w="40.34%" w:type="pct"/>
            <w:vAlign w:val="center"/>
          </w:tcPr>
          <w:p w14:paraId="1CFE8872" w14:textId="77777777" w:rsidR="00000000" w:rsidRDefault="00000000">
            <w:r>
              <w:rPr>
                <w:rFonts w:hint="eastAsia"/>
              </w:rPr>
              <w:t>具体详见技术规范</w:t>
            </w:r>
            <w:r>
              <w:rPr>
                <w:rFonts w:hint="eastAsia"/>
              </w:rPr>
              <w:t>5</w:t>
            </w:r>
          </w:p>
        </w:tc>
        <w:tc>
          <w:tcPr>
            <w:tcW w:w="8.1%" w:type="pct"/>
            <w:vAlign w:val="center"/>
          </w:tcPr>
          <w:p w14:paraId="6BC53562" w14:textId="77777777" w:rsidR="00000000" w:rsidRDefault="00000000">
            <w:pPr>
              <w:jc w:val="center"/>
              <w:rPr>
                <w:rFonts w:hint="eastAsia"/>
              </w:rPr>
            </w:pPr>
            <w:r>
              <w:rPr>
                <w:rFonts w:hint="eastAsia"/>
              </w:rPr>
              <w:t>1</w:t>
            </w:r>
          </w:p>
        </w:tc>
        <w:tc>
          <w:tcPr>
            <w:tcW w:w="6.56%" w:type="pct"/>
            <w:vAlign w:val="center"/>
          </w:tcPr>
          <w:p w14:paraId="079DE4BF" w14:textId="77777777" w:rsidR="00000000" w:rsidRDefault="00000000">
            <w:pPr>
              <w:rPr>
                <w:rFonts w:hint="eastAsia"/>
              </w:rPr>
            </w:pPr>
            <w:r>
              <w:rPr>
                <w:rFonts w:hint="eastAsia"/>
              </w:rPr>
              <w:t>套</w:t>
            </w:r>
          </w:p>
        </w:tc>
        <w:tc>
          <w:tcPr>
            <w:tcW w:w="9.2%" w:type="pct"/>
            <w:vAlign w:val="center"/>
          </w:tcPr>
          <w:p w14:paraId="4F5D157A" w14:textId="77777777" w:rsidR="00000000" w:rsidRDefault="00000000">
            <w:r>
              <w:rPr>
                <w:rFonts w:hint="eastAsia"/>
              </w:rPr>
              <w:t>Ⅲ区</w:t>
            </w:r>
          </w:p>
        </w:tc>
      </w:tr>
      <w:tr w:rsidR="00000000" w14:paraId="7FC7630B" w14:textId="77777777">
        <w:trPr>
          <w:trHeight w:val="522"/>
          <w:jc w:val="center"/>
        </w:trPr>
        <w:tc>
          <w:tcPr>
            <w:tcW w:w="5.18%" w:type="pct"/>
            <w:vAlign w:val="center"/>
          </w:tcPr>
          <w:p w14:paraId="4BBC42C2" w14:textId="77777777" w:rsidR="00000000" w:rsidRDefault="00000000">
            <w:pPr>
              <w:numPr>
                <w:ilvl w:val="0"/>
                <w:numId w:val="265"/>
              </w:numPr>
              <w:jc w:val="center"/>
              <w:rPr>
                <w:rFonts w:hint="eastAsia"/>
              </w:rPr>
            </w:pPr>
          </w:p>
        </w:tc>
        <w:tc>
          <w:tcPr>
            <w:tcW w:w="7.36%" w:type="pct"/>
            <w:vAlign w:val="center"/>
          </w:tcPr>
          <w:p w14:paraId="1059F6E1" w14:textId="77777777" w:rsidR="00000000" w:rsidRDefault="00000000">
            <w:pPr>
              <w:rPr>
                <w:rFonts w:hint="eastAsia"/>
              </w:rPr>
            </w:pPr>
            <w:r>
              <w:rPr>
                <w:rFonts w:hint="eastAsia"/>
              </w:rPr>
              <w:t>移动应用</w:t>
            </w:r>
          </w:p>
        </w:tc>
        <w:tc>
          <w:tcPr>
            <w:tcW w:w="23.16%" w:type="pct"/>
            <w:vAlign w:val="center"/>
          </w:tcPr>
          <w:p w14:paraId="6660C684" w14:textId="77777777" w:rsidR="00000000" w:rsidRDefault="00000000">
            <w:pPr>
              <w:rPr>
                <w:rFonts w:hint="eastAsia"/>
              </w:rPr>
            </w:pPr>
            <w:r>
              <w:rPr>
                <w:rFonts w:hint="eastAsia"/>
              </w:rPr>
              <w:t>移动应用</w:t>
            </w:r>
            <w:r>
              <w:rPr>
                <w:rFonts w:hint="eastAsia"/>
              </w:rPr>
              <w:t>APP</w:t>
            </w:r>
          </w:p>
        </w:tc>
        <w:tc>
          <w:tcPr>
            <w:tcW w:w="40.34%" w:type="pct"/>
            <w:vAlign w:val="center"/>
          </w:tcPr>
          <w:p w14:paraId="29AC994F" w14:textId="77777777" w:rsidR="00000000" w:rsidRDefault="00000000">
            <w:pPr>
              <w:rPr>
                <w:rFonts w:hint="eastAsia"/>
              </w:rPr>
            </w:pPr>
            <w:r>
              <w:rPr>
                <w:rFonts w:hint="eastAsia"/>
              </w:rPr>
              <w:t>移动应用</w:t>
            </w:r>
            <w:r>
              <w:rPr>
                <w:rFonts w:hint="eastAsia"/>
              </w:rPr>
              <w:t>APP</w:t>
            </w:r>
            <w:r>
              <w:rPr>
                <w:rFonts w:hint="eastAsia"/>
              </w:rPr>
              <w:t>应实现与</w:t>
            </w:r>
            <w:r>
              <w:rPr>
                <w:rFonts w:hint="eastAsia"/>
              </w:rPr>
              <w:t>PC</w:t>
            </w:r>
            <w:r>
              <w:rPr>
                <w:rFonts w:hint="eastAsia"/>
              </w:rPr>
              <w:t>系统实时协同，做到用户可在移动端方便、快捷地查看场站生产运行相关信息。</w:t>
            </w:r>
          </w:p>
          <w:p w14:paraId="5D823FFE" w14:textId="77777777" w:rsidR="00000000" w:rsidRDefault="00000000">
            <w:pPr>
              <w:rPr>
                <w:rFonts w:hint="eastAsia"/>
              </w:rPr>
            </w:pPr>
            <w:r>
              <w:rPr>
                <w:rFonts w:hint="eastAsia"/>
              </w:rPr>
              <w:t>移动应用</w:t>
            </w:r>
            <w:r>
              <w:rPr>
                <w:rFonts w:hint="eastAsia"/>
              </w:rPr>
              <w:t>APP</w:t>
            </w:r>
            <w:r>
              <w:rPr>
                <w:rFonts w:hint="eastAsia"/>
              </w:rPr>
              <w:t>应具备移动巡检、移动工单、物资管理、移动两票、场站监视、海上安全等功能。</w:t>
            </w:r>
          </w:p>
          <w:p w14:paraId="68DDDA5F" w14:textId="77777777" w:rsidR="00000000" w:rsidRDefault="00000000">
            <w:pPr>
              <w:rPr>
                <w:rFonts w:hint="eastAsia"/>
              </w:rPr>
            </w:pPr>
            <w:r>
              <w:rPr>
                <w:rFonts w:hint="eastAsia"/>
              </w:rPr>
              <w:t>移动应用</w:t>
            </w:r>
            <w:r>
              <w:rPr>
                <w:rFonts w:hint="eastAsia"/>
              </w:rPr>
              <w:t>APP</w:t>
            </w:r>
            <w:r>
              <w:rPr>
                <w:rFonts w:hint="eastAsia"/>
              </w:rPr>
              <w:t>应具备用户管理、权限管理功能，支持给不同用户配置不同账号权限。</w:t>
            </w:r>
          </w:p>
          <w:p w14:paraId="220F6C52" w14:textId="77777777" w:rsidR="00000000" w:rsidRDefault="00000000">
            <w:pPr>
              <w:rPr>
                <w:rFonts w:hint="eastAsia"/>
              </w:rPr>
            </w:pPr>
            <w:r>
              <w:rPr>
                <w:rFonts w:hint="eastAsia"/>
              </w:rPr>
              <w:t>移动应用</w:t>
            </w:r>
            <w:r>
              <w:rPr>
                <w:rFonts w:hint="eastAsia"/>
              </w:rPr>
              <w:t>APP</w:t>
            </w:r>
            <w:r>
              <w:rPr>
                <w:rFonts w:hint="eastAsia"/>
              </w:rPr>
              <w:t>应支持安卓、鸿蒙、</w:t>
            </w:r>
            <w:r>
              <w:rPr>
                <w:rFonts w:hint="eastAsia"/>
              </w:rPr>
              <w:t>ios</w:t>
            </w:r>
            <w:r>
              <w:rPr>
                <w:rFonts w:hint="eastAsia"/>
              </w:rPr>
              <w:t>操作系统，支持用户在手机、平板移动端进行相关操作。</w:t>
            </w:r>
          </w:p>
          <w:p w14:paraId="44BB384A" w14:textId="77777777" w:rsidR="00000000" w:rsidRDefault="00000000">
            <w:pPr>
              <w:rPr>
                <w:rFonts w:hint="eastAsia"/>
              </w:rPr>
            </w:pPr>
            <w:r>
              <w:rPr>
                <w:rFonts w:hint="eastAsia"/>
                <w:color w:val="333333"/>
              </w:rPr>
              <w:t>‌</w:t>
            </w:r>
            <w:r>
              <w:rPr>
                <w:rStyle w:val="aff9"/>
                <w:rFonts w:hint="eastAsia"/>
                <w:b w:val="0"/>
                <w:bCs w:val="0"/>
                <w:color w:val="333333"/>
              </w:rPr>
              <w:t>移动</w:t>
            </w:r>
            <w:r>
              <w:rPr>
                <w:rFonts w:hint="eastAsia"/>
              </w:rPr>
              <w:t>应用</w:t>
            </w:r>
            <w:r>
              <w:rPr>
                <w:rStyle w:val="aff9"/>
                <w:rFonts w:hint="eastAsia"/>
                <w:b w:val="0"/>
                <w:bCs w:val="0"/>
                <w:color w:val="333333"/>
              </w:rPr>
              <w:t>APP</w:t>
            </w:r>
            <w:r>
              <w:rPr>
                <w:rStyle w:val="aff9"/>
                <w:rFonts w:hint="eastAsia"/>
                <w:b w:val="0"/>
                <w:bCs w:val="0"/>
                <w:color w:val="333333"/>
              </w:rPr>
              <w:t>应支持离线续传功能，确保用户在无网络时可继续使用已缓存内容，并在恢复网络后自动同步更新</w:t>
            </w:r>
            <w:r>
              <w:rPr>
                <w:rFonts w:hint="eastAsia"/>
              </w:rPr>
              <w:t>。</w:t>
            </w:r>
          </w:p>
          <w:p w14:paraId="5D6B590E" w14:textId="77777777" w:rsidR="00000000" w:rsidRDefault="00000000">
            <w:pPr>
              <w:rPr>
                <w:rFonts w:hint="eastAsia"/>
              </w:rPr>
            </w:pPr>
            <w:r>
              <w:rPr>
                <w:rStyle w:val="aff9"/>
                <w:b w:val="0"/>
                <w:bCs w:val="0"/>
                <w:color w:val="333333"/>
              </w:rPr>
              <w:t>移动应用</w:t>
            </w:r>
            <w:r>
              <w:rPr>
                <w:rStyle w:val="aff9"/>
                <w:b w:val="0"/>
                <w:bCs w:val="0"/>
                <w:color w:val="333333"/>
              </w:rPr>
              <w:t>APP</w:t>
            </w:r>
            <w:r>
              <w:rPr>
                <w:rStyle w:val="aff9"/>
                <w:b w:val="0"/>
                <w:bCs w:val="0"/>
                <w:color w:val="333333"/>
              </w:rPr>
              <w:t>应支持与招标人集团侧移动应用集成。</w:t>
            </w:r>
            <w:r>
              <w:rPr>
                <w:rFonts w:hint="eastAsia"/>
              </w:rPr>
              <w:t>具体详见技术规范</w:t>
            </w:r>
            <w:r>
              <w:rPr>
                <w:rFonts w:hint="eastAsia"/>
              </w:rPr>
              <w:t>6</w:t>
            </w:r>
            <w:r>
              <w:rPr>
                <w:rFonts w:hint="eastAsia"/>
              </w:rPr>
              <w:t>。</w:t>
            </w:r>
          </w:p>
        </w:tc>
        <w:tc>
          <w:tcPr>
            <w:tcW w:w="8.1%" w:type="pct"/>
            <w:vAlign w:val="center"/>
          </w:tcPr>
          <w:p w14:paraId="7A4456AF" w14:textId="77777777" w:rsidR="00000000" w:rsidRDefault="00000000">
            <w:pPr>
              <w:jc w:val="center"/>
              <w:rPr>
                <w:rFonts w:hint="eastAsia"/>
              </w:rPr>
            </w:pPr>
            <w:r>
              <w:rPr>
                <w:rFonts w:hint="eastAsia"/>
              </w:rPr>
              <w:t>1</w:t>
            </w:r>
          </w:p>
        </w:tc>
        <w:tc>
          <w:tcPr>
            <w:tcW w:w="6.56%" w:type="pct"/>
            <w:vAlign w:val="center"/>
          </w:tcPr>
          <w:p w14:paraId="2ABE674B" w14:textId="77777777" w:rsidR="00000000" w:rsidRDefault="00000000">
            <w:pPr>
              <w:rPr>
                <w:rFonts w:hint="eastAsia"/>
              </w:rPr>
            </w:pPr>
            <w:r>
              <w:rPr>
                <w:rFonts w:hint="eastAsia"/>
              </w:rPr>
              <w:t>套</w:t>
            </w:r>
          </w:p>
        </w:tc>
        <w:tc>
          <w:tcPr>
            <w:tcW w:w="9.2%" w:type="pct"/>
            <w:vAlign w:val="center"/>
          </w:tcPr>
          <w:p w14:paraId="658D7B7D" w14:textId="77777777" w:rsidR="00000000" w:rsidRDefault="00000000">
            <w:r>
              <w:rPr>
                <w:rFonts w:hint="eastAsia"/>
              </w:rPr>
              <w:t>Ⅳ区</w:t>
            </w:r>
          </w:p>
        </w:tc>
      </w:tr>
      <w:tr w:rsidR="00000000" w14:paraId="7E6C5FBC" w14:textId="77777777">
        <w:trPr>
          <w:trHeight w:val="522"/>
          <w:jc w:val="center"/>
        </w:trPr>
        <w:tc>
          <w:tcPr>
            <w:tcW w:w="5.18%" w:type="pct"/>
            <w:vAlign w:val="center"/>
          </w:tcPr>
          <w:p w14:paraId="1F2F87C5" w14:textId="77777777" w:rsidR="00000000" w:rsidRDefault="00000000">
            <w:pPr>
              <w:numPr>
                <w:ilvl w:val="0"/>
                <w:numId w:val="265"/>
              </w:numPr>
              <w:jc w:val="center"/>
              <w:rPr>
                <w:rFonts w:hint="eastAsia"/>
              </w:rPr>
            </w:pPr>
          </w:p>
        </w:tc>
        <w:tc>
          <w:tcPr>
            <w:tcW w:w="7.36%" w:type="pct"/>
            <w:vAlign w:val="center"/>
          </w:tcPr>
          <w:p w14:paraId="7D786442" w14:textId="77777777" w:rsidR="00000000" w:rsidRDefault="00000000">
            <w:pPr>
              <w:rPr>
                <w:rFonts w:hint="eastAsia"/>
              </w:rPr>
            </w:pPr>
            <w:r>
              <w:rPr>
                <w:rFonts w:hint="eastAsia"/>
              </w:rPr>
              <w:t>后备电源</w:t>
            </w:r>
          </w:p>
        </w:tc>
        <w:tc>
          <w:tcPr>
            <w:tcW w:w="23.16%" w:type="pct"/>
            <w:vAlign w:val="center"/>
          </w:tcPr>
          <w:p w14:paraId="0EAB3410" w14:textId="77777777" w:rsidR="00000000" w:rsidRDefault="00000000">
            <w:pPr>
              <w:rPr>
                <w:rFonts w:hint="eastAsia"/>
              </w:rPr>
            </w:pPr>
            <w:r>
              <w:rPr>
                <w:rFonts w:hint="eastAsia"/>
              </w:rPr>
              <w:t>UPS</w:t>
            </w:r>
            <w:r>
              <w:rPr>
                <w:rFonts w:hint="eastAsia"/>
              </w:rPr>
              <w:t>电源设备</w:t>
            </w:r>
          </w:p>
        </w:tc>
        <w:tc>
          <w:tcPr>
            <w:tcW w:w="40.34%" w:type="pct"/>
            <w:vAlign w:val="center"/>
          </w:tcPr>
          <w:p w14:paraId="58F8F57F" w14:textId="77777777" w:rsidR="00000000" w:rsidRDefault="00000000">
            <w:r>
              <w:rPr>
                <w:rFonts w:hint="eastAsia"/>
              </w:rPr>
              <w:t>提供后备电源，技术要求详见</w:t>
            </w:r>
            <w:r>
              <w:rPr>
                <w:rFonts w:hint="eastAsia"/>
              </w:rPr>
              <w:t>7.2.1.4</w:t>
            </w:r>
          </w:p>
        </w:tc>
        <w:tc>
          <w:tcPr>
            <w:tcW w:w="8.1%" w:type="pct"/>
            <w:vAlign w:val="center"/>
          </w:tcPr>
          <w:p w14:paraId="61EEDF01" w14:textId="77777777" w:rsidR="00000000" w:rsidRDefault="00000000">
            <w:pPr>
              <w:jc w:val="center"/>
              <w:rPr>
                <w:rFonts w:hint="eastAsia"/>
              </w:rPr>
            </w:pPr>
            <w:r>
              <w:rPr>
                <w:rFonts w:hint="eastAsia"/>
              </w:rPr>
              <w:t>2</w:t>
            </w:r>
          </w:p>
        </w:tc>
        <w:tc>
          <w:tcPr>
            <w:tcW w:w="6.56%" w:type="pct"/>
            <w:vAlign w:val="center"/>
          </w:tcPr>
          <w:p w14:paraId="23EE0959" w14:textId="77777777" w:rsidR="00000000" w:rsidRDefault="00000000">
            <w:pPr>
              <w:rPr>
                <w:rFonts w:hint="eastAsia"/>
              </w:rPr>
            </w:pPr>
            <w:r>
              <w:rPr>
                <w:rFonts w:hint="eastAsia"/>
              </w:rPr>
              <w:t>台</w:t>
            </w:r>
          </w:p>
        </w:tc>
        <w:tc>
          <w:tcPr>
            <w:tcW w:w="9.2%" w:type="pct"/>
            <w:vAlign w:val="center"/>
          </w:tcPr>
          <w:p w14:paraId="7DE968F4" w14:textId="77777777" w:rsidR="00000000" w:rsidRDefault="00000000">
            <w:pPr>
              <w:rPr>
                <w:rFonts w:hint="eastAsia"/>
              </w:rPr>
            </w:pPr>
            <w:r>
              <w:rPr>
                <w:rFonts w:hint="eastAsia"/>
              </w:rPr>
              <w:t>Ⅲ</w:t>
            </w:r>
            <w:r>
              <w:t>/IV</w:t>
            </w:r>
            <w:r>
              <w:rPr>
                <w:rFonts w:hint="eastAsia"/>
              </w:rPr>
              <w:t>区</w:t>
            </w:r>
          </w:p>
        </w:tc>
      </w:tr>
      <w:tr w:rsidR="00000000" w14:paraId="711036F2" w14:textId="77777777">
        <w:trPr>
          <w:trHeight w:val="942"/>
          <w:jc w:val="center"/>
        </w:trPr>
        <w:tc>
          <w:tcPr>
            <w:tcW w:w="5.18%" w:type="pct"/>
            <w:vAlign w:val="center"/>
          </w:tcPr>
          <w:p w14:paraId="1EA19C52" w14:textId="77777777" w:rsidR="00000000" w:rsidRDefault="00000000">
            <w:pPr>
              <w:numPr>
                <w:ilvl w:val="0"/>
                <w:numId w:val="265"/>
              </w:numPr>
              <w:jc w:val="center"/>
              <w:rPr>
                <w:rFonts w:hint="eastAsia"/>
              </w:rPr>
            </w:pPr>
          </w:p>
        </w:tc>
        <w:tc>
          <w:tcPr>
            <w:tcW w:w="7.36%" w:type="pct"/>
            <w:vMerge w:val="restart"/>
            <w:vAlign w:val="center"/>
          </w:tcPr>
          <w:p w14:paraId="38F6B45B" w14:textId="77777777" w:rsidR="00000000" w:rsidRDefault="00000000">
            <w:pPr>
              <w:rPr>
                <w:rFonts w:hint="eastAsia"/>
              </w:rPr>
            </w:pPr>
            <w:r>
              <w:rPr>
                <w:rFonts w:hint="eastAsia"/>
              </w:rPr>
              <w:t>超融合服务平台设备</w:t>
            </w:r>
          </w:p>
        </w:tc>
        <w:tc>
          <w:tcPr>
            <w:tcW w:w="23.16%" w:type="pct"/>
            <w:vAlign w:val="center"/>
          </w:tcPr>
          <w:p w14:paraId="6B71D43B" w14:textId="77777777" w:rsidR="00000000" w:rsidRDefault="00000000">
            <w:pPr>
              <w:rPr>
                <w:rFonts w:hint="eastAsia"/>
              </w:rPr>
            </w:pPr>
            <w:r>
              <w:rPr>
                <w:rFonts w:hint="eastAsia"/>
              </w:rPr>
              <w:t>超融合服务器</w:t>
            </w:r>
          </w:p>
        </w:tc>
        <w:tc>
          <w:tcPr>
            <w:tcW w:w="40.34%" w:type="pct"/>
            <w:vAlign w:val="center"/>
          </w:tcPr>
          <w:p w14:paraId="08E7DF16" w14:textId="77777777" w:rsidR="00000000" w:rsidRDefault="00000000">
            <w:r>
              <w:rPr>
                <w:rFonts w:hint="eastAsia"/>
              </w:rPr>
              <w:t>部署办公业务系统、管理业务系统、源网协同业务系统以及场站侧数据转发业务系统，技术要求详见</w:t>
            </w:r>
            <w:r>
              <w:rPr>
                <w:rFonts w:hint="eastAsia"/>
              </w:rPr>
              <w:t>7.2.1.1</w:t>
            </w:r>
          </w:p>
        </w:tc>
        <w:tc>
          <w:tcPr>
            <w:tcW w:w="8.1%" w:type="pct"/>
            <w:vAlign w:val="center"/>
          </w:tcPr>
          <w:p w14:paraId="42660803" w14:textId="77777777" w:rsidR="00000000" w:rsidRDefault="00000000">
            <w:pPr>
              <w:jc w:val="center"/>
              <w:rPr>
                <w:rFonts w:hint="eastAsia"/>
              </w:rPr>
            </w:pPr>
            <w:r>
              <w:rPr>
                <w:rFonts w:hint="eastAsia"/>
              </w:rPr>
              <w:t>4</w:t>
            </w:r>
          </w:p>
        </w:tc>
        <w:tc>
          <w:tcPr>
            <w:tcW w:w="6.56%" w:type="pct"/>
            <w:vAlign w:val="center"/>
          </w:tcPr>
          <w:p w14:paraId="5F4E3DB2" w14:textId="77777777" w:rsidR="00000000" w:rsidRDefault="00000000">
            <w:pPr>
              <w:rPr>
                <w:rFonts w:hint="eastAsia"/>
              </w:rPr>
            </w:pPr>
            <w:r>
              <w:rPr>
                <w:rFonts w:hint="eastAsia"/>
              </w:rPr>
              <w:t>台</w:t>
            </w:r>
          </w:p>
        </w:tc>
        <w:tc>
          <w:tcPr>
            <w:tcW w:w="9.2%" w:type="pct"/>
            <w:vAlign w:val="center"/>
          </w:tcPr>
          <w:p w14:paraId="57A1B100" w14:textId="77777777" w:rsidR="00000000" w:rsidRDefault="00000000">
            <w:pPr>
              <w:rPr>
                <w:rFonts w:hint="eastAsia"/>
              </w:rPr>
            </w:pPr>
            <w:r>
              <w:rPr>
                <w:rFonts w:hint="eastAsia"/>
              </w:rPr>
              <w:t>Ⅲ区</w:t>
            </w:r>
          </w:p>
        </w:tc>
      </w:tr>
      <w:tr w:rsidR="00000000" w14:paraId="24D15854" w14:textId="77777777">
        <w:trPr>
          <w:trHeight w:val="522"/>
          <w:jc w:val="center"/>
        </w:trPr>
        <w:tc>
          <w:tcPr>
            <w:tcW w:w="5.18%" w:type="pct"/>
            <w:vAlign w:val="center"/>
          </w:tcPr>
          <w:p w14:paraId="1618DBFA" w14:textId="77777777" w:rsidR="00000000" w:rsidRDefault="00000000">
            <w:pPr>
              <w:numPr>
                <w:ilvl w:val="0"/>
                <w:numId w:val="265"/>
              </w:numPr>
              <w:jc w:val="center"/>
              <w:rPr>
                <w:rFonts w:hint="eastAsia"/>
              </w:rPr>
            </w:pPr>
          </w:p>
        </w:tc>
        <w:tc>
          <w:tcPr>
            <w:tcW w:w="7.36%" w:type="pct"/>
            <w:vMerge/>
            <w:vAlign w:val="center"/>
          </w:tcPr>
          <w:p w14:paraId="52BBB540" w14:textId="77777777" w:rsidR="00000000" w:rsidRDefault="00000000">
            <w:pPr>
              <w:rPr>
                <w:rFonts w:hint="eastAsia"/>
              </w:rPr>
            </w:pPr>
          </w:p>
        </w:tc>
        <w:tc>
          <w:tcPr>
            <w:tcW w:w="23.16%" w:type="pct"/>
            <w:vAlign w:val="center"/>
          </w:tcPr>
          <w:p w14:paraId="06253145" w14:textId="77777777" w:rsidR="00000000" w:rsidRDefault="00000000">
            <w:pPr>
              <w:rPr>
                <w:rFonts w:hint="eastAsia"/>
              </w:rPr>
            </w:pPr>
            <w:r>
              <w:rPr>
                <w:rFonts w:hint="eastAsia"/>
              </w:rPr>
              <w:t>带外管理交换机</w:t>
            </w:r>
          </w:p>
        </w:tc>
        <w:tc>
          <w:tcPr>
            <w:tcW w:w="40.34%" w:type="pct"/>
            <w:vAlign w:val="center"/>
          </w:tcPr>
          <w:p w14:paraId="5BDFCF73" w14:textId="77777777" w:rsidR="00000000" w:rsidRDefault="00000000">
            <w:pPr>
              <w:rPr>
                <w:rFonts w:hint="eastAsia"/>
              </w:rPr>
            </w:pPr>
            <w:r>
              <w:rPr>
                <w:rFonts w:hint="eastAsia"/>
              </w:rPr>
              <w:t>为超融合集群服务器设备提供带外管理能力，技术要求详见</w:t>
            </w:r>
            <w:r>
              <w:rPr>
                <w:rFonts w:hint="eastAsia"/>
              </w:rPr>
              <w:t>7.2.1.1</w:t>
            </w:r>
          </w:p>
        </w:tc>
        <w:tc>
          <w:tcPr>
            <w:tcW w:w="8.1%" w:type="pct"/>
            <w:vAlign w:val="center"/>
          </w:tcPr>
          <w:p w14:paraId="34264F23" w14:textId="77777777" w:rsidR="00000000" w:rsidRDefault="00000000">
            <w:pPr>
              <w:jc w:val="center"/>
              <w:rPr>
                <w:rFonts w:hint="eastAsia"/>
              </w:rPr>
            </w:pPr>
            <w:r>
              <w:rPr>
                <w:rFonts w:hint="eastAsia"/>
              </w:rPr>
              <w:t>1</w:t>
            </w:r>
          </w:p>
        </w:tc>
        <w:tc>
          <w:tcPr>
            <w:tcW w:w="6.56%" w:type="pct"/>
            <w:vAlign w:val="center"/>
          </w:tcPr>
          <w:p w14:paraId="3CB6BBD2" w14:textId="77777777" w:rsidR="00000000" w:rsidRDefault="00000000">
            <w:pPr>
              <w:rPr>
                <w:rFonts w:hint="eastAsia"/>
              </w:rPr>
            </w:pPr>
            <w:r>
              <w:rPr>
                <w:rFonts w:hint="eastAsia"/>
              </w:rPr>
              <w:t>台</w:t>
            </w:r>
          </w:p>
        </w:tc>
        <w:tc>
          <w:tcPr>
            <w:tcW w:w="9.2%" w:type="pct"/>
            <w:vAlign w:val="center"/>
          </w:tcPr>
          <w:p w14:paraId="4950336A" w14:textId="77777777" w:rsidR="00000000" w:rsidRDefault="00000000">
            <w:pPr>
              <w:rPr>
                <w:rFonts w:hint="eastAsia"/>
              </w:rPr>
            </w:pPr>
            <w:r>
              <w:rPr>
                <w:rFonts w:hint="eastAsia"/>
              </w:rPr>
              <w:t>Ⅲ区</w:t>
            </w:r>
          </w:p>
        </w:tc>
      </w:tr>
      <w:tr w:rsidR="00000000" w14:paraId="7D058EC9" w14:textId="77777777">
        <w:trPr>
          <w:trHeight w:val="522"/>
          <w:jc w:val="center"/>
        </w:trPr>
        <w:tc>
          <w:tcPr>
            <w:tcW w:w="5.18%" w:type="pct"/>
            <w:vAlign w:val="center"/>
          </w:tcPr>
          <w:p w14:paraId="0E365ACC" w14:textId="77777777" w:rsidR="00000000" w:rsidRDefault="00000000">
            <w:pPr>
              <w:numPr>
                <w:ilvl w:val="0"/>
                <w:numId w:val="265"/>
              </w:numPr>
              <w:jc w:val="center"/>
              <w:rPr>
                <w:rFonts w:hint="eastAsia"/>
              </w:rPr>
            </w:pPr>
          </w:p>
        </w:tc>
        <w:tc>
          <w:tcPr>
            <w:tcW w:w="7.36%" w:type="pct"/>
            <w:vMerge/>
            <w:vAlign w:val="center"/>
          </w:tcPr>
          <w:p w14:paraId="5645F423" w14:textId="77777777" w:rsidR="00000000" w:rsidRDefault="00000000">
            <w:pPr>
              <w:rPr>
                <w:rFonts w:hint="eastAsia"/>
              </w:rPr>
            </w:pPr>
          </w:p>
        </w:tc>
        <w:tc>
          <w:tcPr>
            <w:tcW w:w="23.16%" w:type="pct"/>
            <w:vAlign w:val="center"/>
          </w:tcPr>
          <w:p w14:paraId="54B3CD1D" w14:textId="77777777" w:rsidR="00000000" w:rsidRDefault="00000000">
            <w:pPr>
              <w:rPr>
                <w:rFonts w:hint="eastAsia"/>
              </w:rPr>
            </w:pPr>
            <w:r>
              <w:rPr>
                <w:rFonts w:hint="eastAsia"/>
              </w:rPr>
              <w:t>带内管理交换机</w:t>
            </w:r>
          </w:p>
        </w:tc>
        <w:tc>
          <w:tcPr>
            <w:tcW w:w="40.34%" w:type="pct"/>
            <w:vAlign w:val="center"/>
          </w:tcPr>
          <w:p w14:paraId="10D0A8AE" w14:textId="77777777" w:rsidR="00000000" w:rsidRDefault="00000000">
            <w:pPr>
              <w:rPr>
                <w:rFonts w:hint="eastAsia"/>
              </w:rPr>
            </w:pPr>
            <w:r>
              <w:rPr>
                <w:rFonts w:hint="eastAsia"/>
              </w:rPr>
              <w:t>为超融合集群服务器设备提供管理面的通信，技术要求详见</w:t>
            </w:r>
            <w:r>
              <w:rPr>
                <w:rFonts w:hint="eastAsia"/>
              </w:rPr>
              <w:t>7.2.1.1</w:t>
            </w:r>
          </w:p>
        </w:tc>
        <w:tc>
          <w:tcPr>
            <w:tcW w:w="8.1%" w:type="pct"/>
            <w:vAlign w:val="center"/>
          </w:tcPr>
          <w:p w14:paraId="2FE3D834" w14:textId="77777777" w:rsidR="00000000" w:rsidRDefault="00000000">
            <w:pPr>
              <w:jc w:val="center"/>
              <w:rPr>
                <w:rFonts w:hint="eastAsia"/>
              </w:rPr>
            </w:pPr>
            <w:r>
              <w:rPr>
                <w:rFonts w:hint="eastAsia"/>
              </w:rPr>
              <w:t>2</w:t>
            </w:r>
          </w:p>
        </w:tc>
        <w:tc>
          <w:tcPr>
            <w:tcW w:w="6.56%" w:type="pct"/>
            <w:vAlign w:val="center"/>
          </w:tcPr>
          <w:p w14:paraId="52EA172F" w14:textId="77777777" w:rsidR="00000000" w:rsidRDefault="00000000">
            <w:pPr>
              <w:rPr>
                <w:rFonts w:hint="eastAsia"/>
              </w:rPr>
            </w:pPr>
            <w:r>
              <w:rPr>
                <w:rFonts w:hint="eastAsia"/>
              </w:rPr>
              <w:t>台</w:t>
            </w:r>
          </w:p>
        </w:tc>
        <w:tc>
          <w:tcPr>
            <w:tcW w:w="9.2%" w:type="pct"/>
            <w:vAlign w:val="center"/>
          </w:tcPr>
          <w:p w14:paraId="79884D2C" w14:textId="77777777" w:rsidR="00000000" w:rsidRDefault="00000000">
            <w:pPr>
              <w:rPr>
                <w:rFonts w:hint="eastAsia"/>
              </w:rPr>
            </w:pPr>
            <w:r>
              <w:rPr>
                <w:rFonts w:hint="eastAsia"/>
              </w:rPr>
              <w:t>Ⅲ区</w:t>
            </w:r>
          </w:p>
        </w:tc>
      </w:tr>
      <w:tr w:rsidR="00000000" w14:paraId="45434729" w14:textId="77777777">
        <w:trPr>
          <w:trHeight w:val="522"/>
          <w:jc w:val="center"/>
        </w:trPr>
        <w:tc>
          <w:tcPr>
            <w:tcW w:w="5.18%" w:type="pct"/>
            <w:vAlign w:val="center"/>
          </w:tcPr>
          <w:p w14:paraId="5943B452" w14:textId="77777777" w:rsidR="00000000" w:rsidRDefault="00000000">
            <w:pPr>
              <w:numPr>
                <w:ilvl w:val="0"/>
                <w:numId w:val="265"/>
              </w:numPr>
              <w:jc w:val="center"/>
              <w:rPr>
                <w:rFonts w:hint="eastAsia"/>
              </w:rPr>
            </w:pPr>
          </w:p>
        </w:tc>
        <w:tc>
          <w:tcPr>
            <w:tcW w:w="7.36%" w:type="pct"/>
            <w:vMerge/>
            <w:vAlign w:val="center"/>
          </w:tcPr>
          <w:p w14:paraId="15699F02" w14:textId="77777777" w:rsidR="00000000" w:rsidRDefault="00000000">
            <w:pPr>
              <w:rPr>
                <w:rFonts w:hint="eastAsia"/>
              </w:rPr>
            </w:pPr>
          </w:p>
        </w:tc>
        <w:tc>
          <w:tcPr>
            <w:tcW w:w="23.16%" w:type="pct"/>
            <w:vAlign w:val="center"/>
          </w:tcPr>
          <w:p w14:paraId="1005D4D0" w14:textId="77777777" w:rsidR="00000000" w:rsidRDefault="00000000">
            <w:pPr>
              <w:rPr>
                <w:rFonts w:hint="eastAsia"/>
              </w:rPr>
            </w:pPr>
            <w:r>
              <w:rPr>
                <w:rFonts w:hint="eastAsia"/>
              </w:rPr>
              <w:t>业务存储交换机</w:t>
            </w:r>
          </w:p>
        </w:tc>
        <w:tc>
          <w:tcPr>
            <w:tcW w:w="40.34%" w:type="pct"/>
            <w:vAlign w:val="center"/>
          </w:tcPr>
          <w:p w14:paraId="4AC1F52C" w14:textId="77777777" w:rsidR="00000000" w:rsidRDefault="00000000">
            <w:pPr>
              <w:rPr>
                <w:rFonts w:hint="eastAsia"/>
              </w:rPr>
            </w:pPr>
            <w:r>
              <w:rPr>
                <w:rFonts w:hint="eastAsia"/>
              </w:rPr>
              <w:t>为超融合集群部署的业务系统进行通信以及存储面的通信，技术要求详见</w:t>
            </w:r>
            <w:r>
              <w:rPr>
                <w:rFonts w:hint="eastAsia"/>
              </w:rPr>
              <w:t>7.2.1.1</w:t>
            </w:r>
          </w:p>
        </w:tc>
        <w:tc>
          <w:tcPr>
            <w:tcW w:w="8.1%" w:type="pct"/>
            <w:vAlign w:val="center"/>
          </w:tcPr>
          <w:p w14:paraId="0DE76903" w14:textId="77777777" w:rsidR="00000000" w:rsidRDefault="00000000">
            <w:pPr>
              <w:jc w:val="center"/>
              <w:rPr>
                <w:rFonts w:hint="eastAsia"/>
              </w:rPr>
            </w:pPr>
            <w:r>
              <w:rPr>
                <w:rFonts w:hint="eastAsia"/>
              </w:rPr>
              <w:t>2</w:t>
            </w:r>
          </w:p>
        </w:tc>
        <w:tc>
          <w:tcPr>
            <w:tcW w:w="6.56%" w:type="pct"/>
            <w:vAlign w:val="center"/>
          </w:tcPr>
          <w:p w14:paraId="01B44B45" w14:textId="77777777" w:rsidR="00000000" w:rsidRDefault="00000000">
            <w:pPr>
              <w:rPr>
                <w:rFonts w:hint="eastAsia"/>
              </w:rPr>
            </w:pPr>
            <w:r>
              <w:rPr>
                <w:rFonts w:hint="eastAsia"/>
              </w:rPr>
              <w:t>台</w:t>
            </w:r>
          </w:p>
        </w:tc>
        <w:tc>
          <w:tcPr>
            <w:tcW w:w="9.2%" w:type="pct"/>
            <w:vAlign w:val="center"/>
          </w:tcPr>
          <w:p w14:paraId="7CB84BDD" w14:textId="77777777" w:rsidR="00000000" w:rsidRDefault="00000000">
            <w:pPr>
              <w:rPr>
                <w:rFonts w:hint="eastAsia"/>
              </w:rPr>
            </w:pPr>
            <w:r>
              <w:rPr>
                <w:rFonts w:hint="eastAsia"/>
              </w:rPr>
              <w:t>Ⅲ区</w:t>
            </w:r>
          </w:p>
        </w:tc>
      </w:tr>
      <w:tr w:rsidR="00000000" w14:paraId="1F67E7AE" w14:textId="77777777">
        <w:trPr>
          <w:trHeight w:val="522"/>
          <w:jc w:val="center"/>
        </w:trPr>
        <w:tc>
          <w:tcPr>
            <w:tcW w:w="5.18%" w:type="pct"/>
            <w:vAlign w:val="center"/>
          </w:tcPr>
          <w:p w14:paraId="410DD3A0" w14:textId="77777777" w:rsidR="00000000" w:rsidRDefault="00000000">
            <w:pPr>
              <w:numPr>
                <w:ilvl w:val="0"/>
                <w:numId w:val="265"/>
              </w:numPr>
              <w:jc w:val="center"/>
              <w:rPr>
                <w:rFonts w:hint="eastAsia"/>
              </w:rPr>
            </w:pPr>
          </w:p>
        </w:tc>
        <w:tc>
          <w:tcPr>
            <w:tcW w:w="7.36%" w:type="pct"/>
            <w:vMerge w:val="restart"/>
            <w:vAlign w:val="center"/>
          </w:tcPr>
          <w:p w14:paraId="4A7C71E6" w14:textId="77777777" w:rsidR="00000000" w:rsidRDefault="00000000">
            <w:pPr>
              <w:rPr>
                <w:rFonts w:hint="eastAsia"/>
              </w:rPr>
            </w:pPr>
            <w:r>
              <w:rPr>
                <w:rFonts w:hint="eastAsia"/>
              </w:rPr>
              <w:t>有线网络设备</w:t>
            </w:r>
          </w:p>
        </w:tc>
        <w:tc>
          <w:tcPr>
            <w:tcW w:w="23.16%" w:type="pct"/>
            <w:vAlign w:val="center"/>
          </w:tcPr>
          <w:p w14:paraId="232A570E" w14:textId="77777777" w:rsidR="00000000" w:rsidRDefault="00000000">
            <w:pPr>
              <w:rPr>
                <w:rFonts w:hint="eastAsia"/>
              </w:rPr>
            </w:pPr>
            <w:r>
              <w:rPr>
                <w:rFonts w:hint="eastAsia"/>
              </w:rPr>
              <w:t>SD-WAN</w:t>
            </w:r>
            <w:r>
              <w:rPr>
                <w:rFonts w:hint="eastAsia"/>
              </w:rPr>
              <w:t>路由器</w:t>
            </w:r>
          </w:p>
        </w:tc>
        <w:tc>
          <w:tcPr>
            <w:tcW w:w="40.34%" w:type="pct"/>
            <w:vAlign w:val="center"/>
          </w:tcPr>
          <w:p w14:paraId="2A5A670A" w14:textId="77777777" w:rsidR="00000000" w:rsidRDefault="00000000">
            <w:r>
              <w:rPr>
                <w:rFonts w:hint="eastAsia"/>
              </w:rPr>
              <w:t>提供场站侧的设备网络互联以及数据转发，技术要求详见</w:t>
            </w:r>
            <w:r>
              <w:rPr>
                <w:rFonts w:hint="eastAsia"/>
              </w:rPr>
              <w:t>7.2.1.2</w:t>
            </w:r>
          </w:p>
        </w:tc>
        <w:tc>
          <w:tcPr>
            <w:tcW w:w="8.1%" w:type="pct"/>
            <w:vAlign w:val="center"/>
          </w:tcPr>
          <w:p w14:paraId="692FB1E3" w14:textId="77777777" w:rsidR="00000000" w:rsidRDefault="00000000">
            <w:pPr>
              <w:jc w:val="center"/>
              <w:rPr>
                <w:rFonts w:hint="eastAsia"/>
              </w:rPr>
            </w:pPr>
            <w:r>
              <w:rPr>
                <w:rFonts w:hint="eastAsia"/>
              </w:rPr>
              <w:t>2</w:t>
            </w:r>
          </w:p>
        </w:tc>
        <w:tc>
          <w:tcPr>
            <w:tcW w:w="6.56%" w:type="pct"/>
            <w:vAlign w:val="center"/>
          </w:tcPr>
          <w:p w14:paraId="65C847B3" w14:textId="77777777" w:rsidR="00000000" w:rsidRDefault="00000000">
            <w:pPr>
              <w:rPr>
                <w:rFonts w:hint="eastAsia"/>
              </w:rPr>
            </w:pPr>
            <w:r>
              <w:rPr>
                <w:rFonts w:hint="eastAsia"/>
              </w:rPr>
              <w:t>台</w:t>
            </w:r>
          </w:p>
        </w:tc>
        <w:tc>
          <w:tcPr>
            <w:tcW w:w="9.2%" w:type="pct"/>
            <w:vAlign w:val="center"/>
          </w:tcPr>
          <w:p w14:paraId="4F738FFE" w14:textId="77777777" w:rsidR="00000000" w:rsidRDefault="00000000">
            <w:pPr>
              <w:rPr>
                <w:rFonts w:hint="eastAsia"/>
              </w:rPr>
            </w:pPr>
            <w:r>
              <w:rPr>
                <w:rFonts w:hint="eastAsia"/>
              </w:rPr>
              <w:t>Ⅲ区</w:t>
            </w:r>
          </w:p>
        </w:tc>
      </w:tr>
      <w:tr w:rsidR="00000000" w14:paraId="359A3A57" w14:textId="77777777">
        <w:trPr>
          <w:trHeight w:val="522"/>
          <w:jc w:val="center"/>
        </w:trPr>
        <w:tc>
          <w:tcPr>
            <w:tcW w:w="5.18%" w:type="pct"/>
            <w:vAlign w:val="center"/>
          </w:tcPr>
          <w:p w14:paraId="702FC0F8" w14:textId="77777777" w:rsidR="00000000" w:rsidRDefault="00000000">
            <w:pPr>
              <w:numPr>
                <w:ilvl w:val="0"/>
                <w:numId w:val="265"/>
              </w:numPr>
              <w:jc w:val="center"/>
              <w:rPr>
                <w:rFonts w:hint="eastAsia"/>
              </w:rPr>
            </w:pPr>
          </w:p>
        </w:tc>
        <w:tc>
          <w:tcPr>
            <w:tcW w:w="7.36%" w:type="pct"/>
            <w:vMerge/>
          </w:tcPr>
          <w:p w14:paraId="730AE439" w14:textId="77777777" w:rsidR="00000000" w:rsidRDefault="00000000">
            <w:pPr>
              <w:rPr>
                <w:rFonts w:hint="eastAsia"/>
              </w:rPr>
            </w:pPr>
          </w:p>
        </w:tc>
        <w:tc>
          <w:tcPr>
            <w:tcW w:w="23.16%" w:type="pct"/>
            <w:vAlign w:val="center"/>
          </w:tcPr>
          <w:p w14:paraId="03E261E9" w14:textId="77777777" w:rsidR="00000000" w:rsidRDefault="00000000">
            <w:pPr>
              <w:rPr>
                <w:rFonts w:hint="eastAsia"/>
              </w:rPr>
            </w:pPr>
            <w:r>
              <w:rPr>
                <w:rFonts w:hint="eastAsia"/>
              </w:rPr>
              <w:t>业务接入交换机</w:t>
            </w:r>
          </w:p>
        </w:tc>
        <w:tc>
          <w:tcPr>
            <w:tcW w:w="40.34%" w:type="pct"/>
            <w:vAlign w:val="center"/>
          </w:tcPr>
          <w:p w14:paraId="1ED2DD38" w14:textId="77777777" w:rsidR="00000000" w:rsidRDefault="00000000">
            <w:pPr>
              <w:rPr>
                <w:rFonts w:hint="eastAsia"/>
              </w:rPr>
            </w:pPr>
            <w:r>
              <w:rPr>
                <w:rFonts w:hint="eastAsia"/>
              </w:rPr>
              <w:t>为Ⅲ区和Ⅳ区的服务器设备提供管理业务存储网络的互联，技术要求详见</w:t>
            </w:r>
            <w:r>
              <w:rPr>
                <w:rFonts w:hint="eastAsia"/>
              </w:rPr>
              <w:t>7.2.1.2</w:t>
            </w:r>
          </w:p>
        </w:tc>
        <w:tc>
          <w:tcPr>
            <w:tcW w:w="8.1%" w:type="pct"/>
            <w:vAlign w:val="center"/>
          </w:tcPr>
          <w:p w14:paraId="1A7D8251" w14:textId="77777777" w:rsidR="00000000" w:rsidRDefault="00000000">
            <w:pPr>
              <w:jc w:val="center"/>
              <w:rPr>
                <w:rFonts w:hint="eastAsia"/>
              </w:rPr>
            </w:pPr>
            <w:r>
              <w:rPr>
                <w:rFonts w:hint="eastAsia"/>
              </w:rPr>
              <w:t>4</w:t>
            </w:r>
          </w:p>
        </w:tc>
        <w:tc>
          <w:tcPr>
            <w:tcW w:w="6.56%" w:type="pct"/>
            <w:vAlign w:val="center"/>
          </w:tcPr>
          <w:p w14:paraId="5BFD1027" w14:textId="77777777" w:rsidR="00000000" w:rsidRDefault="00000000">
            <w:pPr>
              <w:rPr>
                <w:rFonts w:hint="eastAsia"/>
              </w:rPr>
            </w:pPr>
            <w:r>
              <w:rPr>
                <w:rFonts w:hint="eastAsia"/>
              </w:rPr>
              <w:t>台</w:t>
            </w:r>
          </w:p>
        </w:tc>
        <w:tc>
          <w:tcPr>
            <w:tcW w:w="9.2%" w:type="pct"/>
            <w:vAlign w:val="center"/>
          </w:tcPr>
          <w:p w14:paraId="166180E3" w14:textId="77777777" w:rsidR="00000000" w:rsidRDefault="00000000">
            <w:r>
              <w:rPr>
                <w:rFonts w:hint="eastAsia"/>
              </w:rPr>
              <w:t>Ⅲ</w:t>
            </w:r>
            <w:r>
              <w:rPr>
                <w:rFonts w:hint="eastAsia"/>
              </w:rPr>
              <w:t>/IV</w:t>
            </w:r>
            <w:r>
              <w:t>区</w:t>
            </w:r>
          </w:p>
        </w:tc>
      </w:tr>
      <w:tr w:rsidR="00000000" w14:paraId="2D8E558D" w14:textId="77777777">
        <w:trPr>
          <w:trHeight w:val="522"/>
          <w:jc w:val="center"/>
        </w:trPr>
        <w:tc>
          <w:tcPr>
            <w:tcW w:w="5.18%" w:type="pct"/>
            <w:vAlign w:val="center"/>
          </w:tcPr>
          <w:p w14:paraId="78BCE615" w14:textId="77777777" w:rsidR="00000000" w:rsidRDefault="00000000">
            <w:pPr>
              <w:numPr>
                <w:ilvl w:val="0"/>
                <w:numId w:val="265"/>
              </w:numPr>
              <w:jc w:val="center"/>
              <w:rPr>
                <w:rFonts w:hint="eastAsia"/>
              </w:rPr>
            </w:pPr>
          </w:p>
        </w:tc>
        <w:tc>
          <w:tcPr>
            <w:tcW w:w="7.36%" w:type="pct"/>
            <w:vMerge/>
          </w:tcPr>
          <w:p w14:paraId="01D3A29A" w14:textId="77777777" w:rsidR="00000000" w:rsidRDefault="00000000">
            <w:pPr>
              <w:rPr>
                <w:rFonts w:hint="eastAsia"/>
              </w:rPr>
            </w:pPr>
          </w:p>
        </w:tc>
        <w:tc>
          <w:tcPr>
            <w:tcW w:w="23.16%" w:type="pct"/>
            <w:vAlign w:val="center"/>
          </w:tcPr>
          <w:p w14:paraId="2F11A1DF" w14:textId="77777777" w:rsidR="00000000" w:rsidRDefault="00000000">
            <w:pPr>
              <w:rPr>
                <w:rFonts w:hint="eastAsia"/>
              </w:rPr>
            </w:pPr>
            <w:r>
              <w:rPr>
                <w:rFonts w:hint="eastAsia"/>
              </w:rPr>
              <w:t>集控大厅交换机</w:t>
            </w:r>
          </w:p>
        </w:tc>
        <w:tc>
          <w:tcPr>
            <w:tcW w:w="40.34%" w:type="pct"/>
            <w:vAlign w:val="center"/>
          </w:tcPr>
          <w:p w14:paraId="527BBD22" w14:textId="77777777" w:rsidR="00000000" w:rsidRDefault="00000000">
            <w:pPr>
              <w:rPr>
                <w:rFonts w:hint="eastAsia"/>
              </w:rPr>
            </w:pPr>
            <w:r>
              <w:rPr>
                <w:rFonts w:hint="eastAsia"/>
              </w:rPr>
              <w:t>为陆上集控中心集控大厅的工作站设备提供管理业务存储网络的互联，技</w:t>
            </w:r>
            <w:r>
              <w:rPr>
                <w:rFonts w:hint="eastAsia"/>
              </w:rPr>
              <w:lastRenderedPageBreak/>
              <w:t>术要求详见</w:t>
            </w:r>
            <w:r>
              <w:rPr>
                <w:rFonts w:hint="eastAsia"/>
              </w:rPr>
              <w:t>7.2.1.2</w:t>
            </w:r>
          </w:p>
        </w:tc>
        <w:tc>
          <w:tcPr>
            <w:tcW w:w="8.1%" w:type="pct"/>
            <w:vAlign w:val="center"/>
          </w:tcPr>
          <w:p w14:paraId="70139904" w14:textId="77777777" w:rsidR="00000000" w:rsidRDefault="00000000">
            <w:pPr>
              <w:jc w:val="center"/>
              <w:rPr>
                <w:rFonts w:hint="eastAsia"/>
              </w:rPr>
            </w:pPr>
            <w:r>
              <w:rPr>
                <w:rFonts w:hint="eastAsia"/>
              </w:rPr>
              <w:lastRenderedPageBreak/>
              <w:t>1</w:t>
            </w:r>
          </w:p>
        </w:tc>
        <w:tc>
          <w:tcPr>
            <w:tcW w:w="6.56%" w:type="pct"/>
            <w:vAlign w:val="center"/>
          </w:tcPr>
          <w:p w14:paraId="3AE21C39" w14:textId="77777777" w:rsidR="00000000" w:rsidRDefault="00000000">
            <w:pPr>
              <w:rPr>
                <w:rFonts w:hint="eastAsia"/>
              </w:rPr>
            </w:pPr>
            <w:r>
              <w:rPr>
                <w:rFonts w:hint="eastAsia"/>
              </w:rPr>
              <w:t>台</w:t>
            </w:r>
          </w:p>
        </w:tc>
        <w:tc>
          <w:tcPr>
            <w:tcW w:w="9.2%" w:type="pct"/>
            <w:vAlign w:val="center"/>
          </w:tcPr>
          <w:p w14:paraId="0F619498" w14:textId="77777777" w:rsidR="00000000" w:rsidRDefault="00000000">
            <w:r>
              <w:rPr>
                <w:rFonts w:hint="eastAsia"/>
              </w:rPr>
              <w:t>Ⅲ</w:t>
            </w:r>
            <w:r>
              <w:t>区</w:t>
            </w:r>
          </w:p>
        </w:tc>
      </w:tr>
      <w:tr w:rsidR="00000000" w14:paraId="79F62AB4" w14:textId="77777777">
        <w:trPr>
          <w:trHeight w:val="522"/>
          <w:jc w:val="center"/>
        </w:trPr>
        <w:tc>
          <w:tcPr>
            <w:tcW w:w="5.18%" w:type="pct"/>
            <w:vAlign w:val="center"/>
          </w:tcPr>
          <w:p w14:paraId="4874BCE4" w14:textId="77777777" w:rsidR="00000000" w:rsidRDefault="00000000">
            <w:pPr>
              <w:numPr>
                <w:ilvl w:val="0"/>
                <w:numId w:val="265"/>
              </w:numPr>
              <w:jc w:val="center"/>
              <w:rPr>
                <w:rFonts w:hint="eastAsia"/>
              </w:rPr>
            </w:pPr>
          </w:p>
        </w:tc>
        <w:tc>
          <w:tcPr>
            <w:tcW w:w="7.36%" w:type="pct"/>
            <w:vMerge w:val="restart"/>
            <w:vAlign w:val="center"/>
          </w:tcPr>
          <w:p w14:paraId="417F5949" w14:textId="77777777" w:rsidR="00000000" w:rsidRDefault="00000000">
            <w:pPr>
              <w:rPr>
                <w:rFonts w:hint="eastAsia"/>
              </w:rPr>
            </w:pPr>
            <w:r>
              <w:rPr>
                <w:rFonts w:hint="eastAsia"/>
              </w:rPr>
              <w:t>配套软件</w:t>
            </w:r>
          </w:p>
        </w:tc>
        <w:tc>
          <w:tcPr>
            <w:tcW w:w="23.16%" w:type="pct"/>
            <w:vAlign w:val="center"/>
          </w:tcPr>
          <w:p w14:paraId="4D9112EC" w14:textId="77777777" w:rsidR="00000000" w:rsidRDefault="00000000">
            <w:pPr>
              <w:rPr>
                <w:rFonts w:hint="eastAsia"/>
              </w:rPr>
            </w:pPr>
            <w:r>
              <w:rPr>
                <w:rFonts w:hint="eastAsia"/>
              </w:rPr>
              <w:t>商业版关系型数据库</w:t>
            </w:r>
          </w:p>
        </w:tc>
        <w:tc>
          <w:tcPr>
            <w:tcW w:w="40.34%" w:type="pct"/>
            <w:vAlign w:val="center"/>
          </w:tcPr>
          <w:p w14:paraId="518FB390" w14:textId="77777777" w:rsidR="00000000" w:rsidRDefault="00000000">
            <w:pPr>
              <w:rPr>
                <w:rFonts w:hint="eastAsia"/>
              </w:rPr>
            </w:pPr>
            <w:r>
              <w:rPr>
                <w:rFonts w:hint="eastAsia"/>
              </w:rPr>
              <w:t>满足安全可控要求；Ⅲ区两套（一主一备）</w:t>
            </w:r>
          </w:p>
        </w:tc>
        <w:tc>
          <w:tcPr>
            <w:tcW w:w="8.1%" w:type="pct"/>
            <w:vAlign w:val="center"/>
          </w:tcPr>
          <w:p w14:paraId="10E86E43" w14:textId="77777777" w:rsidR="00000000" w:rsidRDefault="00000000">
            <w:pPr>
              <w:jc w:val="center"/>
            </w:pPr>
            <w:r>
              <w:rPr>
                <w:rFonts w:hint="eastAsia"/>
              </w:rPr>
              <w:t>2</w:t>
            </w:r>
          </w:p>
        </w:tc>
        <w:tc>
          <w:tcPr>
            <w:tcW w:w="6.56%" w:type="pct"/>
            <w:vAlign w:val="center"/>
          </w:tcPr>
          <w:p w14:paraId="3FDAB6BD" w14:textId="77777777" w:rsidR="00000000" w:rsidRDefault="00000000">
            <w:pPr>
              <w:rPr>
                <w:rFonts w:hint="eastAsia"/>
              </w:rPr>
            </w:pPr>
            <w:r>
              <w:rPr>
                <w:rFonts w:hint="eastAsia"/>
              </w:rPr>
              <w:t>套</w:t>
            </w:r>
          </w:p>
        </w:tc>
        <w:tc>
          <w:tcPr>
            <w:tcW w:w="9.2%" w:type="pct"/>
            <w:vAlign w:val="center"/>
          </w:tcPr>
          <w:p w14:paraId="44A1458E" w14:textId="77777777" w:rsidR="00000000" w:rsidRDefault="00000000">
            <w:r>
              <w:rPr>
                <w:rFonts w:hint="eastAsia"/>
              </w:rPr>
              <w:t>Ⅲ区</w:t>
            </w:r>
          </w:p>
        </w:tc>
      </w:tr>
      <w:tr w:rsidR="00000000" w14:paraId="0D6C00DD" w14:textId="77777777">
        <w:trPr>
          <w:trHeight w:val="522"/>
          <w:jc w:val="center"/>
        </w:trPr>
        <w:tc>
          <w:tcPr>
            <w:tcW w:w="5.18%" w:type="pct"/>
            <w:vAlign w:val="center"/>
          </w:tcPr>
          <w:p w14:paraId="73D13E96" w14:textId="77777777" w:rsidR="00000000" w:rsidRDefault="00000000">
            <w:pPr>
              <w:numPr>
                <w:ilvl w:val="0"/>
                <w:numId w:val="265"/>
              </w:numPr>
              <w:jc w:val="center"/>
              <w:rPr>
                <w:rFonts w:hint="eastAsia"/>
              </w:rPr>
            </w:pPr>
          </w:p>
        </w:tc>
        <w:tc>
          <w:tcPr>
            <w:tcW w:w="7.36%" w:type="pct"/>
            <w:vMerge/>
            <w:vAlign w:val="center"/>
          </w:tcPr>
          <w:p w14:paraId="3D5B02CB" w14:textId="77777777" w:rsidR="00000000" w:rsidRDefault="00000000">
            <w:pPr>
              <w:rPr>
                <w:rFonts w:hint="eastAsia"/>
              </w:rPr>
            </w:pPr>
          </w:p>
        </w:tc>
        <w:tc>
          <w:tcPr>
            <w:tcW w:w="23.16%" w:type="pct"/>
            <w:vAlign w:val="center"/>
          </w:tcPr>
          <w:p w14:paraId="6786FACA" w14:textId="77777777" w:rsidR="00000000" w:rsidRDefault="00000000">
            <w:pPr>
              <w:rPr>
                <w:rFonts w:hint="eastAsia"/>
              </w:rPr>
            </w:pPr>
            <w:r>
              <w:rPr>
                <w:rFonts w:hint="eastAsia"/>
              </w:rPr>
              <w:t>商业版时序数据库</w:t>
            </w:r>
          </w:p>
        </w:tc>
        <w:tc>
          <w:tcPr>
            <w:tcW w:w="40.34%" w:type="pct"/>
            <w:vAlign w:val="center"/>
          </w:tcPr>
          <w:p w14:paraId="404FF771" w14:textId="77777777" w:rsidR="00000000" w:rsidRDefault="00000000">
            <w:pPr>
              <w:rPr>
                <w:rFonts w:hint="eastAsia"/>
              </w:rPr>
            </w:pPr>
            <w:r>
              <w:rPr>
                <w:rFonts w:hint="eastAsia"/>
              </w:rPr>
              <w:t>满足安全可控要求；</w:t>
            </w:r>
            <w:r>
              <w:rPr>
                <w:rFonts w:hint="eastAsia"/>
              </w:rPr>
              <w:t>100</w:t>
            </w:r>
            <w:r>
              <w:rPr>
                <w:rFonts w:hint="eastAsia"/>
              </w:rPr>
              <w:t>个并发同时查询</w:t>
            </w:r>
            <w:r>
              <w:rPr>
                <w:rFonts w:hint="eastAsia"/>
              </w:rPr>
              <w:t>10</w:t>
            </w:r>
            <w:r>
              <w:rPr>
                <w:rFonts w:hint="eastAsia"/>
              </w:rPr>
              <w:t>个测点表的快照值，平均查询耗时在</w:t>
            </w:r>
            <w:r>
              <w:rPr>
                <w:rFonts w:hint="eastAsia"/>
              </w:rPr>
              <w:t>100ms</w:t>
            </w:r>
            <w:r>
              <w:rPr>
                <w:rFonts w:hint="eastAsia"/>
              </w:rPr>
              <w:t>以内；</w:t>
            </w:r>
            <w:r>
              <w:rPr>
                <w:rFonts w:hint="eastAsia"/>
              </w:rPr>
              <w:t>100</w:t>
            </w:r>
            <w:r>
              <w:rPr>
                <w:rFonts w:hint="eastAsia"/>
              </w:rPr>
              <w:t>个并发查询</w:t>
            </w:r>
            <w:r>
              <w:rPr>
                <w:rFonts w:hint="eastAsia"/>
              </w:rPr>
              <w:t>1</w:t>
            </w:r>
            <w:r>
              <w:rPr>
                <w:rFonts w:hint="eastAsia"/>
              </w:rPr>
              <w:t>个测点表的</w:t>
            </w:r>
            <w:r>
              <w:rPr>
                <w:rFonts w:hint="eastAsia"/>
              </w:rPr>
              <w:t>24</w:t>
            </w:r>
            <w:r>
              <w:rPr>
                <w:rFonts w:hint="eastAsia"/>
              </w:rPr>
              <w:t>小时原值，平均查询耗时在</w:t>
            </w:r>
            <w:r>
              <w:rPr>
                <w:rFonts w:hint="eastAsia"/>
              </w:rPr>
              <w:t>1s</w:t>
            </w:r>
            <w:r>
              <w:rPr>
                <w:rFonts w:hint="eastAsia"/>
              </w:rPr>
              <w:t>以内。极值查询</w:t>
            </w:r>
            <w:r>
              <w:rPr>
                <w:rFonts w:hint="eastAsia"/>
              </w:rPr>
              <w:t>200</w:t>
            </w:r>
            <w:r>
              <w:rPr>
                <w:rFonts w:hint="eastAsia"/>
              </w:rPr>
              <w:t>万点每秒，数据综合无损压缩率不低于</w:t>
            </w:r>
            <w:r>
              <w:rPr>
                <w:rFonts w:hint="eastAsia"/>
              </w:rPr>
              <w:t>30:1</w:t>
            </w:r>
            <w:r>
              <w:rPr>
                <w:rFonts w:hint="eastAsia"/>
              </w:rPr>
              <w:t>。Ⅲ区两套（一主一备）</w:t>
            </w:r>
          </w:p>
        </w:tc>
        <w:tc>
          <w:tcPr>
            <w:tcW w:w="8.1%" w:type="pct"/>
            <w:vAlign w:val="center"/>
          </w:tcPr>
          <w:p w14:paraId="56D47EA5" w14:textId="77777777" w:rsidR="00000000" w:rsidRDefault="00000000">
            <w:pPr>
              <w:jc w:val="center"/>
            </w:pPr>
            <w:r>
              <w:rPr>
                <w:rFonts w:hint="eastAsia"/>
              </w:rPr>
              <w:t>2</w:t>
            </w:r>
          </w:p>
        </w:tc>
        <w:tc>
          <w:tcPr>
            <w:tcW w:w="6.56%" w:type="pct"/>
            <w:vAlign w:val="center"/>
          </w:tcPr>
          <w:p w14:paraId="310B5C8E" w14:textId="77777777" w:rsidR="00000000" w:rsidRDefault="00000000">
            <w:pPr>
              <w:rPr>
                <w:rFonts w:hint="eastAsia"/>
              </w:rPr>
            </w:pPr>
            <w:r>
              <w:rPr>
                <w:rFonts w:hint="eastAsia"/>
              </w:rPr>
              <w:t>套</w:t>
            </w:r>
          </w:p>
        </w:tc>
        <w:tc>
          <w:tcPr>
            <w:tcW w:w="9.2%" w:type="pct"/>
            <w:vAlign w:val="center"/>
          </w:tcPr>
          <w:p w14:paraId="1BEA7A8C" w14:textId="77777777" w:rsidR="00000000" w:rsidRDefault="00000000">
            <w:r>
              <w:rPr>
                <w:rFonts w:hint="eastAsia"/>
              </w:rPr>
              <w:t>Ⅲ区</w:t>
            </w:r>
          </w:p>
        </w:tc>
      </w:tr>
      <w:tr w:rsidR="00000000" w14:paraId="1FF63CFD" w14:textId="77777777">
        <w:trPr>
          <w:trHeight w:val="522"/>
          <w:jc w:val="center"/>
        </w:trPr>
        <w:tc>
          <w:tcPr>
            <w:tcW w:w="5.18%" w:type="pct"/>
            <w:vAlign w:val="center"/>
          </w:tcPr>
          <w:p w14:paraId="0369D403" w14:textId="77777777" w:rsidR="00000000" w:rsidRDefault="00000000">
            <w:pPr>
              <w:numPr>
                <w:ilvl w:val="0"/>
                <w:numId w:val="265"/>
              </w:numPr>
              <w:jc w:val="center"/>
              <w:rPr>
                <w:rFonts w:hint="eastAsia"/>
              </w:rPr>
            </w:pPr>
          </w:p>
        </w:tc>
        <w:tc>
          <w:tcPr>
            <w:tcW w:w="7.36%" w:type="pct"/>
            <w:vMerge w:val="restart"/>
            <w:vAlign w:val="center"/>
          </w:tcPr>
          <w:p w14:paraId="0DF733A3" w14:textId="77777777" w:rsidR="00000000" w:rsidRDefault="00000000">
            <w:pPr>
              <w:rPr>
                <w:rFonts w:hint="eastAsia"/>
              </w:rPr>
            </w:pPr>
            <w:r>
              <w:rPr>
                <w:rFonts w:hint="eastAsia"/>
              </w:rPr>
              <w:t>网络安全设备</w:t>
            </w:r>
          </w:p>
        </w:tc>
        <w:tc>
          <w:tcPr>
            <w:tcW w:w="23.16%" w:type="pct"/>
            <w:vAlign w:val="center"/>
          </w:tcPr>
          <w:p w14:paraId="5F849EB3" w14:textId="77777777" w:rsidR="00000000" w:rsidRDefault="00000000">
            <w:pPr>
              <w:rPr>
                <w:rFonts w:hint="eastAsia"/>
                <w:strike/>
                <w:highlight w:val="yellow"/>
              </w:rPr>
            </w:pPr>
            <w:r>
              <w:rPr>
                <w:rFonts w:hint="eastAsia"/>
              </w:rPr>
              <w:t>防火墙</w:t>
            </w:r>
          </w:p>
        </w:tc>
        <w:tc>
          <w:tcPr>
            <w:tcW w:w="40.34%" w:type="pct"/>
            <w:vAlign w:val="center"/>
          </w:tcPr>
          <w:p w14:paraId="7DC9127D" w14:textId="77777777" w:rsidR="00000000" w:rsidRDefault="00000000">
            <w:pPr>
              <w:rPr>
                <w:strike/>
                <w:highlight w:val="yellow"/>
              </w:rPr>
            </w:pPr>
            <w:r>
              <w:rPr>
                <w:rFonts w:hint="eastAsia"/>
              </w:rPr>
              <w:t>保护站控层的网络和系统安全，防止外部攻击者非法入侵，技术要求详见</w:t>
            </w:r>
            <w:r>
              <w:rPr>
                <w:rFonts w:hint="eastAsia"/>
              </w:rPr>
              <w:t>7.2.1.3</w:t>
            </w:r>
          </w:p>
        </w:tc>
        <w:tc>
          <w:tcPr>
            <w:tcW w:w="8.1%" w:type="pct"/>
            <w:vAlign w:val="center"/>
          </w:tcPr>
          <w:p w14:paraId="25D740F8" w14:textId="77777777" w:rsidR="00000000" w:rsidRDefault="00000000">
            <w:pPr>
              <w:jc w:val="center"/>
              <w:rPr>
                <w:rFonts w:hint="eastAsia"/>
                <w:strike/>
                <w:highlight w:val="yellow"/>
              </w:rPr>
            </w:pPr>
            <w:r>
              <w:rPr>
                <w:rFonts w:hint="eastAsia"/>
              </w:rPr>
              <w:t>4</w:t>
            </w:r>
          </w:p>
        </w:tc>
        <w:tc>
          <w:tcPr>
            <w:tcW w:w="6.56%" w:type="pct"/>
            <w:vAlign w:val="center"/>
          </w:tcPr>
          <w:p w14:paraId="4DE431CD" w14:textId="77777777" w:rsidR="00000000" w:rsidRDefault="00000000">
            <w:pPr>
              <w:rPr>
                <w:rFonts w:hint="eastAsia"/>
                <w:strike/>
                <w:highlight w:val="yellow"/>
              </w:rPr>
            </w:pPr>
            <w:r>
              <w:rPr>
                <w:rFonts w:hint="eastAsia"/>
              </w:rPr>
              <w:t>台</w:t>
            </w:r>
          </w:p>
        </w:tc>
        <w:tc>
          <w:tcPr>
            <w:tcW w:w="9.2%" w:type="pct"/>
            <w:vAlign w:val="center"/>
          </w:tcPr>
          <w:p w14:paraId="465758CB" w14:textId="77777777" w:rsidR="00000000" w:rsidRDefault="00000000">
            <w:pPr>
              <w:rPr>
                <w:strike/>
                <w:highlight w:val="yellow"/>
              </w:rPr>
            </w:pPr>
            <w:r>
              <w:rPr>
                <w:rFonts w:hint="eastAsia"/>
              </w:rPr>
              <w:t>Ⅲ区</w:t>
            </w:r>
          </w:p>
        </w:tc>
      </w:tr>
      <w:tr w:rsidR="00000000" w14:paraId="1C1FC140" w14:textId="77777777">
        <w:trPr>
          <w:trHeight w:val="522"/>
          <w:jc w:val="center"/>
        </w:trPr>
        <w:tc>
          <w:tcPr>
            <w:tcW w:w="5.18%" w:type="pct"/>
            <w:vAlign w:val="center"/>
          </w:tcPr>
          <w:p w14:paraId="448E7633" w14:textId="77777777" w:rsidR="00000000" w:rsidRDefault="00000000">
            <w:pPr>
              <w:numPr>
                <w:ilvl w:val="0"/>
                <w:numId w:val="265"/>
              </w:numPr>
              <w:jc w:val="center"/>
              <w:rPr>
                <w:rFonts w:hint="eastAsia"/>
              </w:rPr>
            </w:pPr>
          </w:p>
        </w:tc>
        <w:tc>
          <w:tcPr>
            <w:tcW w:w="7.36%" w:type="pct"/>
            <w:vMerge/>
          </w:tcPr>
          <w:p w14:paraId="28595686" w14:textId="77777777" w:rsidR="00000000" w:rsidRDefault="00000000">
            <w:pPr>
              <w:rPr>
                <w:rFonts w:hint="eastAsia"/>
              </w:rPr>
            </w:pPr>
          </w:p>
        </w:tc>
        <w:tc>
          <w:tcPr>
            <w:tcW w:w="23.16%" w:type="pct"/>
            <w:vAlign w:val="center"/>
          </w:tcPr>
          <w:p w14:paraId="06591DE9" w14:textId="77777777" w:rsidR="00000000" w:rsidRDefault="00000000">
            <w:pPr>
              <w:rPr>
                <w:rFonts w:hint="eastAsia"/>
              </w:rPr>
            </w:pPr>
            <w:r>
              <w:rPr>
                <w:rFonts w:hint="eastAsia"/>
              </w:rPr>
              <w:t>入侵检测系统</w:t>
            </w:r>
          </w:p>
        </w:tc>
        <w:tc>
          <w:tcPr>
            <w:tcW w:w="40.34%" w:type="pct"/>
            <w:vAlign w:val="center"/>
          </w:tcPr>
          <w:p w14:paraId="23DD3535" w14:textId="77777777" w:rsidR="00000000" w:rsidRDefault="00000000">
            <w:pPr>
              <w:rPr>
                <w:rFonts w:hint="eastAsia"/>
              </w:rPr>
            </w:pPr>
            <w:r>
              <w:rPr>
                <w:rFonts w:hint="eastAsia"/>
              </w:rPr>
              <w:t>主要包括监控网络或系统活动、检测潜在安全威胁、实时报警、主动响应和审计跟踪，技术要求详见</w:t>
            </w:r>
            <w:r>
              <w:rPr>
                <w:rFonts w:hint="eastAsia"/>
              </w:rPr>
              <w:t>7.2.1.3</w:t>
            </w:r>
          </w:p>
        </w:tc>
        <w:tc>
          <w:tcPr>
            <w:tcW w:w="8.1%" w:type="pct"/>
            <w:vAlign w:val="center"/>
          </w:tcPr>
          <w:p w14:paraId="784F099E" w14:textId="77777777" w:rsidR="00000000" w:rsidRDefault="00000000">
            <w:pPr>
              <w:jc w:val="center"/>
            </w:pPr>
            <w:r>
              <w:rPr>
                <w:rFonts w:hint="eastAsia"/>
              </w:rPr>
              <w:t>1</w:t>
            </w:r>
          </w:p>
        </w:tc>
        <w:tc>
          <w:tcPr>
            <w:tcW w:w="6.56%" w:type="pct"/>
            <w:vAlign w:val="center"/>
          </w:tcPr>
          <w:p w14:paraId="0B30EAA9" w14:textId="77777777" w:rsidR="00000000" w:rsidRDefault="00000000">
            <w:pPr>
              <w:rPr>
                <w:rFonts w:hint="eastAsia"/>
              </w:rPr>
            </w:pPr>
            <w:r>
              <w:rPr>
                <w:rFonts w:hint="eastAsia"/>
              </w:rPr>
              <w:t>台</w:t>
            </w:r>
          </w:p>
        </w:tc>
        <w:tc>
          <w:tcPr>
            <w:tcW w:w="9.2%" w:type="pct"/>
            <w:vAlign w:val="center"/>
          </w:tcPr>
          <w:p w14:paraId="6EA71D66" w14:textId="77777777" w:rsidR="00000000" w:rsidRDefault="00000000">
            <w:pPr>
              <w:rPr>
                <w:rFonts w:hint="eastAsia"/>
              </w:rPr>
            </w:pPr>
            <w:r>
              <w:rPr>
                <w:rFonts w:hint="eastAsia"/>
              </w:rPr>
              <w:t>Ⅲ区</w:t>
            </w:r>
          </w:p>
        </w:tc>
      </w:tr>
      <w:tr w:rsidR="00000000" w14:paraId="7407EBE6" w14:textId="77777777">
        <w:trPr>
          <w:trHeight w:val="522"/>
          <w:jc w:val="center"/>
        </w:trPr>
        <w:tc>
          <w:tcPr>
            <w:tcW w:w="5.18%" w:type="pct"/>
            <w:vAlign w:val="center"/>
          </w:tcPr>
          <w:p w14:paraId="09457D02" w14:textId="77777777" w:rsidR="00000000" w:rsidRDefault="00000000">
            <w:pPr>
              <w:numPr>
                <w:ilvl w:val="0"/>
                <w:numId w:val="265"/>
              </w:numPr>
              <w:jc w:val="center"/>
              <w:rPr>
                <w:rFonts w:hint="eastAsia"/>
              </w:rPr>
            </w:pPr>
          </w:p>
        </w:tc>
        <w:tc>
          <w:tcPr>
            <w:tcW w:w="7.36%" w:type="pct"/>
            <w:vMerge/>
          </w:tcPr>
          <w:p w14:paraId="49D97783" w14:textId="77777777" w:rsidR="00000000" w:rsidRDefault="00000000">
            <w:pPr>
              <w:rPr>
                <w:rFonts w:hint="eastAsia"/>
              </w:rPr>
            </w:pPr>
          </w:p>
        </w:tc>
        <w:tc>
          <w:tcPr>
            <w:tcW w:w="23.16%" w:type="pct"/>
            <w:vAlign w:val="center"/>
          </w:tcPr>
          <w:p w14:paraId="36CAC8DD" w14:textId="77777777" w:rsidR="00000000" w:rsidRDefault="00000000">
            <w:pPr>
              <w:rPr>
                <w:rFonts w:hint="eastAsia"/>
              </w:rPr>
            </w:pPr>
            <w:r>
              <w:rPr>
                <w:rFonts w:hint="eastAsia"/>
              </w:rPr>
              <w:t>正向隔离装置</w:t>
            </w:r>
          </w:p>
        </w:tc>
        <w:tc>
          <w:tcPr>
            <w:tcW w:w="40.34%" w:type="pct"/>
            <w:vAlign w:val="center"/>
          </w:tcPr>
          <w:p w14:paraId="1C888BD2" w14:textId="77777777" w:rsidR="00000000" w:rsidRDefault="00000000">
            <w:pPr>
              <w:rPr>
                <w:rFonts w:hint="eastAsia"/>
              </w:rPr>
            </w:pPr>
            <w:r>
              <w:rPr>
                <w:rFonts w:hint="eastAsia"/>
              </w:rPr>
              <w:t>用于涉网考核管理服务、市场交易辅助决策服务二区采集数据后，通过正向隔离装置推送到三区。技术要求详见</w:t>
            </w:r>
            <w:r>
              <w:rPr>
                <w:rFonts w:hint="eastAsia"/>
              </w:rPr>
              <w:t>7.2.1.3</w:t>
            </w:r>
          </w:p>
        </w:tc>
        <w:tc>
          <w:tcPr>
            <w:tcW w:w="8.1%" w:type="pct"/>
            <w:vAlign w:val="center"/>
          </w:tcPr>
          <w:p w14:paraId="3D68C058" w14:textId="77777777" w:rsidR="00000000" w:rsidRDefault="00000000">
            <w:pPr>
              <w:jc w:val="center"/>
              <w:rPr>
                <w:rFonts w:hint="eastAsia"/>
              </w:rPr>
            </w:pPr>
            <w:r>
              <w:rPr>
                <w:rFonts w:hint="eastAsia"/>
              </w:rPr>
              <w:t>1</w:t>
            </w:r>
          </w:p>
        </w:tc>
        <w:tc>
          <w:tcPr>
            <w:tcW w:w="6.56%" w:type="pct"/>
            <w:vAlign w:val="center"/>
          </w:tcPr>
          <w:p w14:paraId="76A7CDA0" w14:textId="77777777" w:rsidR="00000000" w:rsidRDefault="00000000">
            <w:pPr>
              <w:rPr>
                <w:rFonts w:hint="eastAsia"/>
              </w:rPr>
            </w:pPr>
            <w:r>
              <w:rPr>
                <w:rFonts w:hint="eastAsia"/>
              </w:rPr>
              <w:t>台</w:t>
            </w:r>
          </w:p>
        </w:tc>
        <w:tc>
          <w:tcPr>
            <w:tcW w:w="9.2%" w:type="pct"/>
            <w:vAlign w:val="center"/>
          </w:tcPr>
          <w:p w14:paraId="1E887547" w14:textId="77777777" w:rsidR="00000000" w:rsidRDefault="00000000">
            <w:pPr>
              <w:rPr>
                <w:rFonts w:hint="eastAsia"/>
              </w:rPr>
            </w:pPr>
            <w:r>
              <w:rPr>
                <w:rFonts w:hint="eastAsia"/>
              </w:rPr>
              <w:t>Ⅱ区与Ⅲ区之间</w:t>
            </w:r>
          </w:p>
        </w:tc>
      </w:tr>
      <w:tr w:rsidR="00000000" w14:paraId="3630DBA6" w14:textId="77777777">
        <w:trPr>
          <w:trHeight w:val="522"/>
          <w:jc w:val="center"/>
        </w:trPr>
        <w:tc>
          <w:tcPr>
            <w:tcW w:w="5.18%" w:type="pct"/>
            <w:vAlign w:val="center"/>
          </w:tcPr>
          <w:p w14:paraId="6EF1BEDA" w14:textId="77777777" w:rsidR="00000000" w:rsidRDefault="00000000">
            <w:pPr>
              <w:numPr>
                <w:ilvl w:val="0"/>
                <w:numId w:val="265"/>
              </w:numPr>
              <w:jc w:val="center"/>
              <w:rPr>
                <w:rFonts w:hint="eastAsia"/>
              </w:rPr>
            </w:pPr>
          </w:p>
        </w:tc>
        <w:tc>
          <w:tcPr>
            <w:tcW w:w="7.36%" w:type="pct"/>
            <w:vMerge/>
          </w:tcPr>
          <w:p w14:paraId="4B33AB67" w14:textId="77777777" w:rsidR="00000000" w:rsidRDefault="00000000">
            <w:pPr>
              <w:rPr>
                <w:rFonts w:hint="eastAsia"/>
              </w:rPr>
            </w:pPr>
          </w:p>
        </w:tc>
        <w:tc>
          <w:tcPr>
            <w:tcW w:w="23.16%" w:type="pct"/>
            <w:vAlign w:val="center"/>
          </w:tcPr>
          <w:p w14:paraId="18437226" w14:textId="77777777" w:rsidR="00000000" w:rsidRDefault="00000000">
            <w:pPr>
              <w:rPr>
                <w:rFonts w:hint="eastAsia"/>
              </w:rPr>
            </w:pPr>
            <w:r>
              <w:rPr>
                <w:rFonts w:hint="eastAsia"/>
              </w:rPr>
              <w:t>数据库审计设备</w:t>
            </w:r>
          </w:p>
        </w:tc>
        <w:tc>
          <w:tcPr>
            <w:tcW w:w="40.34%" w:type="pct"/>
            <w:vAlign w:val="center"/>
          </w:tcPr>
          <w:p w14:paraId="6E7EEC93" w14:textId="77777777" w:rsidR="00000000" w:rsidRDefault="00000000">
            <w:pPr>
              <w:rPr>
                <w:rFonts w:hint="eastAsia"/>
              </w:rPr>
            </w:pPr>
            <w:r>
              <w:rPr>
                <w:rFonts w:hint="eastAsia"/>
              </w:rPr>
              <w:t>用于对进出核心数据库的访问流量进行数据报文字段级的解析操作，还原出操作的细节，并给出详尽操作返回结果，技术要求详见</w:t>
            </w:r>
            <w:r>
              <w:rPr>
                <w:rFonts w:hint="eastAsia"/>
              </w:rPr>
              <w:t>7.2.1.3</w:t>
            </w:r>
          </w:p>
        </w:tc>
        <w:tc>
          <w:tcPr>
            <w:tcW w:w="8.1%" w:type="pct"/>
            <w:vAlign w:val="center"/>
          </w:tcPr>
          <w:p w14:paraId="1646BC44" w14:textId="77777777" w:rsidR="00000000" w:rsidRDefault="00000000">
            <w:pPr>
              <w:jc w:val="center"/>
            </w:pPr>
            <w:r>
              <w:rPr>
                <w:rFonts w:hint="eastAsia"/>
              </w:rPr>
              <w:t>1</w:t>
            </w:r>
          </w:p>
        </w:tc>
        <w:tc>
          <w:tcPr>
            <w:tcW w:w="6.56%" w:type="pct"/>
            <w:vAlign w:val="center"/>
          </w:tcPr>
          <w:p w14:paraId="32B12FBB" w14:textId="77777777" w:rsidR="00000000" w:rsidRDefault="00000000">
            <w:pPr>
              <w:rPr>
                <w:rFonts w:hint="eastAsia"/>
              </w:rPr>
            </w:pPr>
            <w:r>
              <w:rPr>
                <w:rFonts w:hint="eastAsia"/>
              </w:rPr>
              <w:t>台</w:t>
            </w:r>
          </w:p>
        </w:tc>
        <w:tc>
          <w:tcPr>
            <w:tcW w:w="9.2%" w:type="pct"/>
            <w:vAlign w:val="center"/>
          </w:tcPr>
          <w:p w14:paraId="5280E728" w14:textId="77777777" w:rsidR="00000000" w:rsidRDefault="00000000">
            <w:pPr>
              <w:rPr>
                <w:rFonts w:hint="eastAsia"/>
              </w:rPr>
            </w:pPr>
            <w:r>
              <w:rPr>
                <w:rFonts w:hint="eastAsia"/>
              </w:rPr>
              <w:t>Ⅲ区</w:t>
            </w:r>
          </w:p>
        </w:tc>
      </w:tr>
      <w:tr w:rsidR="00000000" w14:paraId="6A27A1AA" w14:textId="77777777">
        <w:trPr>
          <w:trHeight w:val="522"/>
          <w:jc w:val="center"/>
        </w:trPr>
        <w:tc>
          <w:tcPr>
            <w:tcW w:w="5.18%" w:type="pct"/>
            <w:vAlign w:val="center"/>
          </w:tcPr>
          <w:p w14:paraId="0B673B49" w14:textId="77777777" w:rsidR="00000000" w:rsidRDefault="00000000">
            <w:pPr>
              <w:numPr>
                <w:ilvl w:val="0"/>
                <w:numId w:val="265"/>
              </w:numPr>
              <w:jc w:val="center"/>
              <w:rPr>
                <w:rFonts w:hint="eastAsia"/>
              </w:rPr>
            </w:pPr>
          </w:p>
        </w:tc>
        <w:tc>
          <w:tcPr>
            <w:tcW w:w="7.36%" w:type="pct"/>
            <w:vMerge/>
          </w:tcPr>
          <w:p w14:paraId="125A1A0B" w14:textId="77777777" w:rsidR="00000000" w:rsidRDefault="00000000">
            <w:pPr>
              <w:rPr>
                <w:rFonts w:hint="eastAsia"/>
              </w:rPr>
            </w:pPr>
          </w:p>
        </w:tc>
        <w:tc>
          <w:tcPr>
            <w:tcW w:w="23.16%" w:type="pct"/>
            <w:vAlign w:val="center"/>
          </w:tcPr>
          <w:p w14:paraId="25A5C627" w14:textId="77777777" w:rsidR="00000000" w:rsidRDefault="00000000">
            <w:pPr>
              <w:rPr>
                <w:rFonts w:hint="eastAsia"/>
              </w:rPr>
            </w:pPr>
            <w:r>
              <w:rPr>
                <w:rFonts w:hint="eastAsia"/>
              </w:rPr>
              <w:t>态势感知探针</w:t>
            </w:r>
          </w:p>
        </w:tc>
        <w:tc>
          <w:tcPr>
            <w:tcW w:w="40.34%" w:type="pct"/>
            <w:vAlign w:val="center"/>
          </w:tcPr>
          <w:p w14:paraId="63AF9BCF" w14:textId="77777777" w:rsidR="00000000" w:rsidRDefault="00000000">
            <w:pPr>
              <w:rPr>
                <w:rFonts w:hint="eastAsia"/>
              </w:rPr>
            </w:pPr>
            <w:r>
              <w:rPr>
                <w:rFonts w:hint="eastAsia"/>
              </w:rPr>
              <w:t>用于发现和评估网络设备、系统内存在的安全漏洞并提供相应解决建议，技术要求详见</w:t>
            </w:r>
            <w:r>
              <w:rPr>
                <w:rFonts w:hint="eastAsia"/>
              </w:rPr>
              <w:t>7.2.1.3</w:t>
            </w:r>
          </w:p>
        </w:tc>
        <w:tc>
          <w:tcPr>
            <w:tcW w:w="8.1%" w:type="pct"/>
            <w:vAlign w:val="center"/>
          </w:tcPr>
          <w:p w14:paraId="62F945A4" w14:textId="77777777" w:rsidR="00000000" w:rsidRDefault="00000000">
            <w:pPr>
              <w:jc w:val="center"/>
              <w:rPr>
                <w:rFonts w:hint="eastAsia"/>
              </w:rPr>
            </w:pPr>
            <w:r>
              <w:rPr>
                <w:rFonts w:hint="eastAsia"/>
              </w:rPr>
              <w:t>1</w:t>
            </w:r>
          </w:p>
        </w:tc>
        <w:tc>
          <w:tcPr>
            <w:tcW w:w="6.56%" w:type="pct"/>
            <w:vAlign w:val="center"/>
          </w:tcPr>
          <w:p w14:paraId="0FF17E92" w14:textId="77777777" w:rsidR="00000000" w:rsidRDefault="00000000">
            <w:pPr>
              <w:rPr>
                <w:rFonts w:hint="eastAsia"/>
              </w:rPr>
            </w:pPr>
            <w:r>
              <w:rPr>
                <w:rFonts w:hint="eastAsia"/>
              </w:rPr>
              <w:t>台</w:t>
            </w:r>
          </w:p>
        </w:tc>
        <w:tc>
          <w:tcPr>
            <w:tcW w:w="9.2%" w:type="pct"/>
            <w:vAlign w:val="center"/>
          </w:tcPr>
          <w:p w14:paraId="3E916049" w14:textId="77777777" w:rsidR="00000000" w:rsidRDefault="00000000">
            <w:pPr>
              <w:rPr>
                <w:rFonts w:hint="eastAsia"/>
              </w:rPr>
            </w:pPr>
            <w:r>
              <w:rPr>
                <w:rFonts w:hint="eastAsia"/>
              </w:rPr>
              <w:t>Ⅲ区</w:t>
            </w:r>
          </w:p>
        </w:tc>
      </w:tr>
      <w:tr w:rsidR="00000000" w14:paraId="7C9E67BB" w14:textId="77777777">
        <w:trPr>
          <w:trHeight w:val="522"/>
          <w:jc w:val="center"/>
        </w:trPr>
        <w:tc>
          <w:tcPr>
            <w:tcW w:w="5.18%" w:type="pct"/>
            <w:vAlign w:val="center"/>
          </w:tcPr>
          <w:p w14:paraId="0D71EC19" w14:textId="77777777" w:rsidR="00000000" w:rsidRDefault="00000000">
            <w:pPr>
              <w:numPr>
                <w:ilvl w:val="0"/>
                <w:numId w:val="265"/>
              </w:numPr>
              <w:jc w:val="center"/>
              <w:rPr>
                <w:rFonts w:hint="eastAsia"/>
              </w:rPr>
            </w:pPr>
          </w:p>
        </w:tc>
        <w:tc>
          <w:tcPr>
            <w:tcW w:w="7.36%" w:type="pct"/>
            <w:vMerge w:val="restart"/>
            <w:vAlign w:val="center"/>
          </w:tcPr>
          <w:p w14:paraId="667B3FCA" w14:textId="77777777" w:rsidR="00000000" w:rsidRDefault="00000000">
            <w:pPr>
              <w:rPr>
                <w:rFonts w:hint="eastAsia"/>
              </w:rPr>
            </w:pPr>
            <w:r>
              <w:rPr>
                <w:rFonts w:hint="eastAsia"/>
              </w:rPr>
              <w:t>运维配套硬件设备</w:t>
            </w:r>
          </w:p>
        </w:tc>
        <w:tc>
          <w:tcPr>
            <w:tcW w:w="23.16%" w:type="pct"/>
            <w:vAlign w:val="center"/>
          </w:tcPr>
          <w:p w14:paraId="214B17E1" w14:textId="77777777" w:rsidR="00000000" w:rsidRDefault="00000000">
            <w:pPr>
              <w:rPr>
                <w:rFonts w:hint="eastAsia"/>
              </w:rPr>
            </w:pPr>
            <w:r>
              <w:rPr>
                <w:rFonts w:hint="eastAsia"/>
              </w:rPr>
              <w:t>卫星终端设备</w:t>
            </w:r>
          </w:p>
        </w:tc>
        <w:tc>
          <w:tcPr>
            <w:tcW w:w="40.34%" w:type="pct"/>
            <w:vAlign w:val="center"/>
          </w:tcPr>
          <w:p w14:paraId="58DFD101" w14:textId="77777777" w:rsidR="00000000" w:rsidRDefault="00000000">
            <w:pPr>
              <w:rPr>
                <w:rFonts w:hint="eastAsia"/>
              </w:rPr>
            </w:pPr>
            <w:r>
              <w:rPr>
                <w:rFonts w:hint="eastAsia"/>
              </w:rPr>
              <w:t>卫星终端设备，技术要求详见</w:t>
            </w:r>
            <w:r>
              <w:rPr>
                <w:rFonts w:hint="eastAsia"/>
              </w:rPr>
              <w:t>7.2.1.4</w:t>
            </w:r>
          </w:p>
        </w:tc>
        <w:tc>
          <w:tcPr>
            <w:tcW w:w="8.1%" w:type="pct"/>
            <w:vAlign w:val="center"/>
          </w:tcPr>
          <w:p w14:paraId="1D61EB08" w14:textId="77777777" w:rsidR="00000000" w:rsidRDefault="00000000">
            <w:pPr>
              <w:jc w:val="center"/>
            </w:pPr>
            <w:r>
              <w:rPr>
                <w:rFonts w:hint="eastAsia"/>
              </w:rPr>
              <w:t>10</w:t>
            </w:r>
          </w:p>
        </w:tc>
        <w:tc>
          <w:tcPr>
            <w:tcW w:w="6.56%" w:type="pct"/>
            <w:vAlign w:val="center"/>
          </w:tcPr>
          <w:p w14:paraId="50825950" w14:textId="77777777" w:rsidR="00000000" w:rsidRDefault="00000000">
            <w:pPr>
              <w:rPr>
                <w:rFonts w:hint="eastAsia"/>
              </w:rPr>
            </w:pPr>
            <w:r>
              <w:rPr>
                <w:rFonts w:hint="eastAsia"/>
              </w:rPr>
              <w:t>台</w:t>
            </w:r>
          </w:p>
        </w:tc>
        <w:tc>
          <w:tcPr>
            <w:tcW w:w="9.2%" w:type="pct"/>
            <w:vAlign w:val="center"/>
          </w:tcPr>
          <w:p w14:paraId="33A92FE0" w14:textId="77777777" w:rsidR="00000000" w:rsidRDefault="00000000">
            <w:pPr>
              <w:rPr>
                <w:rFonts w:hint="eastAsia"/>
              </w:rPr>
            </w:pPr>
            <w:r>
              <w:rPr>
                <w:rFonts w:hint="eastAsia"/>
              </w:rPr>
              <w:t>/</w:t>
            </w:r>
          </w:p>
        </w:tc>
      </w:tr>
      <w:tr w:rsidR="00000000" w14:paraId="7BA1C1F9" w14:textId="77777777">
        <w:trPr>
          <w:trHeight w:val="522"/>
          <w:jc w:val="center"/>
        </w:trPr>
        <w:tc>
          <w:tcPr>
            <w:tcW w:w="5.18%" w:type="pct"/>
            <w:vAlign w:val="center"/>
          </w:tcPr>
          <w:p w14:paraId="63FE7C73" w14:textId="77777777" w:rsidR="00000000" w:rsidRDefault="00000000">
            <w:pPr>
              <w:numPr>
                <w:ilvl w:val="0"/>
                <w:numId w:val="265"/>
              </w:numPr>
              <w:jc w:val="center"/>
              <w:rPr>
                <w:rFonts w:hint="eastAsia"/>
              </w:rPr>
            </w:pPr>
          </w:p>
        </w:tc>
        <w:tc>
          <w:tcPr>
            <w:tcW w:w="7.36%" w:type="pct"/>
            <w:vMerge/>
            <w:vAlign w:val="center"/>
          </w:tcPr>
          <w:p w14:paraId="34F92A02" w14:textId="77777777" w:rsidR="00000000" w:rsidRDefault="00000000">
            <w:pPr>
              <w:rPr>
                <w:rFonts w:hint="eastAsia"/>
              </w:rPr>
            </w:pPr>
          </w:p>
        </w:tc>
        <w:tc>
          <w:tcPr>
            <w:tcW w:w="23.16%" w:type="pct"/>
            <w:vAlign w:val="center"/>
          </w:tcPr>
          <w:p w14:paraId="55CD6D96" w14:textId="77777777" w:rsidR="00000000" w:rsidRDefault="00000000">
            <w:pPr>
              <w:rPr>
                <w:rFonts w:hint="eastAsia"/>
              </w:rPr>
            </w:pPr>
            <w:r>
              <w:rPr>
                <w:rFonts w:hint="eastAsia"/>
              </w:rPr>
              <w:t>24</w:t>
            </w:r>
            <w:r>
              <w:rPr>
                <w:rFonts w:hint="eastAsia"/>
              </w:rPr>
              <w:t>寸显示器</w:t>
            </w:r>
          </w:p>
        </w:tc>
        <w:tc>
          <w:tcPr>
            <w:tcW w:w="40.34%" w:type="pct"/>
            <w:vAlign w:val="center"/>
          </w:tcPr>
          <w:p w14:paraId="44F1EBAF" w14:textId="77777777" w:rsidR="00000000" w:rsidRDefault="00000000">
            <w:pPr>
              <w:rPr>
                <w:rFonts w:hint="eastAsia"/>
              </w:rPr>
            </w:pPr>
            <w:r>
              <w:rPr>
                <w:rFonts w:hint="eastAsia"/>
              </w:rPr>
              <w:t>显示器，技术要求详见</w:t>
            </w:r>
            <w:r>
              <w:rPr>
                <w:rFonts w:hint="eastAsia"/>
              </w:rPr>
              <w:t>7.2.1.4</w:t>
            </w:r>
          </w:p>
        </w:tc>
        <w:tc>
          <w:tcPr>
            <w:tcW w:w="8.1%" w:type="pct"/>
            <w:vAlign w:val="center"/>
          </w:tcPr>
          <w:p w14:paraId="0FEB6A66" w14:textId="77777777" w:rsidR="00000000" w:rsidRDefault="00000000">
            <w:pPr>
              <w:jc w:val="center"/>
              <w:rPr>
                <w:rFonts w:hint="eastAsia"/>
              </w:rPr>
            </w:pPr>
            <w:r>
              <w:rPr>
                <w:rFonts w:hint="eastAsia"/>
              </w:rPr>
              <w:t>16</w:t>
            </w:r>
          </w:p>
        </w:tc>
        <w:tc>
          <w:tcPr>
            <w:tcW w:w="6.56%" w:type="pct"/>
            <w:vAlign w:val="center"/>
          </w:tcPr>
          <w:p w14:paraId="555D8C04" w14:textId="77777777" w:rsidR="00000000" w:rsidRDefault="00000000">
            <w:pPr>
              <w:rPr>
                <w:rFonts w:hint="eastAsia"/>
              </w:rPr>
            </w:pPr>
            <w:r>
              <w:rPr>
                <w:rFonts w:hint="eastAsia"/>
              </w:rPr>
              <w:t>台</w:t>
            </w:r>
          </w:p>
        </w:tc>
        <w:tc>
          <w:tcPr>
            <w:tcW w:w="9.2%" w:type="pct"/>
            <w:vAlign w:val="center"/>
          </w:tcPr>
          <w:p w14:paraId="00D161CE" w14:textId="77777777" w:rsidR="00000000" w:rsidRDefault="00000000">
            <w:pPr>
              <w:rPr>
                <w:rFonts w:hint="eastAsia"/>
              </w:rPr>
            </w:pPr>
            <w:r>
              <w:rPr>
                <w:rFonts w:hint="eastAsia"/>
              </w:rPr>
              <w:t>/</w:t>
            </w:r>
          </w:p>
        </w:tc>
      </w:tr>
      <w:tr w:rsidR="00000000" w14:paraId="04002F9B" w14:textId="77777777">
        <w:trPr>
          <w:trHeight w:val="522"/>
          <w:jc w:val="center"/>
        </w:trPr>
        <w:tc>
          <w:tcPr>
            <w:tcW w:w="5.18%" w:type="pct"/>
            <w:vAlign w:val="center"/>
          </w:tcPr>
          <w:p w14:paraId="079B58C2" w14:textId="77777777" w:rsidR="00000000" w:rsidRDefault="00000000">
            <w:pPr>
              <w:numPr>
                <w:ilvl w:val="0"/>
                <w:numId w:val="265"/>
              </w:numPr>
              <w:jc w:val="center"/>
              <w:rPr>
                <w:rFonts w:hint="eastAsia"/>
              </w:rPr>
            </w:pPr>
          </w:p>
        </w:tc>
        <w:tc>
          <w:tcPr>
            <w:tcW w:w="7.36%" w:type="pct"/>
            <w:vMerge/>
            <w:vAlign w:val="center"/>
          </w:tcPr>
          <w:p w14:paraId="6DA8CDAF" w14:textId="77777777" w:rsidR="00000000" w:rsidRDefault="00000000">
            <w:pPr>
              <w:rPr>
                <w:rFonts w:hint="eastAsia"/>
              </w:rPr>
            </w:pPr>
          </w:p>
        </w:tc>
        <w:tc>
          <w:tcPr>
            <w:tcW w:w="23.16%" w:type="pct"/>
            <w:vAlign w:val="center"/>
          </w:tcPr>
          <w:p w14:paraId="7FE7B027" w14:textId="77777777" w:rsidR="00000000" w:rsidRDefault="00000000">
            <w:pPr>
              <w:rPr>
                <w:rFonts w:hint="eastAsia"/>
              </w:rPr>
            </w:pPr>
            <w:r>
              <w:rPr>
                <w:rFonts w:hint="eastAsia"/>
              </w:rPr>
              <w:t>智慧屏</w:t>
            </w:r>
          </w:p>
        </w:tc>
        <w:tc>
          <w:tcPr>
            <w:tcW w:w="40.34%" w:type="pct"/>
            <w:vAlign w:val="center"/>
          </w:tcPr>
          <w:p w14:paraId="765DB27D" w14:textId="77777777" w:rsidR="00000000" w:rsidRDefault="00000000">
            <w:pPr>
              <w:rPr>
                <w:rFonts w:hint="eastAsia"/>
              </w:rPr>
            </w:pPr>
            <w:r>
              <w:rPr>
                <w:rFonts w:hint="eastAsia"/>
              </w:rPr>
              <w:t>办公使用，技术要求详见</w:t>
            </w:r>
            <w:r>
              <w:rPr>
                <w:rFonts w:hint="eastAsia"/>
              </w:rPr>
              <w:t>7.2.1.4</w:t>
            </w:r>
          </w:p>
        </w:tc>
        <w:tc>
          <w:tcPr>
            <w:tcW w:w="8.1%" w:type="pct"/>
            <w:vAlign w:val="center"/>
          </w:tcPr>
          <w:p w14:paraId="03955C07" w14:textId="77777777" w:rsidR="00000000" w:rsidRDefault="00000000">
            <w:pPr>
              <w:jc w:val="center"/>
              <w:rPr>
                <w:rFonts w:hint="eastAsia"/>
              </w:rPr>
            </w:pPr>
            <w:r>
              <w:rPr>
                <w:rFonts w:hint="eastAsia"/>
              </w:rPr>
              <w:t>2</w:t>
            </w:r>
          </w:p>
        </w:tc>
        <w:tc>
          <w:tcPr>
            <w:tcW w:w="6.56%" w:type="pct"/>
            <w:vAlign w:val="center"/>
          </w:tcPr>
          <w:p w14:paraId="13F81A57" w14:textId="77777777" w:rsidR="00000000" w:rsidRDefault="00000000">
            <w:pPr>
              <w:rPr>
                <w:rFonts w:hint="eastAsia"/>
              </w:rPr>
            </w:pPr>
            <w:r>
              <w:rPr>
                <w:rFonts w:hint="eastAsia"/>
              </w:rPr>
              <w:t>台</w:t>
            </w:r>
          </w:p>
        </w:tc>
        <w:tc>
          <w:tcPr>
            <w:tcW w:w="9.2%" w:type="pct"/>
            <w:vAlign w:val="center"/>
          </w:tcPr>
          <w:p w14:paraId="30172C03" w14:textId="77777777" w:rsidR="00000000" w:rsidRDefault="00000000">
            <w:pPr>
              <w:rPr>
                <w:rFonts w:hint="eastAsia"/>
              </w:rPr>
            </w:pPr>
            <w:r>
              <w:rPr>
                <w:rFonts w:hint="eastAsia"/>
              </w:rPr>
              <w:t>/</w:t>
            </w:r>
          </w:p>
        </w:tc>
      </w:tr>
      <w:tr w:rsidR="00000000" w14:paraId="31D80A70" w14:textId="77777777">
        <w:trPr>
          <w:trHeight w:val="522"/>
          <w:jc w:val="center"/>
        </w:trPr>
        <w:tc>
          <w:tcPr>
            <w:tcW w:w="5.18%" w:type="pct"/>
            <w:vAlign w:val="center"/>
          </w:tcPr>
          <w:p w14:paraId="162F0FD9" w14:textId="77777777" w:rsidR="00000000" w:rsidRDefault="00000000">
            <w:pPr>
              <w:numPr>
                <w:ilvl w:val="0"/>
                <w:numId w:val="265"/>
              </w:numPr>
              <w:jc w:val="center"/>
              <w:rPr>
                <w:rFonts w:hint="eastAsia"/>
              </w:rPr>
            </w:pPr>
          </w:p>
        </w:tc>
        <w:tc>
          <w:tcPr>
            <w:tcW w:w="7.36%" w:type="pct"/>
            <w:vMerge/>
            <w:vAlign w:val="center"/>
          </w:tcPr>
          <w:p w14:paraId="267FB6B3" w14:textId="77777777" w:rsidR="00000000" w:rsidRDefault="00000000">
            <w:pPr>
              <w:rPr>
                <w:rFonts w:hint="eastAsia"/>
              </w:rPr>
            </w:pPr>
          </w:p>
        </w:tc>
        <w:tc>
          <w:tcPr>
            <w:tcW w:w="23.16%" w:type="pct"/>
            <w:vAlign w:val="center"/>
          </w:tcPr>
          <w:p w14:paraId="0C90B3B8" w14:textId="77777777" w:rsidR="00000000" w:rsidRDefault="00000000">
            <w:pPr>
              <w:rPr>
                <w:rFonts w:hint="eastAsia"/>
              </w:rPr>
            </w:pPr>
            <w:r>
              <w:rPr>
                <w:rFonts w:hint="eastAsia"/>
              </w:rPr>
              <w:t>语音交换终端</w:t>
            </w:r>
          </w:p>
        </w:tc>
        <w:tc>
          <w:tcPr>
            <w:tcW w:w="40.34%" w:type="pct"/>
            <w:vAlign w:val="center"/>
          </w:tcPr>
          <w:p w14:paraId="264B4049" w14:textId="77777777" w:rsidR="00000000" w:rsidRDefault="00000000">
            <w:pPr>
              <w:rPr>
                <w:rFonts w:hint="eastAsia"/>
              </w:rPr>
            </w:pPr>
            <w:r>
              <w:rPr>
                <w:rFonts w:hint="eastAsia"/>
              </w:rPr>
              <w:t>智能交互设备，技术要求详见</w:t>
            </w:r>
            <w:r>
              <w:rPr>
                <w:rFonts w:hint="eastAsia"/>
              </w:rPr>
              <w:t>7.2.1.4</w:t>
            </w:r>
          </w:p>
        </w:tc>
        <w:tc>
          <w:tcPr>
            <w:tcW w:w="8.1%" w:type="pct"/>
            <w:vAlign w:val="center"/>
          </w:tcPr>
          <w:p w14:paraId="2FEDEAF7" w14:textId="77777777" w:rsidR="00000000" w:rsidRDefault="00000000">
            <w:pPr>
              <w:jc w:val="center"/>
              <w:rPr>
                <w:rFonts w:hint="eastAsia"/>
              </w:rPr>
            </w:pPr>
            <w:r>
              <w:rPr>
                <w:rFonts w:hint="eastAsia"/>
              </w:rPr>
              <w:t>2</w:t>
            </w:r>
          </w:p>
        </w:tc>
        <w:tc>
          <w:tcPr>
            <w:tcW w:w="6.56%" w:type="pct"/>
            <w:vAlign w:val="center"/>
          </w:tcPr>
          <w:p w14:paraId="555BD348" w14:textId="77777777" w:rsidR="00000000" w:rsidRDefault="00000000">
            <w:pPr>
              <w:rPr>
                <w:rFonts w:hint="eastAsia"/>
              </w:rPr>
            </w:pPr>
            <w:r>
              <w:rPr>
                <w:rFonts w:hint="eastAsia"/>
              </w:rPr>
              <w:t>套</w:t>
            </w:r>
          </w:p>
        </w:tc>
        <w:tc>
          <w:tcPr>
            <w:tcW w:w="9.2%" w:type="pct"/>
            <w:vAlign w:val="center"/>
          </w:tcPr>
          <w:p w14:paraId="3EC54AEC" w14:textId="77777777" w:rsidR="00000000" w:rsidRDefault="00000000">
            <w:pPr>
              <w:rPr>
                <w:rFonts w:hint="eastAsia"/>
              </w:rPr>
            </w:pPr>
            <w:r>
              <w:rPr>
                <w:rFonts w:hint="eastAsia"/>
              </w:rPr>
              <w:t>/</w:t>
            </w:r>
          </w:p>
        </w:tc>
      </w:tr>
      <w:tr w:rsidR="00000000" w14:paraId="09AB86BA" w14:textId="77777777">
        <w:trPr>
          <w:trHeight w:val="522"/>
          <w:jc w:val="center"/>
        </w:trPr>
        <w:tc>
          <w:tcPr>
            <w:tcW w:w="5.18%" w:type="pct"/>
            <w:vAlign w:val="center"/>
          </w:tcPr>
          <w:p w14:paraId="48154833" w14:textId="77777777" w:rsidR="00000000" w:rsidRDefault="00000000">
            <w:pPr>
              <w:numPr>
                <w:ilvl w:val="0"/>
                <w:numId w:val="265"/>
              </w:numPr>
              <w:jc w:val="center"/>
              <w:rPr>
                <w:rFonts w:hint="eastAsia"/>
              </w:rPr>
            </w:pPr>
          </w:p>
        </w:tc>
        <w:tc>
          <w:tcPr>
            <w:tcW w:w="7.36%" w:type="pct"/>
            <w:vMerge/>
            <w:vAlign w:val="center"/>
          </w:tcPr>
          <w:p w14:paraId="737F9A60" w14:textId="77777777" w:rsidR="00000000" w:rsidRDefault="00000000">
            <w:pPr>
              <w:rPr>
                <w:rFonts w:hint="eastAsia"/>
              </w:rPr>
            </w:pPr>
          </w:p>
        </w:tc>
        <w:tc>
          <w:tcPr>
            <w:tcW w:w="23.16%" w:type="pct"/>
            <w:vAlign w:val="center"/>
          </w:tcPr>
          <w:p w14:paraId="01524A84" w14:textId="77777777" w:rsidR="00000000" w:rsidRDefault="00000000">
            <w:pPr>
              <w:rPr>
                <w:rFonts w:hint="eastAsia"/>
              </w:rPr>
            </w:pPr>
            <w:r>
              <w:rPr>
                <w:rFonts w:hint="eastAsia"/>
              </w:rPr>
              <w:t>数字人立式大屏</w:t>
            </w:r>
          </w:p>
        </w:tc>
        <w:tc>
          <w:tcPr>
            <w:tcW w:w="40.34%" w:type="pct"/>
            <w:vAlign w:val="center"/>
          </w:tcPr>
          <w:p w14:paraId="4D016452" w14:textId="77777777" w:rsidR="00000000" w:rsidRDefault="00000000">
            <w:pPr>
              <w:rPr>
                <w:rFonts w:hint="eastAsia"/>
              </w:rPr>
            </w:pPr>
            <w:r>
              <w:rPr>
                <w:rFonts w:hint="eastAsia"/>
              </w:rPr>
              <w:t>智能交互设备，技术要求详见</w:t>
            </w:r>
            <w:r>
              <w:rPr>
                <w:rFonts w:hint="eastAsia"/>
              </w:rPr>
              <w:t>7.2.1.4</w:t>
            </w:r>
          </w:p>
        </w:tc>
        <w:tc>
          <w:tcPr>
            <w:tcW w:w="8.1%" w:type="pct"/>
            <w:vAlign w:val="center"/>
          </w:tcPr>
          <w:p w14:paraId="49728ABC" w14:textId="77777777" w:rsidR="00000000" w:rsidRDefault="00000000">
            <w:pPr>
              <w:jc w:val="center"/>
              <w:rPr>
                <w:rFonts w:hint="eastAsia"/>
              </w:rPr>
            </w:pPr>
            <w:r>
              <w:rPr>
                <w:rFonts w:hint="eastAsia"/>
              </w:rPr>
              <w:t>1</w:t>
            </w:r>
          </w:p>
        </w:tc>
        <w:tc>
          <w:tcPr>
            <w:tcW w:w="6.56%" w:type="pct"/>
            <w:vAlign w:val="center"/>
          </w:tcPr>
          <w:p w14:paraId="4A4137A5" w14:textId="77777777" w:rsidR="00000000" w:rsidRDefault="00000000">
            <w:pPr>
              <w:rPr>
                <w:rFonts w:hint="eastAsia"/>
              </w:rPr>
            </w:pPr>
            <w:r>
              <w:rPr>
                <w:rFonts w:hint="eastAsia"/>
              </w:rPr>
              <w:t>台</w:t>
            </w:r>
          </w:p>
        </w:tc>
        <w:tc>
          <w:tcPr>
            <w:tcW w:w="9.2%" w:type="pct"/>
            <w:vAlign w:val="center"/>
          </w:tcPr>
          <w:p w14:paraId="43009D9E" w14:textId="77777777" w:rsidR="00000000" w:rsidRDefault="00000000">
            <w:pPr>
              <w:rPr>
                <w:rFonts w:hint="eastAsia"/>
              </w:rPr>
            </w:pPr>
            <w:r>
              <w:rPr>
                <w:rFonts w:hint="eastAsia"/>
              </w:rPr>
              <w:t>/</w:t>
            </w:r>
          </w:p>
        </w:tc>
      </w:tr>
      <w:tr w:rsidR="00000000" w14:paraId="36C8B248" w14:textId="77777777">
        <w:trPr>
          <w:trHeight w:val="522"/>
          <w:jc w:val="center"/>
        </w:trPr>
        <w:tc>
          <w:tcPr>
            <w:tcW w:w="5.18%" w:type="pct"/>
            <w:vAlign w:val="center"/>
          </w:tcPr>
          <w:p w14:paraId="145C3642" w14:textId="77777777" w:rsidR="00000000" w:rsidRDefault="00000000">
            <w:pPr>
              <w:numPr>
                <w:ilvl w:val="0"/>
                <w:numId w:val="265"/>
              </w:numPr>
              <w:jc w:val="center"/>
              <w:rPr>
                <w:rFonts w:hint="eastAsia"/>
              </w:rPr>
            </w:pPr>
          </w:p>
        </w:tc>
        <w:tc>
          <w:tcPr>
            <w:tcW w:w="7.36%" w:type="pct"/>
            <w:vMerge/>
            <w:vAlign w:val="center"/>
          </w:tcPr>
          <w:p w14:paraId="309A4DA8" w14:textId="77777777" w:rsidR="00000000" w:rsidRDefault="00000000">
            <w:pPr>
              <w:rPr>
                <w:rFonts w:hint="eastAsia"/>
              </w:rPr>
            </w:pPr>
          </w:p>
        </w:tc>
        <w:tc>
          <w:tcPr>
            <w:tcW w:w="23.16%" w:type="pct"/>
            <w:vAlign w:val="center"/>
          </w:tcPr>
          <w:p w14:paraId="2AA1EB0B" w14:textId="77777777" w:rsidR="00000000" w:rsidRDefault="00000000">
            <w:r>
              <w:rPr>
                <w:rFonts w:hint="eastAsia"/>
              </w:rPr>
              <w:t>移动运维平板</w:t>
            </w:r>
          </w:p>
        </w:tc>
        <w:tc>
          <w:tcPr>
            <w:tcW w:w="40.34%" w:type="pct"/>
            <w:vAlign w:val="center"/>
          </w:tcPr>
          <w:p w14:paraId="20C2C3A3" w14:textId="77777777" w:rsidR="00000000" w:rsidRDefault="00000000">
            <w:r>
              <w:rPr>
                <w:rFonts w:hint="eastAsia"/>
              </w:rPr>
              <w:t>现场运维，技术要求详见</w:t>
            </w:r>
            <w:r>
              <w:rPr>
                <w:rFonts w:hint="eastAsia"/>
              </w:rPr>
              <w:t>7.2.1.4</w:t>
            </w:r>
          </w:p>
        </w:tc>
        <w:tc>
          <w:tcPr>
            <w:tcW w:w="8.1%" w:type="pct"/>
            <w:vAlign w:val="center"/>
          </w:tcPr>
          <w:p w14:paraId="6AD8185B" w14:textId="77777777" w:rsidR="00000000" w:rsidRDefault="00000000">
            <w:pPr>
              <w:jc w:val="center"/>
              <w:rPr>
                <w:rFonts w:hint="eastAsia"/>
              </w:rPr>
            </w:pPr>
            <w:r>
              <w:rPr>
                <w:rFonts w:hint="eastAsia"/>
              </w:rPr>
              <w:t>4</w:t>
            </w:r>
          </w:p>
        </w:tc>
        <w:tc>
          <w:tcPr>
            <w:tcW w:w="6.56%" w:type="pct"/>
            <w:vAlign w:val="center"/>
          </w:tcPr>
          <w:p w14:paraId="7F2B5A95" w14:textId="77777777" w:rsidR="00000000" w:rsidRDefault="00000000">
            <w:pPr>
              <w:rPr>
                <w:rFonts w:hint="eastAsia"/>
              </w:rPr>
            </w:pPr>
            <w:r>
              <w:rPr>
                <w:rFonts w:hint="eastAsia"/>
              </w:rPr>
              <w:t>台</w:t>
            </w:r>
          </w:p>
        </w:tc>
        <w:tc>
          <w:tcPr>
            <w:tcW w:w="9.2%" w:type="pct"/>
            <w:vAlign w:val="center"/>
          </w:tcPr>
          <w:p w14:paraId="3D3F0C53" w14:textId="77777777" w:rsidR="00000000" w:rsidRDefault="00000000">
            <w:pPr>
              <w:rPr>
                <w:rFonts w:hint="eastAsia"/>
              </w:rPr>
            </w:pPr>
          </w:p>
        </w:tc>
      </w:tr>
      <w:tr w:rsidR="00000000" w14:paraId="44670037" w14:textId="77777777">
        <w:trPr>
          <w:trHeight w:val="522"/>
          <w:jc w:val="center"/>
        </w:trPr>
        <w:tc>
          <w:tcPr>
            <w:tcW w:w="5.18%" w:type="pct"/>
            <w:vAlign w:val="center"/>
          </w:tcPr>
          <w:p w14:paraId="4C6C3DBC" w14:textId="77777777" w:rsidR="00000000" w:rsidRDefault="00000000">
            <w:pPr>
              <w:numPr>
                <w:ilvl w:val="0"/>
                <w:numId w:val="265"/>
              </w:numPr>
              <w:jc w:val="center"/>
              <w:rPr>
                <w:rFonts w:hint="eastAsia"/>
              </w:rPr>
            </w:pPr>
          </w:p>
        </w:tc>
        <w:tc>
          <w:tcPr>
            <w:tcW w:w="7.36%" w:type="pct"/>
            <w:vMerge/>
            <w:vAlign w:val="center"/>
          </w:tcPr>
          <w:p w14:paraId="6F893D5F" w14:textId="77777777" w:rsidR="00000000" w:rsidRDefault="00000000">
            <w:pPr>
              <w:rPr>
                <w:rFonts w:hint="eastAsia"/>
              </w:rPr>
            </w:pPr>
          </w:p>
        </w:tc>
        <w:tc>
          <w:tcPr>
            <w:tcW w:w="23.16%" w:type="pct"/>
            <w:vAlign w:val="center"/>
          </w:tcPr>
          <w:p w14:paraId="7F044AD0" w14:textId="77777777" w:rsidR="00000000" w:rsidRDefault="00000000">
            <w:pPr>
              <w:rPr>
                <w:rFonts w:hint="eastAsia"/>
              </w:rPr>
            </w:pPr>
            <w:r>
              <w:rPr>
                <w:rFonts w:hint="eastAsia"/>
              </w:rPr>
              <w:t>工作站</w:t>
            </w:r>
          </w:p>
        </w:tc>
        <w:tc>
          <w:tcPr>
            <w:tcW w:w="40.34%" w:type="pct"/>
            <w:vAlign w:val="center"/>
          </w:tcPr>
          <w:p w14:paraId="62B6FD94" w14:textId="77777777" w:rsidR="00000000" w:rsidRDefault="00000000">
            <w:pPr>
              <w:rPr>
                <w:rFonts w:hint="eastAsia"/>
              </w:rPr>
            </w:pPr>
            <w:r>
              <w:rPr>
                <w:rFonts w:hint="eastAsia"/>
              </w:rPr>
              <w:t>用于三维可视化运行监视系统展示，技术要求详见</w:t>
            </w:r>
            <w:r>
              <w:rPr>
                <w:rFonts w:hint="eastAsia"/>
              </w:rPr>
              <w:t>7.2.1.4</w:t>
            </w:r>
          </w:p>
        </w:tc>
        <w:tc>
          <w:tcPr>
            <w:tcW w:w="8.1%" w:type="pct"/>
            <w:vAlign w:val="center"/>
          </w:tcPr>
          <w:p w14:paraId="212B05E3" w14:textId="77777777" w:rsidR="00000000" w:rsidRDefault="00000000">
            <w:pPr>
              <w:jc w:val="center"/>
              <w:rPr>
                <w:rFonts w:hint="eastAsia"/>
              </w:rPr>
            </w:pPr>
            <w:r>
              <w:rPr>
                <w:rFonts w:hint="eastAsia"/>
              </w:rPr>
              <w:t>2</w:t>
            </w:r>
          </w:p>
        </w:tc>
        <w:tc>
          <w:tcPr>
            <w:tcW w:w="6.56%" w:type="pct"/>
            <w:vAlign w:val="center"/>
          </w:tcPr>
          <w:p w14:paraId="0A8D9741" w14:textId="77777777" w:rsidR="00000000" w:rsidRDefault="00000000">
            <w:pPr>
              <w:rPr>
                <w:rFonts w:hint="eastAsia"/>
              </w:rPr>
            </w:pPr>
            <w:r>
              <w:rPr>
                <w:rFonts w:hint="eastAsia"/>
              </w:rPr>
              <w:t>台</w:t>
            </w:r>
          </w:p>
        </w:tc>
        <w:tc>
          <w:tcPr>
            <w:tcW w:w="9.2%" w:type="pct"/>
            <w:vAlign w:val="center"/>
          </w:tcPr>
          <w:p w14:paraId="74F05E85" w14:textId="77777777" w:rsidR="00000000" w:rsidRDefault="00000000">
            <w:pPr>
              <w:rPr>
                <w:rFonts w:hint="eastAsia"/>
              </w:rPr>
            </w:pPr>
            <w:r>
              <w:rPr>
                <w:rFonts w:hint="eastAsia"/>
              </w:rPr>
              <w:t>Ⅲ区</w:t>
            </w:r>
          </w:p>
        </w:tc>
      </w:tr>
      <w:tr w:rsidR="00000000" w14:paraId="5F1A60AC" w14:textId="77777777">
        <w:trPr>
          <w:trHeight w:val="522"/>
          <w:jc w:val="center"/>
        </w:trPr>
        <w:tc>
          <w:tcPr>
            <w:tcW w:w="5.18%" w:type="pct"/>
            <w:vAlign w:val="center"/>
          </w:tcPr>
          <w:p w14:paraId="3E800709" w14:textId="77777777" w:rsidR="00000000" w:rsidRDefault="00000000">
            <w:pPr>
              <w:numPr>
                <w:ilvl w:val="0"/>
                <w:numId w:val="265"/>
              </w:numPr>
              <w:jc w:val="center"/>
              <w:rPr>
                <w:rFonts w:hint="eastAsia"/>
              </w:rPr>
            </w:pPr>
          </w:p>
        </w:tc>
        <w:tc>
          <w:tcPr>
            <w:tcW w:w="7.36%" w:type="pct"/>
            <w:vMerge/>
            <w:vAlign w:val="center"/>
          </w:tcPr>
          <w:p w14:paraId="509AC1EE" w14:textId="77777777" w:rsidR="00000000" w:rsidRDefault="00000000">
            <w:pPr>
              <w:rPr>
                <w:rFonts w:hint="eastAsia"/>
              </w:rPr>
            </w:pPr>
          </w:p>
        </w:tc>
        <w:tc>
          <w:tcPr>
            <w:tcW w:w="23.16%" w:type="pct"/>
            <w:vAlign w:val="center"/>
          </w:tcPr>
          <w:p w14:paraId="5C0EA33F" w14:textId="77777777" w:rsidR="00000000" w:rsidRDefault="00000000">
            <w:pPr>
              <w:rPr>
                <w:rFonts w:hint="eastAsia"/>
              </w:rPr>
            </w:pPr>
            <w:r>
              <w:rPr>
                <w:rFonts w:hint="eastAsia"/>
              </w:rPr>
              <w:t>屏柜</w:t>
            </w:r>
          </w:p>
        </w:tc>
        <w:tc>
          <w:tcPr>
            <w:tcW w:w="40.34%" w:type="pct"/>
            <w:vAlign w:val="center"/>
          </w:tcPr>
          <w:p w14:paraId="38999548" w14:textId="77777777" w:rsidR="00000000" w:rsidRDefault="00000000">
            <w:pPr>
              <w:rPr>
                <w:rFonts w:hint="eastAsia"/>
              </w:rPr>
            </w:pPr>
            <w:r>
              <w:rPr>
                <w:rFonts w:hint="eastAsia"/>
              </w:rPr>
              <w:t>满足现场设备安装需求，技术要求详见</w:t>
            </w:r>
            <w:r>
              <w:rPr>
                <w:rFonts w:hint="eastAsia"/>
              </w:rPr>
              <w:t>7.2.1.4</w:t>
            </w:r>
          </w:p>
        </w:tc>
        <w:tc>
          <w:tcPr>
            <w:tcW w:w="8.1%" w:type="pct"/>
            <w:vAlign w:val="center"/>
          </w:tcPr>
          <w:p w14:paraId="7700CC7C" w14:textId="77777777" w:rsidR="00000000" w:rsidRDefault="00000000">
            <w:pPr>
              <w:jc w:val="center"/>
              <w:rPr>
                <w:rFonts w:hint="eastAsia"/>
              </w:rPr>
            </w:pPr>
            <w:r>
              <w:rPr>
                <w:rFonts w:hint="eastAsia"/>
              </w:rPr>
              <w:t>6</w:t>
            </w:r>
          </w:p>
        </w:tc>
        <w:tc>
          <w:tcPr>
            <w:tcW w:w="6.56%" w:type="pct"/>
            <w:vAlign w:val="center"/>
          </w:tcPr>
          <w:p w14:paraId="74B1AF60" w14:textId="77777777" w:rsidR="00000000" w:rsidRDefault="00000000">
            <w:pPr>
              <w:rPr>
                <w:rFonts w:hint="eastAsia"/>
              </w:rPr>
            </w:pPr>
            <w:r>
              <w:rPr>
                <w:rFonts w:hint="eastAsia"/>
              </w:rPr>
              <w:t>面</w:t>
            </w:r>
          </w:p>
        </w:tc>
        <w:tc>
          <w:tcPr>
            <w:tcW w:w="9.2%" w:type="pct"/>
            <w:vAlign w:val="center"/>
          </w:tcPr>
          <w:p w14:paraId="5FA1D94E" w14:textId="77777777" w:rsidR="00000000" w:rsidRDefault="00000000">
            <w:pPr>
              <w:rPr>
                <w:rFonts w:hint="eastAsia"/>
              </w:rPr>
            </w:pPr>
            <w:r>
              <w:rPr>
                <w:rFonts w:hint="eastAsia"/>
              </w:rPr>
              <w:t>Ⅲ</w:t>
            </w:r>
            <w:r>
              <w:rPr>
                <w:rFonts w:hint="eastAsia"/>
              </w:rPr>
              <w:t>/IV</w:t>
            </w:r>
            <w:r>
              <w:rPr>
                <w:rFonts w:hint="eastAsia"/>
              </w:rPr>
              <w:t>区</w:t>
            </w:r>
          </w:p>
        </w:tc>
      </w:tr>
      <w:tr w:rsidR="00000000" w14:paraId="6ED58BAE" w14:textId="77777777">
        <w:trPr>
          <w:trHeight w:val="522"/>
          <w:jc w:val="center"/>
        </w:trPr>
        <w:tc>
          <w:tcPr>
            <w:tcW w:w="5.18%" w:type="pct"/>
            <w:vAlign w:val="center"/>
          </w:tcPr>
          <w:p w14:paraId="11FB9070" w14:textId="77777777" w:rsidR="00000000" w:rsidRDefault="00000000">
            <w:pPr>
              <w:numPr>
                <w:ilvl w:val="0"/>
                <w:numId w:val="265"/>
              </w:numPr>
              <w:jc w:val="center"/>
              <w:rPr>
                <w:rFonts w:hint="eastAsia"/>
              </w:rPr>
            </w:pPr>
          </w:p>
        </w:tc>
        <w:tc>
          <w:tcPr>
            <w:tcW w:w="7.36%" w:type="pct"/>
            <w:vAlign w:val="center"/>
          </w:tcPr>
          <w:p w14:paraId="7AE0C604" w14:textId="77777777" w:rsidR="00000000" w:rsidRDefault="00000000">
            <w:pPr>
              <w:rPr>
                <w:rFonts w:hint="eastAsia"/>
              </w:rPr>
            </w:pPr>
          </w:p>
        </w:tc>
        <w:tc>
          <w:tcPr>
            <w:tcW w:w="23.16%" w:type="pct"/>
            <w:vAlign w:val="center"/>
          </w:tcPr>
          <w:p w14:paraId="1C198389" w14:textId="77777777" w:rsidR="00000000" w:rsidRDefault="00000000">
            <w:pPr>
              <w:rPr>
                <w:rFonts w:hint="eastAsia"/>
              </w:rPr>
            </w:pPr>
            <w:r>
              <w:rPr>
                <w:rFonts w:hint="eastAsia"/>
              </w:rPr>
              <w:t>附件及辅材</w:t>
            </w:r>
          </w:p>
        </w:tc>
        <w:tc>
          <w:tcPr>
            <w:tcW w:w="40.34%" w:type="pct"/>
            <w:vAlign w:val="center"/>
          </w:tcPr>
          <w:p w14:paraId="19D7F0D2" w14:textId="77777777" w:rsidR="00000000" w:rsidRDefault="00000000">
            <w:r>
              <w:rPr>
                <w:rFonts w:hint="eastAsia"/>
              </w:rPr>
              <w:t>至少满足本项目范围内所需的通信机（应支持</w:t>
            </w:r>
            <w:r>
              <w:rPr>
                <w:rFonts w:hint="eastAsia"/>
              </w:rPr>
              <w:t>modbus</w:t>
            </w:r>
            <w:r>
              <w:rPr>
                <w:rFonts w:hint="eastAsia"/>
              </w:rPr>
              <w:t>，</w:t>
            </w:r>
            <w:r>
              <w:rPr>
                <w:rFonts w:hint="eastAsia"/>
              </w:rPr>
              <w:t>61850</w:t>
            </w:r>
            <w:r>
              <w:rPr>
                <w:rFonts w:hint="eastAsia"/>
              </w:rPr>
              <w:t>，</w:t>
            </w:r>
            <w:r>
              <w:rPr>
                <w:rFonts w:hint="eastAsia"/>
              </w:rPr>
              <w:t>OPC</w:t>
            </w:r>
            <w:r>
              <w:rPr>
                <w:rFonts w:hint="eastAsia"/>
              </w:rPr>
              <w:t>等规约）、通信、供电线缆、光缆等附件辅材。</w:t>
            </w:r>
          </w:p>
        </w:tc>
        <w:tc>
          <w:tcPr>
            <w:tcW w:w="8.1%" w:type="pct"/>
            <w:vAlign w:val="center"/>
          </w:tcPr>
          <w:p w14:paraId="0C3E57CC" w14:textId="77777777" w:rsidR="00000000" w:rsidRDefault="00000000">
            <w:pPr>
              <w:jc w:val="center"/>
              <w:rPr>
                <w:rFonts w:hint="eastAsia"/>
              </w:rPr>
            </w:pPr>
            <w:r>
              <w:rPr>
                <w:rFonts w:hint="eastAsia"/>
              </w:rPr>
              <w:t>1</w:t>
            </w:r>
          </w:p>
        </w:tc>
        <w:tc>
          <w:tcPr>
            <w:tcW w:w="6.56%" w:type="pct"/>
            <w:vAlign w:val="center"/>
          </w:tcPr>
          <w:p w14:paraId="4EBAE6BB" w14:textId="77777777" w:rsidR="00000000" w:rsidRDefault="00000000">
            <w:pPr>
              <w:widowControl/>
              <w:jc w:val="center"/>
              <w:textAlignment w:val="center"/>
              <w:rPr>
                <w:rFonts w:hint="eastAsia"/>
              </w:rPr>
            </w:pPr>
            <w:r>
              <w:rPr>
                <w:rFonts w:ascii="宋体" w:hAnsi="宋体" w:cs="宋体" w:hint="eastAsia"/>
                <w:color w:val="000000"/>
                <w:kern w:val="0"/>
                <w:szCs w:val="18"/>
                <w:lang w:bidi="ar"/>
              </w:rPr>
              <w:t>项</w:t>
            </w:r>
          </w:p>
        </w:tc>
        <w:tc>
          <w:tcPr>
            <w:tcW w:w="9.2%" w:type="pct"/>
            <w:vAlign w:val="center"/>
          </w:tcPr>
          <w:p w14:paraId="7332618E" w14:textId="77777777" w:rsidR="00000000" w:rsidRDefault="00000000"/>
        </w:tc>
      </w:tr>
      <w:tr w:rsidR="00000000" w14:paraId="721EBA17" w14:textId="77777777">
        <w:trPr>
          <w:trHeight w:val="522"/>
          <w:jc w:val="center"/>
        </w:trPr>
        <w:tc>
          <w:tcPr>
            <w:tcW w:w="5.18%" w:type="pct"/>
            <w:vAlign w:val="center"/>
          </w:tcPr>
          <w:p w14:paraId="115C7F3C" w14:textId="77777777" w:rsidR="00000000" w:rsidRDefault="00000000">
            <w:pPr>
              <w:numPr>
                <w:ilvl w:val="0"/>
                <w:numId w:val="265"/>
              </w:numPr>
              <w:jc w:val="center"/>
              <w:rPr>
                <w:rFonts w:hint="eastAsia"/>
              </w:rPr>
            </w:pPr>
          </w:p>
        </w:tc>
        <w:tc>
          <w:tcPr>
            <w:tcW w:w="7.36%" w:type="pct"/>
            <w:vMerge w:val="restart"/>
            <w:vAlign w:val="center"/>
          </w:tcPr>
          <w:p w14:paraId="2489DF5D" w14:textId="77777777" w:rsidR="00000000" w:rsidRDefault="00000000">
            <w:pPr>
              <w:rPr>
                <w:rFonts w:hint="eastAsia"/>
              </w:rPr>
            </w:pPr>
            <w:r>
              <w:rPr>
                <w:rFonts w:hint="eastAsia"/>
              </w:rPr>
              <w:t>其他</w:t>
            </w:r>
          </w:p>
        </w:tc>
        <w:tc>
          <w:tcPr>
            <w:tcW w:w="23.16%" w:type="pct"/>
            <w:vAlign w:val="center"/>
          </w:tcPr>
          <w:p w14:paraId="584ABFF6" w14:textId="77777777" w:rsidR="00000000" w:rsidRDefault="00000000">
            <w:r>
              <w:rPr>
                <w:rFonts w:hint="eastAsia"/>
              </w:rPr>
              <w:t>技术服务</w:t>
            </w:r>
          </w:p>
        </w:tc>
        <w:tc>
          <w:tcPr>
            <w:tcW w:w="40.34%" w:type="pct"/>
            <w:vAlign w:val="center"/>
          </w:tcPr>
          <w:p w14:paraId="46B31DA7" w14:textId="77777777" w:rsidR="00000000" w:rsidRDefault="00000000">
            <w:r>
              <w:rPr>
                <w:rFonts w:hint="eastAsia"/>
              </w:rPr>
              <w:t>含数据采集与融合展示、系统集成、与集团的系统集成、设计、咨询、数据标准化、深圳市范围内的厂内系统联调测试、驻场交付等技术支持服务，其中驻场交付团队应至少包括项目负责人、软件开发工程师、</w:t>
            </w:r>
            <w:r>
              <w:rPr>
                <w:rFonts w:hint="eastAsia"/>
              </w:rPr>
              <w:t>UI</w:t>
            </w:r>
            <w:r>
              <w:rPr>
                <w:rFonts w:hint="eastAsia"/>
              </w:rPr>
              <w:t>设计师、软件测试工程师等驻场技术人员。具体详见本技术规范要求。</w:t>
            </w:r>
          </w:p>
        </w:tc>
        <w:tc>
          <w:tcPr>
            <w:tcW w:w="8.1%" w:type="pct"/>
            <w:vAlign w:val="center"/>
          </w:tcPr>
          <w:p w14:paraId="60856EFA" w14:textId="77777777" w:rsidR="00000000" w:rsidRDefault="00000000">
            <w:pPr>
              <w:jc w:val="center"/>
              <w:rPr>
                <w:rFonts w:hint="eastAsia"/>
              </w:rPr>
            </w:pPr>
            <w:r>
              <w:rPr>
                <w:rFonts w:hint="eastAsia"/>
              </w:rPr>
              <w:t>1</w:t>
            </w:r>
          </w:p>
        </w:tc>
        <w:tc>
          <w:tcPr>
            <w:tcW w:w="6.56%" w:type="pct"/>
            <w:vAlign w:val="center"/>
          </w:tcPr>
          <w:p w14:paraId="79FF4874" w14:textId="77777777" w:rsidR="00000000" w:rsidRDefault="00000000">
            <w:pPr>
              <w:widowControl/>
              <w:jc w:val="center"/>
              <w:textAlignment w:val="center"/>
              <w:rPr>
                <w:rFonts w:hint="eastAsia"/>
              </w:rPr>
            </w:pPr>
            <w:r>
              <w:rPr>
                <w:rFonts w:ascii="宋体" w:hAnsi="宋体" w:cs="宋体" w:hint="eastAsia"/>
                <w:color w:val="000000"/>
                <w:kern w:val="0"/>
                <w:szCs w:val="18"/>
                <w:lang w:bidi="ar"/>
              </w:rPr>
              <w:t>项</w:t>
            </w:r>
          </w:p>
        </w:tc>
        <w:tc>
          <w:tcPr>
            <w:tcW w:w="9.2%" w:type="pct"/>
            <w:vAlign w:val="center"/>
          </w:tcPr>
          <w:p w14:paraId="518B8FF6" w14:textId="77777777" w:rsidR="00000000" w:rsidRDefault="00000000"/>
        </w:tc>
      </w:tr>
      <w:tr w:rsidR="00000000" w14:paraId="5AB703F1" w14:textId="77777777">
        <w:trPr>
          <w:trHeight w:val="522"/>
          <w:jc w:val="center"/>
        </w:trPr>
        <w:tc>
          <w:tcPr>
            <w:tcW w:w="5.18%" w:type="pct"/>
            <w:vAlign w:val="center"/>
          </w:tcPr>
          <w:p w14:paraId="1FD5E983" w14:textId="77777777" w:rsidR="00000000" w:rsidRDefault="00000000">
            <w:pPr>
              <w:numPr>
                <w:ilvl w:val="0"/>
                <w:numId w:val="265"/>
              </w:numPr>
              <w:jc w:val="center"/>
              <w:rPr>
                <w:rFonts w:hint="eastAsia"/>
              </w:rPr>
            </w:pPr>
          </w:p>
        </w:tc>
        <w:tc>
          <w:tcPr>
            <w:tcW w:w="7.36%" w:type="pct"/>
            <w:vMerge/>
            <w:vAlign w:val="center"/>
          </w:tcPr>
          <w:p w14:paraId="6C6C0275" w14:textId="77777777" w:rsidR="00000000" w:rsidRDefault="00000000">
            <w:pPr>
              <w:rPr>
                <w:rFonts w:hint="eastAsia"/>
              </w:rPr>
            </w:pPr>
          </w:p>
        </w:tc>
        <w:tc>
          <w:tcPr>
            <w:tcW w:w="23.16%" w:type="pct"/>
            <w:vAlign w:val="center"/>
          </w:tcPr>
          <w:p w14:paraId="06A7215E" w14:textId="77777777" w:rsidR="00000000" w:rsidRDefault="00000000">
            <w:r>
              <w:rPr>
                <w:rFonts w:hint="eastAsia"/>
              </w:rPr>
              <w:t>知识产权</w:t>
            </w:r>
          </w:p>
        </w:tc>
        <w:tc>
          <w:tcPr>
            <w:tcW w:w="40.34%" w:type="pct"/>
            <w:vAlign w:val="center"/>
          </w:tcPr>
          <w:p w14:paraId="54B7C520" w14:textId="77777777" w:rsidR="00000000" w:rsidRDefault="00000000">
            <w:pPr>
              <w:rPr>
                <w:rFonts w:hint="eastAsia"/>
              </w:rPr>
            </w:pPr>
            <w:r>
              <w:rPr>
                <w:rFonts w:hint="eastAsia"/>
              </w:rPr>
              <w:t>包括完成三大检索（</w:t>
            </w:r>
            <w:r>
              <w:rPr>
                <w:rFonts w:hint="eastAsia"/>
              </w:rPr>
              <w:t>SCI</w:t>
            </w:r>
            <w:r>
              <w:rPr>
                <w:rFonts w:hint="eastAsia"/>
              </w:rPr>
              <w:t>、</w:t>
            </w:r>
            <w:r>
              <w:rPr>
                <w:rFonts w:hint="eastAsia"/>
              </w:rPr>
              <w:t>EI</w:t>
            </w:r>
            <w:r>
              <w:rPr>
                <w:rFonts w:hint="eastAsia"/>
              </w:rPr>
              <w:t>、</w:t>
            </w:r>
            <w:r>
              <w:rPr>
                <w:rFonts w:hint="eastAsia"/>
              </w:rPr>
              <w:t>ISTP</w:t>
            </w:r>
            <w:r>
              <w:rPr>
                <w:rFonts w:hint="eastAsia"/>
              </w:rPr>
              <w:t>）或中文核心期刊论文不少于</w:t>
            </w:r>
            <w:r>
              <w:rPr>
                <w:rFonts w:hint="eastAsia"/>
              </w:rPr>
              <w:t>1</w:t>
            </w:r>
            <w:r>
              <w:rPr>
                <w:rFonts w:hint="eastAsia"/>
              </w:rPr>
              <w:t>篇；完成发明专利受理不少于</w:t>
            </w:r>
            <w:r>
              <w:rPr>
                <w:rFonts w:hint="eastAsia"/>
              </w:rPr>
              <w:t>2</w:t>
            </w:r>
            <w:r>
              <w:rPr>
                <w:rFonts w:hint="eastAsia"/>
              </w:rPr>
              <w:t>项；完成实用新型专利授权不少于</w:t>
            </w:r>
            <w:r>
              <w:rPr>
                <w:rFonts w:hint="eastAsia"/>
              </w:rPr>
              <w:t>5</w:t>
            </w:r>
            <w:r>
              <w:rPr>
                <w:rFonts w:hint="eastAsia"/>
              </w:rPr>
              <w:t>项；完成软件著作权授权不少于</w:t>
            </w:r>
            <w:r>
              <w:rPr>
                <w:rFonts w:hint="eastAsia"/>
              </w:rPr>
              <w:t>2</w:t>
            </w:r>
            <w:r>
              <w:rPr>
                <w:rFonts w:hint="eastAsia"/>
              </w:rPr>
              <w:t>项。</w:t>
            </w:r>
          </w:p>
        </w:tc>
        <w:tc>
          <w:tcPr>
            <w:tcW w:w="8.1%" w:type="pct"/>
            <w:vAlign w:val="center"/>
          </w:tcPr>
          <w:p w14:paraId="29123C63" w14:textId="77777777" w:rsidR="00000000" w:rsidRDefault="00000000">
            <w:pPr>
              <w:jc w:val="center"/>
              <w:rPr>
                <w:rFonts w:hint="eastAsia"/>
              </w:rPr>
            </w:pPr>
            <w:r>
              <w:rPr>
                <w:rFonts w:hint="eastAsia"/>
              </w:rPr>
              <w:t>1</w:t>
            </w:r>
          </w:p>
        </w:tc>
        <w:tc>
          <w:tcPr>
            <w:tcW w:w="6.56%" w:type="pct"/>
            <w:vAlign w:val="center"/>
          </w:tcPr>
          <w:p w14:paraId="3BA35AB0" w14:textId="77777777" w:rsidR="00000000" w:rsidRDefault="00000000">
            <w:pPr>
              <w:widowControl/>
              <w:jc w:val="center"/>
              <w:textAlignment w:val="center"/>
              <w:rPr>
                <w:rFonts w:hint="eastAsia"/>
              </w:rPr>
            </w:pPr>
            <w:r>
              <w:rPr>
                <w:rFonts w:ascii="宋体" w:hAnsi="宋体" w:cs="宋体" w:hint="eastAsia"/>
                <w:color w:val="000000"/>
                <w:kern w:val="0"/>
                <w:szCs w:val="18"/>
                <w:lang w:bidi="ar"/>
              </w:rPr>
              <w:t>套</w:t>
            </w:r>
          </w:p>
        </w:tc>
        <w:tc>
          <w:tcPr>
            <w:tcW w:w="9.2%" w:type="pct"/>
            <w:vAlign w:val="center"/>
          </w:tcPr>
          <w:p w14:paraId="04DAD8AC" w14:textId="77777777" w:rsidR="00000000" w:rsidRDefault="00000000"/>
        </w:tc>
      </w:tr>
      <w:tr w:rsidR="00000000" w14:paraId="16E0CF7D" w14:textId="77777777">
        <w:trPr>
          <w:trHeight w:val="522"/>
          <w:jc w:val="center"/>
        </w:trPr>
        <w:tc>
          <w:tcPr>
            <w:tcW w:w="5.18%" w:type="pct"/>
            <w:vAlign w:val="center"/>
          </w:tcPr>
          <w:p w14:paraId="3A1F1D00" w14:textId="77777777" w:rsidR="00000000" w:rsidRDefault="00000000">
            <w:pPr>
              <w:numPr>
                <w:ilvl w:val="0"/>
                <w:numId w:val="265"/>
              </w:numPr>
              <w:jc w:val="center"/>
              <w:rPr>
                <w:rFonts w:hint="eastAsia"/>
              </w:rPr>
            </w:pPr>
          </w:p>
        </w:tc>
        <w:tc>
          <w:tcPr>
            <w:tcW w:w="7.36%" w:type="pct"/>
            <w:vMerge/>
            <w:vAlign w:val="center"/>
          </w:tcPr>
          <w:p w14:paraId="56A86AC8" w14:textId="77777777" w:rsidR="00000000" w:rsidRDefault="00000000">
            <w:pPr>
              <w:rPr>
                <w:rFonts w:hint="eastAsia"/>
              </w:rPr>
            </w:pPr>
          </w:p>
        </w:tc>
        <w:tc>
          <w:tcPr>
            <w:tcW w:w="23.16%" w:type="pct"/>
            <w:vAlign w:val="center"/>
          </w:tcPr>
          <w:p w14:paraId="16155612" w14:textId="77777777" w:rsidR="00000000" w:rsidRDefault="00000000">
            <w:r>
              <w:rPr>
                <w:rFonts w:hint="eastAsia"/>
              </w:rPr>
              <w:t>工程实施</w:t>
            </w:r>
          </w:p>
        </w:tc>
        <w:tc>
          <w:tcPr>
            <w:tcW w:w="40.34%" w:type="pct"/>
            <w:vAlign w:val="center"/>
          </w:tcPr>
          <w:p w14:paraId="4B93BB18" w14:textId="77777777" w:rsidR="00000000" w:rsidRDefault="00000000">
            <w:r>
              <w:rPr>
                <w:rFonts w:hint="eastAsia"/>
              </w:rPr>
              <w:t>含安装、调试、验收等工作。</w:t>
            </w:r>
          </w:p>
        </w:tc>
        <w:tc>
          <w:tcPr>
            <w:tcW w:w="8.1%" w:type="pct"/>
            <w:vAlign w:val="center"/>
          </w:tcPr>
          <w:p w14:paraId="7D7D574A" w14:textId="77777777" w:rsidR="00000000" w:rsidRDefault="00000000">
            <w:pPr>
              <w:jc w:val="center"/>
              <w:rPr>
                <w:rFonts w:hint="eastAsia"/>
              </w:rPr>
            </w:pPr>
            <w:r>
              <w:rPr>
                <w:rFonts w:hint="eastAsia"/>
              </w:rPr>
              <w:t>1</w:t>
            </w:r>
          </w:p>
        </w:tc>
        <w:tc>
          <w:tcPr>
            <w:tcW w:w="6.56%" w:type="pct"/>
            <w:vAlign w:val="center"/>
          </w:tcPr>
          <w:p w14:paraId="4C8AAE57" w14:textId="77777777" w:rsidR="00000000" w:rsidRDefault="00000000">
            <w:pPr>
              <w:widowControl/>
              <w:jc w:val="center"/>
              <w:textAlignment w:val="center"/>
              <w:rPr>
                <w:rFonts w:hint="eastAsia"/>
              </w:rPr>
            </w:pPr>
            <w:r>
              <w:rPr>
                <w:rFonts w:ascii="宋体" w:hAnsi="宋体" w:cs="宋体" w:hint="eastAsia"/>
                <w:color w:val="000000"/>
                <w:kern w:val="0"/>
                <w:szCs w:val="18"/>
                <w:lang w:bidi="ar"/>
              </w:rPr>
              <w:t>项</w:t>
            </w:r>
          </w:p>
        </w:tc>
        <w:tc>
          <w:tcPr>
            <w:tcW w:w="9.2%" w:type="pct"/>
            <w:vAlign w:val="center"/>
          </w:tcPr>
          <w:p w14:paraId="7F4F0E34" w14:textId="77777777" w:rsidR="00000000" w:rsidRDefault="00000000"/>
        </w:tc>
      </w:tr>
      <w:tr w:rsidR="00000000" w14:paraId="15B64938" w14:textId="77777777">
        <w:trPr>
          <w:trHeight w:val="522"/>
          <w:jc w:val="center"/>
        </w:trPr>
        <w:tc>
          <w:tcPr>
            <w:tcW w:w="5.18%" w:type="pct"/>
            <w:vAlign w:val="center"/>
          </w:tcPr>
          <w:p w14:paraId="4984A5C8" w14:textId="77777777" w:rsidR="00000000" w:rsidRDefault="00000000">
            <w:pPr>
              <w:numPr>
                <w:ilvl w:val="0"/>
                <w:numId w:val="265"/>
              </w:numPr>
              <w:jc w:val="center"/>
              <w:rPr>
                <w:rFonts w:hint="eastAsia"/>
              </w:rPr>
            </w:pPr>
          </w:p>
        </w:tc>
        <w:tc>
          <w:tcPr>
            <w:tcW w:w="7.36%" w:type="pct"/>
            <w:vMerge/>
            <w:vAlign w:val="center"/>
          </w:tcPr>
          <w:p w14:paraId="00D8CC6A" w14:textId="77777777" w:rsidR="00000000" w:rsidRDefault="00000000">
            <w:pPr>
              <w:rPr>
                <w:rFonts w:hint="eastAsia"/>
              </w:rPr>
            </w:pPr>
          </w:p>
        </w:tc>
        <w:tc>
          <w:tcPr>
            <w:tcW w:w="23.16%" w:type="pct"/>
            <w:vAlign w:val="center"/>
          </w:tcPr>
          <w:p w14:paraId="1826C16C" w14:textId="77777777" w:rsidR="00000000" w:rsidRDefault="00000000">
            <w:r>
              <w:rPr>
                <w:rFonts w:hint="eastAsia"/>
              </w:rPr>
              <w:t>第三方检测认证</w:t>
            </w:r>
          </w:p>
        </w:tc>
        <w:tc>
          <w:tcPr>
            <w:tcW w:w="40.34%" w:type="pct"/>
            <w:vAlign w:val="center"/>
          </w:tcPr>
          <w:p w14:paraId="21D70795" w14:textId="77777777" w:rsidR="00000000" w:rsidRDefault="00000000">
            <w:r>
              <w:rPr>
                <w:rFonts w:hint="eastAsia"/>
              </w:rPr>
              <w:t>至少含等保测评、密码测评等认证，应满足本项目技术规范的第三方检测认证要求。</w:t>
            </w:r>
          </w:p>
        </w:tc>
        <w:tc>
          <w:tcPr>
            <w:tcW w:w="8.1%" w:type="pct"/>
            <w:vAlign w:val="center"/>
          </w:tcPr>
          <w:p w14:paraId="514A98B6" w14:textId="77777777" w:rsidR="00000000" w:rsidRDefault="00000000">
            <w:pPr>
              <w:jc w:val="center"/>
            </w:pPr>
            <w:r>
              <w:rPr>
                <w:rFonts w:hint="eastAsia"/>
              </w:rPr>
              <w:t>1</w:t>
            </w:r>
          </w:p>
        </w:tc>
        <w:tc>
          <w:tcPr>
            <w:tcW w:w="6.56%" w:type="pct"/>
            <w:vAlign w:val="center"/>
          </w:tcPr>
          <w:p w14:paraId="35D15B71" w14:textId="77777777" w:rsidR="00000000" w:rsidRDefault="00000000">
            <w:pPr>
              <w:widowControl/>
              <w:jc w:val="center"/>
              <w:textAlignment w:val="center"/>
              <w:rPr>
                <w:rFonts w:ascii="宋体" w:hAnsi="宋体" w:cs="宋体"/>
                <w:color w:val="000000"/>
                <w:kern w:val="0"/>
                <w:szCs w:val="18"/>
                <w:lang w:bidi="ar"/>
              </w:rPr>
            </w:pPr>
            <w:r>
              <w:rPr>
                <w:rFonts w:ascii="宋体" w:hAnsi="宋体" w:cs="宋体" w:hint="eastAsia"/>
                <w:color w:val="000000"/>
                <w:kern w:val="0"/>
                <w:szCs w:val="18"/>
                <w:lang w:bidi="ar"/>
              </w:rPr>
              <w:t>项</w:t>
            </w:r>
          </w:p>
        </w:tc>
        <w:tc>
          <w:tcPr>
            <w:tcW w:w="9.2%" w:type="pct"/>
            <w:vAlign w:val="center"/>
          </w:tcPr>
          <w:p w14:paraId="3BADCDA0" w14:textId="77777777" w:rsidR="00000000" w:rsidRDefault="00000000"/>
        </w:tc>
      </w:tr>
    </w:tbl>
    <w:p w14:paraId="0D23B7DF" w14:textId="77777777" w:rsidR="00000000" w:rsidRDefault="00000000">
      <w:pPr>
        <w:rPr>
          <w:rFonts w:hint="eastAsia"/>
          <w:sz w:val="32"/>
          <w:szCs w:val="21"/>
        </w:rPr>
      </w:pPr>
    </w:p>
    <w:p w14:paraId="2E51A747" w14:textId="77777777" w:rsidR="00000000" w:rsidRDefault="00000000">
      <w:pPr>
        <w:pStyle w:val="1"/>
        <w:rPr>
          <w:rFonts w:hint="eastAsia"/>
          <w:szCs w:val="21"/>
        </w:rPr>
      </w:pPr>
      <w:r>
        <w:rPr>
          <w:rFonts w:hint="eastAsia"/>
          <w:szCs w:val="21"/>
        </w:rPr>
        <w:br w:type="page"/>
      </w:r>
      <w:r>
        <w:rPr>
          <w:rFonts w:hint="eastAsia"/>
          <w:szCs w:val="21"/>
        </w:rPr>
        <w:lastRenderedPageBreak/>
        <w:t>附件二</w:t>
      </w:r>
      <w:r>
        <w:rPr>
          <w:rFonts w:hint="eastAsia"/>
          <w:szCs w:val="21"/>
        </w:rPr>
        <w:t xml:space="preserve"> </w:t>
      </w:r>
      <w:r>
        <w:rPr>
          <w:rFonts w:hint="eastAsia"/>
          <w:szCs w:val="21"/>
        </w:rPr>
        <w:t>短名单</w:t>
      </w:r>
    </w:p>
    <w:p w14:paraId="0D8B0A4A" w14:textId="77777777" w:rsidR="00000000" w:rsidRDefault="00000000">
      <w:pPr>
        <w:pStyle w:val="a9"/>
        <w:ind w:firstLineChars="200" w:firstLine="24pt"/>
        <w:rPr>
          <w:rFonts w:hint="eastAsia"/>
        </w:rPr>
      </w:pPr>
      <w:r>
        <w:rPr>
          <w:rFonts w:hint="eastAsia"/>
        </w:rPr>
        <w:t>本项目所采用的主要软硬件应从下表所列的以下品牌供应商短名单中进行选择，以保证质量。若需采用不在短名单内的品牌，投标人应提供代用产品质量、性能与短名单内同等品牌的证明材料，并报招标人同意后方可采购。</w:t>
      </w:r>
    </w:p>
    <w:p w14:paraId="2A1674E7" w14:textId="77777777" w:rsidR="00000000" w:rsidRDefault="00000000">
      <w:pPr>
        <w:pStyle w:val="ab"/>
        <w:keepNext/>
        <w:ind w:firstLine="20pt"/>
        <w:jc w:val="center"/>
        <w:rPr>
          <w:rFonts w:ascii="Times New Roman" w:hAnsi="Times New Roman"/>
        </w:rPr>
      </w:pPr>
      <w:r>
        <w:rPr>
          <w:rFonts w:ascii="Times New Roman" w:hAnsi="Times New Roman"/>
        </w:rPr>
        <w:t>主要短名单</w:t>
      </w:r>
    </w:p>
    <w:tbl>
      <w:tblPr>
        <w:tblW w:w="99.96%" w:type="pct"/>
        <w:jc w:val="cente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0" w:lastRow="0" w:firstColumn="0" w:lastColumn="0" w:noHBand="0" w:noVBand="0"/>
      </w:tblPr>
      <w:tblGrid>
        <w:gridCol w:w="667"/>
        <w:gridCol w:w="1972"/>
        <w:gridCol w:w="3398"/>
        <w:gridCol w:w="2256"/>
      </w:tblGrid>
      <w:tr w:rsidR="00000000" w14:paraId="0BC3A184" w14:textId="77777777">
        <w:trPr>
          <w:trHeight w:val="522"/>
          <w:tblHeader/>
          <w:jc w:val="center"/>
        </w:trPr>
        <w:tc>
          <w:tcPr>
            <w:tcW w:w="8.04%" w:type="pct"/>
            <w:tcBorders>
              <w:top w:val="single" w:sz="4" w:space="0" w:color="auto"/>
              <w:bottom w:val="single" w:sz="4" w:space="0" w:color="auto"/>
            </w:tcBorders>
            <w:vAlign w:val="center"/>
          </w:tcPr>
          <w:p w14:paraId="3A8F885A" w14:textId="77777777" w:rsidR="00000000" w:rsidRDefault="00000000">
            <w:pPr>
              <w:jc w:val="center"/>
              <w:rPr>
                <w:b/>
                <w:bCs/>
              </w:rPr>
            </w:pPr>
            <w:r>
              <w:rPr>
                <w:b/>
                <w:bCs/>
              </w:rPr>
              <w:t>序号</w:t>
            </w:r>
          </w:p>
        </w:tc>
        <w:tc>
          <w:tcPr>
            <w:tcW w:w="23.78%" w:type="pct"/>
            <w:tcBorders>
              <w:top w:val="single" w:sz="4" w:space="0" w:color="auto"/>
              <w:bottom w:val="single" w:sz="4" w:space="0" w:color="auto"/>
            </w:tcBorders>
            <w:vAlign w:val="center"/>
          </w:tcPr>
          <w:p w14:paraId="2F6EB4A5" w14:textId="77777777" w:rsidR="00000000" w:rsidRDefault="00000000">
            <w:pPr>
              <w:jc w:val="center"/>
              <w:rPr>
                <w:b/>
                <w:bCs/>
              </w:rPr>
            </w:pPr>
            <w:r>
              <w:rPr>
                <w:b/>
                <w:bCs/>
              </w:rPr>
              <w:t>设备、材料</w:t>
            </w:r>
            <w:r>
              <w:rPr>
                <w:rFonts w:hint="eastAsia"/>
                <w:b/>
                <w:bCs/>
              </w:rPr>
              <w:t>、系统</w:t>
            </w:r>
            <w:r>
              <w:rPr>
                <w:b/>
                <w:bCs/>
              </w:rPr>
              <w:t>名称</w:t>
            </w:r>
          </w:p>
        </w:tc>
        <w:tc>
          <w:tcPr>
            <w:tcW w:w="40.96%" w:type="pct"/>
            <w:tcBorders>
              <w:top w:val="single" w:sz="4" w:space="0" w:color="auto"/>
              <w:bottom w:val="single" w:sz="4" w:space="0" w:color="auto"/>
            </w:tcBorders>
            <w:vAlign w:val="center"/>
          </w:tcPr>
          <w:p w14:paraId="4514F083" w14:textId="77777777" w:rsidR="00000000" w:rsidRDefault="00000000">
            <w:pPr>
              <w:jc w:val="center"/>
              <w:rPr>
                <w:b/>
                <w:bCs/>
              </w:rPr>
            </w:pPr>
            <w:r>
              <w:rPr>
                <w:b/>
                <w:bCs/>
              </w:rPr>
              <w:t>制造厂商</w:t>
            </w:r>
          </w:p>
        </w:tc>
        <w:tc>
          <w:tcPr>
            <w:tcW w:w="27.18%" w:type="pct"/>
            <w:tcBorders>
              <w:top w:val="single" w:sz="4" w:space="0" w:color="auto"/>
              <w:bottom w:val="single" w:sz="4" w:space="0" w:color="auto"/>
            </w:tcBorders>
            <w:vAlign w:val="center"/>
          </w:tcPr>
          <w:p w14:paraId="4F5BB1DF" w14:textId="77777777" w:rsidR="00000000" w:rsidRDefault="00000000">
            <w:pPr>
              <w:jc w:val="center"/>
              <w:rPr>
                <w:rFonts w:hint="eastAsia"/>
                <w:b/>
                <w:bCs/>
              </w:rPr>
            </w:pPr>
            <w:r>
              <w:rPr>
                <w:rFonts w:hint="eastAsia"/>
                <w:b/>
                <w:bCs/>
              </w:rPr>
              <w:t>备注</w:t>
            </w:r>
          </w:p>
        </w:tc>
      </w:tr>
      <w:tr w:rsidR="00000000" w14:paraId="54BB8734" w14:textId="77777777">
        <w:trPr>
          <w:trHeight w:val="522"/>
          <w:jc w:val="center"/>
        </w:trPr>
        <w:tc>
          <w:tcPr>
            <w:tcW w:w="8.04%" w:type="pct"/>
            <w:tcBorders>
              <w:top w:val="single" w:sz="4" w:space="0" w:color="auto"/>
              <w:bottom w:val="single" w:sz="4" w:space="0" w:color="auto"/>
            </w:tcBorders>
            <w:vAlign w:val="center"/>
          </w:tcPr>
          <w:p w14:paraId="6B17EED6"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10327631" w14:textId="77777777" w:rsidR="00000000" w:rsidRDefault="00000000">
            <w:pPr>
              <w:jc w:val="center"/>
            </w:pPr>
            <w:r>
              <w:rPr>
                <w:rFonts w:hint="eastAsia"/>
              </w:rPr>
              <w:t>海上风电安全监管系统</w:t>
            </w:r>
          </w:p>
        </w:tc>
        <w:tc>
          <w:tcPr>
            <w:tcW w:w="40.96%" w:type="pct"/>
            <w:tcBorders>
              <w:top w:val="single" w:sz="4" w:space="0" w:color="auto"/>
              <w:bottom w:val="single" w:sz="4" w:space="0" w:color="auto"/>
            </w:tcBorders>
            <w:vAlign w:val="center"/>
          </w:tcPr>
          <w:p w14:paraId="7AECDF62" w14:textId="77777777" w:rsidR="00000000" w:rsidRDefault="00000000">
            <w:r>
              <w:rPr>
                <w:rFonts w:hint="eastAsia"/>
              </w:rPr>
              <w:t>江苏全创、畅淼科技、遨海科技或同等品牌</w:t>
            </w:r>
          </w:p>
        </w:tc>
        <w:tc>
          <w:tcPr>
            <w:tcW w:w="27.18%" w:type="pct"/>
            <w:tcBorders>
              <w:top w:val="single" w:sz="4" w:space="0" w:color="auto"/>
              <w:bottom w:val="single" w:sz="4" w:space="0" w:color="auto"/>
            </w:tcBorders>
            <w:vAlign w:val="center"/>
          </w:tcPr>
          <w:p w14:paraId="6C42AB89" w14:textId="77777777" w:rsidR="00000000" w:rsidRDefault="00000000">
            <w:pPr>
              <w:rPr>
                <w:rFonts w:hint="eastAsia"/>
              </w:rPr>
            </w:pPr>
          </w:p>
        </w:tc>
      </w:tr>
      <w:tr w:rsidR="00000000" w14:paraId="71346C8F" w14:textId="77777777">
        <w:trPr>
          <w:trHeight w:val="522"/>
          <w:jc w:val="center"/>
        </w:trPr>
        <w:tc>
          <w:tcPr>
            <w:tcW w:w="8.04%" w:type="pct"/>
            <w:tcBorders>
              <w:top w:val="single" w:sz="4" w:space="0" w:color="auto"/>
              <w:bottom w:val="single" w:sz="4" w:space="0" w:color="auto"/>
            </w:tcBorders>
            <w:vAlign w:val="center"/>
          </w:tcPr>
          <w:p w14:paraId="393EA70A"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39AF99C" w14:textId="77777777" w:rsidR="00000000" w:rsidRDefault="00000000">
            <w:pPr>
              <w:jc w:val="center"/>
            </w:pPr>
            <w:r>
              <w:rPr>
                <w:rFonts w:hint="eastAsia"/>
              </w:rPr>
              <w:t>智能巡视系统</w:t>
            </w:r>
          </w:p>
        </w:tc>
        <w:tc>
          <w:tcPr>
            <w:tcW w:w="40.96%" w:type="pct"/>
            <w:tcBorders>
              <w:top w:val="single" w:sz="4" w:space="0" w:color="auto"/>
              <w:bottom w:val="single" w:sz="4" w:space="0" w:color="auto"/>
            </w:tcBorders>
            <w:vAlign w:val="center"/>
          </w:tcPr>
          <w:p w14:paraId="5B669A61" w14:textId="77777777" w:rsidR="00000000" w:rsidRDefault="00000000">
            <w:pPr>
              <w:rPr>
                <w:rFonts w:hint="eastAsia"/>
              </w:rPr>
            </w:pPr>
            <w:r>
              <w:rPr>
                <w:rFonts w:hint="eastAsia"/>
              </w:rPr>
              <w:t>南瑞继远、南网数字运营软件科技（广东）有限公司、南京优阔、北京四方继保或同等品牌</w:t>
            </w:r>
          </w:p>
        </w:tc>
        <w:tc>
          <w:tcPr>
            <w:tcW w:w="27.18%" w:type="pct"/>
            <w:tcBorders>
              <w:top w:val="single" w:sz="4" w:space="0" w:color="auto"/>
              <w:bottom w:val="single" w:sz="4" w:space="0" w:color="auto"/>
            </w:tcBorders>
            <w:vAlign w:val="center"/>
          </w:tcPr>
          <w:p w14:paraId="0A3D6ABC" w14:textId="77777777" w:rsidR="00000000" w:rsidRDefault="00000000">
            <w:pPr>
              <w:rPr>
                <w:rFonts w:hint="eastAsia"/>
              </w:rPr>
            </w:pPr>
          </w:p>
        </w:tc>
      </w:tr>
      <w:tr w:rsidR="00000000" w14:paraId="20CC9C8B" w14:textId="77777777">
        <w:trPr>
          <w:trHeight w:val="522"/>
          <w:jc w:val="center"/>
        </w:trPr>
        <w:tc>
          <w:tcPr>
            <w:tcW w:w="8.04%" w:type="pct"/>
            <w:tcBorders>
              <w:top w:val="single" w:sz="4" w:space="0" w:color="auto"/>
              <w:bottom w:val="single" w:sz="4" w:space="0" w:color="auto"/>
            </w:tcBorders>
            <w:vAlign w:val="center"/>
          </w:tcPr>
          <w:p w14:paraId="0335A7FC"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C7A0FBE" w14:textId="77777777" w:rsidR="00000000" w:rsidRDefault="00000000">
            <w:pPr>
              <w:jc w:val="center"/>
            </w:pPr>
            <w:r>
              <w:rPr>
                <w:rFonts w:hint="eastAsia"/>
              </w:rPr>
              <w:t>安全可控操作系统</w:t>
            </w:r>
          </w:p>
        </w:tc>
        <w:tc>
          <w:tcPr>
            <w:tcW w:w="40.96%" w:type="pct"/>
            <w:tcBorders>
              <w:top w:val="single" w:sz="4" w:space="0" w:color="auto"/>
              <w:bottom w:val="single" w:sz="4" w:space="0" w:color="auto"/>
            </w:tcBorders>
            <w:vAlign w:val="center"/>
          </w:tcPr>
          <w:p w14:paraId="31BAB169" w14:textId="77777777" w:rsidR="00000000" w:rsidRDefault="00000000">
            <w:r>
              <w:rPr>
                <w:rFonts w:hint="eastAsia"/>
              </w:rPr>
              <w:t>麒麟、统信、凝思、鸿蒙或同等品牌</w:t>
            </w:r>
          </w:p>
        </w:tc>
        <w:tc>
          <w:tcPr>
            <w:tcW w:w="27.18%" w:type="pct"/>
            <w:tcBorders>
              <w:top w:val="single" w:sz="4" w:space="0" w:color="auto"/>
              <w:bottom w:val="single" w:sz="4" w:space="0" w:color="auto"/>
            </w:tcBorders>
            <w:vAlign w:val="center"/>
          </w:tcPr>
          <w:p w14:paraId="6234DB44" w14:textId="77777777" w:rsidR="00000000" w:rsidRDefault="00000000">
            <w:pPr>
              <w:rPr>
                <w:rFonts w:hint="eastAsia"/>
              </w:rPr>
            </w:pPr>
          </w:p>
        </w:tc>
      </w:tr>
      <w:tr w:rsidR="00000000" w14:paraId="351E64A1" w14:textId="77777777">
        <w:trPr>
          <w:trHeight w:val="522"/>
          <w:jc w:val="center"/>
        </w:trPr>
        <w:tc>
          <w:tcPr>
            <w:tcW w:w="8.04%" w:type="pct"/>
            <w:tcBorders>
              <w:top w:val="single" w:sz="4" w:space="0" w:color="auto"/>
              <w:bottom w:val="single" w:sz="4" w:space="0" w:color="auto"/>
            </w:tcBorders>
            <w:vAlign w:val="center"/>
          </w:tcPr>
          <w:p w14:paraId="649E35FE"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248A45A4" w14:textId="77777777" w:rsidR="00000000" w:rsidRDefault="00000000">
            <w:pPr>
              <w:jc w:val="center"/>
              <w:rPr>
                <w:rFonts w:hint="eastAsia"/>
              </w:rPr>
            </w:pPr>
            <w:r>
              <w:rPr>
                <w:rFonts w:hint="eastAsia"/>
              </w:rPr>
              <w:t>服务器</w:t>
            </w:r>
            <w:r>
              <w:rPr>
                <w:rFonts w:hint="eastAsia"/>
              </w:rPr>
              <w:t>/</w:t>
            </w:r>
            <w:r>
              <w:rPr>
                <w:rFonts w:hint="eastAsia"/>
              </w:rPr>
              <w:t>工作站</w:t>
            </w:r>
          </w:p>
        </w:tc>
        <w:tc>
          <w:tcPr>
            <w:tcW w:w="40.96%" w:type="pct"/>
            <w:tcBorders>
              <w:top w:val="single" w:sz="4" w:space="0" w:color="auto"/>
              <w:bottom w:val="single" w:sz="4" w:space="0" w:color="auto"/>
            </w:tcBorders>
            <w:vAlign w:val="center"/>
          </w:tcPr>
          <w:p w14:paraId="679E5B6C" w14:textId="77777777" w:rsidR="00000000" w:rsidRDefault="00000000">
            <w:pPr>
              <w:rPr>
                <w:rFonts w:hint="eastAsia"/>
              </w:rPr>
            </w:pPr>
            <w:r>
              <w:rPr>
                <w:rFonts w:hint="eastAsia"/>
              </w:rPr>
              <w:t>华为、新华三、浪潮、曙光或同等品牌</w:t>
            </w:r>
          </w:p>
        </w:tc>
        <w:tc>
          <w:tcPr>
            <w:tcW w:w="27.18%" w:type="pct"/>
            <w:tcBorders>
              <w:top w:val="single" w:sz="4" w:space="0" w:color="auto"/>
              <w:bottom w:val="single" w:sz="4" w:space="0" w:color="auto"/>
            </w:tcBorders>
            <w:vAlign w:val="center"/>
          </w:tcPr>
          <w:p w14:paraId="41263CF0" w14:textId="77777777" w:rsidR="00000000" w:rsidRDefault="00000000">
            <w:pPr>
              <w:rPr>
                <w:rFonts w:hint="eastAsia"/>
              </w:rPr>
            </w:pPr>
            <w:r>
              <w:rPr>
                <w:rFonts w:hint="eastAsia"/>
              </w:rPr>
              <w:t>超融合服务器</w:t>
            </w:r>
          </w:p>
          <w:p w14:paraId="72FCA2F1" w14:textId="77777777" w:rsidR="00000000" w:rsidRDefault="00000000">
            <w:pPr>
              <w:rPr>
                <w:rFonts w:hint="eastAsia"/>
              </w:rPr>
            </w:pPr>
            <w:r>
              <w:rPr>
                <w:rFonts w:hint="eastAsia"/>
              </w:rPr>
              <w:t>实时采集与应用服务器</w:t>
            </w:r>
          </w:p>
          <w:p w14:paraId="6103FCFF" w14:textId="77777777" w:rsidR="00000000" w:rsidRDefault="00000000">
            <w:pPr>
              <w:rPr>
                <w:rFonts w:hint="eastAsia"/>
              </w:rPr>
            </w:pPr>
            <w:r>
              <w:rPr>
                <w:rFonts w:hint="eastAsia"/>
              </w:rPr>
              <w:t>历史数据服务器</w:t>
            </w:r>
          </w:p>
          <w:p w14:paraId="710DAFCE" w14:textId="77777777" w:rsidR="00000000" w:rsidRDefault="00000000">
            <w:pPr>
              <w:rPr>
                <w:rFonts w:hint="eastAsia"/>
              </w:rPr>
            </w:pPr>
            <w:r>
              <w:rPr>
                <w:rFonts w:hint="eastAsia"/>
              </w:rPr>
              <w:t>工作站</w:t>
            </w:r>
          </w:p>
        </w:tc>
      </w:tr>
      <w:tr w:rsidR="00000000" w14:paraId="53961802" w14:textId="77777777">
        <w:trPr>
          <w:trHeight w:val="522"/>
          <w:jc w:val="center"/>
        </w:trPr>
        <w:tc>
          <w:tcPr>
            <w:tcW w:w="8.04%" w:type="pct"/>
            <w:tcBorders>
              <w:top w:val="single" w:sz="4" w:space="0" w:color="auto"/>
              <w:bottom w:val="single" w:sz="4" w:space="0" w:color="auto"/>
            </w:tcBorders>
            <w:vAlign w:val="center"/>
          </w:tcPr>
          <w:p w14:paraId="6A073274"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1276E4C" w14:textId="77777777" w:rsidR="00000000" w:rsidRDefault="00000000">
            <w:pPr>
              <w:jc w:val="center"/>
            </w:pPr>
            <w:r>
              <w:rPr>
                <w:rFonts w:hint="eastAsia"/>
              </w:rPr>
              <w:t>骨传导传感器</w:t>
            </w:r>
            <w:r>
              <w:rPr>
                <w:rFonts w:hint="eastAsia"/>
              </w:rPr>
              <w:t>/</w:t>
            </w:r>
            <w:r>
              <w:rPr>
                <w:rFonts w:hint="eastAsia"/>
              </w:rPr>
              <w:t>声纹采集装置</w:t>
            </w:r>
          </w:p>
        </w:tc>
        <w:tc>
          <w:tcPr>
            <w:tcW w:w="40.96%" w:type="pct"/>
            <w:tcBorders>
              <w:top w:val="single" w:sz="4" w:space="0" w:color="auto"/>
              <w:bottom w:val="single" w:sz="4" w:space="0" w:color="auto"/>
            </w:tcBorders>
            <w:vAlign w:val="center"/>
          </w:tcPr>
          <w:p w14:paraId="50BF3180" w14:textId="77777777" w:rsidR="00000000" w:rsidRDefault="00000000">
            <w:r>
              <w:rPr>
                <w:rFonts w:hint="eastAsia"/>
              </w:rPr>
              <w:t>南方电网人工智能有限公司、深圳华中科技大学研究院、北京华控智加科技或同等品牌</w:t>
            </w:r>
          </w:p>
        </w:tc>
        <w:tc>
          <w:tcPr>
            <w:tcW w:w="27.18%" w:type="pct"/>
            <w:tcBorders>
              <w:top w:val="single" w:sz="4" w:space="0" w:color="auto"/>
              <w:bottom w:val="single" w:sz="4" w:space="0" w:color="auto"/>
            </w:tcBorders>
            <w:vAlign w:val="center"/>
          </w:tcPr>
          <w:p w14:paraId="51DAD7D0" w14:textId="77777777" w:rsidR="00000000" w:rsidRDefault="00000000">
            <w:pPr>
              <w:rPr>
                <w:rFonts w:hint="eastAsia"/>
              </w:rPr>
            </w:pPr>
          </w:p>
        </w:tc>
      </w:tr>
      <w:tr w:rsidR="00000000" w14:paraId="603ED101" w14:textId="77777777">
        <w:trPr>
          <w:trHeight w:val="522"/>
          <w:jc w:val="center"/>
        </w:trPr>
        <w:tc>
          <w:tcPr>
            <w:tcW w:w="8.04%" w:type="pct"/>
            <w:tcBorders>
              <w:top w:val="single" w:sz="4" w:space="0" w:color="auto"/>
              <w:bottom w:val="single" w:sz="4" w:space="0" w:color="auto"/>
            </w:tcBorders>
            <w:vAlign w:val="center"/>
          </w:tcPr>
          <w:p w14:paraId="4023EF93"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DAAB4FE" w14:textId="77777777" w:rsidR="00000000" w:rsidRDefault="00000000">
            <w:pPr>
              <w:jc w:val="center"/>
              <w:rPr>
                <w:rFonts w:hint="eastAsia"/>
              </w:rPr>
            </w:pPr>
            <w:r>
              <w:rPr>
                <w:rFonts w:hint="eastAsia"/>
              </w:rPr>
              <w:t>横向隔离设备</w:t>
            </w:r>
          </w:p>
        </w:tc>
        <w:tc>
          <w:tcPr>
            <w:tcW w:w="40.96%" w:type="pct"/>
            <w:tcBorders>
              <w:top w:val="single" w:sz="4" w:space="0" w:color="auto"/>
              <w:bottom w:val="single" w:sz="4" w:space="0" w:color="auto"/>
            </w:tcBorders>
            <w:vAlign w:val="center"/>
          </w:tcPr>
          <w:p w14:paraId="58EE3EE7" w14:textId="77777777" w:rsidR="00000000" w:rsidRDefault="00000000">
            <w:pPr>
              <w:rPr>
                <w:rFonts w:hint="eastAsia"/>
              </w:rPr>
            </w:pPr>
            <w:r>
              <w:rPr>
                <w:rFonts w:hint="eastAsia"/>
              </w:rPr>
              <w:t>南瑞信通、北京科东、珠海鸿瑞或同等品牌</w:t>
            </w:r>
          </w:p>
        </w:tc>
        <w:tc>
          <w:tcPr>
            <w:tcW w:w="27.18%" w:type="pct"/>
            <w:tcBorders>
              <w:top w:val="single" w:sz="4" w:space="0" w:color="auto"/>
              <w:bottom w:val="single" w:sz="4" w:space="0" w:color="auto"/>
            </w:tcBorders>
            <w:vAlign w:val="center"/>
          </w:tcPr>
          <w:p w14:paraId="46EFFA76" w14:textId="77777777" w:rsidR="00000000" w:rsidRDefault="00000000">
            <w:pPr>
              <w:rPr>
                <w:rFonts w:hint="eastAsia"/>
              </w:rPr>
            </w:pPr>
            <w:r>
              <w:rPr>
                <w:rFonts w:hint="eastAsia"/>
              </w:rPr>
              <w:t>正向隔离装置</w:t>
            </w:r>
          </w:p>
          <w:p w14:paraId="7F6852D6" w14:textId="77777777" w:rsidR="00000000" w:rsidRDefault="00000000">
            <w:pPr>
              <w:rPr>
                <w:rFonts w:hint="eastAsia"/>
              </w:rPr>
            </w:pPr>
            <w:r>
              <w:rPr>
                <w:rFonts w:hint="eastAsia"/>
              </w:rPr>
              <w:t>反向隔离装置</w:t>
            </w:r>
          </w:p>
        </w:tc>
      </w:tr>
      <w:tr w:rsidR="00000000" w14:paraId="57F5DAB2" w14:textId="77777777">
        <w:trPr>
          <w:trHeight w:val="522"/>
          <w:jc w:val="center"/>
        </w:trPr>
        <w:tc>
          <w:tcPr>
            <w:tcW w:w="8.04%" w:type="pct"/>
            <w:tcBorders>
              <w:top w:val="single" w:sz="4" w:space="0" w:color="auto"/>
              <w:bottom w:val="single" w:sz="4" w:space="0" w:color="auto"/>
            </w:tcBorders>
            <w:vAlign w:val="center"/>
          </w:tcPr>
          <w:p w14:paraId="64E4F78A"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EF963B7" w14:textId="77777777" w:rsidR="00000000" w:rsidRDefault="00000000">
            <w:pPr>
              <w:jc w:val="center"/>
              <w:rPr>
                <w:rFonts w:hint="eastAsia"/>
              </w:rPr>
            </w:pPr>
            <w:r>
              <w:rPr>
                <w:rFonts w:hint="eastAsia"/>
              </w:rPr>
              <w:t>网络安全设备</w:t>
            </w:r>
          </w:p>
        </w:tc>
        <w:tc>
          <w:tcPr>
            <w:tcW w:w="40.96%" w:type="pct"/>
            <w:tcBorders>
              <w:top w:val="single" w:sz="4" w:space="0" w:color="auto"/>
              <w:bottom w:val="single" w:sz="4" w:space="0" w:color="auto"/>
            </w:tcBorders>
            <w:vAlign w:val="center"/>
          </w:tcPr>
          <w:p w14:paraId="0073439E" w14:textId="77777777" w:rsidR="00000000" w:rsidRDefault="00000000">
            <w:pPr>
              <w:rPr>
                <w:rFonts w:hint="eastAsia"/>
              </w:rPr>
            </w:pPr>
            <w:r>
              <w:rPr>
                <w:rFonts w:hint="eastAsia"/>
              </w:rPr>
              <w:t>华为、深信服、安恒信息、新华三或同等品牌</w:t>
            </w:r>
          </w:p>
        </w:tc>
        <w:tc>
          <w:tcPr>
            <w:tcW w:w="27.18%" w:type="pct"/>
            <w:tcBorders>
              <w:top w:val="single" w:sz="4" w:space="0" w:color="auto"/>
              <w:bottom w:val="single" w:sz="4" w:space="0" w:color="auto"/>
            </w:tcBorders>
            <w:vAlign w:val="center"/>
          </w:tcPr>
          <w:p w14:paraId="60F5B999" w14:textId="77777777" w:rsidR="00000000" w:rsidRDefault="00000000">
            <w:pPr>
              <w:rPr>
                <w:rFonts w:hint="eastAsia"/>
              </w:rPr>
            </w:pPr>
            <w:r>
              <w:rPr>
                <w:rFonts w:hint="eastAsia"/>
              </w:rPr>
              <w:t>防火墙</w:t>
            </w:r>
          </w:p>
          <w:p w14:paraId="4DDDFB13" w14:textId="77777777" w:rsidR="00000000" w:rsidRDefault="00000000">
            <w:pPr>
              <w:rPr>
                <w:rFonts w:hint="eastAsia"/>
              </w:rPr>
            </w:pPr>
            <w:r>
              <w:rPr>
                <w:rFonts w:hint="eastAsia"/>
              </w:rPr>
              <w:t>数据库审计设备</w:t>
            </w:r>
          </w:p>
        </w:tc>
      </w:tr>
      <w:tr w:rsidR="00000000" w14:paraId="755CE8B2" w14:textId="77777777">
        <w:trPr>
          <w:trHeight w:val="522"/>
          <w:jc w:val="center"/>
        </w:trPr>
        <w:tc>
          <w:tcPr>
            <w:tcW w:w="8.04%" w:type="pct"/>
            <w:tcBorders>
              <w:top w:val="single" w:sz="4" w:space="0" w:color="auto"/>
              <w:bottom w:val="single" w:sz="4" w:space="0" w:color="auto"/>
            </w:tcBorders>
            <w:vAlign w:val="center"/>
          </w:tcPr>
          <w:p w14:paraId="0DD3D3DB"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12732F56" w14:textId="77777777" w:rsidR="00000000" w:rsidRDefault="00000000">
            <w:pPr>
              <w:jc w:val="center"/>
              <w:rPr>
                <w:rFonts w:hint="eastAsia"/>
              </w:rPr>
            </w:pPr>
            <w:r>
              <w:rPr>
                <w:rFonts w:hint="eastAsia"/>
              </w:rPr>
              <w:t>入侵检测系统</w:t>
            </w:r>
          </w:p>
        </w:tc>
        <w:tc>
          <w:tcPr>
            <w:tcW w:w="40.96%" w:type="pct"/>
            <w:tcBorders>
              <w:top w:val="single" w:sz="4" w:space="0" w:color="auto"/>
              <w:bottom w:val="single" w:sz="4" w:space="0" w:color="auto"/>
            </w:tcBorders>
            <w:vAlign w:val="center"/>
          </w:tcPr>
          <w:p w14:paraId="67EBA140" w14:textId="77777777" w:rsidR="00000000" w:rsidRDefault="00000000">
            <w:pPr>
              <w:rPr>
                <w:rFonts w:hint="eastAsia"/>
              </w:rPr>
            </w:pPr>
            <w:r>
              <w:rPr>
                <w:rFonts w:hint="eastAsia"/>
              </w:rPr>
              <w:t>奇安信、天融信、深信服、安恒信息或同等品牌</w:t>
            </w:r>
          </w:p>
        </w:tc>
        <w:tc>
          <w:tcPr>
            <w:tcW w:w="27.18%" w:type="pct"/>
            <w:tcBorders>
              <w:top w:val="single" w:sz="4" w:space="0" w:color="auto"/>
              <w:bottom w:val="single" w:sz="4" w:space="0" w:color="auto"/>
            </w:tcBorders>
            <w:vAlign w:val="center"/>
          </w:tcPr>
          <w:p w14:paraId="5595F821" w14:textId="77777777" w:rsidR="00000000" w:rsidRDefault="00000000">
            <w:pPr>
              <w:widowControl/>
              <w:rPr>
                <w:rFonts w:hint="eastAsia"/>
                <w:strike/>
                <w:highlight w:val="yellow"/>
              </w:rPr>
            </w:pPr>
          </w:p>
        </w:tc>
      </w:tr>
      <w:tr w:rsidR="00000000" w14:paraId="2618EF17" w14:textId="77777777">
        <w:trPr>
          <w:trHeight w:val="522"/>
          <w:jc w:val="center"/>
        </w:trPr>
        <w:tc>
          <w:tcPr>
            <w:tcW w:w="8.04%" w:type="pct"/>
            <w:tcBorders>
              <w:top w:val="single" w:sz="4" w:space="0" w:color="auto"/>
              <w:bottom w:val="single" w:sz="4" w:space="0" w:color="auto"/>
            </w:tcBorders>
            <w:vAlign w:val="center"/>
          </w:tcPr>
          <w:p w14:paraId="0857E549"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2F03D54C" w14:textId="77777777" w:rsidR="00000000" w:rsidRDefault="00000000">
            <w:pPr>
              <w:jc w:val="center"/>
              <w:rPr>
                <w:rFonts w:hint="eastAsia"/>
              </w:rPr>
            </w:pPr>
            <w:r>
              <w:rPr>
                <w:rFonts w:hint="eastAsia"/>
              </w:rPr>
              <w:t>网络交换设备</w:t>
            </w:r>
          </w:p>
        </w:tc>
        <w:tc>
          <w:tcPr>
            <w:tcW w:w="40.96%" w:type="pct"/>
            <w:tcBorders>
              <w:top w:val="single" w:sz="4" w:space="0" w:color="auto"/>
              <w:bottom w:val="single" w:sz="4" w:space="0" w:color="auto"/>
            </w:tcBorders>
            <w:vAlign w:val="center"/>
          </w:tcPr>
          <w:p w14:paraId="411A8BCB" w14:textId="77777777" w:rsidR="00000000" w:rsidRDefault="00000000">
            <w:pPr>
              <w:rPr>
                <w:rFonts w:hint="eastAsia"/>
              </w:rPr>
            </w:pPr>
            <w:r>
              <w:rPr>
                <w:rFonts w:hint="eastAsia"/>
              </w:rPr>
              <w:t>华为、新华三、深信服、中兴或同等品牌</w:t>
            </w:r>
          </w:p>
        </w:tc>
        <w:tc>
          <w:tcPr>
            <w:tcW w:w="27.18%" w:type="pct"/>
            <w:tcBorders>
              <w:top w:val="single" w:sz="4" w:space="0" w:color="auto"/>
              <w:bottom w:val="single" w:sz="4" w:space="0" w:color="auto"/>
            </w:tcBorders>
            <w:vAlign w:val="center"/>
          </w:tcPr>
          <w:p w14:paraId="3271B3A7" w14:textId="77777777" w:rsidR="00000000" w:rsidRDefault="00000000">
            <w:pPr>
              <w:rPr>
                <w:rFonts w:hint="eastAsia"/>
              </w:rPr>
            </w:pPr>
            <w:r>
              <w:rPr>
                <w:rFonts w:hint="eastAsia"/>
              </w:rPr>
              <w:t>带外管理交换机</w:t>
            </w:r>
          </w:p>
          <w:p w14:paraId="4F05DD64" w14:textId="77777777" w:rsidR="00000000" w:rsidRDefault="00000000">
            <w:pPr>
              <w:rPr>
                <w:rFonts w:hint="eastAsia"/>
              </w:rPr>
            </w:pPr>
            <w:r>
              <w:rPr>
                <w:rFonts w:hint="eastAsia"/>
              </w:rPr>
              <w:t>带内管理交换机</w:t>
            </w:r>
          </w:p>
          <w:p w14:paraId="2F0B295C" w14:textId="77777777" w:rsidR="00000000" w:rsidRDefault="00000000">
            <w:pPr>
              <w:rPr>
                <w:rFonts w:hint="eastAsia"/>
              </w:rPr>
            </w:pPr>
            <w:r>
              <w:rPr>
                <w:rFonts w:hint="eastAsia"/>
              </w:rPr>
              <w:t>业务存储交换机</w:t>
            </w:r>
          </w:p>
          <w:p w14:paraId="5A3E74B4" w14:textId="77777777" w:rsidR="00000000" w:rsidRDefault="00000000">
            <w:pPr>
              <w:rPr>
                <w:rFonts w:hint="eastAsia"/>
              </w:rPr>
            </w:pPr>
            <w:r>
              <w:rPr>
                <w:rFonts w:hint="eastAsia"/>
              </w:rPr>
              <w:t>业务接入交换机</w:t>
            </w:r>
          </w:p>
          <w:p w14:paraId="291005C4" w14:textId="77777777" w:rsidR="00000000" w:rsidRDefault="00000000">
            <w:pPr>
              <w:rPr>
                <w:rFonts w:hint="eastAsia"/>
              </w:rPr>
            </w:pPr>
            <w:r>
              <w:rPr>
                <w:rFonts w:hint="eastAsia"/>
              </w:rPr>
              <w:t>汇聚交换机</w:t>
            </w:r>
          </w:p>
          <w:p w14:paraId="66BA0B04" w14:textId="77777777" w:rsidR="00000000" w:rsidRDefault="00000000">
            <w:pPr>
              <w:rPr>
                <w:rFonts w:hint="eastAsia"/>
              </w:rPr>
            </w:pPr>
            <w:r>
              <w:rPr>
                <w:rFonts w:hint="eastAsia"/>
              </w:rPr>
              <w:t>以太网交换机</w:t>
            </w:r>
          </w:p>
          <w:p w14:paraId="0A4577FE" w14:textId="77777777" w:rsidR="00000000" w:rsidRDefault="00000000">
            <w:r>
              <w:rPr>
                <w:rFonts w:hint="eastAsia"/>
              </w:rPr>
              <w:t>集控大厅交换机</w:t>
            </w:r>
          </w:p>
        </w:tc>
      </w:tr>
      <w:tr w:rsidR="00000000" w14:paraId="7F55729A" w14:textId="77777777">
        <w:trPr>
          <w:trHeight w:val="522"/>
          <w:jc w:val="center"/>
        </w:trPr>
        <w:tc>
          <w:tcPr>
            <w:tcW w:w="8.04%" w:type="pct"/>
            <w:tcBorders>
              <w:top w:val="single" w:sz="4" w:space="0" w:color="auto"/>
              <w:bottom w:val="single" w:sz="4" w:space="0" w:color="auto"/>
            </w:tcBorders>
            <w:vAlign w:val="center"/>
          </w:tcPr>
          <w:p w14:paraId="25991874"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7D4BDE79" w14:textId="77777777" w:rsidR="00000000" w:rsidRDefault="00000000">
            <w:pPr>
              <w:jc w:val="center"/>
              <w:rPr>
                <w:rFonts w:hint="eastAsia"/>
              </w:rPr>
            </w:pPr>
            <w:r>
              <w:rPr>
                <w:rFonts w:hint="eastAsia"/>
              </w:rPr>
              <w:t>无人机</w:t>
            </w:r>
          </w:p>
        </w:tc>
        <w:tc>
          <w:tcPr>
            <w:tcW w:w="40.96%" w:type="pct"/>
            <w:tcBorders>
              <w:top w:val="single" w:sz="4" w:space="0" w:color="auto"/>
              <w:bottom w:val="single" w:sz="4" w:space="0" w:color="auto"/>
            </w:tcBorders>
            <w:vAlign w:val="center"/>
          </w:tcPr>
          <w:p w14:paraId="62A2BAF8" w14:textId="77777777" w:rsidR="00000000" w:rsidRDefault="00000000">
            <w:pPr>
              <w:rPr>
                <w:rFonts w:hint="eastAsia"/>
              </w:rPr>
            </w:pPr>
            <w:r>
              <w:rPr>
                <w:rFonts w:hint="eastAsia"/>
              </w:rPr>
              <w:t>大疆、紫燕、图知、南网通航或同等品牌</w:t>
            </w:r>
          </w:p>
        </w:tc>
        <w:tc>
          <w:tcPr>
            <w:tcW w:w="27.18%" w:type="pct"/>
            <w:tcBorders>
              <w:top w:val="single" w:sz="4" w:space="0" w:color="auto"/>
              <w:bottom w:val="single" w:sz="4" w:space="0" w:color="auto"/>
            </w:tcBorders>
            <w:vAlign w:val="center"/>
          </w:tcPr>
          <w:p w14:paraId="17EBB568" w14:textId="77777777" w:rsidR="00000000" w:rsidRDefault="00000000">
            <w:pPr>
              <w:rPr>
                <w:rFonts w:hint="eastAsia"/>
              </w:rPr>
            </w:pPr>
            <w:r>
              <w:rPr>
                <w:rFonts w:hint="eastAsia"/>
              </w:rPr>
              <w:t>多旋翼无人机</w:t>
            </w:r>
          </w:p>
          <w:p w14:paraId="489B0D2E" w14:textId="77777777" w:rsidR="00000000" w:rsidRDefault="00000000">
            <w:pPr>
              <w:rPr>
                <w:rFonts w:hint="eastAsia"/>
              </w:rPr>
            </w:pPr>
            <w:r>
              <w:rPr>
                <w:rFonts w:hint="eastAsia"/>
              </w:rPr>
              <w:t>长航时无人机</w:t>
            </w:r>
          </w:p>
        </w:tc>
      </w:tr>
      <w:tr w:rsidR="00000000" w14:paraId="67C5AE74" w14:textId="77777777">
        <w:trPr>
          <w:trHeight w:val="522"/>
          <w:jc w:val="center"/>
        </w:trPr>
        <w:tc>
          <w:tcPr>
            <w:tcW w:w="8.04%" w:type="pct"/>
            <w:tcBorders>
              <w:top w:val="single" w:sz="4" w:space="0" w:color="auto"/>
              <w:bottom w:val="single" w:sz="4" w:space="0" w:color="auto"/>
            </w:tcBorders>
            <w:vAlign w:val="center"/>
          </w:tcPr>
          <w:p w14:paraId="0C1A766F"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6E3E36CB" w14:textId="77777777" w:rsidR="00000000" w:rsidRDefault="00000000">
            <w:pPr>
              <w:jc w:val="center"/>
              <w:rPr>
                <w:rFonts w:hint="eastAsia"/>
              </w:rPr>
            </w:pPr>
            <w:r>
              <w:rPr>
                <w:rFonts w:hint="eastAsia"/>
              </w:rPr>
              <w:t>UPS</w:t>
            </w:r>
            <w:r>
              <w:rPr>
                <w:rFonts w:hint="eastAsia"/>
              </w:rPr>
              <w:t>电源设备</w:t>
            </w:r>
          </w:p>
        </w:tc>
        <w:tc>
          <w:tcPr>
            <w:tcW w:w="40.96%" w:type="pct"/>
            <w:tcBorders>
              <w:top w:val="single" w:sz="4" w:space="0" w:color="auto"/>
              <w:bottom w:val="single" w:sz="4" w:space="0" w:color="auto"/>
            </w:tcBorders>
            <w:vAlign w:val="center"/>
          </w:tcPr>
          <w:p w14:paraId="63C90BF8" w14:textId="77777777" w:rsidR="00000000" w:rsidRDefault="00000000">
            <w:pPr>
              <w:rPr>
                <w:rFonts w:hint="eastAsia"/>
              </w:rPr>
            </w:pPr>
            <w:r>
              <w:rPr>
                <w:rFonts w:hint="eastAsia"/>
              </w:rPr>
              <w:t>华为、维谛、科华或同等品牌</w:t>
            </w:r>
          </w:p>
        </w:tc>
        <w:tc>
          <w:tcPr>
            <w:tcW w:w="27.18%" w:type="pct"/>
            <w:tcBorders>
              <w:top w:val="single" w:sz="4" w:space="0" w:color="auto"/>
              <w:bottom w:val="single" w:sz="4" w:space="0" w:color="auto"/>
            </w:tcBorders>
            <w:vAlign w:val="center"/>
          </w:tcPr>
          <w:p w14:paraId="32DD1D9C" w14:textId="77777777" w:rsidR="00000000" w:rsidRDefault="00000000">
            <w:pPr>
              <w:widowControl/>
              <w:rPr>
                <w:rFonts w:hint="eastAsia"/>
              </w:rPr>
            </w:pPr>
          </w:p>
        </w:tc>
      </w:tr>
      <w:tr w:rsidR="00000000" w14:paraId="58D0B892" w14:textId="77777777">
        <w:trPr>
          <w:trHeight w:val="522"/>
          <w:jc w:val="center"/>
        </w:trPr>
        <w:tc>
          <w:tcPr>
            <w:tcW w:w="8.04%" w:type="pct"/>
            <w:tcBorders>
              <w:top w:val="single" w:sz="4" w:space="0" w:color="auto"/>
              <w:bottom w:val="single" w:sz="4" w:space="0" w:color="auto"/>
            </w:tcBorders>
            <w:vAlign w:val="center"/>
          </w:tcPr>
          <w:p w14:paraId="25C28E9B"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3E58A74" w14:textId="77777777" w:rsidR="00000000" w:rsidRDefault="00000000">
            <w:pPr>
              <w:jc w:val="center"/>
            </w:pPr>
            <w:r>
              <w:rPr>
                <w:rFonts w:hint="eastAsia"/>
              </w:rPr>
              <w:t>移动运维终端</w:t>
            </w:r>
          </w:p>
        </w:tc>
        <w:tc>
          <w:tcPr>
            <w:tcW w:w="40.96%" w:type="pct"/>
            <w:tcBorders>
              <w:top w:val="single" w:sz="4" w:space="0" w:color="auto"/>
              <w:bottom w:val="single" w:sz="4" w:space="0" w:color="auto"/>
            </w:tcBorders>
            <w:vAlign w:val="center"/>
          </w:tcPr>
          <w:p w14:paraId="07FD5C2F" w14:textId="77777777" w:rsidR="00000000" w:rsidRDefault="00000000">
            <w:r>
              <w:rPr>
                <w:rFonts w:hint="eastAsia"/>
              </w:rPr>
              <w:t>华为、荣耀、联想或同等品牌</w:t>
            </w:r>
          </w:p>
        </w:tc>
        <w:tc>
          <w:tcPr>
            <w:tcW w:w="27.18%" w:type="pct"/>
            <w:tcBorders>
              <w:top w:val="single" w:sz="4" w:space="0" w:color="auto"/>
              <w:bottom w:val="single" w:sz="4" w:space="0" w:color="auto"/>
            </w:tcBorders>
            <w:vAlign w:val="center"/>
          </w:tcPr>
          <w:p w14:paraId="1DC63AF6" w14:textId="77777777" w:rsidR="00000000" w:rsidRDefault="00000000">
            <w:r>
              <w:rPr>
                <w:rFonts w:hint="eastAsia"/>
              </w:rPr>
              <w:t>移动运维平板</w:t>
            </w:r>
          </w:p>
        </w:tc>
      </w:tr>
      <w:tr w:rsidR="00000000" w14:paraId="58C121D7" w14:textId="77777777">
        <w:trPr>
          <w:trHeight w:val="522"/>
          <w:jc w:val="center"/>
        </w:trPr>
        <w:tc>
          <w:tcPr>
            <w:tcW w:w="8.04%" w:type="pct"/>
            <w:tcBorders>
              <w:top w:val="single" w:sz="4" w:space="0" w:color="auto"/>
              <w:bottom w:val="single" w:sz="4" w:space="0" w:color="auto"/>
            </w:tcBorders>
            <w:vAlign w:val="center"/>
          </w:tcPr>
          <w:p w14:paraId="5A45A4A3"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CC9D4C3" w14:textId="77777777" w:rsidR="00000000" w:rsidRDefault="00000000">
            <w:pPr>
              <w:jc w:val="center"/>
              <w:rPr>
                <w:rFonts w:hint="eastAsia"/>
              </w:rPr>
            </w:pPr>
            <w:r>
              <w:rPr>
                <w:rFonts w:hint="eastAsia"/>
              </w:rPr>
              <w:t>商业版关系型数据库</w:t>
            </w:r>
          </w:p>
        </w:tc>
        <w:tc>
          <w:tcPr>
            <w:tcW w:w="40.96%" w:type="pct"/>
            <w:tcBorders>
              <w:top w:val="single" w:sz="4" w:space="0" w:color="auto"/>
              <w:bottom w:val="single" w:sz="4" w:space="0" w:color="auto"/>
            </w:tcBorders>
            <w:vAlign w:val="center"/>
          </w:tcPr>
          <w:p w14:paraId="25F404A0" w14:textId="77777777" w:rsidR="00000000" w:rsidRDefault="00000000">
            <w:pPr>
              <w:rPr>
                <w:rFonts w:hint="eastAsia"/>
              </w:rPr>
            </w:pPr>
            <w:r>
              <w:rPr>
                <w:rFonts w:hint="eastAsia"/>
              </w:rPr>
              <w:t>海量、人大金仓、达梦、南大通用、瀚高或同等品牌</w:t>
            </w:r>
          </w:p>
        </w:tc>
        <w:tc>
          <w:tcPr>
            <w:tcW w:w="27.18%" w:type="pct"/>
            <w:tcBorders>
              <w:top w:val="single" w:sz="4" w:space="0" w:color="auto"/>
              <w:bottom w:val="single" w:sz="4" w:space="0" w:color="auto"/>
            </w:tcBorders>
            <w:vAlign w:val="center"/>
          </w:tcPr>
          <w:p w14:paraId="1D62220E" w14:textId="77777777" w:rsidR="00000000" w:rsidRDefault="00000000">
            <w:pPr>
              <w:widowControl/>
              <w:rPr>
                <w:rFonts w:hint="eastAsia"/>
              </w:rPr>
            </w:pPr>
          </w:p>
        </w:tc>
      </w:tr>
      <w:tr w:rsidR="00000000" w14:paraId="5533F136" w14:textId="77777777">
        <w:trPr>
          <w:trHeight w:val="522"/>
          <w:jc w:val="center"/>
        </w:trPr>
        <w:tc>
          <w:tcPr>
            <w:tcW w:w="8.04%" w:type="pct"/>
            <w:tcBorders>
              <w:top w:val="single" w:sz="4" w:space="0" w:color="auto"/>
              <w:bottom w:val="single" w:sz="4" w:space="0" w:color="auto"/>
            </w:tcBorders>
            <w:vAlign w:val="center"/>
          </w:tcPr>
          <w:p w14:paraId="043C1C23"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111014D4" w14:textId="77777777" w:rsidR="00000000" w:rsidRDefault="00000000">
            <w:pPr>
              <w:jc w:val="center"/>
              <w:rPr>
                <w:rFonts w:hint="eastAsia"/>
              </w:rPr>
            </w:pPr>
            <w:r>
              <w:rPr>
                <w:rFonts w:hint="eastAsia"/>
              </w:rPr>
              <w:t>商业版时序数据库</w:t>
            </w:r>
          </w:p>
        </w:tc>
        <w:tc>
          <w:tcPr>
            <w:tcW w:w="40.96%" w:type="pct"/>
            <w:tcBorders>
              <w:top w:val="single" w:sz="4" w:space="0" w:color="auto"/>
              <w:bottom w:val="single" w:sz="4" w:space="0" w:color="auto"/>
            </w:tcBorders>
            <w:vAlign w:val="center"/>
          </w:tcPr>
          <w:p w14:paraId="30FBBFA4" w14:textId="77777777" w:rsidR="00000000" w:rsidRDefault="00000000">
            <w:pPr>
              <w:rPr>
                <w:rFonts w:hint="eastAsia"/>
              </w:rPr>
            </w:pPr>
            <w:r>
              <w:rPr>
                <w:rFonts w:hint="eastAsia"/>
              </w:rPr>
              <w:t>海量、涛思、庚顿、天谋、南瑞瑞中或同等品牌</w:t>
            </w:r>
          </w:p>
        </w:tc>
        <w:tc>
          <w:tcPr>
            <w:tcW w:w="27.18%" w:type="pct"/>
            <w:tcBorders>
              <w:top w:val="single" w:sz="4" w:space="0" w:color="auto"/>
              <w:bottom w:val="single" w:sz="4" w:space="0" w:color="auto"/>
            </w:tcBorders>
            <w:vAlign w:val="center"/>
          </w:tcPr>
          <w:p w14:paraId="44F3BA03" w14:textId="77777777" w:rsidR="00000000" w:rsidRDefault="00000000">
            <w:pPr>
              <w:widowControl/>
              <w:rPr>
                <w:rFonts w:hint="eastAsia"/>
              </w:rPr>
            </w:pPr>
          </w:p>
        </w:tc>
      </w:tr>
      <w:tr w:rsidR="00000000" w14:paraId="4B53E483" w14:textId="77777777">
        <w:trPr>
          <w:trHeight w:val="522"/>
          <w:jc w:val="center"/>
        </w:trPr>
        <w:tc>
          <w:tcPr>
            <w:tcW w:w="8.04%" w:type="pct"/>
            <w:tcBorders>
              <w:top w:val="single" w:sz="4" w:space="0" w:color="auto"/>
              <w:bottom w:val="single" w:sz="4" w:space="0" w:color="auto"/>
            </w:tcBorders>
            <w:vAlign w:val="center"/>
          </w:tcPr>
          <w:p w14:paraId="44B98294"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1BD33911" w14:textId="77777777" w:rsidR="00000000" w:rsidRDefault="00000000">
            <w:pPr>
              <w:jc w:val="center"/>
              <w:rPr>
                <w:rFonts w:hint="eastAsia"/>
              </w:rPr>
            </w:pPr>
            <w:r>
              <w:rPr>
                <w:rFonts w:hint="eastAsia"/>
              </w:rPr>
              <w:t>智慧屏</w:t>
            </w:r>
          </w:p>
        </w:tc>
        <w:tc>
          <w:tcPr>
            <w:tcW w:w="40.96%" w:type="pct"/>
            <w:tcBorders>
              <w:top w:val="single" w:sz="4" w:space="0" w:color="auto"/>
              <w:bottom w:val="single" w:sz="4" w:space="0" w:color="auto"/>
            </w:tcBorders>
            <w:vAlign w:val="center"/>
          </w:tcPr>
          <w:p w14:paraId="1140F7BA" w14:textId="77777777" w:rsidR="00000000" w:rsidRDefault="00000000">
            <w:pPr>
              <w:rPr>
                <w:rFonts w:hint="eastAsia"/>
              </w:rPr>
            </w:pPr>
            <w:r>
              <w:rPr>
                <w:rFonts w:hint="eastAsia"/>
              </w:rPr>
              <w:t>华为、小米、</w:t>
            </w:r>
            <w:r>
              <w:rPr>
                <w:rFonts w:hint="eastAsia"/>
              </w:rPr>
              <w:t>TCL</w:t>
            </w:r>
            <w:r>
              <w:rPr>
                <w:rFonts w:hint="eastAsia"/>
              </w:rPr>
              <w:t>或同等品牌</w:t>
            </w:r>
          </w:p>
        </w:tc>
        <w:tc>
          <w:tcPr>
            <w:tcW w:w="27.18%" w:type="pct"/>
            <w:tcBorders>
              <w:top w:val="single" w:sz="4" w:space="0" w:color="auto"/>
              <w:bottom w:val="single" w:sz="4" w:space="0" w:color="auto"/>
            </w:tcBorders>
            <w:vAlign w:val="center"/>
          </w:tcPr>
          <w:p w14:paraId="046C570B" w14:textId="77777777" w:rsidR="00000000" w:rsidRDefault="00000000">
            <w:pPr>
              <w:rPr>
                <w:rFonts w:hint="eastAsia"/>
              </w:rPr>
            </w:pPr>
          </w:p>
        </w:tc>
      </w:tr>
      <w:tr w:rsidR="00000000" w14:paraId="67C959D2" w14:textId="77777777">
        <w:trPr>
          <w:trHeight w:val="522"/>
          <w:jc w:val="center"/>
        </w:trPr>
        <w:tc>
          <w:tcPr>
            <w:tcW w:w="8.04%" w:type="pct"/>
            <w:tcBorders>
              <w:top w:val="single" w:sz="4" w:space="0" w:color="auto"/>
              <w:bottom w:val="single" w:sz="4" w:space="0" w:color="auto"/>
            </w:tcBorders>
            <w:vAlign w:val="center"/>
          </w:tcPr>
          <w:p w14:paraId="6C72532C"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78EDBA2A" w14:textId="77777777" w:rsidR="00000000" w:rsidRDefault="00000000">
            <w:pPr>
              <w:jc w:val="center"/>
              <w:rPr>
                <w:rFonts w:hint="eastAsia"/>
              </w:rPr>
            </w:pPr>
            <w:r>
              <w:rPr>
                <w:rFonts w:hint="eastAsia"/>
              </w:rPr>
              <w:t>语音交换终端</w:t>
            </w:r>
          </w:p>
        </w:tc>
        <w:tc>
          <w:tcPr>
            <w:tcW w:w="40.96%" w:type="pct"/>
            <w:tcBorders>
              <w:top w:val="single" w:sz="4" w:space="0" w:color="auto"/>
              <w:bottom w:val="single" w:sz="4" w:space="0" w:color="auto"/>
            </w:tcBorders>
            <w:vAlign w:val="center"/>
          </w:tcPr>
          <w:p w14:paraId="530BCEC6" w14:textId="77777777" w:rsidR="00000000" w:rsidRDefault="00000000">
            <w:pPr>
              <w:rPr>
                <w:rFonts w:hint="eastAsia"/>
              </w:rPr>
            </w:pPr>
            <w:r>
              <w:rPr>
                <w:rFonts w:hint="eastAsia"/>
              </w:rPr>
              <w:t>华为、小米、</w:t>
            </w:r>
            <w:r>
              <w:rPr>
                <w:rFonts w:hint="eastAsia"/>
              </w:rPr>
              <w:t>TCL</w:t>
            </w:r>
            <w:r>
              <w:rPr>
                <w:rFonts w:hint="eastAsia"/>
              </w:rPr>
              <w:t>或同等品牌</w:t>
            </w:r>
          </w:p>
        </w:tc>
        <w:tc>
          <w:tcPr>
            <w:tcW w:w="27.18%" w:type="pct"/>
            <w:tcBorders>
              <w:top w:val="single" w:sz="4" w:space="0" w:color="auto"/>
              <w:bottom w:val="single" w:sz="4" w:space="0" w:color="auto"/>
            </w:tcBorders>
            <w:vAlign w:val="center"/>
          </w:tcPr>
          <w:p w14:paraId="070862F7" w14:textId="77777777" w:rsidR="00000000" w:rsidRDefault="00000000">
            <w:pPr>
              <w:rPr>
                <w:rFonts w:hint="eastAsia"/>
              </w:rPr>
            </w:pPr>
          </w:p>
        </w:tc>
      </w:tr>
      <w:tr w:rsidR="00000000" w14:paraId="77551D4F" w14:textId="77777777">
        <w:trPr>
          <w:trHeight w:val="522"/>
          <w:jc w:val="center"/>
        </w:trPr>
        <w:tc>
          <w:tcPr>
            <w:tcW w:w="8.04%" w:type="pct"/>
            <w:tcBorders>
              <w:top w:val="single" w:sz="4" w:space="0" w:color="auto"/>
              <w:bottom w:val="single" w:sz="4" w:space="0" w:color="auto"/>
            </w:tcBorders>
            <w:vAlign w:val="center"/>
          </w:tcPr>
          <w:p w14:paraId="3287C10E"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1D0601EA" w14:textId="77777777" w:rsidR="00000000" w:rsidRDefault="00000000">
            <w:pPr>
              <w:jc w:val="center"/>
              <w:rPr>
                <w:rFonts w:hint="eastAsia"/>
              </w:rPr>
            </w:pPr>
            <w:r>
              <w:rPr>
                <w:rFonts w:hint="eastAsia"/>
              </w:rPr>
              <w:t>数字人立式大屏</w:t>
            </w:r>
          </w:p>
        </w:tc>
        <w:tc>
          <w:tcPr>
            <w:tcW w:w="40.96%" w:type="pct"/>
            <w:tcBorders>
              <w:top w:val="single" w:sz="4" w:space="0" w:color="auto"/>
              <w:bottom w:val="single" w:sz="4" w:space="0" w:color="auto"/>
            </w:tcBorders>
            <w:vAlign w:val="center"/>
          </w:tcPr>
          <w:p w14:paraId="0A8440F5" w14:textId="77777777" w:rsidR="00000000" w:rsidRDefault="00000000">
            <w:pPr>
              <w:rPr>
                <w:rFonts w:hint="eastAsia"/>
              </w:rPr>
            </w:pPr>
            <w:r>
              <w:rPr>
                <w:rFonts w:hint="eastAsia"/>
              </w:rPr>
              <w:t>世优科技、硅基智能、起鸿科技或同等品牌</w:t>
            </w:r>
          </w:p>
        </w:tc>
        <w:tc>
          <w:tcPr>
            <w:tcW w:w="27.18%" w:type="pct"/>
            <w:tcBorders>
              <w:top w:val="single" w:sz="4" w:space="0" w:color="auto"/>
              <w:bottom w:val="single" w:sz="4" w:space="0" w:color="auto"/>
            </w:tcBorders>
            <w:vAlign w:val="center"/>
          </w:tcPr>
          <w:p w14:paraId="0EBCAD68" w14:textId="77777777" w:rsidR="00000000" w:rsidRDefault="00000000">
            <w:pPr>
              <w:rPr>
                <w:rFonts w:hint="eastAsia"/>
              </w:rPr>
            </w:pPr>
          </w:p>
        </w:tc>
      </w:tr>
      <w:tr w:rsidR="00000000" w14:paraId="3CD3E448" w14:textId="77777777">
        <w:trPr>
          <w:trHeight w:val="522"/>
          <w:jc w:val="center"/>
        </w:trPr>
        <w:tc>
          <w:tcPr>
            <w:tcW w:w="8.04%" w:type="pct"/>
            <w:tcBorders>
              <w:top w:val="single" w:sz="4" w:space="0" w:color="auto"/>
              <w:bottom w:val="single" w:sz="4" w:space="0" w:color="auto"/>
            </w:tcBorders>
            <w:vAlign w:val="center"/>
          </w:tcPr>
          <w:p w14:paraId="17525830"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4D0DDFE9" w14:textId="77777777" w:rsidR="00000000" w:rsidRDefault="00000000">
            <w:pPr>
              <w:jc w:val="center"/>
              <w:rPr>
                <w:rFonts w:hint="eastAsia"/>
              </w:rPr>
            </w:pPr>
            <w:r>
              <w:rPr>
                <w:rFonts w:hint="eastAsia"/>
              </w:rPr>
              <w:t>屏柜</w:t>
            </w:r>
          </w:p>
        </w:tc>
        <w:tc>
          <w:tcPr>
            <w:tcW w:w="40.96%" w:type="pct"/>
            <w:tcBorders>
              <w:top w:val="single" w:sz="4" w:space="0" w:color="auto"/>
              <w:bottom w:val="single" w:sz="4" w:space="0" w:color="auto"/>
            </w:tcBorders>
            <w:vAlign w:val="center"/>
          </w:tcPr>
          <w:p w14:paraId="2853C982" w14:textId="77777777" w:rsidR="00000000" w:rsidRDefault="00000000">
            <w:pPr>
              <w:rPr>
                <w:rFonts w:hint="eastAsia"/>
              </w:rPr>
            </w:pPr>
            <w:r>
              <w:rPr>
                <w:rFonts w:hint="eastAsia"/>
              </w:rPr>
              <w:t>图腾、威图、天拓或同等品牌</w:t>
            </w:r>
          </w:p>
        </w:tc>
        <w:tc>
          <w:tcPr>
            <w:tcW w:w="27.18%" w:type="pct"/>
            <w:tcBorders>
              <w:top w:val="single" w:sz="4" w:space="0" w:color="auto"/>
              <w:bottom w:val="single" w:sz="4" w:space="0" w:color="auto"/>
            </w:tcBorders>
            <w:vAlign w:val="center"/>
          </w:tcPr>
          <w:p w14:paraId="31664E3A" w14:textId="77777777" w:rsidR="00000000" w:rsidRDefault="00000000">
            <w:pPr>
              <w:rPr>
                <w:rFonts w:hint="eastAsia"/>
              </w:rPr>
            </w:pPr>
          </w:p>
        </w:tc>
      </w:tr>
      <w:tr w:rsidR="00000000" w14:paraId="08060B81" w14:textId="77777777">
        <w:trPr>
          <w:trHeight w:val="522"/>
          <w:jc w:val="center"/>
        </w:trPr>
        <w:tc>
          <w:tcPr>
            <w:tcW w:w="8.04%" w:type="pct"/>
            <w:tcBorders>
              <w:top w:val="single" w:sz="4" w:space="0" w:color="auto"/>
              <w:bottom w:val="single" w:sz="4" w:space="0" w:color="auto"/>
            </w:tcBorders>
            <w:vAlign w:val="center"/>
          </w:tcPr>
          <w:p w14:paraId="27E97680"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4273C5E5" w14:textId="77777777" w:rsidR="00000000" w:rsidRDefault="00000000">
            <w:pPr>
              <w:jc w:val="center"/>
              <w:rPr>
                <w:rFonts w:hint="eastAsia"/>
              </w:rPr>
            </w:pPr>
            <w:r>
              <w:rPr>
                <w:rFonts w:hint="eastAsia"/>
              </w:rPr>
              <w:t>OFD</w:t>
            </w:r>
            <w:r>
              <w:rPr>
                <w:rFonts w:hint="eastAsia"/>
              </w:rPr>
              <w:t>版式处理套件</w:t>
            </w:r>
          </w:p>
        </w:tc>
        <w:tc>
          <w:tcPr>
            <w:tcW w:w="40.96%" w:type="pct"/>
            <w:tcBorders>
              <w:top w:val="single" w:sz="4" w:space="0" w:color="auto"/>
              <w:bottom w:val="single" w:sz="4" w:space="0" w:color="auto"/>
            </w:tcBorders>
            <w:vAlign w:val="center"/>
          </w:tcPr>
          <w:p w14:paraId="6E7BC146" w14:textId="77777777" w:rsidR="00000000" w:rsidRDefault="00000000">
            <w:pPr>
              <w:jc w:val="center"/>
              <w:rPr>
                <w:rFonts w:hint="eastAsia"/>
              </w:rPr>
            </w:pPr>
            <w:r>
              <w:rPr>
                <w:rFonts w:hint="eastAsia"/>
              </w:rPr>
              <w:t>北京数科网维、友虹（北京）科技、福昕软件</w:t>
            </w:r>
          </w:p>
        </w:tc>
        <w:tc>
          <w:tcPr>
            <w:tcW w:w="27.18%" w:type="pct"/>
            <w:tcBorders>
              <w:top w:val="single" w:sz="4" w:space="0" w:color="auto"/>
              <w:bottom w:val="single" w:sz="4" w:space="0" w:color="auto"/>
            </w:tcBorders>
            <w:vAlign w:val="center"/>
          </w:tcPr>
          <w:p w14:paraId="1CB28787" w14:textId="77777777" w:rsidR="00000000" w:rsidRDefault="00000000">
            <w:pPr>
              <w:rPr>
                <w:rFonts w:hint="eastAsia"/>
              </w:rPr>
            </w:pPr>
          </w:p>
        </w:tc>
      </w:tr>
      <w:tr w:rsidR="00000000" w14:paraId="59ACC492" w14:textId="77777777">
        <w:trPr>
          <w:trHeight w:val="522"/>
          <w:jc w:val="center"/>
        </w:trPr>
        <w:tc>
          <w:tcPr>
            <w:tcW w:w="8.04%" w:type="pct"/>
            <w:tcBorders>
              <w:top w:val="single" w:sz="4" w:space="0" w:color="auto"/>
              <w:bottom w:val="single" w:sz="4" w:space="0" w:color="auto"/>
            </w:tcBorders>
            <w:vAlign w:val="center"/>
          </w:tcPr>
          <w:p w14:paraId="6AF415F3"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0FAED0F" w14:textId="77777777" w:rsidR="00000000" w:rsidRDefault="00000000">
            <w:pPr>
              <w:jc w:val="center"/>
              <w:rPr>
                <w:rFonts w:hint="eastAsia"/>
              </w:rPr>
            </w:pPr>
            <w:r>
              <w:rPr>
                <w:rFonts w:hint="eastAsia"/>
              </w:rPr>
              <w:t>光盘打印刻录系统</w:t>
            </w:r>
          </w:p>
        </w:tc>
        <w:tc>
          <w:tcPr>
            <w:tcW w:w="40.96%" w:type="pct"/>
            <w:tcBorders>
              <w:top w:val="single" w:sz="4" w:space="0" w:color="auto"/>
              <w:bottom w:val="single" w:sz="4" w:space="0" w:color="auto"/>
            </w:tcBorders>
            <w:vAlign w:val="center"/>
          </w:tcPr>
          <w:p w14:paraId="256533F0" w14:textId="77777777" w:rsidR="00000000" w:rsidRDefault="00000000">
            <w:pPr>
              <w:rPr>
                <w:rFonts w:hint="eastAsia"/>
              </w:rPr>
            </w:pPr>
            <w:r>
              <w:rPr>
                <w:rFonts w:hint="eastAsia"/>
              </w:rPr>
              <w:t>清华同方、派美雅、爱普生或同等品牌</w:t>
            </w:r>
          </w:p>
        </w:tc>
        <w:tc>
          <w:tcPr>
            <w:tcW w:w="27.18%" w:type="pct"/>
            <w:tcBorders>
              <w:top w:val="single" w:sz="4" w:space="0" w:color="auto"/>
              <w:bottom w:val="single" w:sz="4" w:space="0" w:color="auto"/>
            </w:tcBorders>
            <w:vAlign w:val="center"/>
          </w:tcPr>
          <w:p w14:paraId="36864FB6" w14:textId="77777777" w:rsidR="00000000" w:rsidRDefault="00000000">
            <w:pPr>
              <w:rPr>
                <w:rFonts w:hint="eastAsia"/>
              </w:rPr>
            </w:pPr>
          </w:p>
        </w:tc>
      </w:tr>
      <w:tr w:rsidR="00000000" w14:paraId="181AFFDD" w14:textId="77777777">
        <w:trPr>
          <w:trHeight w:val="522"/>
          <w:jc w:val="center"/>
        </w:trPr>
        <w:tc>
          <w:tcPr>
            <w:tcW w:w="8.04%" w:type="pct"/>
            <w:tcBorders>
              <w:top w:val="single" w:sz="4" w:space="0" w:color="auto"/>
              <w:bottom w:val="single" w:sz="4" w:space="0" w:color="auto"/>
            </w:tcBorders>
            <w:vAlign w:val="center"/>
          </w:tcPr>
          <w:p w14:paraId="53FDEB81"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4F40A53B" w14:textId="77777777" w:rsidR="00000000" w:rsidRDefault="00000000">
            <w:pPr>
              <w:jc w:val="center"/>
              <w:rPr>
                <w:rFonts w:hint="eastAsia"/>
              </w:rPr>
            </w:pPr>
            <w:r>
              <w:rPr>
                <w:rFonts w:hint="eastAsia"/>
              </w:rPr>
              <w:t>档案章打印机</w:t>
            </w:r>
          </w:p>
        </w:tc>
        <w:tc>
          <w:tcPr>
            <w:tcW w:w="40.96%" w:type="pct"/>
            <w:tcBorders>
              <w:top w:val="single" w:sz="4" w:space="0" w:color="auto"/>
              <w:bottom w:val="single" w:sz="4" w:space="0" w:color="auto"/>
            </w:tcBorders>
            <w:vAlign w:val="center"/>
          </w:tcPr>
          <w:p w14:paraId="7E0F9B73" w14:textId="77777777" w:rsidR="00000000" w:rsidRDefault="00000000">
            <w:pPr>
              <w:rPr>
                <w:rFonts w:hint="eastAsia"/>
              </w:rPr>
            </w:pPr>
            <w:r>
              <w:rPr>
                <w:rFonts w:hint="eastAsia"/>
              </w:rPr>
              <w:t>美松达、路方、融典或同等品牌</w:t>
            </w:r>
          </w:p>
        </w:tc>
        <w:tc>
          <w:tcPr>
            <w:tcW w:w="27.18%" w:type="pct"/>
            <w:tcBorders>
              <w:top w:val="single" w:sz="4" w:space="0" w:color="auto"/>
              <w:bottom w:val="single" w:sz="4" w:space="0" w:color="auto"/>
            </w:tcBorders>
            <w:vAlign w:val="center"/>
          </w:tcPr>
          <w:p w14:paraId="37CB94DF" w14:textId="77777777" w:rsidR="00000000" w:rsidRDefault="00000000">
            <w:pPr>
              <w:rPr>
                <w:rFonts w:hint="eastAsia"/>
              </w:rPr>
            </w:pPr>
          </w:p>
        </w:tc>
      </w:tr>
      <w:tr w:rsidR="00000000" w14:paraId="771FE20D" w14:textId="77777777">
        <w:trPr>
          <w:trHeight w:val="522"/>
          <w:jc w:val="center"/>
        </w:trPr>
        <w:tc>
          <w:tcPr>
            <w:tcW w:w="8.04%" w:type="pct"/>
            <w:tcBorders>
              <w:top w:val="single" w:sz="4" w:space="0" w:color="auto"/>
              <w:bottom w:val="single" w:sz="4" w:space="0" w:color="auto"/>
            </w:tcBorders>
            <w:vAlign w:val="center"/>
          </w:tcPr>
          <w:p w14:paraId="5ED67462"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643BCF28" w14:textId="77777777" w:rsidR="00000000" w:rsidRDefault="00000000">
            <w:pPr>
              <w:jc w:val="center"/>
              <w:rPr>
                <w:rFonts w:hint="eastAsia"/>
              </w:rPr>
            </w:pPr>
            <w:r>
              <w:rPr>
                <w:rFonts w:hint="eastAsia"/>
              </w:rPr>
              <w:t>智能页码打印扫描一体机</w:t>
            </w:r>
          </w:p>
        </w:tc>
        <w:tc>
          <w:tcPr>
            <w:tcW w:w="40.96%" w:type="pct"/>
            <w:tcBorders>
              <w:top w:val="single" w:sz="4" w:space="0" w:color="auto"/>
              <w:bottom w:val="single" w:sz="4" w:space="0" w:color="auto"/>
            </w:tcBorders>
            <w:vAlign w:val="center"/>
          </w:tcPr>
          <w:p w14:paraId="65871F86" w14:textId="77777777" w:rsidR="00000000" w:rsidRDefault="00000000">
            <w:pPr>
              <w:rPr>
                <w:rFonts w:hint="eastAsia"/>
              </w:rPr>
            </w:pPr>
            <w:r>
              <w:rPr>
                <w:rFonts w:hint="eastAsia"/>
              </w:rPr>
              <w:t>美松达、路方、融典或同等品牌</w:t>
            </w:r>
          </w:p>
        </w:tc>
        <w:tc>
          <w:tcPr>
            <w:tcW w:w="27.18%" w:type="pct"/>
            <w:tcBorders>
              <w:top w:val="single" w:sz="4" w:space="0" w:color="auto"/>
              <w:bottom w:val="single" w:sz="4" w:space="0" w:color="auto"/>
            </w:tcBorders>
            <w:vAlign w:val="center"/>
          </w:tcPr>
          <w:p w14:paraId="0BD14A66" w14:textId="77777777" w:rsidR="00000000" w:rsidRDefault="00000000">
            <w:pPr>
              <w:rPr>
                <w:rFonts w:hint="eastAsia"/>
              </w:rPr>
            </w:pPr>
          </w:p>
        </w:tc>
      </w:tr>
      <w:tr w:rsidR="00000000" w14:paraId="23CB71CB" w14:textId="77777777">
        <w:trPr>
          <w:trHeight w:val="522"/>
          <w:jc w:val="center"/>
        </w:trPr>
        <w:tc>
          <w:tcPr>
            <w:tcW w:w="8.04%" w:type="pct"/>
            <w:tcBorders>
              <w:top w:val="single" w:sz="4" w:space="0" w:color="auto"/>
              <w:bottom w:val="single" w:sz="4" w:space="0" w:color="auto"/>
            </w:tcBorders>
            <w:vAlign w:val="center"/>
          </w:tcPr>
          <w:p w14:paraId="1D2FF301"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538A1E97" w14:textId="77777777" w:rsidR="00000000" w:rsidRDefault="00000000">
            <w:pPr>
              <w:jc w:val="center"/>
              <w:rPr>
                <w:rFonts w:hint="eastAsia"/>
              </w:rPr>
            </w:pPr>
            <w:r>
              <w:rPr>
                <w:rFonts w:hint="eastAsia"/>
              </w:rPr>
              <w:t>封面打印机</w:t>
            </w:r>
          </w:p>
        </w:tc>
        <w:tc>
          <w:tcPr>
            <w:tcW w:w="40.96%" w:type="pct"/>
            <w:tcBorders>
              <w:top w:val="single" w:sz="4" w:space="0" w:color="auto"/>
              <w:bottom w:val="single" w:sz="4" w:space="0" w:color="auto"/>
            </w:tcBorders>
            <w:vAlign w:val="center"/>
          </w:tcPr>
          <w:p w14:paraId="74C46DA7" w14:textId="77777777" w:rsidR="00000000" w:rsidRDefault="00000000">
            <w:pPr>
              <w:rPr>
                <w:rFonts w:hint="eastAsia"/>
              </w:rPr>
            </w:pPr>
            <w:r>
              <w:rPr>
                <w:rFonts w:hint="eastAsia"/>
              </w:rPr>
              <w:t>美松达、路方、融典或同等品牌</w:t>
            </w:r>
          </w:p>
        </w:tc>
        <w:tc>
          <w:tcPr>
            <w:tcW w:w="27.18%" w:type="pct"/>
            <w:tcBorders>
              <w:top w:val="single" w:sz="4" w:space="0" w:color="auto"/>
              <w:bottom w:val="single" w:sz="4" w:space="0" w:color="auto"/>
            </w:tcBorders>
            <w:vAlign w:val="center"/>
          </w:tcPr>
          <w:p w14:paraId="2EAFA7F7" w14:textId="77777777" w:rsidR="00000000" w:rsidRDefault="00000000">
            <w:pPr>
              <w:rPr>
                <w:rFonts w:hint="eastAsia"/>
              </w:rPr>
            </w:pPr>
          </w:p>
        </w:tc>
      </w:tr>
      <w:tr w:rsidR="00000000" w14:paraId="64E1289C" w14:textId="77777777">
        <w:trPr>
          <w:trHeight w:val="522"/>
          <w:jc w:val="center"/>
        </w:trPr>
        <w:tc>
          <w:tcPr>
            <w:tcW w:w="8.04%" w:type="pct"/>
            <w:tcBorders>
              <w:top w:val="single" w:sz="4" w:space="0" w:color="auto"/>
              <w:bottom w:val="single" w:sz="4" w:space="0" w:color="auto"/>
            </w:tcBorders>
            <w:vAlign w:val="center"/>
          </w:tcPr>
          <w:p w14:paraId="4ED94206"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7FC6D2BE" w14:textId="77777777" w:rsidR="00000000" w:rsidRDefault="00000000">
            <w:pPr>
              <w:jc w:val="center"/>
              <w:rPr>
                <w:rFonts w:hint="eastAsia"/>
              </w:rPr>
            </w:pPr>
            <w:r>
              <w:rPr>
                <w:rFonts w:hint="eastAsia"/>
              </w:rPr>
              <w:t>档案装订机</w:t>
            </w:r>
          </w:p>
        </w:tc>
        <w:tc>
          <w:tcPr>
            <w:tcW w:w="40.96%" w:type="pct"/>
            <w:tcBorders>
              <w:top w:val="single" w:sz="4" w:space="0" w:color="auto"/>
              <w:bottom w:val="single" w:sz="4" w:space="0" w:color="auto"/>
            </w:tcBorders>
            <w:vAlign w:val="center"/>
          </w:tcPr>
          <w:p w14:paraId="098FB8D0" w14:textId="77777777" w:rsidR="00000000" w:rsidRDefault="00000000">
            <w:pPr>
              <w:rPr>
                <w:rFonts w:hint="eastAsia"/>
              </w:rPr>
            </w:pPr>
            <w:r>
              <w:rPr>
                <w:rFonts w:hint="eastAsia"/>
              </w:rPr>
              <w:t>美松达、路方、金典或同等品牌</w:t>
            </w:r>
          </w:p>
        </w:tc>
        <w:tc>
          <w:tcPr>
            <w:tcW w:w="27.18%" w:type="pct"/>
            <w:tcBorders>
              <w:top w:val="single" w:sz="4" w:space="0" w:color="auto"/>
              <w:bottom w:val="single" w:sz="4" w:space="0" w:color="auto"/>
            </w:tcBorders>
            <w:vAlign w:val="center"/>
          </w:tcPr>
          <w:p w14:paraId="69B1CBB7" w14:textId="77777777" w:rsidR="00000000" w:rsidRDefault="00000000">
            <w:pPr>
              <w:rPr>
                <w:rFonts w:hint="eastAsia"/>
              </w:rPr>
            </w:pPr>
          </w:p>
        </w:tc>
      </w:tr>
      <w:tr w:rsidR="00000000" w14:paraId="257732DB" w14:textId="77777777">
        <w:trPr>
          <w:trHeight w:val="522"/>
          <w:jc w:val="center"/>
        </w:trPr>
        <w:tc>
          <w:tcPr>
            <w:tcW w:w="8.04%" w:type="pct"/>
            <w:tcBorders>
              <w:top w:val="single" w:sz="4" w:space="0" w:color="auto"/>
              <w:bottom w:val="single" w:sz="4" w:space="0" w:color="auto"/>
            </w:tcBorders>
            <w:vAlign w:val="center"/>
          </w:tcPr>
          <w:p w14:paraId="2CDFCF8D"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212A16C3" w14:textId="77777777" w:rsidR="00000000" w:rsidRDefault="00000000">
            <w:pPr>
              <w:jc w:val="center"/>
              <w:rPr>
                <w:rFonts w:hint="eastAsia"/>
              </w:rPr>
            </w:pPr>
            <w:r>
              <w:rPr>
                <w:rFonts w:hint="eastAsia"/>
              </w:rPr>
              <w:t>高速平板扫描仪</w:t>
            </w:r>
          </w:p>
        </w:tc>
        <w:tc>
          <w:tcPr>
            <w:tcW w:w="40.96%" w:type="pct"/>
            <w:tcBorders>
              <w:top w:val="single" w:sz="4" w:space="0" w:color="auto"/>
              <w:bottom w:val="single" w:sz="4" w:space="0" w:color="auto"/>
            </w:tcBorders>
            <w:vAlign w:val="center"/>
          </w:tcPr>
          <w:p w14:paraId="66B7F5B4" w14:textId="77777777" w:rsidR="00000000" w:rsidRDefault="00000000">
            <w:pPr>
              <w:rPr>
                <w:rFonts w:hint="eastAsia"/>
              </w:rPr>
            </w:pPr>
            <w:r>
              <w:rPr>
                <w:rFonts w:hint="eastAsia"/>
              </w:rPr>
              <w:t>紫光、佳能、汉王或同等品牌</w:t>
            </w:r>
          </w:p>
        </w:tc>
        <w:tc>
          <w:tcPr>
            <w:tcW w:w="27.18%" w:type="pct"/>
            <w:tcBorders>
              <w:top w:val="single" w:sz="4" w:space="0" w:color="auto"/>
              <w:bottom w:val="single" w:sz="4" w:space="0" w:color="auto"/>
            </w:tcBorders>
            <w:vAlign w:val="center"/>
          </w:tcPr>
          <w:p w14:paraId="3A59E371" w14:textId="77777777" w:rsidR="00000000" w:rsidRDefault="00000000">
            <w:pPr>
              <w:rPr>
                <w:rFonts w:hint="eastAsia"/>
              </w:rPr>
            </w:pPr>
          </w:p>
        </w:tc>
      </w:tr>
      <w:tr w:rsidR="00000000" w14:paraId="3B29D11B" w14:textId="77777777">
        <w:trPr>
          <w:trHeight w:val="522"/>
          <w:jc w:val="center"/>
        </w:trPr>
        <w:tc>
          <w:tcPr>
            <w:tcW w:w="8.04%" w:type="pct"/>
            <w:tcBorders>
              <w:top w:val="single" w:sz="4" w:space="0" w:color="auto"/>
              <w:bottom w:val="single" w:sz="4" w:space="0" w:color="auto"/>
            </w:tcBorders>
            <w:vAlign w:val="center"/>
          </w:tcPr>
          <w:p w14:paraId="68E6B600"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75E111E9" w14:textId="77777777" w:rsidR="00000000" w:rsidRDefault="00000000">
            <w:pPr>
              <w:jc w:val="center"/>
              <w:rPr>
                <w:rFonts w:hint="eastAsia"/>
              </w:rPr>
            </w:pPr>
            <w:r>
              <w:rPr>
                <w:rFonts w:hint="eastAsia"/>
              </w:rPr>
              <w:t>高拍仪</w:t>
            </w:r>
          </w:p>
        </w:tc>
        <w:tc>
          <w:tcPr>
            <w:tcW w:w="40.96%" w:type="pct"/>
            <w:tcBorders>
              <w:top w:val="single" w:sz="4" w:space="0" w:color="auto"/>
              <w:bottom w:val="single" w:sz="4" w:space="0" w:color="auto"/>
            </w:tcBorders>
            <w:vAlign w:val="center"/>
          </w:tcPr>
          <w:p w14:paraId="567917C5" w14:textId="77777777" w:rsidR="00000000" w:rsidRDefault="00000000">
            <w:pPr>
              <w:rPr>
                <w:rFonts w:hint="eastAsia"/>
              </w:rPr>
            </w:pPr>
            <w:r>
              <w:rPr>
                <w:rFonts w:hint="eastAsia"/>
              </w:rPr>
              <w:t>成者、紫光、汉王或同等品牌</w:t>
            </w:r>
          </w:p>
        </w:tc>
        <w:tc>
          <w:tcPr>
            <w:tcW w:w="27.18%" w:type="pct"/>
            <w:tcBorders>
              <w:top w:val="single" w:sz="4" w:space="0" w:color="auto"/>
              <w:bottom w:val="single" w:sz="4" w:space="0" w:color="auto"/>
            </w:tcBorders>
            <w:vAlign w:val="center"/>
          </w:tcPr>
          <w:p w14:paraId="7E91D1C8" w14:textId="77777777" w:rsidR="00000000" w:rsidRDefault="00000000">
            <w:pPr>
              <w:rPr>
                <w:rFonts w:hint="eastAsia"/>
              </w:rPr>
            </w:pPr>
          </w:p>
        </w:tc>
      </w:tr>
      <w:tr w:rsidR="00000000" w14:paraId="36169B55" w14:textId="77777777">
        <w:trPr>
          <w:trHeight w:val="522"/>
          <w:jc w:val="center"/>
        </w:trPr>
        <w:tc>
          <w:tcPr>
            <w:tcW w:w="8.04%" w:type="pct"/>
            <w:tcBorders>
              <w:top w:val="single" w:sz="4" w:space="0" w:color="auto"/>
              <w:bottom w:val="single" w:sz="4" w:space="0" w:color="auto"/>
            </w:tcBorders>
            <w:vAlign w:val="center"/>
          </w:tcPr>
          <w:p w14:paraId="4E47BE91"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31669EA3" w14:textId="77777777" w:rsidR="00000000" w:rsidRDefault="00000000">
            <w:pPr>
              <w:jc w:val="center"/>
              <w:rPr>
                <w:rFonts w:hint="eastAsia"/>
              </w:rPr>
            </w:pPr>
            <w:r>
              <w:rPr>
                <w:rFonts w:hint="eastAsia"/>
              </w:rPr>
              <w:t>打印机复印扫描一体</w:t>
            </w:r>
          </w:p>
        </w:tc>
        <w:tc>
          <w:tcPr>
            <w:tcW w:w="40.96%" w:type="pct"/>
            <w:tcBorders>
              <w:top w:val="single" w:sz="4" w:space="0" w:color="auto"/>
              <w:bottom w:val="single" w:sz="4" w:space="0" w:color="auto"/>
            </w:tcBorders>
            <w:vAlign w:val="center"/>
          </w:tcPr>
          <w:p w14:paraId="48E0A483" w14:textId="77777777" w:rsidR="00000000" w:rsidRDefault="00000000">
            <w:pPr>
              <w:rPr>
                <w:rFonts w:hint="eastAsia"/>
              </w:rPr>
            </w:pPr>
            <w:r>
              <w:rPr>
                <w:rFonts w:hint="eastAsia"/>
              </w:rPr>
              <w:t>惠普、佳能、兄弟或同等品牌</w:t>
            </w:r>
          </w:p>
        </w:tc>
        <w:tc>
          <w:tcPr>
            <w:tcW w:w="27.18%" w:type="pct"/>
            <w:tcBorders>
              <w:top w:val="single" w:sz="4" w:space="0" w:color="auto"/>
              <w:bottom w:val="single" w:sz="4" w:space="0" w:color="auto"/>
            </w:tcBorders>
            <w:vAlign w:val="center"/>
          </w:tcPr>
          <w:p w14:paraId="6D141280" w14:textId="77777777" w:rsidR="00000000" w:rsidRDefault="00000000">
            <w:pPr>
              <w:rPr>
                <w:rFonts w:hint="eastAsia"/>
              </w:rPr>
            </w:pPr>
          </w:p>
        </w:tc>
      </w:tr>
      <w:tr w:rsidR="00000000" w14:paraId="086B87B1" w14:textId="77777777">
        <w:trPr>
          <w:trHeight w:val="522"/>
          <w:jc w:val="center"/>
        </w:trPr>
        <w:tc>
          <w:tcPr>
            <w:tcW w:w="8.04%" w:type="pct"/>
            <w:tcBorders>
              <w:top w:val="single" w:sz="4" w:space="0" w:color="auto"/>
              <w:bottom w:val="single" w:sz="4" w:space="0" w:color="auto"/>
            </w:tcBorders>
            <w:vAlign w:val="center"/>
          </w:tcPr>
          <w:p w14:paraId="1C51D5D6" w14:textId="77777777" w:rsidR="00000000" w:rsidRDefault="00000000">
            <w:pPr>
              <w:widowControl/>
              <w:numPr>
                <w:ilvl w:val="0"/>
                <w:numId w:val="266"/>
              </w:numPr>
              <w:tabs>
                <w:tab w:val="clear" w:pos="0pt"/>
              </w:tabs>
              <w:jc w:val="center"/>
              <w:rPr>
                <w:rFonts w:hint="eastAsia"/>
              </w:rPr>
            </w:pPr>
          </w:p>
        </w:tc>
        <w:tc>
          <w:tcPr>
            <w:tcW w:w="23.78%" w:type="pct"/>
            <w:tcBorders>
              <w:top w:val="single" w:sz="4" w:space="0" w:color="auto"/>
              <w:bottom w:val="single" w:sz="4" w:space="0" w:color="auto"/>
            </w:tcBorders>
            <w:vAlign w:val="center"/>
          </w:tcPr>
          <w:p w14:paraId="0A8530F0" w14:textId="77777777" w:rsidR="00000000" w:rsidRDefault="00000000">
            <w:pPr>
              <w:jc w:val="center"/>
              <w:rPr>
                <w:rFonts w:hint="eastAsia"/>
              </w:rPr>
            </w:pPr>
            <w:r>
              <w:rPr>
                <w:rFonts w:hint="eastAsia"/>
              </w:rPr>
              <w:t>标签机</w:t>
            </w:r>
          </w:p>
        </w:tc>
        <w:tc>
          <w:tcPr>
            <w:tcW w:w="40.96%" w:type="pct"/>
            <w:tcBorders>
              <w:top w:val="single" w:sz="4" w:space="0" w:color="auto"/>
              <w:bottom w:val="single" w:sz="4" w:space="0" w:color="auto"/>
            </w:tcBorders>
            <w:vAlign w:val="center"/>
          </w:tcPr>
          <w:p w14:paraId="32B31186" w14:textId="77777777" w:rsidR="00000000" w:rsidRDefault="00000000">
            <w:pPr>
              <w:rPr>
                <w:rFonts w:hint="eastAsia"/>
              </w:rPr>
            </w:pPr>
            <w:r>
              <w:rPr>
                <w:rFonts w:hint="eastAsia"/>
              </w:rPr>
              <w:t>斑马、得力、兄弟或同等品牌</w:t>
            </w:r>
          </w:p>
        </w:tc>
        <w:tc>
          <w:tcPr>
            <w:tcW w:w="27.18%" w:type="pct"/>
            <w:tcBorders>
              <w:top w:val="single" w:sz="4" w:space="0" w:color="auto"/>
              <w:bottom w:val="single" w:sz="4" w:space="0" w:color="auto"/>
            </w:tcBorders>
            <w:vAlign w:val="center"/>
          </w:tcPr>
          <w:p w14:paraId="1AB40D36" w14:textId="77777777" w:rsidR="00000000" w:rsidRDefault="00000000">
            <w:pPr>
              <w:rPr>
                <w:rFonts w:hint="eastAsia"/>
              </w:rPr>
            </w:pPr>
          </w:p>
        </w:tc>
      </w:tr>
    </w:tbl>
    <w:p w14:paraId="2041582F" w14:textId="77777777" w:rsidR="00000000" w:rsidRDefault="00000000"/>
    <w:p w14:paraId="05E0D679" w14:textId="77777777" w:rsidR="00000000" w:rsidRDefault="00000000">
      <w:pPr>
        <w:pStyle w:val="1"/>
        <w:rPr>
          <w:rFonts w:hint="eastAsia"/>
          <w:szCs w:val="21"/>
        </w:rPr>
      </w:pPr>
      <w:r>
        <w:rPr>
          <w:rFonts w:hint="eastAsia"/>
          <w:szCs w:val="21"/>
        </w:rPr>
        <w:br w:type="page"/>
      </w:r>
      <w:r>
        <w:rPr>
          <w:rFonts w:hint="eastAsia"/>
          <w:szCs w:val="21"/>
        </w:rPr>
        <w:lastRenderedPageBreak/>
        <w:t>附件三</w:t>
      </w:r>
      <w:r>
        <w:rPr>
          <w:rFonts w:hint="eastAsia"/>
          <w:szCs w:val="21"/>
        </w:rPr>
        <w:t xml:space="preserve"> </w:t>
      </w:r>
      <w:r>
        <w:rPr>
          <w:rFonts w:hint="eastAsia"/>
          <w:szCs w:val="21"/>
        </w:rPr>
        <w:t>数智中台系统及智能应用架构说明</w:t>
      </w:r>
    </w:p>
    <w:p w14:paraId="1D9099CE" w14:textId="77777777" w:rsidR="00000000" w:rsidRDefault="00000000">
      <w:pPr>
        <w:pStyle w:val="20"/>
        <w:ind w:startChars="-202" w:start="-18.20pt" w:firstLineChars="200" w:firstLine="28pt"/>
        <w:rPr>
          <w:rFonts w:hint="eastAsia"/>
          <w:szCs w:val="24"/>
        </w:rPr>
      </w:pPr>
      <w:bookmarkStart w:id="450" w:name="_Toc43313811"/>
      <w:bookmarkStart w:id="451" w:name="_Toc523383489"/>
      <w:bookmarkStart w:id="452" w:name="_Toc12204241"/>
      <w:bookmarkStart w:id="453" w:name="_Toc330911389"/>
      <w:bookmarkStart w:id="454" w:name="_Toc3781"/>
      <w:bookmarkStart w:id="455" w:name="_Toc238461523"/>
      <w:r>
        <w:rPr>
          <w:rFonts w:hint="eastAsia"/>
          <w:szCs w:val="24"/>
        </w:rPr>
        <w:t xml:space="preserve">3.1 </w:t>
      </w:r>
      <w:r>
        <w:rPr>
          <w:rFonts w:hint="eastAsia"/>
          <w:szCs w:val="24"/>
        </w:rPr>
        <w:t>系统概述</w:t>
      </w:r>
      <w:bookmarkEnd w:id="450"/>
      <w:bookmarkEnd w:id="451"/>
      <w:bookmarkEnd w:id="452"/>
      <w:bookmarkEnd w:id="453"/>
      <w:bookmarkEnd w:id="454"/>
      <w:bookmarkEnd w:id="455"/>
    </w:p>
    <w:p w14:paraId="4F693001" w14:textId="77777777" w:rsidR="00000000" w:rsidRDefault="00000000">
      <w:pPr>
        <w:pStyle w:val="a9"/>
        <w:rPr>
          <w:rFonts w:hint="eastAsia"/>
        </w:rPr>
      </w:pPr>
      <w:r>
        <w:rPr>
          <w:rFonts w:hint="eastAsia"/>
        </w:rPr>
        <w:t>低代码数智中台包含设备数字模型、指标建模中心、数理分析中心、故障诊断中心、机理仿真建模五大建模工具。</w:t>
      </w:r>
    </w:p>
    <w:p w14:paraId="11636ABC" w14:textId="77777777" w:rsidR="00000000" w:rsidRDefault="00000000">
      <w:pPr>
        <w:pStyle w:val="a9"/>
        <w:numPr>
          <w:ilvl w:val="0"/>
          <w:numId w:val="267"/>
        </w:numPr>
        <w:ind w:start="0pt" w:firstLineChars="200" w:firstLine="24pt"/>
        <w:rPr>
          <w:rFonts w:hint="eastAsia"/>
        </w:rPr>
      </w:pPr>
      <w:r>
        <w:rPr>
          <w:rFonts w:hint="eastAsia"/>
        </w:rPr>
        <w:t>设备数字模型：是深能智能电厂数智中台平台在云端的子模块，是构建规范化、标准化设备资产数字化模型的支撑系统，包括设备数字模型的类型定义、资产实例构建、资产树发布、第三方系统数据交互等，为智能生产应用提供多维度设备资产信息支撑。通过设备数字模型实现对发电设备信息资产的全息描述。提供全平台统一的设备资产树，为中台和数智应用中的计算模型和应用页面提供关联依据。平台通过资产树打通各个系统之间的数据隔离，为模型以及应用提供数据来源和支撑。电厂侧智能应用平台系统建设时可从该模块提供的统一共享服务中获取设备的各维度数据。</w:t>
      </w:r>
    </w:p>
    <w:p w14:paraId="2E027601" w14:textId="77777777" w:rsidR="00000000" w:rsidRDefault="00000000">
      <w:pPr>
        <w:pStyle w:val="a9"/>
        <w:numPr>
          <w:ilvl w:val="0"/>
          <w:numId w:val="267"/>
        </w:numPr>
        <w:ind w:start="0pt" w:firstLineChars="200" w:firstLine="24pt"/>
        <w:rPr>
          <w:rFonts w:hint="eastAsia"/>
        </w:rPr>
      </w:pPr>
      <w:r>
        <w:rPr>
          <w:rFonts w:hint="eastAsia"/>
        </w:rPr>
        <w:t>指标建模中心：为业务人员提供电厂指标计算模型、数据特征可视化定制开发功能。实现设备各类指标的标准定义管理和实例化操作。智能电厂各个业务应用模块构建指标计算模型时需要使用该模块提供的功能完成可视化建模。指标建模由指标管理、运行管理、函数管理、版本管理、模型上传等功能组成。</w:t>
      </w:r>
    </w:p>
    <w:p w14:paraId="2F75D7AF" w14:textId="77777777" w:rsidR="00000000" w:rsidRDefault="00000000">
      <w:pPr>
        <w:pStyle w:val="a9"/>
        <w:numPr>
          <w:ilvl w:val="0"/>
          <w:numId w:val="267"/>
        </w:numPr>
        <w:ind w:start="0pt" w:firstLineChars="200" w:firstLine="24pt"/>
        <w:rPr>
          <w:rFonts w:hint="eastAsia"/>
        </w:rPr>
      </w:pPr>
      <w:r>
        <w:rPr>
          <w:rFonts w:hint="eastAsia"/>
        </w:rPr>
        <w:t>数理分析中心：为建模人员提供智能电厂领域知识深度挖掘、可视化建模定制开发功能。包含各种常用的算法组件、定制化的业务算法组件、智能分析组件和数据展示组件，基于该模块建模人员可以探索研究各种可行的业务分析模型，并可对外发布和共享模型。系统内置智能电厂常用的数据采集算子、数据预处理算子、回归聚类数据挖掘算子，用户可以按照开发规范自由扩展新的算子。模块内置多套算法模板，用户可以使用模板快速构建模型，成熟的模型也可以保存为模板，以供其他建模人员快速复用。模块提供在线可视化拖拽方式构建模型，所见即所得，用户可以方便地对模型进行训练、测试、部署和运行监控。</w:t>
      </w:r>
    </w:p>
    <w:p w14:paraId="56E02DD0" w14:textId="77777777" w:rsidR="00000000" w:rsidRDefault="00000000">
      <w:pPr>
        <w:pStyle w:val="a9"/>
        <w:numPr>
          <w:ilvl w:val="0"/>
          <w:numId w:val="267"/>
        </w:numPr>
        <w:ind w:start="0pt" w:firstLineChars="200" w:firstLine="24pt"/>
        <w:rPr>
          <w:rFonts w:hint="eastAsia"/>
        </w:rPr>
      </w:pPr>
      <w:r>
        <w:rPr>
          <w:rFonts w:hint="eastAsia"/>
        </w:rPr>
        <w:t>故障诊断中心：为建模人员提供智能电厂设备故障诊断、可视化建模定制开发功能。实现设备故障诊断模型的创建、在线运行等功能，通过灵活可配的可视化建模服务和多种故障诊断模型，对设备运行状态进行分析，对发生故</w:t>
      </w:r>
      <w:r>
        <w:rPr>
          <w:rFonts w:hint="eastAsia"/>
        </w:rPr>
        <w:lastRenderedPageBreak/>
        <w:t>障的设备进行诊断和定位，并提出控制故障再次发生的措施和建议，有助于降低设备故障率。</w:t>
      </w:r>
    </w:p>
    <w:p w14:paraId="714A6B36" w14:textId="77777777" w:rsidR="00000000" w:rsidRDefault="00000000">
      <w:pPr>
        <w:pStyle w:val="a9"/>
        <w:numPr>
          <w:ilvl w:val="0"/>
          <w:numId w:val="267"/>
        </w:numPr>
        <w:ind w:start="0pt" w:firstLineChars="200" w:firstLine="24pt"/>
        <w:rPr>
          <w:rFonts w:hint="eastAsia"/>
        </w:rPr>
      </w:pPr>
      <w:r>
        <w:rPr>
          <w:rFonts w:hint="eastAsia"/>
        </w:rPr>
        <w:t>机理仿真建模：基于数智中台提供的各类建模支撑功能，在电厂侧着力建设设备预警诊断、智能监盘、能效监测、负荷分配等智能应用。</w:t>
      </w:r>
    </w:p>
    <w:p w14:paraId="4EFFF0F9" w14:textId="77777777" w:rsidR="00000000" w:rsidRDefault="00000000">
      <w:pPr>
        <w:pStyle w:val="a9"/>
        <w:numPr>
          <w:ilvl w:val="0"/>
          <w:numId w:val="268"/>
        </w:numPr>
        <w:tabs>
          <w:tab w:val="start" w:pos="21pt"/>
        </w:tabs>
        <w:rPr>
          <w:rFonts w:hint="eastAsia"/>
        </w:rPr>
      </w:pPr>
      <w:r>
        <w:rPr>
          <w:rFonts w:hint="eastAsia"/>
        </w:rPr>
        <w:t>预警诊断：系统基于云端数智中台构建，运行在电厂边端，通过云端数智中台的数理、机理、推理系统的模型对设备运行数据进行模式识别和数据分析，实现对设备故障的预测预警。即通过对生产历史数据进行建模，构建针对正常数据集合的状态智能预警模型；构建针对已知异常、缺陷、故障数据集合的智能识别模型和分类判据模型。通过设备故障推理模型对设备异常现象进行故障风险推理，定位高风险故障，经过事件管理流程，完成相关信息推送和管理流程发起。</w:t>
      </w:r>
    </w:p>
    <w:p w14:paraId="4BCC721F" w14:textId="77777777" w:rsidR="00000000" w:rsidRDefault="00000000">
      <w:pPr>
        <w:pStyle w:val="a9"/>
        <w:numPr>
          <w:ilvl w:val="0"/>
          <w:numId w:val="268"/>
        </w:numPr>
        <w:tabs>
          <w:tab w:val="start" w:pos="21pt"/>
        </w:tabs>
        <w:rPr>
          <w:rFonts w:hint="eastAsia"/>
          <w:color w:val="0D0D0D"/>
        </w:rPr>
      </w:pPr>
      <w:r>
        <w:rPr>
          <w:rFonts w:hint="eastAsia"/>
        </w:rPr>
        <w:t>启停监督：是深能智能电厂应用端的模块，启停监督</w:t>
      </w:r>
      <w:r>
        <w:rPr>
          <w:rFonts w:hint="eastAsia"/>
          <w:color w:val="0D0D0D"/>
        </w:rPr>
        <w:t>在机组启停过程中，从安全性和经济性两个方面进行监督，以机组运行规程和操作票为标准，通过异常报警和在线指导，辅助现场人员改进操作，防止异常；机组启停完成后，自动生成分析记录，协助专工形成启停报告；建立启停过程监督标准，对启停过程关键点实时监听，实现曲线监视、风险指标异常提醒、启停记录等功能。</w:t>
      </w:r>
    </w:p>
    <w:p w14:paraId="7D42FE27" w14:textId="77777777" w:rsidR="00000000" w:rsidRDefault="00000000">
      <w:pPr>
        <w:pStyle w:val="a9"/>
        <w:numPr>
          <w:ilvl w:val="0"/>
          <w:numId w:val="268"/>
        </w:numPr>
        <w:tabs>
          <w:tab w:val="start" w:pos="21pt"/>
        </w:tabs>
        <w:rPr>
          <w:rFonts w:hint="eastAsia"/>
        </w:rPr>
      </w:pPr>
      <w:r>
        <w:rPr>
          <w:rFonts w:hint="eastAsia"/>
        </w:rPr>
        <w:t>能效诊断：隶属于端侧电厂应用，电厂专工可通过实时监测机组的能效指标数据，在线分析机组的历史工况，进行对比分析。该模块结合机理分析和大数据分析的方法，对机组的运行状态进行能耗诊断，深入剖析并发现那些导致机组能耗异常的关键问题。此外，该模块还利用大数据和数学方法，实现对机组工况的实时在线优化。它通过计算当前工况与历史最佳工况之间的能耗差异，并为操作人员提供基于能耗优化的操作参考，从而帮助提高机组的节能效率和生产效率。</w:t>
      </w:r>
    </w:p>
    <w:p w14:paraId="0E1D17C8" w14:textId="77777777" w:rsidR="00000000" w:rsidRDefault="00000000">
      <w:pPr>
        <w:pStyle w:val="20"/>
        <w:ind w:startChars="-202" w:start="-18.20pt" w:firstLineChars="200" w:firstLine="28pt"/>
      </w:pPr>
      <w:bookmarkStart w:id="456" w:name="_Toc13861"/>
      <w:r>
        <w:rPr>
          <w:rFonts w:hint="eastAsia"/>
          <w:szCs w:val="24"/>
        </w:rPr>
        <w:t xml:space="preserve">3.2 </w:t>
      </w:r>
      <w:r>
        <w:rPr>
          <w:rFonts w:hint="eastAsia"/>
          <w:szCs w:val="24"/>
        </w:rPr>
        <w:t>应用架构</w:t>
      </w:r>
      <w:bookmarkEnd w:id="456"/>
    </w:p>
    <w:p w14:paraId="0D25FFA5" w14:textId="77777777" w:rsidR="00000000" w:rsidRDefault="00000000">
      <w:pPr>
        <w:pStyle w:val="a9"/>
        <w:spacing w:after="3pt"/>
        <w:ind w:firstLineChars="200" w:firstLine="24pt"/>
        <w:rPr>
          <w:rFonts w:hint="eastAsia"/>
        </w:rPr>
      </w:pPr>
      <w:r>
        <w:rPr>
          <w:rFonts w:hint="eastAsia"/>
        </w:rPr>
        <w:t>低代码数智中台与智能应用分为集团侧及电厂侧，集团侧集成用户认证服务、角色管理、菜单管理、电厂数据抽取、组织机构管理、日志管理、消息服务、权限管理、运维管理、模型管理服务、报表设计、工作流引擎等服务，为集团侧的综合展示、设备数字模型、指标建模中心、数理分析中心、故障诊断</w:t>
      </w:r>
      <w:r>
        <w:rPr>
          <w:rFonts w:hint="eastAsia"/>
        </w:rPr>
        <w:lastRenderedPageBreak/>
        <w:t>中心、机理仿真建模、经典案例等应用提供有力支撑。</w:t>
      </w:r>
    </w:p>
    <w:p w14:paraId="05CD01F6" w14:textId="77777777" w:rsidR="00000000" w:rsidRDefault="00000000">
      <w:pPr>
        <w:pStyle w:val="a9"/>
        <w:spacing w:after="3pt"/>
        <w:ind w:firstLineChars="200" w:firstLine="24pt"/>
        <w:rPr>
          <w:rFonts w:hint="eastAsia"/>
        </w:rPr>
      </w:pPr>
      <w:r>
        <w:rPr>
          <w:rFonts w:hint="eastAsia"/>
        </w:rPr>
        <w:t>电厂侧分为管理大区应用和生产区应用，管理区应用基于厂侧的用户认证服务、角色管理、菜单管理、电厂数据发送、组织机构管理、日志管理、消息服务、权限管理、运维管理、模型管理服务、报表设计、工作流引擎等服务，建设智能预警诊断、能效监测优化、智能监盘、运行优化、启停监督、智能决策等应用。生产区具有模型管理、菜单管理、闭环控制、正反向传输等服务。</w:t>
      </w:r>
    </w:p>
    <w:p w14:paraId="24D0E381" w14:textId="77777777" w:rsidR="00000000" w:rsidRDefault="00000000">
      <w:pPr>
        <w:pStyle w:val="a9"/>
        <w:spacing w:after="3pt"/>
        <w:ind w:firstLineChars="200" w:firstLine="24pt"/>
        <w:rPr>
          <w:rFonts w:hint="eastAsia"/>
        </w:rPr>
      </w:pPr>
      <w:r>
        <w:rPr>
          <w:rFonts w:hint="eastAsia"/>
        </w:rPr>
        <w:t>集团侧与电厂侧通过资产树同步服务、电厂数据抽取、模型部署状态回传等跨区服务进行数据的交互。</w:t>
      </w:r>
    </w:p>
    <w:p w14:paraId="7CB49AFC" w14:textId="77777777" w:rsidR="00000000" w:rsidRDefault="00000000">
      <w:pPr>
        <w:pStyle w:val="20"/>
      </w:pPr>
      <w:r>
        <w:t xml:space="preserve">3.3 </w:t>
      </w:r>
      <w:r>
        <w:t>算子编写标准</w:t>
      </w:r>
    </w:p>
    <w:p w14:paraId="37AAAE8F" w14:textId="77777777" w:rsidR="00000000" w:rsidRDefault="00000000">
      <w:pPr>
        <w:pStyle w:val="a9"/>
        <w:numPr>
          <w:ilvl w:val="0"/>
          <w:numId w:val="269"/>
        </w:numPr>
        <w:ind w:start="0pt" w:firstLineChars="200" w:firstLine="24pt"/>
      </w:pPr>
      <w:r>
        <w:rPr>
          <w:rFonts w:hint="eastAsia"/>
        </w:rPr>
        <w:t>编程环境</w:t>
      </w:r>
    </w:p>
    <w:p w14:paraId="29F764EA" w14:textId="77777777" w:rsidR="00000000" w:rsidRDefault="00000000">
      <w:pPr>
        <w:pStyle w:val="a9"/>
        <w:rPr>
          <w:rFonts w:hint="eastAsia"/>
        </w:rPr>
      </w:pPr>
      <w:r>
        <w:rPr>
          <w:rFonts w:hint="eastAsia"/>
        </w:rPr>
        <w:t>应使用最新版本的</w:t>
      </w:r>
      <w:r>
        <w:rPr>
          <w:rFonts w:hint="eastAsia"/>
        </w:rPr>
        <w:t>Anaconda</w:t>
      </w:r>
      <w:r>
        <w:rPr>
          <w:rFonts w:hint="eastAsia"/>
        </w:rPr>
        <w:t>和</w:t>
      </w:r>
      <w:r>
        <w:rPr>
          <w:rFonts w:hint="eastAsia"/>
        </w:rPr>
        <w:t>Python</w:t>
      </w:r>
      <w:r>
        <w:rPr>
          <w:rFonts w:hint="eastAsia"/>
        </w:rPr>
        <w:t>。</w:t>
      </w:r>
    </w:p>
    <w:p w14:paraId="12E72AFE" w14:textId="77777777" w:rsidR="00000000" w:rsidRDefault="00000000">
      <w:pPr>
        <w:pStyle w:val="a9"/>
        <w:numPr>
          <w:ilvl w:val="0"/>
          <w:numId w:val="269"/>
        </w:numPr>
        <w:ind w:start="0pt" w:firstLineChars="200" w:firstLine="24pt"/>
        <w:rPr>
          <w:rFonts w:hint="eastAsia"/>
        </w:rPr>
      </w:pPr>
      <w:r>
        <w:rPr>
          <w:rFonts w:hint="eastAsia"/>
        </w:rPr>
        <w:t>代码规范</w:t>
      </w:r>
    </w:p>
    <w:p w14:paraId="49691EC6" w14:textId="77777777" w:rsidR="00000000" w:rsidRDefault="00000000">
      <w:pPr>
        <w:pStyle w:val="a9"/>
        <w:ind w:firstLineChars="200" w:firstLine="24pt"/>
        <w:rPr>
          <w:rFonts w:hint="eastAsia"/>
        </w:rPr>
      </w:pPr>
      <w:r>
        <w:t>应遵循</w:t>
      </w:r>
      <w:r>
        <w:t>PEP 8</w:t>
      </w:r>
      <w:r>
        <w:rPr>
          <w:rFonts w:hint="eastAsia"/>
        </w:rPr>
        <w:t xml:space="preserve"> Python</w:t>
      </w:r>
      <w:r>
        <w:t>代码</w:t>
      </w:r>
      <w:r>
        <w:rPr>
          <w:rFonts w:hint="eastAsia"/>
        </w:rPr>
        <w:t>规范</w:t>
      </w:r>
      <w:r>
        <w:t>，运用类型注解增强可读性与可维护性；</w:t>
      </w:r>
      <w:r>
        <w:rPr>
          <w:rFonts w:hint="eastAsia"/>
        </w:rPr>
        <w:t>应</w:t>
      </w:r>
      <w:r>
        <w:t>编写详尽的文档字符串；</w:t>
      </w:r>
      <w:r>
        <w:rPr>
          <w:rFonts w:hint="eastAsia"/>
        </w:rPr>
        <w:t>应</w:t>
      </w:r>
      <w:r>
        <w:t>采用语义化的变量和函数命名，遵循单一职责原则设计简洁函数；必要时</w:t>
      </w:r>
      <w:r>
        <w:rPr>
          <w:rFonts w:hint="eastAsia"/>
        </w:rPr>
        <w:t>应</w:t>
      </w:r>
      <w:r>
        <w:t>添加注释阐释复杂逻辑。</w:t>
      </w:r>
    </w:p>
    <w:p w14:paraId="60CE7D3A" w14:textId="77777777" w:rsidR="00000000" w:rsidRDefault="00000000">
      <w:pPr>
        <w:pStyle w:val="a9"/>
        <w:numPr>
          <w:ilvl w:val="0"/>
          <w:numId w:val="269"/>
        </w:numPr>
        <w:ind w:start="0pt" w:firstLineChars="200" w:firstLine="24pt"/>
        <w:rPr>
          <w:rFonts w:hint="eastAsia"/>
        </w:rPr>
      </w:pPr>
      <w:r>
        <w:rPr>
          <w:rFonts w:hint="eastAsia"/>
        </w:rPr>
        <w:t>输入输出规范</w:t>
      </w:r>
    </w:p>
    <w:p w14:paraId="6CA6F81A" w14:textId="77777777" w:rsidR="00000000" w:rsidRDefault="00000000">
      <w:pPr>
        <w:pStyle w:val="a9"/>
        <w:rPr>
          <w:rFonts w:hint="eastAsia"/>
        </w:rPr>
      </w:pPr>
      <w:r>
        <w:rPr>
          <w:rFonts w:hint="eastAsia"/>
        </w:rPr>
        <w:t>输入数据和输出数据应采用</w:t>
      </w:r>
      <w:r>
        <w:rPr>
          <w:rFonts w:hint="eastAsia"/>
        </w:rPr>
        <w:t>pandas DataFrame</w:t>
      </w:r>
      <w:r>
        <w:rPr>
          <w:rFonts w:hint="eastAsia"/>
        </w:rPr>
        <w:t>类型，特殊输入和输出应选用合适数据类型；配置项应以</w:t>
      </w:r>
      <w:r>
        <w:rPr>
          <w:rFonts w:hint="eastAsia"/>
        </w:rPr>
        <w:t>conf</w:t>
      </w:r>
      <w:r>
        <w:rPr>
          <w:rFonts w:hint="eastAsia"/>
        </w:rPr>
        <w:t>为前缀命名，注明用途、类型、默认值及范围；</w:t>
      </w:r>
    </w:p>
    <w:p w14:paraId="5C88FC13" w14:textId="77777777" w:rsidR="00000000" w:rsidRDefault="00000000">
      <w:pPr>
        <w:pStyle w:val="a9"/>
        <w:numPr>
          <w:ilvl w:val="0"/>
          <w:numId w:val="269"/>
        </w:numPr>
        <w:ind w:start="0pt" w:firstLineChars="200" w:firstLine="24pt"/>
      </w:pPr>
      <w:r>
        <w:rPr>
          <w:rFonts w:hint="eastAsia"/>
        </w:rPr>
        <w:t>算子模板</w:t>
      </w:r>
    </w:p>
    <w:p w14:paraId="0E3B3DD8" w14:textId="77777777" w:rsidR="00000000" w:rsidRDefault="00000000">
      <w:pPr>
        <w:pStyle w:val="a9"/>
        <w:rPr>
          <w:rFonts w:hint="eastAsia"/>
        </w:rPr>
      </w:pPr>
      <w:r>
        <w:rPr>
          <w:rFonts w:hint="eastAsia"/>
        </w:rPr>
        <w:t>from typing import Dict, Any</w:t>
      </w:r>
    </w:p>
    <w:p w14:paraId="11C05240" w14:textId="77777777" w:rsidR="00000000" w:rsidRDefault="00000000">
      <w:pPr>
        <w:pStyle w:val="a9"/>
        <w:rPr>
          <w:rFonts w:hint="eastAsia"/>
        </w:rPr>
      </w:pPr>
      <w:r>
        <w:rPr>
          <w:rFonts w:hint="eastAsia"/>
        </w:rPr>
        <w:t>import pandas as pd</w:t>
      </w:r>
    </w:p>
    <w:p w14:paraId="1A201F5E" w14:textId="77777777" w:rsidR="00000000" w:rsidRDefault="00000000">
      <w:pPr>
        <w:pStyle w:val="a9"/>
        <w:rPr>
          <w:rFonts w:hint="eastAsia"/>
        </w:rPr>
      </w:pPr>
      <w:r>
        <w:rPr>
          <w:rFonts w:hint="eastAsia"/>
        </w:rPr>
        <w:t>import numpy as np</w:t>
      </w:r>
    </w:p>
    <w:p w14:paraId="5D6022E0" w14:textId="77777777" w:rsidR="00000000" w:rsidRDefault="00000000">
      <w:pPr>
        <w:pStyle w:val="a9"/>
        <w:rPr>
          <w:rFonts w:hint="eastAsia"/>
        </w:rPr>
      </w:pPr>
      <w:r>
        <w:rPr>
          <w:rFonts w:hint="eastAsia"/>
        </w:rPr>
        <w:t>def execute_factor (input_dataframe: pd.DataFrame, **config)</w:t>
      </w:r>
    </w:p>
    <w:p w14:paraId="4C26E163" w14:textId="77777777" w:rsidR="00000000" w:rsidRDefault="00000000">
      <w:pPr>
        <w:pStyle w:val="a9"/>
        <w:rPr>
          <w:rFonts w:hint="eastAsia"/>
        </w:rPr>
      </w:pPr>
      <w:r>
        <w:rPr>
          <w:rFonts w:hint="eastAsia"/>
        </w:rPr>
        <w:t xml:space="preserve">    conf_param1 = config.get(</w:t>
      </w:r>
      <w:r>
        <w:rPr>
          <w:rFonts w:hint="eastAsia"/>
        </w:rPr>
        <w:t>“</w:t>
      </w:r>
      <w:r>
        <w:rPr>
          <w:rFonts w:hint="eastAsia"/>
        </w:rPr>
        <w:t>conf_param1</w:t>
      </w:r>
      <w:r>
        <w:rPr>
          <w:rFonts w:hint="eastAsia"/>
        </w:rPr>
        <w:t>”</w:t>
      </w:r>
      <w:r>
        <w:rPr>
          <w:rFonts w:hint="eastAsia"/>
        </w:rPr>
        <w:t>,10)</w:t>
      </w:r>
    </w:p>
    <w:p w14:paraId="0AA17008" w14:textId="77777777" w:rsidR="00000000" w:rsidRDefault="00000000">
      <w:pPr>
        <w:pStyle w:val="a9"/>
        <w:rPr>
          <w:rFonts w:hint="eastAsia"/>
        </w:rPr>
      </w:pPr>
      <w:r>
        <w:rPr>
          <w:rFonts w:hint="eastAsia"/>
        </w:rPr>
        <w:t>conf_param2 = config.get(</w:t>
      </w:r>
      <w:r>
        <w:rPr>
          <w:rFonts w:hint="eastAsia"/>
        </w:rPr>
        <w:t>“</w:t>
      </w:r>
      <w:r>
        <w:rPr>
          <w:rFonts w:hint="eastAsia"/>
        </w:rPr>
        <w:t>conf_param2</w:t>
      </w:r>
      <w:r>
        <w:rPr>
          <w:rFonts w:hint="eastAsia"/>
        </w:rPr>
        <w:t>”</w:t>
      </w:r>
      <w:r>
        <w:rPr>
          <w:rFonts w:hint="eastAsia"/>
        </w:rPr>
        <w:t>, 'default')</w:t>
      </w:r>
    </w:p>
    <w:p w14:paraId="6E5386F2" w14:textId="77777777" w:rsidR="00000000" w:rsidRDefault="00000000">
      <w:pPr>
        <w:pStyle w:val="a9"/>
        <w:rPr>
          <w:rFonts w:hint="eastAsia"/>
        </w:rPr>
      </w:pPr>
      <w:r>
        <w:rPr>
          <w:rFonts w:hint="eastAsia"/>
        </w:rPr>
        <w:t>算子功能描述。</w:t>
      </w:r>
    </w:p>
    <w:p w14:paraId="156CD9EB" w14:textId="77777777" w:rsidR="00000000" w:rsidRDefault="00000000">
      <w:pPr>
        <w:pStyle w:val="a9"/>
        <w:rPr>
          <w:rFonts w:hint="eastAsia"/>
        </w:rPr>
      </w:pPr>
      <w:r>
        <w:rPr>
          <w:rFonts w:hint="eastAsia"/>
        </w:rPr>
        <w:t xml:space="preserve">    </w:t>
      </w:r>
      <w:r>
        <w:rPr>
          <w:rFonts w:hint="eastAsia"/>
        </w:rPr>
        <w:t>参数：</w:t>
      </w:r>
    </w:p>
    <w:p w14:paraId="0BF0C459" w14:textId="77777777" w:rsidR="00000000" w:rsidRDefault="00000000">
      <w:pPr>
        <w:pStyle w:val="a9"/>
        <w:rPr>
          <w:rFonts w:hint="eastAsia"/>
        </w:rPr>
      </w:pPr>
      <w:r>
        <w:rPr>
          <w:rFonts w:hint="eastAsia"/>
        </w:rPr>
        <w:t xml:space="preserve">    input_dataframe (pd.DataFrame): </w:t>
      </w:r>
      <w:r>
        <w:rPr>
          <w:rFonts w:hint="eastAsia"/>
        </w:rPr>
        <w:t>输入数据描述</w:t>
      </w:r>
    </w:p>
    <w:p w14:paraId="2EA931BF" w14:textId="77777777" w:rsidR="00000000" w:rsidRDefault="00000000">
      <w:pPr>
        <w:pStyle w:val="a9"/>
        <w:rPr>
          <w:rFonts w:hint="eastAsia"/>
        </w:rPr>
      </w:pPr>
      <w:r>
        <w:rPr>
          <w:rFonts w:hint="eastAsia"/>
        </w:rPr>
        <w:lastRenderedPageBreak/>
        <w:t xml:space="preserve">    conf_param1 (int): </w:t>
      </w:r>
      <w:r>
        <w:rPr>
          <w:rFonts w:hint="eastAsia"/>
        </w:rPr>
        <w:t>配置项</w:t>
      </w:r>
      <w:r>
        <w:rPr>
          <w:rFonts w:hint="eastAsia"/>
        </w:rPr>
        <w:t>1</w:t>
      </w:r>
      <w:r>
        <w:rPr>
          <w:rFonts w:hint="eastAsia"/>
        </w:rPr>
        <w:t>描述，默认为</w:t>
      </w:r>
      <w:r>
        <w:rPr>
          <w:rFonts w:hint="eastAsia"/>
        </w:rPr>
        <w:t>10</w:t>
      </w:r>
    </w:p>
    <w:p w14:paraId="2BE634B2" w14:textId="77777777" w:rsidR="00000000" w:rsidRDefault="00000000">
      <w:pPr>
        <w:pStyle w:val="a9"/>
        <w:rPr>
          <w:rFonts w:hint="eastAsia"/>
        </w:rPr>
      </w:pPr>
      <w:r>
        <w:rPr>
          <w:rFonts w:hint="eastAsia"/>
        </w:rPr>
        <w:t xml:space="preserve">    conf_param2 (str): </w:t>
      </w:r>
      <w:r>
        <w:rPr>
          <w:rFonts w:hint="eastAsia"/>
        </w:rPr>
        <w:t>配置项</w:t>
      </w:r>
      <w:r>
        <w:rPr>
          <w:rFonts w:hint="eastAsia"/>
        </w:rPr>
        <w:t>2</w:t>
      </w:r>
      <w:r>
        <w:rPr>
          <w:rFonts w:hint="eastAsia"/>
        </w:rPr>
        <w:t>描述，默认为</w:t>
      </w:r>
      <w:r>
        <w:rPr>
          <w:rFonts w:hint="eastAsia"/>
        </w:rPr>
        <w:t>'default'</w:t>
      </w:r>
    </w:p>
    <w:p w14:paraId="39804F01" w14:textId="77777777" w:rsidR="00000000" w:rsidRDefault="00000000">
      <w:pPr>
        <w:pStyle w:val="a9"/>
        <w:rPr>
          <w:rFonts w:hint="eastAsia"/>
        </w:rPr>
      </w:pPr>
      <w:r>
        <w:rPr>
          <w:rFonts w:hint="eastAsia"/>
        </w:rPr>
        <w:t xml:space="preserve">    </w:t>
      </w:r>
      <w:r>
        <w:rPr>
          <w:rFonts w:hint="eastAsia"/>
        </w:rPr>
        <w:t>返回：</w:t>
      </w:r>
    </w:p>
    <w:p w14:paraId="0A63B800" w14:textId="77777777" w:rsidR="00000000" w:rsidRDefault="00000000">
      <w:pPr>
        <w:pStyle w:val="a9"/>
        <w:rPr>
          <w:rFonts w:hint="eastAsia"/>
        </w:rPr>
      </w:pPr>
      <w:r>
        <w:rPr>
          <w:rFonts w:hint="eastAsia"/>
        </w:rPr>
        <w:t xml:space="preserve">    Dict[str, Any]: </w:t>
      </w:r>
      <w:r>
        <w:rPr>
          <w:rFonts w:hint="eastAsia"/>
        </w:rPr>
        <w:t>包含以下键值对的字典</w:t>
      </w:r>
    </w:p>
    <w:p w14:paraId="2E969B49" w14:textId="77777777" w:rsidR="00000000" w:rsidRDefault="00000000">
      <w:pPr>
        <w:pStyle w:val="a9"/>
        <w:rPr>
          <w:rFonts w:hint="eastAsia"/>
        </w:rPr>
      </w:pPr>
      <w:r>
        <w:rPr>
          <w:rFonts w:hint="eastAsia"/>
        </w:rPr>
        <w:t xml:space="preserve">        - 'output_dataframe': </w:t>
      </w:r>
      <w:r>
        <w:rPr>
          <w:rFonts w:hint="eastAsia"/>
        </w:rPr>
        <w:t>处理后的</w:t>
      </w:r>
      <w:r>
        <w:rPr>
          <w:rFonts w:hint="eastAsia"/>
        </w:rPr>
        <w:t>DataFrame</w:t>
      </w:r>
    </w:p>
    <w:p w14:paraId="62D01DB4" w14:textId="77777777" w:rsidR="00000000" w:rsidRDefault="00000000">
      <w:pPr>
        <w:pStyle w:val="a9"/>
        <w:rPr>
          <w:rFonts w:hint="eastAsia"/>
        </w:rPr>
      </w:pPr>
      <w:r>
        <w:rPr>
          <w:rFonts w:hint="eastAsia"/>
        </w:rPr>
        <w:t xml:space="preserve">        - 'output_metadata': </w:t>
      </w:r>
      <w:r>
        <w:rPr>
          <w:rFonts w:hint="eastAsia"/>
        </w:rPr>
        <w:t>元数据信息</w:t>
      </w:r>
    </w:p>
    <w:p w14:paraId="65106897" w14:textId="77777777" w:rsidR="00000000" w:rsidRDefault="00000000">
      <w:pPr>
        <w:pStyle w:val="a9"/>
        <w:rPr>
          <w:rFonts w:hint="eastAsia"/>
        </w:rPr>
      </w:pPr>
      <w:r>
        <w:rPr>
          <w:rFonts w:hint="eastAsia"/>
        </w:rPr>
        <w:t xml:space="preserve"># </w:t>
      </w:r>
      <w:r>
        <w:rPr>
          <w:rFonts w:hint="eastAsia"/>
        </w:rPr>
        <w:t>算子逻辑实现</w:t>
      </w:r>
    </w:p>
    <w:p w14:paraId="41895FC4" w14:textId="77777777" w:rsidR="00000000" w:rsidRDefault="00000000">
      <w:pPr>
        <w:pStyle w:val="a9"/>
        <w:rPr>
          <w:rFonts w:hint="eastAsia"/>
        </w:rPr>
      </w:pPr>
      <w:r>
        <w:rPr>
          <w:rFonts w:hint="eastAsia"/>
        </w:rPr>
        <w:t xml:space="preserve">    return {</w:t>
      </w:r>
    </w:p>
    <w:p w14:paraId="4E2BC628" w14:textId="77777777" w:rsidR="00000000" w:rsidRDefault="00000000">
      <w:pPr>
        <w:pStyle w:val="a9"/>
        <w:rPr>
          <w:rFonts w:hint="eastAsia"/>
        </w:rPr>
      </w:pPr>
      <w:r>
        <w:rPr>
          <w:rFonts w:hint="eastAsia"/>
        </w:rPr>
        <w:t xml:space="preserve">        'output_dataframe': processed_data,</w:t>
      </w:r>
    </w:p>
    <w:p w14:paraId="005DD237" w14:textId="77777777" w:rsidR="00000000" w:rsidRDefault="00000000">
      <w:pPr>
        <w:pStyle w:val="a9"/>
        <w:rPr>
          <w:rFonts w:hint="eastAsia"/>
        </w:rPr>
      </w:pPr>
      <w:r>
        <w:rPr>
          <w:rFonts w:hint="eastAsia"/>
        </w:rPr>
        <w:t xml:space="preserve">        'output_metadata': metadata</w:t>
      </w:r>
    </w:p>
    <w:p w14:paraId="2A5627C0" w14:textId="77777777" w:rsidR="00000000" w:rsidRDefault="00000000">
      <w:pPr>
        <w:rPr>
          <w:rFonts w:hint="eastAsia"/>
        </w:rPr>
      </w:pPr>
      <w:r>
        <w:rPr>
          <w:rFonts w:hint="eastAsia"/>
        </w:rPr>
        <w:t xml:space="preserve">    }</w:t>
      </w:r>
    </w:p>
    <w:p w14:paraId="463FCB31" w14:textId="77777777" w:rsidR="00000000" w:rsidRDefault="00000000"/>
    <w:p w14:paraId="1862E1E2" w14:textId="77777777" w:rsidR="00000000" w:rsidRDefault="00000000"/>
    <w:p w14:paraId="24804EBB" w14:textId="77777777" w:rsidR="00000000" w:rsidRDefault="00000000"/>
    <w:p w14:paraId="6959152D" w14:textId="77777777" w:rsidR="00750977" w:rsidRDefault="00750977"/>
    <w:sectPr w:rsidR="00750977">
      <w:headerReference w:type="default" r:id="rId33"/>
      <w:footerReference w:type="default" r:id="rId34"/>
      <w:pgSz w:w="595.30pt" w:h="841.90pt"/>
      <w:pgMar w:top="72pt" w:right="90pt" w:bottom="72pt" w:left="90pt" w:header="42.55pt" w:footer="49.60pt" w:gutter="0pt"/>
      <w:cols w:space="36pt"/>
      <w:docGrid w:type="lines" w:linePitch="31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F3C6224" w14:textId="77777777" w:rsidR="00750977" w:rsidRDefault="00750977">
      <w:r>
        <w:separator/>
      </w:r>
    </w:p>
  </w:endnote>
  <w:endnote w:type="continuationSeparator" w:id="0">
    <w:p w14:paraId="2367CBC3" w14:textId="77777777" w:rsidR="00750977" w:rsidRDefault="007509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Wingdings">
    <w:panose1 w:val="05000000000000000000"/>
    <w:family w:val="auto"/>
    <w:pitch w:val="variable"/>
    <w:sig w:usb0="00000000" w:usb1="10000000" w:usb2="00000000" w:usb3="00000000" w:csb0="80000000" w:csb1="00000000"/>
  </w:font>
  <w:font w:name="Microsoft YaHei UI">
    <w:panose1 w:val="020B0503020204020204"/>
    <w:charset w:characterSet="GBK"/>
    <w:family w:val="swiss"/>
    <w:pitch w:val="variable"/>
    <w:sig w:usb0="80000287" w:usb1="2ACF3C50" w:usb2="00000016" w:usb3="00000000" w:csb0="0004001F" w:csb1="00000000"/>
  </w:font>
  <w:font w:name="Arial">
    <w:panose1 w:val="020B0604020202020204"/>
    <w:charset w:characterSet="iso-8859-1"/>
    <w:family w:val="swiss"/>
    <w:pitch w:val="variable"/>
    <w:sig w:usb0="E0002EFF" w:usb1="C000785B" w:usb2="00000009" w:usb3="00000000" w:csb0="000001FF" w:csb1="00000000"/>
  </w:font>
  <w:font w:name="仿宋_GB2312">
    <w:altName w:val="仿宋"/>
    <w:charset w:characterSet="GBK"/>
    <w:family w:val="modern"/>
    <w:pitch w:val="default"/>
    <w:sig w:usb0="00000001" w:usb1="080E0000" w:usb2="00000000" w:usb3="00000000" w:csb0="00040000" w:csb1="00000000"/>
  </w:font>
  <w:font w:name="Arial Unicode MS">
    <w:altName w:val="Arial"/>
    <w:panose1 w:val="020B0604020202020204"/>
    <w:charset w:characterSet="iso-8859-1"/>
    <w:family w:val="roman"/>
    <w:pitch w:val="variable"/>
    <w:sig w:usb0="00000003" w:usb1="00000000" w:usb2="00000000" w:usb3="00000000" w:csb0="00000001" w:csb1="00000000"/>
  </w:font>
  <w:font w:name="Arial Rounded MT Bold">
    <w:charset w:characterSet="iso-8859-1"/>
    <w:family w:val="swiss"/>
    <w:pitch w:val="variable"/>
    <w:sig w:usb0="00000003" w:usb1="00000000" w:usb2="00000000" w:usb3="00000000" w:csb0="00000001" w:csb1="00000000"/>
  </w:font>
  <w:font w:name="等线 Light">
    <w:panose1 w:val="02010600030101010101"/>
    <w:charset w:characterSet="GBK"/>
    <w:family w:val="auto"/>
    <w:pitch w:val="variable"/>
    <w:sig w:usb0="A00002BF" w:usb1="38CF7CFA" w:usb2="00000016" w:usb3="00000000" w:csb0="0004000F" w:csb1="00000000"/>
  </w:font>
  <w:font w:name="幼圆">
    <w:panose1 w:val="02010509060101010101"/>
    <w:charset w:characterSet="GBK"/>
    <w:family w:val="modern"/>
    <w:pitch w:val="fixed"/>
    <w:sig w:usb0="00000001" w:usb1="080E0000" w:usb2="00000010" w:usb3="00000000" w:csb0="00040000" w:csb1="00000000"/>
  </w:font>
  <w:font w:name="Courier New">
    <w:panose1 w:val="02070309020205020404"/>
    <w:charset w:characterSet="iso-8859-1"/>
    <w:family w:val="modern"/>
    <w:pitch w:val="fixed"/>
    <w:sig w:usb0="E0002EFF" w:usb1="C0007843"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Tms Rmn">
    <w:panose1 w:val="02020603040505020304"/>
    <w:charset w:characterSet="iso-8859-1"/>
    <w:family w:val="roman"/>
    <w:pitch w:val="variable"/>
    <w:sig w:usb0="00000003" w:usb1="00000000" w:usb2="00000000" w:usb3="00000000" w:csb0="00000001" w:csb1="00000000"/>
  </w:font>
  <w:font w:name="Arial Narrow">
    <w:panose1 w:val="020B0606020202030204"/>
    <w:charset w:characterSet="iso-8859-1"/>
    <w:family w:val="swiss"/>
    <w:pitch w:val="variable"/>
    <w:sig w:usb0="00000287" w:usb1="00000800" w:usb2="00000000" w:usb3="00000000" w:csb0="0000009F" w:csb1="00000000"/>
  </w:font>
  <w:font w:name="Verdana">
    <w:panose1 w:val="020B0604030504040204"/>
    <w:charset w:characterSet="iso-8859-1"/>
    <w:family w:val="swiss"/>
    <w:pitch w:val="variable"/>
    <w:sig w:usb0="A00006FF" w:usb1="4000205B" w:usb2="00000010" w:usb3="00000000" w:csb0="0000019F" w:csb1="00000000"/>
  </w:font>
  <w:font w:name="华文细黑">
    <w:panose1 w:val="02010600040101010101"/>
    <w:charset w:characterSet="GBK"/>
    <w:family w:val="auto"/>
    <w:pitch w:val="variable"/>
    <w:sig w:usb0="00000287" w:usb1="080F0000" w:usb2="00000010" w:usb3="00000000" w:csb0="0004009F" w:csb1="00000000"/>
  </w:font>
  <w:font w:name="楷体_GB2312">
    <w:altName w:val="楷体"/>
    <w:charset w:characterSet="GBK"/>
    <w:family w:val="modern"/>
    <w:pitch w:val="default"/>
    <w:sig w:usb0="00000001" w:usb1="080E0000" w:usb2="00000010" w:usb3="00000000" w:csb0="00040000" w:csb1="00000000"/>
  </w:font>
  <w:font w:name="Cambria">
    <w:panose1 w:val="02040503050406030204"/>
    <w:charset w:characterSet="iso-8859-1"/>
    <w:family w:val="roman"/>
    <w:pitch w:val="variable"/>
    <w:sig w:usb0="E00006FF" w:usb1="420024FF" w:usb2="02000000" w:usb3="00000000" w:csb0="0000019F" w:csb1="00000000"/>
  </w:font>
  <w:font w:name="System">
    <w:panose1 w:val="00000000000000000000"/>
    <w:charset w:characterSet="GBK"/>
    <w:family w:val="auto"/>
    <w:pitch w:val="default"/>
    <w:sig w:usb0="00000001" w:usb1="080E0000" w:usb2="00000010" w:usb3="00000000" w:csb0="00040000" w:csb1="00000000"/>
  </w:font>
  <w:font w:name="Fang Song">
    <w:altName w:val="宋体"/>
    <w:charset w:characterSet="GBK"/>
    <w:family w:val="roman"/>
    <w:pitch w:val="default"/>
    <w:sig w:usb0="00000001" w:usb1="080E0000" w:usb2="00000010" w:usb3="00000000" w:csb0="00040000" w:csb1="00000000"/>
  </w:font>
  <w:font w:name="Tahoma">
    <w:panose1 w:val="020B0604030504040204"/>
    <w:charset w:characterSet="iso-8859-1"/>
    <w:family w:val="swiss"/>
    <w:pitch w:val="variable"/>
    <w:sig w:usb0="E1002EFF" w:usb1="C000605B" w:usb2="00000029" w:usb3="00000000" w:csb0="000101FF" w:csb1="00000000"/>
  </w:font>
  <w:font w:name="Calibri Light">
    <w:panose1 w:val="020F0302020204030204"/>
    <w:charset w:characterSet="iso-8859-1"/>
    <w:family w:val="swiss"/>
    <w:pitch w:val="variable"/>
    <w:sig w:usb0="E4002EFF" w:usb1="C200247B" w:usb2="00000009" w:usb3="00000000" w:csb0="000001FF" w:csb1="00000000"/>
  </w:font>
  <w:font w:name="Futura Bk BT">
    <w:altName w:val="Times New Roman"/>
    <w:charset w:characterSet="iso-8859-1"/>
    <w:family w:val="swiss"/>
    <w:pitch w:val="default"/>
    <w:sig w:usb0="00000000" w:usb1="00000000" w:usb2="00000000" w:usb3="00000000" w:csb0="0000001B" w:csb1="00000000"/>
  </w:font>
  <w:font w:name="Times">
    <w:panose1 w:val="02020603050405020304"/>
    <w:charset w:characterSet="iso-8859-1"/>
    <w:family w:val="roman"/>
    <w:pitch w:val="variable"/>
    <w:sig w:usb0="E0002EFF" w:usb1="C000785B" w:usb2="00000009" w:usb3="00000000" w:csb0="000001FF" w:csb1="00000000"/>
  </w:font>
  <w:font w:name="方正小标宋简体">
    <w:altName w:val="方正舒体"/>
    <w:charset w:characterSet="GBK"/>
    <w:family w:val="auto"/>
    <w:pitch w:val="default"/>
    <w:sig w:usb0="00000001" w:usb1="08000000" w:usb2="00000000" w:usb3="00000000" w:csb0="00040000" w:csb1="00000000"/>
  </w:font>
  <w:font w:name="华文楷体">
    <w:panose1 w:val="02010600040101010101"/>
    <w:charset w:characterSet="GBK"/>
    <w:family w:val="auto"/>
    <w:pitch w:val="variable"/>
    <w:sig w:usb0="00000287" w:usb1="080F0000" w:usb2="00000010" w:usb3="00000000" w:csb0="0004009F" w:csb1="00000000"/>
  </w:font>
  <w:font w:name="Vineta BT">
    <w:altName w:val="Noto Serif SC"/>
    <w:charset w:characterSet="iso-8859-1"/>
    <w:family w:val="decorative"/>
    <w:pitch w:val="default"/>
    <w:sig w:usb0="00000000" w:usb1="00000000" w:usb2="00000000" w:usb3="00000000" w:csb0="00040001" w:csb1="00000000"/>
  </w:font>
  <w:font w:name="Shruti">
    <w:panose1 w:val="02000500000000000000"/>
    <w:charset w:characterSet="iso-8859-1"/>
    <w:family w:val="swiss"/>
    <w:pitch w:val="variable"/>
    <w:sig w:usb0="00040003" w:usb1="00000000" w:usb2="00000000" w:usb3="00000000" w:csb0="00000001" w:csb1="00000000"/>
  </w:font>
  <w:font w:name="Sim Sun+ 2">
    <w:altName w:val="宋体"/>
    <w:charset w:characterSet="GBK"/>
    <w:family w:val="auto"/>
    <w:pitch w:val="default"/>
    <w:sig w:usb0="00000000" w:usb1="00000000" w:usb2="00000010" w:usb3="00000000" w:csb0="00040000" w:csb1="00000000"/>
  </w:font>
  <w:font w:name="Symbol">
    <w:panose1 w:val="05050102010706020507"/>
    <w:family w:val="roman"/>
    <w:pitch w:val="variable"/>
    <w:sig w:usb0="00000000" w:usb1="10000000" w:usb2="00000000" w:usb3="00000000" w:csb0="80000000" w:csb1="00000000"/>
  </w:font>
  <w:font w:name="微软雅黑">
    <w:panose1 w:val="020B0503020204020204"/>
    <w:charset w:characterSet="GBK"/>
    <w:family w:val="swiss"/>
    <w:pitch w:val="variable"/>
    <w:sig w:usb0="80000287" w:usb1="2ACF3C50" w:usb2="00000016" w:usb3="00000000" w:csb0="0004001F" w:csb1="00000000"/>
  </w:font>
  <w:font w:name="华文中宋">
    <w:panose1 w:val="02010600040101010101"/>
    <w:charset w:characterSet="GBK"/>
    <w:family w:val="auto"/>
    <w:pitch w:val="variable"/>
    <w:sig w:usb0="00000287" w:usb1="080F0000" w:usb2="00000010" w:usb3="00000000" w:csb0="0004009F" w:csb1="00000000"/>
  </w:font>
  <w:font w:name="楷体">
    <w:panose1 w:val="02010609060101010101"/>
    <w:charset w:characterSet="GBK"/>
    <w:family w:val="modern"/>
    <w:pitch w:val="fixed"/>
    <w:sig w:usb0="800002BF" w:usb1="38CF7CFA" w:usb2="00000016" w:usb3="00000000" w:csb0="00040001" w:csb1="00000000"/>
  </w:font>
  <w:font w:name="新宋体">
    <w:panose1 w:val="02010609030101010101"/>
    <w:charset w:characterSet="GBK"/>
    <w:family w:val="modern"/>
    <w:pitch w:val="fixed"/>
    <w:sig w:usb0="00000203" w:usb1="288F0000" w:usb2="00000016" w:usb3="00000000" w:csb0="0004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2D83474" w14:textId="77777777" w:rsidR="00000000" w:rsidRDefault="00000000">
    <w:pPr>
      <w:pStyle w:val="afb"/>
      <w:ind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41D63C" w14:textId="77777777" w:rsidR="00000000" w:rsidRDefault="00000000">
    <w:pPr>
      <w:pStyle w:val="afb"/>
      <w:ind w:firstLine="18pt"/>
      <w:jc w:val="center"/>
      <w:rPr>
        <w:rFonts w:ascii="楷体" w:eastAsia="楷体" w:hAnsi="楷体"/>
        <w:sz w:val="21"/>
      </w:rPr>
    </w:pPr>
    <w:r>
      <w:rPr>
        <w:rFonts w:ascii="楷体" w:eastAsia="楷体" w:hAnsi="楷体"/>
        <w:sz w:val="21"/>
      </w:rPr>
      <w:fldChar w:fldCharType="begin"/>
    </w:r>
    <w:r>
      <w:rPr>
        <w:rFonts w:ascii="楷体" w:eastAsia="楷体" w:hAnsi="楷体"/>
        <w:sz w:val="21"/>
      </w:rPr>
      <w:instrText>PAGE   \* MERGEFORMAT</w:instrText>
    </w:r>
    <w:r>
      <w:rPr>
        <w:rFonts w:ascii="楷体" w:eastAsia="楷体" w:hAnsi="楷体"/>
        <w:sz w:val="21"/>
      </w:rPr>
      <w:fldChar w:fldCharType="separate"/>
    </w:r>
    <w:r>
      <w:rPr>
        <w:rFonts w:ascii="楷体" w:eastAsia="楷体" w:hAnsi="楷体"/>
        <w:sz w:val="21"/>
        <w:lang w:val="zh-CN" w:eastAsia="zh-CN"/>
      </w:rPr>
      <w:t>215</w:t>
    </w:r>
    <w:r>
      <w:rPr>
        <w:rFonts w:ascii="楷体" w:eastAsia="楷体" w:hAnsi="楷体"/>
        <w:sz w:val="21"/>
      </w:rPr>
      <w:fldChar w:fldCharType="end"/>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05C6121" w14:textId="77777777" w:rsidR="00000000" w:rsidRDefault="00000000">
    <w:pPr>
      <w:pStyle w:val="afb"/>
      <w:ind w:firstLine="18pt"/>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C26D49" w14:textId="77777777" w:rsidR="00000000" w:rsidRDefault="00000000">
    <w:pPr>
      <w:pStyle w:val="afb"/>
      <w:pBdr>
        <w:top w:val="double" w:sz="4" w:space="1" w:color="auto"/>
      </w:pBdr>
      <w:jc w:val="end"/>
    </w:pPr>
    <w:r>
      <w:t xml:space="preserve">  </w:t>
    </w:r>
    <w:r>
      <w:rPr>
        <w:rFonts w:hint="eastAsia"/>
      </w:rPr>
      <w:t xml:space="preserve">                  </w:t>
    </w:r>
    <w:r>
      <w:t xml:space="preserve">                       </w:t>
    </w:r>
    <w:r>
      <w:rPr>
        <w:rStyle w:val="affb"/>
        <w:rFonts w:hint="eastAsia"/>
      </w:rPr>
      <w:t xml:space="preserve">                 </w:t>
    </w:r>
    <w:r>
      <w:rPr>
        <w:rStyle w:val="affb"/>
        <w:rFonts w:hint="eastAsia"/>
      </w:rPr>
      <w:t>第</w:t>
    </w:r>
    <w:r>
      <w:rPr>
        <w:rStyle w:val="affb"/>
        <w:rFonts w:hint="eastAsia"/>
        <w:b/>
      </w:rPr>
      <w:t xml:space="preserve"> </w:t>
    </w:r>
    <w:r>
      <w:rPr>
        <w:rStyle w:val="affb"/>
        <w:rFonts w:ascii="Arial" w:hAnsi="Arial"/>
      </w:rPr>
      <w:fldChar w:fldCharType="begin"/>
    </w:r>
    <w:r>
      <w:rPr>
        <w:rStyle w:val="affb"/>
        <w:rFonts w:ascii="Arial" w:hAnsi="Arial"/>
      </w:rPr>
      <w:instrText xml:space="preserve"> PAGE </w:instrText>
    </w:r>
    <w:r>
      <w:rPr>
        <w:rStyle w:val="affb"/>
        <w:rFonts w:ascii="Arial" w:hAnsi="Arial"/>
      </w:rPr>
      <w:fldChar w:fldCharType="separate"/>
    </w:r>
    <w:r>
      <w:rPr>
        <w:rStyle w:val="affb"/>
        <w:rFonts w:ascii="Arial" w:hAnsi="Arial"/>
      </w:rPr>
      <w:t>1</w:t>
    </w:r>
    <w:r>
      <w:rPr>
        <w:rStyle w:val="affb"/>
        <w:rFonts w:ascii="Arial" w:hAnsi="Arial"/>
      </w:rPr>
      <w:fldChar w:fldCharType="end"/>
    </w:r>
    <w:r>
      <w:rPr>
        <w:rStyle w:val="affb"/>
        <w:rFonts w:hint="eastAsia"/>
        <w:b/>
      </w:rPr>
      <w:t xml:space="preserve"> </w:t>
    </w:r>
    <w:r>
      <w:rPr>
        <w:rStyle w:val="affb"/>
        <w:rFonts w:hint="eastAsia"/>
      </w:rPr>
      <w:t>页</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F135624" w14:textId="77777777" w:rsidR="00750977" w:rsidRDefault="00750977">
      <w:r>
        <w:separator/>
      </w:r>
    </w:p>
  </w:footnote>
  <w:footnote w:type="continuationSeparator" w:id="0">
    <w:p w14:paraId="1BB1408E" w14:textId="77777777" w:rsidR="00750977" w:rsidRDefault="00750977">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5CB0975" w14:textId="77777777" w:rsidR="00000000" w:rsidRDefault="00000000">
    <w:pPr>
      <w:pStyle w:val="250"/>
      <w:pBdr>
        <w:bottom w:val="double" w:sz="8" w:space="0" w:color="auto"/>
      </w:pBdr>
      <w:spacing w:line="12pt" w:lineRule="auto"/>
      <w:jc w:val="start"/>
      <w:rPr>
        <w:rFonts w:hint="eastAsia"/>
        <w:b w:val="0"/>
      </w:rPr>
    </w:pPr>
    <w:r>
      <mc:AlternateContent>
        <mc:Choice Requires="v">
          <w:pict w14:anchorId="54FA59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865700" o:spid="_x0000_s1025" type="#_x0000_t136" style="position:absolute;margin-left:0;margin-top:0;width:374pt;height:213.25pt;rotation:315;z-index:-251659264;mso-wrap-style:square;mso-position-horizontal:center;mso-position-horizontal-relative:margin;mso-position-vertical:center;mso-position-vertical-relative:margin" fillcolor="silver" stroked="f">
              <v:fill opacity=".5"/>
              <v:textpath style="font-family:&quot;宋体&quot;" trim="t" string="保密"/>
              <o:lock v:ext="edit" aspectratio="t" text="f"/>
              <w10:wrap anchorx="margin" anchory="margin"/>
            </v:shape>
          </w:pict>
        </mc:Choice>
        <mc:Fallback>
          <w:drawing>
            <wp:anchor distT="0" distB="0" distL="114300" distR="114300" simplePos="0" relativeHeight="251659264" behindDoc="1" locked="0" layoutInCell="1" allowOverlap="1" wp14:anchorId="50B75260" wp14:editId="2732BE9D">
              <wp:simplePos x="0" y="0"/>
              <wp:positionH relativeFrom="margin">
                <wp:align>center</wp:align>
              </wp:positionH>
              <wp:positionV relativeFrom="margin">
                <wp:align>center</wp:align>
              </wp:positionV>
              <wp:extent cx="4749800" cy="2708275"/>
              <wp:effectExtent l="0" t="952500" r="0" b="1016000"/>
              <wp:wrapNone/>
              <wp:docPr id="2141021193" name="PowerPlusWaterMarkObject16865700"/>
              <wp:cNvGraphicFramePr>
                <a:graphicFrameLocks xmlns:a="http://purl.oclc.org/ooxml/drawingml/main" noChangeAspect="1"/>
              </wp:cNvGraphicFramePr>
              <a:graphic xmlns:a="http://purl.oclc.org/ooxml/drawingml/main">
                <a:graphicData uri="http://schemas.microsoft.com/office/word/2010/wordprocessingShape">
                  <wp:wsp>
                    <wp:cNvSpPr txBox="1">
                      <a:spLocks noChangeAspect="1" noChangeArrowheads="1" noChangeShapeType="1"/>
                    </wp:cNvSpPr>
                    <wp:spPr bwMode="auto">
                      <a:xfrm rot="18900000">
                        <a:off x="0" y="0"/>
                        <a:ext cx="4749800" cy="2708275"/>
                      </a:xfrm>
                      <a:prstGeom prst="rect">
                        <a:avLst/>
                      </a:prstGeom>
                      <a:extLst>
                        <a:ext uri="{91240B29-F687-4F45-9708-019B960494DF}">
                          <a14:hiddenLine xmlns:a14="http://schemas.microsoft.com/office/drawing/2010/main" w="9525" cmpd="sng">
                            <a:solidFill>
                              <a:srgbClr val="000000"/>
                            </a:solidFill>
                            <a:round/>
                            <a:headEnd/>
                            <a:tailEnd/>
                          </a14:hiddenLine>
                        </a:ext>
                      </a:extLst>
                    </wp:spPr>
                    <wp:txbx>
                      <wne:txbxContent>
                        <w:p w14:paraId="0B4DC64C" w14:textId="77777777" w:rsidR="00385AB8" w:rsidRDefault="00385AB8" w:rsidP="00385AB8">
                          <w:pPr>
                            <w:jc w:val="center"/>
                            <w:rPr>
                              <w:color w:val="C0C0C0"/>
                              <w:kern w:val="0"/>
                              <w:sz w:val="72"/>
                              <w:szCs w:val="72"/>
                              <w14:textFill>
                                <w14:solidFill>
                                  <w14:srgbClr w14:val="C0C0C0">
                                    <w14:alpha w14:val="50000"/>
                                  </w14:srgbClr>
                                </w14:solidFill>
                              </w14:textFill>
                              <w14:ligatures w14:val="none"/>
                            </w:rPr>
                          </w:pPr>
                          <w:r>
                            <w:rPr>
                              <w:rFonts w:hint="eastAsia"/>
                              <w:color w:val="C0C0C0"/>
                              <w:sz w:val="72"/>
                              <w:szCs w:val="72"/>
                              <w14:textFill>
                                <w14:solidFill>
                                  <w14:srgbClr w14:val="C0C0C0">
                                    <w14:alpha w14:val="50000"/>
                                  </w14:srgbClr>
                                </w14:solidFill>
                              </w14:textFill>
                            </w:rPr>
                            <w:t>保密</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rPr>
        <w:rFonts w:ascii="华文中宋" w:eastAsia="华文中宋" w:hAnsi="华文中宋" w:cs="Times New Roman" w:hint="eastAsia"/>
        <w:bCs w:val="0"/>
        <w:sz w:val="16"/>
        <w:szCs w:val="16"/>
      </w:rPr>
      <w:t xml:space="preserve">海上风电场数智化基础平台采购项目技术规范书  </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E103407" w14:textId="77777777" w:rsidR="00000000" w:rsidRDefault="00000000">
    <w:pPr>
      <w:pBdr>
        <w:bottom w:val="double" w:sz="4" w:space="1" w:color="auto"/>
      </w:pBdr>
      <w:tabs>
        <w:tab w:val="end" w:pos="453.50pt"/>
      </w:tabs>
    </w:pPr>
    <w:r>
      <mc:AlternateContent>
        <mc:Choice Requires="v">
          <w:pict w14:anchorId="234B8E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374pt;height:213.25pt;rotation:315;z-index:-251658240;mso-wrap-style:square;mso-position-horizontal:center;mso-position-horizontal-relative:margin;mso-position-vertical:center;mso-position-vertical-relative:margin" fillcolor="silver" stroked="f">
              <v:fill opacity=".5"/>
              <v:textpath style="font-family:&quot;宋体&quot;" trim="t" string="保密"/>
              <o:lock v:ext="edit" aspectratio="t" text="f"/>
              <w10:wrap anchorx="margin" anchory="margin"/>
            </v:shape>
          </w:pict>
        </mc:Choice>
        <mc:Fallback>
          <w:drawing>
            <wp:anchor distT="0" distB="0" distL="114300" distR="114300" simplePos="0" relativeHeight="251660288" behindDoc="1" locked="0" layoutInCell="1" allowOverlap="1" wp14:anchorId="667B1883" wp14:editId="44A3CE20">
              <wp:simplePos x="0" y="0"/>
              <wp:positionH relativeFrom="margin">
                <wp:align>center</wp:align>
              </wp:positionH>
              <wp:positionV relativeFrom="margin">
                <wp:align>center</wp:align>
              </wp:positionV>
              <wp:extent cx="4749800" cy="2708275"/>
              <wp:effectExtent l="0" t="952500" r="0" b="1016000"/>
              <wp:wrapNone/>
              <wp:docPr id="2084666930" name="WordArt 2"/>
              <wp:cNvGraphicFramePr>
                <a:graphicFrameLocks xmlns:a="http://purl.oclc.org/ooxml/drawingml/main" noChangeAspect="1"/>
              </wp:cNvGraphicFramePr>
              <a:graphic xmlns:a="http://purl.oclc.org/ooxml/drawingml/main">
                <a:graphicData uri="http://schemas.microsoft.com/office/word/2010/wordprocessingShape">
                  <wp:wsp>
                    <wp:cNvSpPr txBox="1">
                      <a:spLocks noChangeAspect="1" noChangeArrowheads="1" noChangeShapeType="1"/>
                    </wp:cNvSpPr>
                    <wp:spPr bwMode="auto">
                      <a:xfrm rot="18900000">
                        <a:off x="0" y="0"/>
                        <a:ext cx="4749800" cy="2708275"/>
                      </a:xfrm>
                      <a:prstGeom prst="rect">
                        <a:avLst/>
                      </a:prstGeom>
                      <a:extLst>
                        <a:ext uri="{91240B29-F687-4F45-9708-019B960494DF}">
                          <a14:hiddenLine xmlns:a14="http://schemas.microsoft.com/office/drawing/2010/main" w="9525" cmpd="sng">
                            <a:solidFill>
                              <a:srgbClr val="000000"/>
                            </a:solidFill>
                            <a:round/>
                            <a:headEnd/>
                            <a:tailEnd/>
                          </a14:hiddenLine>
                        </a:ext>
                      </a:extLst>
                    </wp:spPr>
                    <wp:txbx>
                      <wne:txbxContent>
                        <w:p w14:paraId="378BEDB4" w14:textId="77777777" w:rsidR="00385AB8" w:rsidRDefault="00385AB8" w:rsidP="00385AB8">
                          <w:pPr>
                            <w:jc w:val="center"/>
                            <w:rPr>
                              <w:color w:val="C0C0C0"/>
                              <w:kern w:val="0"/>
                              <w:sz w:val="72"/>
                              <w:szCs w:val="72"/>
                              <w14:textFill>
                                <w14:solidFill>
                                  <w14:srgbClr w14:val="C0C0C0">
                                    <w14:alpha w14:val="50000"/>
                                  </w14:srgbClr>
                                </w14:solidFill>
                              </w14:textFill>
                              <w14:ligatures w14:val="none"/>
                            </w:rPr>
                          </w:pPr>
                          <w:r>
                            <w:rPr>
                              <w:rFonts w:hint="eastAsia"/>
                              <w:color w:val="C0C0C0"/>
                              <w:sz w:val="72"/>
                              <w:szCs w:val="72"/>
                              <w14:textFill>
                                <w14:solidFill>
                                  <w14:srgbClr w14:val="C0C0C0">
                                    <w14:alpha w14:val="50000"/>
                                  </w14:srgbClr>
                                </w14:solidFill>
                              </w14:textFill>
                            </w:rPr>
                            <w:t>保密</w:t>
                          </w:r>
                        </w:p>
                      </wne:txbxContent>
                    </wp:txbx>
                    <wp:bodyPr wrap="square" numCol="1" fromWordArt="1">
                      <a:prstTxWarp prst="textPlain">
                        <a:avLst>
                          <a:gd name="adj" fmla="val 50000"/>
                        </a:avLst>
                      </a:prstTxWarp>
                      <a:spAutoFit/>
                    </wp:bodyPr>
                  </wp:wsp>
                </a:graphicData>
              </a:graphic>
              <wp14:sizeRelH relativeFrom="page">
                <wp14:pctWidth>0%</wp14:pctWidth>
              </wp14:sizeRelH>
              <wp14:sizeRelV relativeFrom="page">
                <wp14:pctHeight>0%</wp14:pctHeight>
              </wp14:sizeRelV>
            </wp:anchor>
          </w:drawing>
        </mc:Fallback>
      </mc:AlternateContent>
    </w:r>
    <w:r>
      <w:tab/>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829D9760"/>
    <w:multiLevelType w:val="singleLevel"/>
    <w:tmpl w:val="829D9760"/>
    <w:lvl w:ilvl="0">
      <w:start w:val="1"/>
      <w:numFmt w:val="decimal"/>
      <w:suff w:val="space"/>
      <w:lvlText w:val="%1)"/>
      <w:lvlJc w:val="start"/>
      <w:pPr>
        <w:ind w:start="21.25pt" w:hanging="21.25pt"/>
      </w:pPr>
      <w:rPr>
        <w:rFonts w:hint="default"/>
      </w:rPr>
    </w:lvl>
  </w:abstractNum>
  <w:abstractNum w:abstractNumId="1" w15:restartNumberingAfterBreak="0">
    <w:nsid w:val="832E1E25"/>
    <w:multiLevelType w:val="singleLevel"/>
    <w:tmpl w:val="832E1E25"/>
    <w:lvl w:ilvl="0">
      <w:start w:val="1"/>
      <w:numFmt w:val="decimal"/>
      <w:suff w:val="space"/>
      <w:lvlText w:val="%1)"/>
      <w:lvlJc w:val="start"/>
      <w:pPr>
        <w:ind w:start="21.25pt" w:hanging="21.25pt"/>
      </w:pPr>
      <w:rPr>
        <w:rFonts w:hint="default"/>
      </w:rPr>
    </w:lvl>
  </w:abstractNum>
  <w:abstractNum w:abstractNumId="2" w15:restartNumberingAfterBreak="0">
    <w:nsid w:val="833AE5AF"/>
    <w:multiLevelType w:val="singleLevel"/>
    <w:tmpl w:val="833AE5AF"/>
    <w:lvl w:ilvl="0">
      <w:start w:val="1"/>
      <w:numFmt w:val="decimal"/>
      <w:suff w:val="space"/>
      <w:lvlText w:val="%1)"/>
      <w:lvlJc w:val="start"/>
      <w:pPr>
        <w:ind w:start="21.25pt" w:hanging="21.25pt"/>
      </w:pPr>
      <w:rPr>
        <w:rFonts w:hint="default"/>
      </w:rPr>
    </w:lvl>
  </w:abstractNum>
  <w:abstractNum w:abstractNumId="3" w15:restartNumberingAfterBreak="0">
    <w:nsid w:val="84BEE309"/>
    <w:multiLevelType w:val="singleLevel"/>
    <w:tmpl w:val="84BEE309"/>
    <w:lvl w:ilvl="0">
      <w:start w:val="1"/>
      <w:numFmt w:val="decimal"/>
      <w:suff w:val="space"/>
      <w:lvlText w:val="%1)"/>
      <w:lvlJc w:val="start"/>
      <w:pPr>
        <w:ind w:start="21.25pt" w:hanging="21.25pt"/>
      </w:pPr>
      <w:rPr>
        <w:rFonts w:hint="default"/>
      </w:rPr>
    </w:lvl>
  </w:abstractNum>
  <w:abstractNum w:abstractNumId="4" w15:restartNumberingAfterBreak="0">
    <w:nsid w:val="852B6623"/>
    <w:multiLevelType w:val="singleLevel"/>
    <w:tmpl w:val="852B6623"/>
    <w:lvl w:ilvl="0">
      <w:start w:val="1"/>
      <w:numFmt w:val="decimal"/>
      <w:suff w:val="space"/>
      <w:lvlText w:val="%1)"/>
      <w:lvlJc w:val="start"/>
      <w:pPr>
        <w:ind w:start="21.25pt" w:hanging="21.25pt"/>
      </w:pPr>
      <w:rPr>
        <w:rFonts w:hint="default"/>
      </w:rPr>
    </w:lvl>
  </w:abstractNum>
  <w:abstractNum w:abstractNumId="5" w15:restartNumberingAfterBreak="0">
    <w:nsid w:val="867AF341"/>
    <w:multiLevelType w:val="singleLevel"/>
    <w:tmpl w:val="867AF341"/>
    <w:lvl w:ilvl="0">
      <w:start w:val="1"/>
      <w:numFmt w:val="decimal"/>
      <w:suff w:val="space"/>
      <w:lvlText w:val="%1)"/>
      <w:lvlJc w:val="start"/>
      <w:pPr>
        <w:ind w:start="21.25pt" w:hanging="21.25pt"/>
      </w:pPr>
      <w:rPr>
        <w:rFonts w:hint="default"/>
      </w:rPr>
    </w:lvl>
  </w:abstractNum>
  <w:abstractNum w:abstractNumId="6" w15:restartNumberingAfterBreak="0">
    <w:nsid w:val="898C835D"/>
    <w:multiLevelType w:val="singleLevel"/>
    <w:tmpl w:val="898C835D"/>
    <w:lvl w:ilvl="0">
      <w:start w:val="1"/>
      <w:numFmt w:val="decimal"/>
      <w:suff w:val="space"/>
      <w:lvlText w:val="(%1)"/>
      <w:lvlJc w:val="start"/>
      <w:pPr>
        <w:ind w:start="21.25pt" w:hanging="21.25pt"/>
      </w:pPr>
      <w:rPr>
        <w:rFonts w:hint="default"/>
      </w:rPr>
    </w:lvl>
  </w:abstractNum>
  <w:abstractNum w:abstractNumId="7" w15:restartNumberingAfterBreak="0">
    <w:nsid w:val="8A45542D"/>
    <w:multiLevelType w:val="multilevel"/>
    <w:tmpl w:val="8A45542D"/>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8" w15:restartNumberingAfterBreak="0">
    <w:nsid w:val="8BE52C59"/>
    <w:multiLevelType w:val="singleLevel"/>
    <w:tmpl w:val="8BE52C59"/>
    <w:lvl w:ilvl="0">
      <w:start w:val="1"/>
      <w:numFmt w:val="decimal"/>
      <w:suff w:val="space"/>
      <w:lvlText w:val="(%1)"/>
      <w:lvlJc w:val="start"/>
      <w:pPr>
        <w:ind w:start="21.25pt" w:hanging="21.25pt"/>
      </w:pPr>
      <w:rPr>
        <w:rFonts w:hint="default"/>
      </w:rPr>
    </w:lvl>
  </w:abstractNum>
  <w:abstractNum w:abstractNumId="9" w15:restartNumberingAfterBreak="0">
    <w:nsid w:val="8D821D7B"/>
    <w:multiLevelType w:val="singleLevel"/>
    <w:tmpl w:val="8D821D7B"/>
    <w:lvl w:ilvl="0">
      <w:start w:val="1"/>
      <w:numFmt w:val="decimal"/>
      <w:suff w:val="space"/>
      <w:lvlText w:val="(%1)"/>
      <w:lvlJc w:val="start"/>
      <w:pPr>
        <w:ind w:start="0.25pt" w:hanging="21.25pt"/>
      </w:pPr>
      <w:rPr>
        <w:rFonts w:hint="default"/>
      </w:rPr>
    </w:lvl>
  </w:abstractNum>
  <w:abstractNum w:abstractNumId="10" w15:restartNumberingAfterBreak="0">
    <w:nsid w:val="8F1DE000"/>
    <w:multiLevelType w:val="singleLevel"/>
    <w:tmpl w:val="8F1DE000"/>
    <w:lvl w:ilvl="0">
      <w:start w:val="1"/>
      <w:numFmt w:val="decimal"/>
      <w:suff w:val="space"/>
      <w:lvlText w:val="%1)"/>
      <w:lvlJc w:val="start"/>
      <w:pPr>
        <w:ind w:start="21.25pt" w:hanging="21.25pt"/>
      </w:pPr>
      <w:rPr>
        <w:rFonts w:hint="default"/>
      </w:rPr>
    </w:lvl>
  </w:abstractNum>
  <w:abstractNum w:abstractNumId="11" w15:restartNumberingAfterBreak="0">
    <w:nsid w:val="8F3B85BF"/>
    <w:multiLevelType w:val="singleLevel"/>
    <w:tmpl w:val="8F3B85BF"/>
    <w:lvl w:ilvl="0">
      <w:start w:val="1"/>
      <w:numFmt w:val="decimal"/>
      <w:suff w:val="space"/>
      <w:lvlText w:val="(%1)"/>
      <w:lvlJc w:val="start"/>
      <w:pPr>
        <w:ind w:start="21.25pt" w:hanging="21.25pt"/>
      </w:pPr>
      <w:rPr>
        <w:rFonts w:hint="default"/>
      </w:rPr>
    </w:lvl>
  </w:abstractNum>
  <w:abstractNum w:abstractNumId="12" w15:restartNumberingAfterBreak="0">
    <w:nsid w:val="91612888"/>
    <w:multiLevelType w:val="singleLevel"/>
    <w:tmpl w:val="91612888"/>
    <w:lvl w:ilvl="0">
      <w:start w:val="1"/>
      <w:numFmt w:val="decimal"/>
      <w:suff w:val="space"/>
      <w:lvlText w:val="%1)"/>
      <w:lvlJc w:val="start"/>
      <w:pPr>
        <w:ind w:start="21.25pt" w:hanging="21.25pt"/>
      </w:pPr>
      <w:rPr>
        <w:rFonts w:hint="default"/>
      </w:rPr>
    </w:lvl>
  </w:abstractNum>
  <w:abstractNum w:abstractNumId="13" w15:restartNumberingAfterBreak="0">
    <w:nsid w:val="918ABB8D"/>
    <w:multiLevelType w:val="multilevel"/>
    <w:tmpl w:val="918ABB8D"/>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14" w15:restartNumberingAfterBreak="0">
    <w:nsid w:val="91AB4B96"/>
    <w:multiLevelType w:val="singleLevel"/>
    <w:tmpl w:val="91AB4B96"/>
    <w:lvl w:ilvl="0">
      <w:start w:val="1"/>
      <w:numFmt w:val="decimal"/>
      <w:suff w:val="space"/>
      <w:lvlText w:val="%1)"/>
      <w:lvlJc w:val="start"/>
      <w:pPr>
        <w:ind w:start="21.25pt" w:hanging="21.25pt"/>
      </w:pPr>
      <w:rPr>
        <w:rFonts w:hint="default"/>
      </w:rPr>
    </w:lvl>
  </w:abstractNum>
  <w:abstractNum w:abstractNumId="15" w15:restartNumberingAfterBreak="0">
    <w:nsid w:val="91CC77A4"/>
    <w:multiLevelType w:val="singleLevel"/>
    <w:tmpl w:val="91CC77A4"/>
    <w:lvl w:ilvl="0">
      <w:start w:val="1"/>
      <w:numFmt w:val="decimal"/>
      <w:suff w:val="space"/>
      <w:lvlText w:val="%1)"/>
      <w:lvlJc w:val="start"/>
      <w:pPr>
        <w:ind w:start="21.25pt" w:hanging="21.25pt"/>
      </w:pPr>
      <w:rPr>
        <w:rFonts w:hint="default"/>
      </w:rPr>
    </w:lvl>
  </w:abstractNum>
  <w:abstractNum w:abstractNumId="16" w15:restartNumberingAfterBreak="0">
    <w:nsid w:val="94920349"/>
    <w:multiLevelType w:val="singleLevel"/>
    <w:tmpl w:val="94920349"/>
    <w:lvl w:ilvl="0">
      <w:start w:val="1"/>
      <w:numFmt w:val="decimal"/>
      <w:suff w:val="space"/>
      <w:lvlText w:val="%1)"/>
      <w:lvlJc w:val="start"/>
      <w:pPr>
        <w:ind w:start="21.25pt" w:hanging="21.25pt"/>
      </w:pPr>
      <w:rPr>
        <w:rFonts w:hint="default"/>
      </w:rPr>
    </w:lvl>
  </w:abstractNum>
  <w:abstractNum w:abstractNumId="17" w15:restartNumberingAfterBreak="0">
    <w:nsid w:val="9851C654"/>
    <w:multiLevelType w:val="singleLevel"/>
    <w:tmpl w:val="9851C654"/>
    <w:lvl w:ilvl="0">
      <w:start w:val="1"/>
      <w:numFmt w:val="decimal"/>
      <w:suff w:val="space"/>
      <w:lvlText w:val="(%1)"/>
      <w:lvlJc w:val="start"/>
      <w:pPr>
        <w:ind w:start="21.25pt" w:hanging="21.25pt"/>
      </w:pPr>
      <w:rPr>
        <w:rFonts w:hint="default"/>
      </w:rPr>
    </w:lvl>
  </w:abstractNum>
  <w:abstractNum w:abstractNumId="18" w15:restartNumberingAfterBreak="0">
    <w:nsid w:val="988C155E"/>
    <w:multiLevelType w:val="singleLevel"/>
    <w:tmpl w:val="988C155E"/>
    <w:lvl w:ilvl="0">
      <w:start w:val="1"/>
      <w:numFmt w:val="decimal"/>
      <w:suff w:val="space"/>
      <w:lvlText w:val="%1)"/>
      <w:lvlJc w:val="start"/>
      <w:pPr>
        <w:ind w:start="21.25pt" w:hanging="21.25pt"/>
      </w:pPr>
      <w:rPr>
        <w:rFonts w:hint="default"/>
      </w:rPr>
    </w:lvl>
  </w:abstractNum>
  <w:abstractNum w:abstractNumId="19" w15:restartNumberingAfterBreak="0">
    <w:nsid w:val="98ABD45F"/>
    <w:multiLevelType w:val="singleLevel"/>
    <w:tmpl w:val="98ABD45F"/>
    <w:lvl w:ilvl="0">
      <w:start w:val="1"/>
      <w:numFmt w:val="decimal"/>
      <w:suff w:val="space"/>
      <w:lvlText w:val="%1)"/>
      <w:lvlJc w:val="start"/>
    </w:lvl>
  </w:abstractNum>
  <w:abstractNum w:abstractNumId="20" w15:restartNumberingAfterBreak="0">
    <w:nsid w:val="999B151B"/>
    <w:multiLevelType w:val="singleLevel"/>
    <w:tmpl w:val="999B151B"/>
    <w:lvl w:ilvl="0">
      <w:start w:val="1"/>
      <w:numFmt w:val="decimal"/>
      <w:suff w:val="space"/>
      <w:lvlText w:val="(%1)"/>
      <w:lvlJc w:val="start"/>
      <w:pPr>
        <w:ind w:start="21.25pt" w:hanging="21.25pt"/>
      </w:pPr>
      <w:rPr>
        <w:rFonts w:hint="default"/>
      </w:rPr>
    </w:lvl>
  </w:abstractNum>
  <w:abstractNum w:abstractNumId="21" w15:restartNumberingAfterBreak="0">
    <w:nsid w:val="9C147359"/>
    <w:multiLevelType w:val="singleLevel"/>
    <w:tmpl w:val="9C147359"/>
    <w:lvl w:ilvl="0">
      <w:start w:val="1"/>
      <w:numFmt w:val="decimal"/>
      <w:suff w:val="space"/>
      <w:lvlText w:val="(%1)"/>
      <w:lvlJc w:val="start"/>
      <w:pPr>
        <w:ind w:start="21.25pt" w:hanging="21.25pt"/>
      </w:pPr>
      <w:rPr>
        <w:rFonts w:hint="default"/>
      </w:rPr>
    </w:lvl>
  </w:abstractNum>
  <w:abstractNum w:abstractNumId="22" w15:restartNumberingAfterBreak="0">
    <w:nsid w:val="9C6ADFF4"/>
    <w:multiLevelType w:val="singleLevel"/>
    <w:tmpl w:val="9C6ADFF4"/>
    <w:lvl w:ilvl="0">
      <w:start w:val="1"/>
      <w:numFmt w:val="decimal"/>
      <w:suff w:val="space"/>
      <w:lvlText w:val="%1)"/>
      <w:lvlJc w:val="start"/>
      <w:pPr>
        <w:ind w:start="21.25pt" w:hanging="21.25pt"/>
      </w:pPr>
      <w:rPr>
        <w:rFonts w:hint="default"/>
      </w:rPr>
    </w:lvl>
  </w:abstractNum>
  <w:abstractNum w:abstractNumId="23" w15:restartNumberingAfterBreak="0">
    <w:nsid w:val="9CDEEF08"/>
    <w:multiLevelType w:val="singleLevel"/>
    <w:tmpl w:val="9CDEEF08"/>
    <w:lvl w:ilvl="0">
      <w:start w:val="1"/>
      <w:numFmt w:val="decimal"/>
      <w:suff w:val="space"/>
      <w:lvlText w:val="(%1)"/>
      <w:lvlJc w:val="start"/>
      <w:pPr>
        <w:ind w:start="21.25pt" w:hanging="21.25pt"/>
      </w:pPr>
      <w:rPr>
        <w:rFonts w:hint="default"/>
      </w:rPr>
    </w:lvl>
  </w:abstractNum>
  <w:abstractNum w:abstractNumId="24" w15:restartNumberingAfterBreak="0">
    <w:nsid w:val="9D012A92"/>
    <w:multiLevelType w:val="multilevel"/>
    <w:tmpl w:val="9D012A92"/>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25" w15:restartNumberingAfterBreak="0">
    <w:nsid w:val="9DEAB4C0"/>
    <w:multiLevelType w:val="singleLevel"/>
    <w:tmpl w:val="9DEAB4C0"/>
    <w:lvl w:ilvl="0">
      <w:start w:val="1"/>
      <w:numFmt w:val="decimal"/>
      <w:suff w:val="space"/>
      <w:lvlText w:val="%1)"/>
      <w:lvlJc w:val="start"/>
      <w:pPr>
        <w:ind w:start="21.25pt" w:hanging="21.25pt"/>
      </w:pPr>
      <w:rPr>
        <w:rFonts w:hint="default"/>
      </w:rPr>
    </w:lvl>
  </w:abstractNum>
  <w:abstractNum w:abstractNumId="26" w15:restartNumberingAfterBreak="0">
    <w:nsid w:val="9ED5DDFC"/>
    <w:multiLevelType w:val="multilevel"/>
    <w:tmpl w:val="9ED5DDFC"/>
    <w:lvl w:ilvl="0">
      <w:start w:val="1"/>
      <w:numFmt w:val="decimal"/>
      <w:suff w:val="space"/>
      <w:lvlText w:val="%1."/>
      <w:lvlJc w:val="start"/>
      <w:pPr>
        <w:ind w:start="21.25pt" w:hanging="21.25pt"/>
      </w:pPr>
      <w:rPr>
        <w:rFonts w:hint="default"/>
      </w:rPr>
    </w:lvl>
    <w:lvl w:ilvl="1">
      <w:start w:val="1"/>
      <w:numFmt w:val="decimal"/>
      <w:suff w:val="space"/>
      <w:lvlText w:val="%1.%2."/>
      <w:lvlJc w:val="start"/>
      <w:pPr>
        <w:ind w:start="28.35pt" w:hanging="28.35pt"/>
      </w:pPr>
      <w:rPr>
        <w:rFonts w:hint="default"/>
      </w:rPr>
    </w:lvl>
    <w:lvl w:ilvl="2">
      <w:start w:val="1"/>
      <w:numFmt w:val="decimal"/>
      <w:suff w:val="space"/>
      <w:lvlText w:val="%1.%2.%3."/>
      <w:lvlJc w:val="start"/>
      <w:pPr>
        <w:ind w:start="35.45pt" w:hanging="35.45pt"/>
      </w:pPr>
      <w:rPr>
        <w:rFonts w:ascii="Times New Roman" w:hAnsi="Times New Roman" w:cs="Times New Roman" w:hint="default"/>
      </w:rPr>
    </w:lvl>
    <w:lvl w:ilvl="3">
      <w:start w:val="1"/>
      <w:numFmt w:val="decimal"/>
      <w:suff w:val="space"/>
      <w:lvlText w:val="%1.%2.%3.%4."/>
      <w:lvlJc w:val="start"/>
      <w:pPr>
        <w:ind w:start="42.50pt" w:hanging="42.50pt"/>
      </w:pPr>
      <w:rPr>
        <w:rFonts w:ascii="Times New Roman" w:hAnsi="Times New Roman" w:cs="Times New Roman" w:hint="default"/>
      </w:rPr>
    </w:lvl>
    <w:lvl w:ilvl="4">
      <w:start w:val="1"/>
      <w:numFmt w:val="decimal"/>
      <w:suff w:val="space"/>
      <w:lvlText w:val="%1.%2.%3.%4.%5."/>
      <w:lvlJc w:val="start"/>
      <w:pPr>
        <w:ind w:start="49.55pt" w:hanging="49.55pt"/>
      </w:pPr>
      <w:rPr>
        <w:rFonts w:ascii="Times New Roman" w:hAnsi="Times New Roman" w:cs="Times New Roman"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75pt" w:hanging="63.75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0pt" w:hanging="77.90pt"/>
      </w:pPr>
      <w:rPr>
        <w:rFonts w:hint="default"/>
      </w:rPr>
    </w:lvl>
  </w:abstractNum>
  <w:abstractNum w:abstractNumId="27" w15:restartNumberingAfterBreak="0">
    <w:nsid w:val="A0185370"/>
    <w:multiLevelType w:val="singleLevel"/>
    <w:tmpl w:val="A0185370"/>
    <w:lvl w:ilvl="0">
      <w:start w:val="1"/>
      <w:numFmt w:val="decimal"/>
      <w:suff w:val="space"/>
      <w:lvlText w:val="(%1)"/>
      <w:lvlJc w:val="start"/>
      <w:pPr>
        <w:ind w:start="21.25pt" w:hanging="21.25pt"/>
      </w:pPr>
      <w:rPr>
        <w:rFonts w:hint="default"/>
      </w:rPr>
    </w:lvl>
  </w:abstractNum>
  <w:abstractNum w:abstractNumId="28" w15:restartNumberingAfterBreak="0">
    <w:nsid w:val="A2EC8752"/>
    <w:multiLevelType w:val="singleLevel"/>
    <w:tmpl w:val="A2EC8752"/>
    <w:lvl w:ilvl="0">
      <w:start w:val="1"/>
      <w:numFmt w:val="decimal"/>
      <w:suff w:val="space"/>
      <w:lvlText w:val="%1)"/>
      <w:lvlJc w:val="start"/>
      <w:pPr>
        <w:ind w:start="21.25pt" w:hanging="21.25pt"/>
      </w:pPr>
      <w:rPr>
        <w:rFonts w:hint="default"/>
      </w:rPr>
    </w:lvl>
  </w:abstractNum>
  <w:abstractNum w:abstractNumId="29" w15:restartNumberingAfterBreak="0">
    <w:nsid w:val="A3ACE093"/>
    <w:multiLevelType w:val="singleLevel"/>
    <w:tmpl w:val="A3ACE093"/>
    <w:lvl w:ilvl="0">
      <w:start w:val="1"/>
      <w:numFmt w:val="decimal"/>
      <w:suff w:val="space"/>
      <w:lvlText w:val="%1)"/>
      <w:lvlJc w:val="start"/>
      <w:pPr>
        <w:ind w:start="21.25pt" w:hanging="21.25pt"/>
      </w:pPr>
      <w:rPr>
        <w:rFonts w:hint="default"/>
      </w:rPr>
    </w:lvl>
  </w:abstractNum>
  <w:abstractNum w:abstractNumId="30" w15:restartNumberingAfterBreak="0">
    <w:nsid w:val="A44CECCC"/>
    <w:multiLevelType w:val="singleLevel"/>
    <w:tmpl w:val="A44CECCC"/>
    <w:lvl w:ilvl="0">
      <w:start w:val="1"/>
      <w:numFmt w:val="decimal"/>
      <w:suff w:val="space"/>
      <w:lvlText w:val="%1)"/>
      <w:lvlJc w:val="start"/>
      <w:pPr>
        <w:ind w:start="21.25pt" w:hanging="21.25pt"/>
      </w:pPr>
      <w:rPr>
        <w:rFonts w:hint="default"/>
      </w:rPr>
    </w:lvl>
  </w:abstractNum>
  <w:abstractNum w:abstractNumId="31" w15:restartNumberingAfterBreak="0">
    <w:nsid w:val="A4EB1018"/>
    <w:multiLevelType w:val="singleLevel"/>
    <w:tmpl w:val="A4EB1018"/>
    <w:lvl w:ilvl="0">
      <w:start w:val="1"/>
      <w:numFmt w:val="decimal"/>
      <w:suff w:val="space"/>
      <w:lvlText w:val="%1)"/>
      <w:lvlJc w:val="start"/>
      <w:pPr>
        <w:ind w:start="21.25pt" w:hanging="21.25pt"/>
      </w:pPr>
      <w:rPr>
        <w:rFonts w:hint="default"/>
      </w:rPr>
    </w:lvl>
  </w:abstractNum>
  <w:abstractNum w:abstractNumId="32" w15:restartNumberingAfterBreak="0">
    <w:nsid w:val="A56EE900"/>
    <w:multiLevelType w:val="singleLevel"/>
    <w:tmpl w:val="A56EE900"/>
    <w:lvl w:ilvl="0">
      <w:start w:val="1"/>
      <w:numFmt w:val="decimal"/>
      <w:suff w:val="space"/>
      <w:lvlText w:val="%1)"/>
      <w:lvlJc w:val="start"/>
      <w:pPr>
        <w:ind w:start="21.25pt" w:hanging="21.25pt"/>
      </w:pPr>
      <w:rPr>
        <w:rFonts w:hint="default"/>
      </w:rPr>
    </w:lvl>
  </w:abstractNum>
  <w:abstractNum w:abstractNumId="33" w15:restartNumberingAfterBreak="0">
    <w:nsid w:val="A6E3341A"/>
    <w:multiLevelType w:val="multilevel"/>
    <w:tmpl w:val="A6E3341A"/>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34" w15:restartNumberingAfterBreak="0">
    <w:nsid w:val="A6E92916"/>
    <w:multiLevelType w:val="singleLevel"/>
    <w:tmpl w:val="A6E92916"/>
    <w:lvl w:ilvl="0">
      <w:start w:val="1"/>
      <w:numFmt w:val="decimal"/>
      <w:suff w:val="space"/>
      <w:lvlText w:val="%1."/>
      <w:lvlJc w:val="start"/>
      <w:pPr>
        <w:ind w:start="21.25pt" w:hanging="21.25pt"/>
      </w:pPr>
      <w:rPr>
        <w:rFonts w:hint="default"/>
      </w:rPr>
    </w:lvl>
  </w:abstractNum>
  <w:abstractNum w:abstractNumId="35" w15:restartNumberingAfterBreak="0">
    <w:nsid w:val="A895E581"/>
    <w:multiLevelType w:val="singleLevel"/>
    <w:tmpl w:val="A895E581"/>
    <w:lvl w:ilvl="0">
      <w:start w:val="1"/>
      <w:numFmt w:val="decimal"/>
      <w:suff w:val="space"/>
      <w:lvlText w:val="%1)"/>
      <w:lvlJc w:val="start"/>
      <w:pPr>
        <w:ind w:start="21.25pt" w:hanging="21.25pt"/>
      </w:pPr>
      <w:rPr>
        <w:rFonts w:hint="default"/>
      </w:rPr>
    </w:lvl>
  </w:abstractNum>
  <w:abstractNum w:abstractNumId="36" w15:restartNumberingAfterBreak="0">
    <w:nsid w:val="A8FF782E"/>
    <w:multiLevelType w:val="multilevel"/>
    <w:tmpl w:val="A8FF782E"/>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37" w15:restartNumberingAfterBreak="0">
    <w:nsid w:val="A948FFD5"/>
    <w:multiLevelType w:val="singleLevel"/>
    <w:tmpl w:val="A948FFD5"/>
    <w:lvl w:ilvl="0">
      <w:start w:val="1"/>
      <w:numFmt w:val="decimal"/>
      <w:suff w:val="space"/>
      <w:lvlText w:val="%1)"/>
      <w:lvlJc w:val="start"/>
      <w:pPr>
        <w:ind w:start="21.25pt" w:hanging="21.25pt"/>
      </w:pPr>
      <w:rPr>
        <w:rFonts w:hint="default"/>
      </w:rPr>
    </w:lvl>
  </w:abstractNum>
  <w:abstractNum w:abstractNumId="38" w15:restartNumberingAfterBreak="0">
    <w:nsid w:val="A954B4C7"/>
    <w:multiLevelType w:val="singleLevel"/>
    <w:tmpl w:val="A954B4C7"/>
    <w:lvl w:ilvl="0">
      <w:start w:val="1"/>
      <w:numFmt w:val="decimal"/>
      <w:suff w:val="space"/>
      <w:lvlText w:val="(%1)"/>
      <w:lvlJc w:val="start"/>
      <w:pPr>
        <w:ind w:start="21.25pt" w:hanging="21.25pt"/>
      </w:pPr>
      <w:rPr>
        <w:rFonts w:hint="default"/>
      </w:rPr>
    </w:lvl>
  </w:abstractNum>
  <w:abstractNum w:abstractNumId="39" w15:restartNumberingAfterBreak="0">
    <w:nsid w:val="AA98EFAC"/>
    <w:multiLevelType w:val="singleLevel"/>
    <w:tmpl w:val="AA98EFAC"/>
    <w:lvl w:ilvl="0">
      <w:start w:val="1"/>
      <w:numFmt w:val="decimal"/>
      <w:suff w:val="space"/>
      <w:lvlText w:val="%1)"/>
      <w:lvlJc w:val="start"/>
      <w:pPr>
        <w:ind w:start="21.25pt" w:hanging="21.25pt"/>
      </w:pPr>
      <w:rPr>
        <w:rFonts w:hint="default"/>
      </w:rPr>
    </w:lvl>
  </w:abstractNum>
  <w:abstractNum w:abstractNumId="40" w15:restartNumberingAfterBreak="0">
    <w:nsid w:val="ACB7AE0E"/>
    <w:multiLevelType w:val="singleLevel"/>
    <w:tmpl w:val="ACB7AE0E"/>
    <w:lvl w:ilvl="0">
      <w:start w:val="1"/>
      <w:numFmt w:val="decimal"/>
      <w:suff w:val="space"/>
      <w:lvlText w:val="%1)"/>
      <w:lvlJc w:val="start"/>
      <w:pPr>
        <w:ind w:start="21.25pt" w:hanging="21.25pt"/>
      </w:pPr>
      <w:rPr>
        <w:rFonts w:hint="default"/>
      </w:rPr>
    </w:lvl>
  </w:abstractNum>
  <w:abstractNum w:abstractNumId="41" w15:restartNumberingAfterBreak="0">
    <w:nsid w:val="AD64C610"/>
    <w:multiLevelType w:val="singleLevel"/>
    <w:tmpl w:val="AD64C610"/>
    <w:lvl w:ilvl="0">
      <w:start w:val="1"/>
      <w:numFmt w:val="decimal"/>
      <w:suff w:val="space"/>
      <w:lvlText w:val="(%1)"/>
      <w:lvlJc w:val="start"/>
      <w:pPr>
        <w:ind w:start="21.25pt" w:hanging="21.25pt"/>
      </w:pPr>
      <w:rPr>
        <w:rFonts w:hint="default"/>
      </w:rPr>
    </w:lvl>
  </w:abstractNum>
  <w:abstractNum w:abstractNumId="42" w15:restartNumberingAfterBreak="0">
    <w:nsid w:val="AEE13F41"/>
    <w:multiLevelType w:val="singleLevel"/>
    <w:tmpl w:val="AEE13F41"/>
    <w:lvl w:ilvl="0">
      <w:start w:val="1"/>
      <w:numFmt w:val="decimal"/>
      <w:suff w:val="space"/>
      <w:lvlText w:val="(%1)"/>
      <w:lvlJc w:val="start"/>
      <w:pPr>
        <w:ind w:start="21.25pt" w:hanging="21.25pt"/>
      </w:pPr>
      <w:rPr>
        <w:rFonts w:hint="default"/>
      </w:rPr>
    </w:lvl>
  </w:abstractNum>
  <w:abstractNum w:abstractNumId="43" w15:restartNumberingAfterBreak="0">
    <w:nsid w:val="B0BB7142"/>
    <w:multiLevelType w:val="singleLevel"/>
    <w:tmpl w:val="B0BB7142"/>
    <w:lvl w:ilvl="0">
      <w:start w:val="1"/>
      <w:numFmt w:val="decimal"/>
      <w:suff w:val="space"/>
      <w:lvlText w:val="%1)"/>
      <w:lvlJc w:val="start"/>
      <w:pPr>
        <w:ind w:start="21.25pt" w:hanging="21.25pt"/>
      </w:pPr>
      <w:rPr>
        <w:rFonts w:hint="default"/>
      </w:rPr>
    </w:lvl>
  </w:abstractNum>
  <w:abstractNum w:abstractNumId="44" w15:restartNumberingAfterBreak="0">
    <w:nsid w:val="B1A55103"/>
    <w:multiLevelType w:val="multilevel"/>
    <w:tmpl w:val="B1A55103"/>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45" w15:restartNumberingAfterBreak="0">
    <w:nsid w:val="B2220B84"/>
    <w:multiLevelType w:val="singleLevel"/>
    <w:tmpl w:val="B2220B84"/>
    <w:lvl w:ilvl="0">
      <w:start w:val="1"/>
      <w:numFmt w:val="decimal"/>
      <w:suff w:val="space"/>
      <w:lvlText w:val="%1"/>
      <w:lvlJc w:val="start"/>
      <w:pPr>
        <w:ind w:start="0pt" w:firstLine="0pt"/>
      </w:pPr>
      <w:rPr>
        <w:rFonts w:hint="default"/>
      </w:rPr>
    </w:lvl>
  </w:abstractNum>
  <w:abstractNum w:abstractNumId="46" w15:restartNumberingAfterBreak="0">
    <w:nsid w:val="B32B0455"/>
    <w:multiLevelType w:val="multilevel"/>
    <w:tmpl w:val="B32B0455"/>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47" w15:restartNumberingAfterBreak="0">
    <w:nsid w:val="B4BF947F"/>
    <w:multiLevelType w:val="singleLevel"/>
    <w:tmpl w:val="B4BF947F"/>
    <w:lvl w:ilvl="0">
      <w:start w:val="1"/>
      <w:numFmt w:val="decimal"/>
      <w:suff w:val="space"/>
      <w:lvlText w:val="%1)"/>
      <w:lvlJc w:val="start"/>
      <w:pPr>
        <w:ind w:start="21.25pt" w:hanging="21.25pt"/>
      </w:pPr>
      <w:rPr>
        <w:rFonts w:hint="default"/>
      </w:rPr>
    </w:lvl>
  </w:abstractNum>
  <w:abstractNum w:abstractNumId="48" w15:restartNumberingAfterBreak="0">
    <w:nsid w:val="B5896F8F"/>
    <w:multiLevelType w:val="multilevel"/>
    <w:tmpl w:val="B5896F8F"/>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49" w15:restartNumberingAfterBreak="0">
    <w:nsid w:val="B63E8BA5"/>
    <w:multiLevelType w:val="multilevel"/>
    <w:tmpl w:val="B63E8BA5"/>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50" w15:restartNumberingAfterBreak="0">
    <w:nsid w:val="B82B9364"/>
    <w:multiLevelType w:val="singleLevel"/>
    <w:tmpl w:val="B82B9364"/>
    <w:lvl w:ilvl="0">
      <w:start w:val="1"/>
      <w:numFmt w:val="decimal"/>
      <w:suff w:val="space"/>
      <w:lvlText w:val="(%1)"/>
      <w:lvlJc w:val="start"/>
      <w:pPr>
        <w:ind w:start="21.25pt" w:hanging="21.25pt"/>
      </w:pPr>
      <w:rPr>
        <w:rFonts w:hint="default"/>
      </w:rPr>
    </w:lvl>
  </w:abstractNum>
  <w:abstractNum w:abstractNumId="51" w15:restartNumberingAfterBreak="0">
    <w:nsid w:val="BA12792A"/>
    <w:multiLevelType w:val="singleLevel"/>
    <w:tmpl w:val="BA12792A"/>
    <w:lvl w:ilvl="0">
      <w:start w:val="1"/>
      <w:numFmt w:val="decimal"/>
      <w:suff w:val="space"/>
      <w:lvlText w:val="%1)"/>
      <w:lvlJc w:val="start"/>
      <w:pPr>
        <w:ind w:start="21.25pt" w:hanging="21.25pt"/>
      </w:pPr>
      <w:rPr>
        <w:rFonts w:hint="default"/>
      </w:rPr>
    </w:lvl>
  </w:abstractNum>
  <w:abstractNum w:abstractNumId="52" w15:restartNumberingAfterBreak="0">
    <w:nsid w:val="C01F9E9B"/>
    <w:multiLevelType w:val="singleLevel"/>
    <w:tmpl w:val="C01F9E9B"/>
    <w:lvl w:ilvl="0">
      <w:start w:val="1"/>
      <w:numFmt w:val="decimal"/>
      <w:suff w:val="space"/>
      <w:lvlText w:val="%1)"/>
      <w:lvlJc w:val="start"/>
      <w:pPr>
        <w:ind w:start="42.25pt" w:hanging="21.25pt"/>
      </w:pPr>
      <w:rPr>
        <w:rFonts w:hint="default"/>
      </w:rPr>
    </w:lvl>
  </w:abstractNum>
  <w:abstractNum w:abstractNumId="53" w15:restartNumberingAfterBreak="0">
    <w:nsid w:val="C0B9122B"/>
    <w:multiLevelType w:val="singleLevel"/>
    <w:tmpl w:val="C0B9122B"/>
    <w:lvl w:ilvl="0">
      <w:start w:val="2"/>
      <w:numFmt w:val="decimal"/>
      <w:suff w:val="nothing"/>
      <w:lvlText w:val="%1、"/>
      <w:lvlJc w:val="start"/>
    </w:lvl>
  </w:abstractNum>
  <w:abstractNum w:abstractNumId="54" w15:restartNumberingAfterBreak="0">
    <w:nsid w:val="C355E147"/>
    <w:multiLevelType w:val="singleLevel"/>
    <w:tmpl w:val="C355E147"/>
    <w:lvl w:ilvl="0">
      <w:start w:val="1"/>
      <w:numFmt w:val="decimal"/>
      <w:suff w:val="space"/>
      <w:lvlText w:val="(%1)"/>
      <w:lvlJc w:val="start"/>
      <w:pPr>
        <w:ind w:start="21.25pt" w:hanging="21.25pt"/>
      </w:pPr>
      <w:rPr>
        <w:rFonts w:hint="default"/>
      </w:rPr>
    </w:lvl>
  </w:abstractNum>
  <w:abstractNum w:abstractNumId="55" w15:restartNumberingAfterBreak="0">
    <w:nsid w:val="C37C3E30"/>
    <w:multiLevelType w:val="singleLevel"/>
    <w:tmpl w:val="C37C3E30"/>
    <w:lvl w:ilvl="0">
      <w:start w:val="1"/>
      <w:numFmt w:val="decimal"/>
      <w:suff w:val="space"/>
      <w:lvlText w:val="(%1)"/>
      <w:lvlJc w:val="start"/>
      <w:pPr>
        <w:tabs>
          <w:tab w:val="num" w:pos="0pt"/>
        </w:tabs>
        <w:ind w:start="21pt" w:firstLine="0pt"/>
      </w:pPr>
      <w:rPr>
        <w:rFonts w:hint="default"/>
      </w:rPr>
    </w:lvl>
  </w:abstractNum>
  <w:abstractNum w:abstractNumId="56" w15:restartNumberingAfterBreak="0">
    <w:nsid w:val="C3B194C3"/>
    <w:multiLevelType w:val="singleLevel"/>
    <w:tmpl w:val="C3B194C3"/>
    <w:lvl w:ilvl="0">
      <w:start w:val="1"/>
      <w:numFmt w:val="decimal"/>
      <w:suff w:val="space"/>
      <w:lvlText w:val="(%1)"/>
      <w:lvlJc w:val="start"/>
      <w:pPr>
        <w:ind w:start="21.25pt" w:hanging="21.25pt"/>
      </w:pPr>
      <w:rPr>
        <w:rFonts w:hint="default"/>
      </w:rPr>
    </w:lvl>
  </w:abstractNum>
  <w:abstractNum w:abstractNumId="57" w15:restartNumberingAfterBreak="0">
    <w:nsid w:val="C3E46A6B"/>
    <w:multiLevelType w:val="singleLevel"/>
    <w:tmpl w:val="C3E46A6B"/>
    <w:lvl w:ilvl="0">
      <w:start w:val="1"/>
      <w:numFmt w:val="decimal"/>
      <w:suff w:val="space"/>
      <w:lvlText w:val="%1)"/>
      <w:lvlJc w:val="start"/>
      <w:pPr>
        <w:ind w:start="21.25pt" w:hanging="21.25pt"/>
      </w:pPr>
      <w:rPr>
        <w:rFonts w:hint="default"/>
      </w:rPr>
    </w:lvl>
  </w:abstractNum>
  <w:abstractNum w:abstractNumId="58" w15:restartNumberingAfterBreak="0">
    <w:nsid w:val="C3F04C29"/>
    <w:multiLevelType w:val="singleLevel"/>
    <w:tmpl w:val="C3F04C29"/>
    <w:lvl w:ilvl="0">
      <w:start w:val="1"/>
      <w:numFmt w:val="decimal"/>
      <w:suff w:val="space"/>
      <w:lvlText w:val="(%1)"/>
      <w:lvlJc w:val="start"/>
      <w:pPr>
        <w:ind w:start="21.25pt" w:hanging="21.25pt"/>
      </w:pPr>
      <w:rPr>
        <w:rFonts w:hint="default"/>
      </w:rPr>
    </w:lvl>
  </w:abstractNum>
  <w:abstractNum w:abstractNumId="59" w15:restartNumberingAfterBreak="0">
    <w:nsid w:val="C467449E"/>
    <w:multiLevelType w:val="singleLevel"/>
    <w:tmpl w:val="C467449E"/>
    <w:lvl w:ilvl="0">
      <w:start w:val="1"/>
      <w:numFmt w:val="decimal"/>
      <w:suff w:val="space"/>
      <w:lvlText w:val="(%1)"/>
      <w:lvlJc w:val="start"/>
      <w:pPr>
        <w:ind w:start="21.25pt" w:hanging="21.25pt"/>
      </w:pPr>
      <w:rPr>
        <w:rFonts w:hint="default"/>
      </w:rPr>
    </w:lvl>
  </w:abstractNum>
  <w:abstractNum w:abstractNumId="60" w15:restartNumberingAfterBreak="0">
    <w:nsid w:val="C5A68F33"/>
    <w:multiLevelType w:val="singleLevel"/>
    <w:tmpl w:val="C5A68F33"/>
    <w:lvl w:ilvl="0">
      <w:start w:val="1"/>
      <w:numFmt w:val="decimal"/>
      <w:lvlText w:val="(%1)"/>
      <w:lvlJc w:val="start"/>
      <w:pPr>
        <w:ind w:start="21.25pt" w:hanging="21.25pt"/>
      </w:pPr>
      <w:rPr>
        <w:rFonts w:hint="default"/>
      </w:rPr>
    </w:lvl>
  </w:abstractNum>
  <w:abstractNum w:abstractNumId="61" w15:restartNumberingAfterBreak="0">
    <w:nsid w:val="C6A504F1"/>
    <w:multiLevelType w:val="singleLevel"/>
    <w:tmpl w:val="C6A504F1"/>
    <w:lvl w:ilvl="0">
      <w:start w:val="1"/>
      <w:numFmt w:val="decimal"/>
      <w:suff w:val="space"/>
      <w:lvlText w:val="%1)"/>
      <w:lvlJc w:val="start"/>
      <w:pPr>
        <w:ind w:start="21.25pt" w:hanging="21.25pt"/>
      </w:pPr>
      <w:rPr>
        <w:rFonts w:hint="default"/>
      </w:rPr>
    </w:lvl>
  </w:abstractNum>
  <w:abstractNum w:abstractNumId="62" w15:restartNumberingAfterBreak="0">
    <w:nsid w:val="C6F41852"/>
    <w:multiLevelType w:val="multilevel"/>
    <w:tmpl w:val="C6F41852"/>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63" w15:restartNumberingAfterBreak="0">
    <w:nsid w:val="C77E7E99"/>
    <w:multiLevelType w:val="singleLevel"/>
    <w:tmpl w:val="C77E7E99"/>
    <w:lvl w:ilvl="0">
      <w:start w:val="1"/>
      <w:numFmt w:val="decimal"/>
      <w:suff w:val="space"/>
      <w:lvlText w:val="(%1)"/>
      <w:lvlJc w:val="start"/>
      <w:pPr>
        <w:ind w:start="21.25pt" w:hanging="21.25pt"/>
      </w:pPr>
      <w:rPr>
        <w:rFonts w:hint="default"/>
      </w:rPr>
    </w:lvl>
  </w:abstractNum>
  <w:abstractNum w:abstractNumId="64" w15:restartNumberingAfterBreak="0">
    <w:nsid w:val="C77F6F4E"/>
    <w:multiLevelType w:val="singleLevel"/>
    <w:tmpl w:val="C77F6F4E"/>
    <w:lvl w:ilvl="0">
      <w:start w:val="1"/>
      <w:numFmt w:val="decimal"/>
      <w:suff w:val="space"/>
      <w:lvlText w:val="(%1)"/>
      <w:lvlJc w:val="start"/>
      <w:pPr>
        <w:ind w:start="21.25pt" w:hanging="21.25pt"/>
      </w:pPr>
      <w:rPr>
        <w:rFonts w:hint="default"/>
      </w:rPr>
    </w:lvl>
  </w:abstractNum>
  <w:abstractNum w:abstractNumId="65" w15:restartNumberingAfterBreak="0">
    <w:nsid w:val="C9A202C9"/>
    <w:multiLevelType w:val="singleLevel"/>
    <w:tmpl w:val="C9A202C9"/>
    <w:lvl w:ilvl="0">
      <w:start w:val="1"/>
      <w:numFmt w:val="decimal"/>
      <w:suff w:val="space"/>
      <w:lvlText w:val="%1)"/>
      <w:lvlJc w:val="start"/>
      <w:pPr>
        <w:ind w:start="21.25pt" w:hanging="21.25pt"/>
      </w:pPr>
      <w:rPr>
        <w:rFonts w:hint="default"/>
      </w:rPr>
    </w:lvl>
  </w:abstractNum>
  <w:abstractNum w:abstractNumId="66" w15:restartNumberingAfterBreak="0">
    <w:nsid w:val="CC0868CA"/>
    <w:multiLevelType w:val="singleLevel"/>
    <w:tmpl w:val="CC0868CA"/>
    <w:lvl w:ilvl="0">
      <w:start w:val="1"/>
      <w:numFmt w:val="decimal"/>
      <w:suff w:val="space"/>
      <w:lvlText w:val="(%1)"/>
      <w:lvlJc w:val="start"/>
      <w:pPr>
        <w:ind w:start="21.25pt" w:hanging="21.25pt"/>
      </w:pPr>
      <w:rPr>
        <w:rFonts w:hint="default"/>
      </w:rPr>
    </w:lvl>
  </w:abstractNum>
  <w:abstractNum w:abstractNumId="67" w15:restartNumberingAfterBreak="0">
    <w:nsid w:val="CC3AF2FD"/>
    <w:multiLevelType w:val="singleLevel"/>
    <w:tmpl w:val="CC3AF2FD"/>
    <w:lvl w:ilvl="0">
      <w:start w:val="1"/>
      <w:numFmt w:val="decimal"/>
      <w:suff w:val="space"/>
      <w:lvlText w:val="(%1)"/>
      <w:lvlJc w:val="start"/>
      <w:pPr>
        <w:ind w:start="21.25pt" w:hanging="21.25pt"/>
      </w:pPr>
      <w:rPr>
        <w:rFonts w:hint="default"/>
      </w:rPr>
    </w:lvl>
  </w:abstractNum>
  <w:abstractNum w:abstractNumId="68" w15:restartNumberingAfterBreak="0">
    <w:nsid w:val="CD7608B4"/>
    <w:multiLevelType w:val="singleLevel"/>
    <w:tmpl w:val="CD7608B4"/>
    <w:lvl w:ilvl="0">
      <w:start w:val="1"/>
      <w:numFmt w:val="decimal"/>
      <w:suff w:val="space"/>
      <w:lvlText w:val="%1)"/>
      <w:lvlJc w:val="start"/>
      <w:pPr>
        <w:ind w:start="21.25pt" w:hanging="21.25pt"/>
      </w:pPr>
      <w:rPr>
        <w:rFonts w:hint="default"/>
      </w:rPr>
    </w:lvl>
  </w:abstractNum>
  <w:abstractNum w:abstractNumId="69" w15:restartNumberingAfterBreak="0">
    <w:nsid w:val="D043BC58"/>
    <w:multiLevelType w:val="singleLevel"/>
    <w:tmpl w:val="D043BC58"/>
    <w:lvl w:ilvl="0">
      <w:start w:val="1"/>
      <w:numFmt w:val="decimal"/>
      <w:suff w:val="space"/>
      <w:lvlText w:val="%1)"/>
      <w:lvlJc w:val="start"/>
      <w:pPr>
        <w:ind w:start="21.25pt" w:hanging="21.25pt"/>
      </w:pPr>
      <w:rPr>
        <w:rFonts w:hint="default"/>
      </w:rPr>
    </w:lvl>
  </w:abstractNum>
  <w:abstractNum w:abstractNumId="70" w15:restartNumberingAfterBreak="0">
    <w:nsid w:val="D1313F14"/>
    <w:multiLevelType w:val="singleLevel"/>
    <w:tmpl w:val="D1313F14"/>
    <w:lvl w:ilvl="0">
      <w:start w:val="1"/>
      <w:numFmt w:val="decimal"/>
      <w:suff w:val="space"/>
      <w:lvlText w:val="(%1)"/>
      <w:lvlJc w:val="start"/>
      <w:pPr>
        <w:ind w:start="0pt" w:firstLine="0pt"/>
      </w:pPr>
      <w:rPr>
        <w:rFonts w:hint="default"/>
      </w:rPr>
    </w:lvl>
  </w:abstractNum>
  <w:abstractNum w:abstractNumId="71" w15:restartNumberingAfterBreak="0">
    <w:nsid w:val="D2676723"/>
    <w:multiLevelType w:val="singleLevel"/>
    <w:tmpl w:val="D2676723"/>
    <w:lvl w:ilvl="0">
      <w:start w:val="1"/>
      <w:numFmt w:val="decimal"/>
      <w:suff w:val="space"/>
      <w:lvlText w:val="(%1)"/>
      <w:lvlJc w:val="start"/>
      <w:pPr>
        <w:ind w:start="0pt" w:firstLine="0pt"/>
      </w:pPr>
      <w:rPr>
        <w:rFonts w:hint="default"/>
      </w:rPr>
    </w:lvl>
  </w:abstractNum>
  <w:abstractNum w:abstractNumId="72" w15:restartNumberingAfterBreak="0">
    <w:nsid w:val="D2A52A74"/>
    <w:multiLevelType w:val="singleLevel"/>
    <w:tmpl w:val="D2A52A74"/>
    <w:lvl w:ilvl="0">
      <w:start w:val="1"/>
      <w:numFmt w:val="decimal"/>
      <w:suff w:val="space"/>
      <w:lvlText w:val="%1)"/>
      <w:lvlJc w:val="start"/>
      <w:pPr>
        <w:ind w:start="21.25pt" w:hanging="21.25pt"/>
      </w:pPr>
      <w:rPr>
        <w:rFonts w:hint="default"/>
      </w:rPr>
    </w:lvl>
  </w:abstractNum>
  <w:abstractNum w:abstractNumId="73" w15:restartNumberingAfterBreak="0">
    <w:nsid w:val="D37A7FD1"/>
    <w:multiLevelType w:val="singleLevel"/>
    <w:tmpl w:val="D37A7FD1"/>
    <w:lvl w:ilvl="0">
      <w:start w:val="1"/>
      <w:numFmt w:val="decimal"/>
      <w:suff w:val="space"/>
      <w:lvlText w:val="(%1)"/>
      <w:lvlJc w:val="start"/>
      <w:pPr>
        <w:ind w:start="21.25pt" w:hanging="21.25pt"/>
      </w:pPr>
      <w:rPr>
        <w:rFonts w:hint="default"/>
      </w:rPr>
    </w:lvl>
  </w:abstractNum>
  <w:abstractNum w:abstractNumId="74" w15:restartNumberingAfterBreak="0">
    <w:nsid w:val="D5E4E556"/>
    <w:multiLevelType w:val="singleLevel"/>
    <w:tmpl w:val="D5E4E556"/>
    <w:lvl w:ilvl="0">
      <w:start w:val="1"/>
      <w:numFmt w:val="decimal"/>
      <w:suff w:val="space"/>
      <w:lvlText w:val="(%1)"/>
      <w:lvlJc w:val="start"/>
      <w:pPr>
        <w:ind w:start="21.25pt" w:hanging="21.25pt"/>
      </w:pPr>
      <w:rPr>
        <w:rFonts w:hint="default"/>
      </w:rPr>
    </w:lvl>
  </w:abstractNum>
  <w:abstractNum w:abstractNumId="75" w15:restartNumberingAfterBreak="0">
    <w:nsid w:val="D66C4C70"/>
    <w:multiLevelType w:val="singleLevel"/>
    <w:tmpl w:val="D66C4C70"/>
    <w:lvl w:ilvl="0">
      <w:start w:val="1"/>
      <w:numFmt w:val="decimal"/>
      <w:suff w:val="space"/>
      <w:lvlText w:val="(%1)"/>
      <w:lvlJc w:val="start"/>
      <w:pPr>
        <w:ind w:start="21.25pt" w:hanging="21.25pt"/>
      </w:pPr>
      <w:rPr>
        <w:rFonts w:hint="default"/>
      </w:rPr>
    </w:lvl>
  </w:abstractNum>
  <w:abstractNum w:abstractNumId="76" w15:restartNumberingAfterBreak="0">
    <w:nsid w:val="D7BF329F"/>
    <w:multiLevelType w:val="multilevel"/>
    <w:tmpl w:val="D7BF329F"/>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77" w15:restartNumberingAfterBreak="0">
    <w:nsid w:val="D8A964F8"/>
    <w:multiLevelType w:val="singleLevel"/>
    <w:tmpl w:val="D8A964F8"/>
    <w:lvl w:ilvl="0">
      <w:start w:val="1"/>
      <w:numFmt w:val="decimal"/>
      <w:suff w:val="space"/>
      <w:lvlText w:val="(%1)"/>
      <w:lvlJc w:val="start"/>
      <w:pPr>
        <w:ind w:start="0pt" w:firstLine="0pt"/>
      </w:pPr>
      <w:rPr>
        <w:rFonts w:hint="default"/>
      </w:rPr>
    </w:lvl>
  </w:abstractNum>
  <w:abstractNum w:abstractNumId="78" w15:restartNumberingAfterBreak="0">
    <w:nsid w:val="D9CEDB09"/>
    <w:multiLevelType w:val="multilevel"/>
    <w:tmpl w:val="D9CEDB09"/>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79" w15:restartNumberingAfterBreak="0">
    <w:nsid w:val="DAAE3A12"/>
    <w:multiLevelType w:val="singleLevel"/>
    <w:tmpl w:val="DAAE3A12"/>
    <w:lvl w:ilvl="0">
      <w:start w:val="1"/>
      <w:numFmt w:val="decimal"/>
      <w:lvlText w:val="(%1)"/>
      <w:lvlJc w:val="start"/>
      <w:pPr>
        <w:ind w:start="21.25pt" w:hanging="21.25pt"/>
      </w:pPr>
      <w:rPr>
        <w:rFonts w:hint="default"/>
      </w:rPr>
    </w:lvl>
  </w:abstractNum>
  <w:abstractNum w:abstractNumId="80" w15:restartNumberingAfterBreak="0">
    <w:nsid w:val="DB9FD860"/>
    <w:multiLevelType w:val="multilevel"/>
    <w:tmpl w:val="DB9FD860"/>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81" w15:restartNumberingAfterBreak="0">
    <w:nsid w:val="DBE37919"/>
    <w:multiLevelType w:val="singleLevel"/>
    <w:tmpl w:val="DBE37919"/>
    <w:lvl w:ilvl="0">
      <w:start w:val="1"/>
      <w:numFmt w:val="decimal"/>
      <w:suff w:val="space"/>
      <w:lvlText w:val="%1)"/>
      <w:lvlJc w:val="start"/>
      <w:pPr>
        <w:ind w:start="21.25pt" w:hanging="21.25pt"/>
      </w:pPr>
      <w:rPr>
        <w:rFonts w:hint="default"/>
      </w:rPr>
    </w:lvl>
  </w:abstractNum>
  <w:abstractNum w:abstractNumId="82" w15:restartNumberingAfterBreak="0">
    <w:nsid w:val="DD3699A8"/>
    <w:multiLevelType w:val="singleLevel"/>
    <w:tmpl w:val="DD3699A8"/>
    <w:lvl w:ilvl="0">
      <w:start w:val="1"/>
      <w:numFmt w:val="decimal"/>
      <w:suff w:val="space"/>
      <w:lvlText w:val="%1)"/>
      <w:lvlJc w:val="start"/>
      <w:pPr>
        <w:ind w:start="21.25pt" w:hanging="21.25pt"/>
      </w:pPr>
      <w:rPr>
        <w:rFonts w:hint="default"/>
      </w:rPr>
    </w:lvl>
  </w:abstractNum>
  <w:abstractNum w:abstractNumId="83" w15:restartNumberingAfterBreak="0">
    <w:nsid w:val="DD6ED7EB"/>
    <w:multiLevelType w:val="singleLevel"/>
    <w:tmpl w:val="DD6ED7EB"/>
    <w:lvl w:ilvl="0">
      <w:start w:val="1"/>
      <w:numFmt w:val="decimal"/>
      <w:suff w:val="nothing"/>
      <w:lvlText w:val="（%1）"/>
      <w:lvlJc w:val="start"/>
    </w:lvl>
  </w:abstractNum>
  <w:abstractNum w:abstractNumId="84" w15:restartNumberingAfterBreak="0">
    <w:nsid w:val="DDDE01F1"/>
    <w:multiLevelType w:val="singleLevel"/>
    <w:tmpl w:val="DDDE01F1"/>
    <w:lvl w:ilvl="0">
      <w:start w:val="1"/>
      <w:numFmt w:val="decimal"/>
      <w:lvlText w:val="(%1)"/>
      <w:lvlJc w:val="start"/>
      <w:pPr>
        <w:ind w:start="21.25pt" w:hanging="21.25pt"/>
      </w:pPr>
      <w:rPr>
        <w:rFonts w:hint="default"/>
      </w:rPr>
    </w:lvl>
  </w:abstractNum>
  <w:abstractNum w:abstractNumId="85" w15:restartNumberingAfterBreak="0">
    <w:nsid w:val="E00F30D9"/>
    <w:multiLevelType w:val="singleLevel"/>
    <w:tmpl w:val="E00F30D9"/>
    <w:lvl w:ilvl="0">
      <w:start w:val="1"/>
      <w:numFmt w:val="decimal"/>
      <w:suff w:val="space"/>
      <w:lvlText w:val="%1)"/>
      <w:lvlJc w:val="start"/>
      <w:pPr>
        <w:ind w:start="21.25pt" w:hanging="21.25pt"/>
      </w:pPr>
      <w:rPr>
        <w:rFonts w:hint="default"/>
      </w:rPr>
    </w:lvl>
  </w:abstractNum>
  <w:abstractNum w:abstractNumId="86" w15:restartNumberingAfterBreak="0">
    <w:nsid w:val="E056616B"/>
    <w:multiLevelType w:val="singleLevel"/>
    <w:tmpl w:val="E056616B"/>
    <w:lvl w:ilvl="0">
      <w:start w:val="1"/>
      <w:numFmt w:val="decimal"/>
      <w:suff w:val="space"/>
      <w:lvlText w:val="%1)"/>
      <w:lvlJc w:val="start"/>
      <w:pPr>
        <w:ind w:start="21.25pt" w:hanging="21.25pt"/>
      </w:pPr>
      <w:rPr>
        <w:rFonts w:hint="default"/>
      </w:rPr>
    </w:lvl>
  </w:abstractNum>
  <w:abstractNum w:abstractNumId="87" w15:restartNumberingAfterBreak="0">
    <w:nsid w:val="E05A8CD2"/>
    <w:multiLevelType w:val="singleLevel"/>
    <w:tmpl w:val="E05A8CD2"/>
    <w:lvl w:ilvl="0">
      <w:start w:val="1"/>
      <w:numFmt w:val="decimal"/>
      <w:suff w:val="space"/>
      <w:lvlText w:val="(%1)"/>
      <w:lvlJc w:val="start"/>
      <w:pPr>
        <w:ind w:start="21.25pt" w:hanging="21.25pt"/>
      </w:pPr>
      <w:rPr>
        <w:rFonts w:hint="default"/>
      </w:rPr>
    </w:lvl>
  </w:abstractNum>
  <w:abstractNum w:abstractNumId="88" w15:restartNumberingAfterBreak="0">
    <w:nsid w:val="E29F0BBC"/>
    <w:multiLevelType w:val="singleLevel"/>
    <w:tmpl w:val="E29F0BBC"/>
    <w:lvl w:ilvl="0">
      <w:start w:val="1"/>
      <w:numFmt w:val="decimal"/>
      <w:suff w:val="space"/>
      <w:lvlText w:val="%1."/>
      <w:lvlJc w:val="start"/>
      <w:pPr>
        <w:ind w:start="21.25pt" w:hanging="21.25pt"/>
      </w:pPr>
      <w:rPr>
        <w:rFonts w:hint="default"/>
      </w:rPr>
    </w:lvl>
  </w:abstractNum>
  <w:abstractNum w:abstractNumId="89" w15:restartNumberingAfterBreak="0">
    <w:nsid w:val="E2AC24F5"/>
    <w:multiLevelType w:val="singleLevel"/>
    <w:tmpl w:val="E2AC24F5"/>
    <w:lvl w:ilvl="0">
      <w:start w:val="1"/>
      <w:numFmt w:val="decimal"/>
      <w:suff w:val="space"/>
      <w:lvlText w:val="%1)"/>
      <w:lvlJc w:val="start"/>
      <w:pPr>
        <w:ind w:start="21.25pt" w:hanging="21.25pt"/>
      </w:pPr>
      <w:rPr>
        <w:rFonts w:hint="default"/>
      </w:rPr>
    </w:lvl>
  </w:abstractNum>
  <w:abstractNum w:abstractNumId="90" w15:restartNumberingAfterBreak="0">
    <w:nsid w:val="E46B9722"/>
    <w:multiLevelType w:val="multilevel"/>
    <w:tmpl w:val="E46B9722"/>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91" w15:restartNumberingAfterBreak="0">
    <w:nsid w:val="E46FF47F"/>
    <w:multiLevelType w:val="singleLevel"/>
    <w:tmpl w:val="E46FF47F"/>
    <w:lvl w:ilvl="0">
      <w:start w:val="1"/>
      <w:numFmt w:val="decimal"/>
      <w:suff w:val="space"/>
      <w:lvlText w:val="%1)"/>
      <w:lvlJc w:val="start"/>
      <w:pPr>
        <w:ind w:start="21.25pt" w:hanging="21.25pt"/>
      </w:pPr>
      <w:rPr>
        <w:rFonts w:hint="default"/>
      </w:rPr>
    </w:lvl>
  </w:abstractNum>
  <w:abstractNum w:abstractNumId="92" w15:restartNumberingAfterBreak="0">
    <w:nsid w:val="E5DC08F5"/>
    <w:multiLevelType w:val="singleLevel"/>
    <w:tmpl w:val="E5DC08F5"/>
    <w:lvl w:ilvl="0">
      <w:start w:val="1"/>
      <w:numFmt w:val="decimal"/>
      <w:suff w:val="space"/>
      <w:lvlText w:val="%1)"/>
      <w:lvlJc w:val="start"/>
      <w:pPr>
        <w:ind w:start="21.25pt" w:hanging="21.25pt"/>
      </w:pPr>
      <w:rPr>
        <w:rFonts w:hint="default"/>
      </w:rPr>
    </w:lvl>
  </w:abstractNum>
  <w:abstractNum w:abstractNumId="93" w15:restartNumberingAfterBreak="0">
    <w:nsid w:val="E6C52AB7"/>
    <w:multiLevelType w:val="singleLevel"/>
    <w:tmpl w:val="E6C52AB7"/>
    <w:lvl w:ilvl="0">
      <w:start w:val="1"/>
      <w:numFmt w:val="decimal"/>
      <w:suff w:val="space"/>
      <w:lvlText w:val="(%1)"/>
      <w:lvlJc w:val="start"/>
      <w:pPr>
        <w:ind w:start="21.25pt" w:hanging="21.25pt"/>
      </w:pPr>
      <w:rPr>
        <w:rFonts w:hint="default"/>
      </w:rPr>
    </w:lvl>
  </w:abstractNum>
  <w:abstractNum w:abstractNumId="94" w15:restartNumberingAfterBreak="0">
    <w:nsid w:val="E73806EF"/>
    <w:multiLevelType w:val="singleLevel"/>
    <w:tmpl w:val="E73806EF"/>
    <w:lvl w:ilvl="0">
      <w:start w:val="1"/>
      <w:numFmt w:val="decimal"/>
      <w:lvlText w:val="%1)"/>
      <w:lvlJc w:val="start"/>
      <w:pPr>
        <w:ind w:start="21.25pt" w:hanging="21.25pt"/>
      </w:pPr>
      <w:rPr>
        <w:rFonts w:hint="default"/>
      </w:rPr>
    </w:lvl>
  </w:abstractNum>
  <w:abstractNum w:abstractNumId="95" w15:restartNumberingAfterBreak="0">
    <w:nsid w:val="E7A501C1"/>
    <w:multiLevelType w:val="multilevel"/>
    <w:tmpl w:val="E7A501C1"/>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96" w15:restartNumberingAfterBreak="0">
    <w:nsid w:val="E935D095"/>
    <w:multiLevelType w:val="singleLevel"/>
    <w:tmpl w:val="E935D095"/>
    <w:lvl w:ilvl="0">
      <w:start w:val="1"/>
      <w:numFmt w:val="decimal"/>
      <w:suff w:val="space"/>
      <w:lvlText w:val="(%1)"/>
      <w:lvlJc w:val="start"/>
      <w:pPr>
        <w:ind w:start="0pt" w:firstLine="0pt"/>
      </w:pPr>
      <w:rPr>
        <w:rFonts w:hint="default"/>
      </w:rPr>
    </w:lvl>
  </w:abstractNum>
  <w:abstractNum w:abstractNumId="97" w15:restartNumberingAfterBreak="0">
    <w:nsid w:val="EA3BB5FE"/>
    <w:multiLevelType w:val="singleLevel"/>
    <w:tmpl w:val="EA3BB5FE"/>
    <w:lvl w:ilvl="0">
      <w:start w:val="1"/>
      <w:numFmt w:val="decimal"/>
      <w:suff w:val="space"/>
      <w:lvlText w:val="%1)"/>
      <w:lvlJc w:val="start"/>
      <w:pPr>
        <w:ind w:start="21.25pt" w:hanging="21.25pt"/>
      </w:pPr>
      <w:rPr>
        <w:rFonts w:hint="default"/>
      </w:rPr>
    </w:lvl>
  </w:abstractNum>
  <w:abstractNum w:abstractNumId="98" w15:restartNumberingAfterBreak="0">
    <w:nsid w:val="ECA43D76"/>
    <w:multiLevelType w:val="singleLevel"/>
    <w:tmpl w:val="ECA43D76"/>
    <w:lvl w:ilvl="0">
      <w:start w:val="1"/>
      <w:numFmt w:val="decimal"/>
      <w:suff w:val="space"/>
      <w:lvlText w:val="(%1)"/>
      <w:lvlJc w:val="start"/>
      <w:pPr>
        <w:ind w:start="21.25pt" w:hanging="21.25pt"/>
      </w:pPr>
      <w:rPr>
        <w:rFonts w:hint="default"/>
      </w:rPr>
    </w:lvl>
  </w:abstractNum>
  <w:abstractNum w:abstractNumId="99" w15:restartNumberingAfterBreak="0">
    <w:nsid w:val="ED195BBB"/>
    <w:multiLevelType w:val="singleLevel"/>
    <w:tmpl w:val="ED195BBB"/>
    <w:lvl w:ilvl="0">
      <w:start w:val="1"/>
      <w:numFmt w:val="decimal"/>
      <w:suff w:val="space"/>
      <w:lvlText w:val="(%1)"/>
      <w:lvlJc w:val="start"/>
      <w:pPr>
        <w:ind w:start="21.25pt" w:hanging="21.25pt"/>
      </w:pPr>
      <w:rPr>
        <w:rFonts w:hint="default"/>
      </w:rPr>
    </w:lvl>
  </w:abstractNum>
  <w:abstractNum w:abstractNumId="100" w15:restartNumberingAfterBreak="0">
    <w:nsid w:val="EDFF9D95"/>
    <w:multiLevelType w:val="singleLevel"/>
    <w:tmpl w:val="EDFF9D95"/>
    <w:lvl w:ilvl="0">
      <w:start w:val="1"/>
      <w:numFmt w:val="decimal"/>
      <w:suff w:val="space"/>
      <w:lvlText w:val="%1)"/>
      <w:lvlJc w:val="start"/>
      <w:pPr>
        <w:ind w:start="21.25pt" w:hanging="21.25pt"/>
      </w:pPr>
      <w:rPr>
        <w:rFonts w:hint="default"/>
      </w:rPr>
    </w:lvl>
  </w:abstractNum>
  <w:abstractNum w:abstractNumId="101" w15:restartNumberingAfterBreak="0">
    <w:nsid w:val="EE4B4724"/>
    <w:multiLevelType w:val="singleLevel"/>
    <w:tmpl w:val="EE4B4724"/>
    <w:lvl w:ilvl="0">
      <w:start w:val="1"/>
      <w:numFmt w:val="decimal"/>
      <w:suff w:val="space"/>
      <w:lvlText w:val="(%1)"/>
      <w:lvlJc w:val="start"/>
      <w:pPr>
        <w:ind w:start="21.25pt" w:hanging="21.25pt"/>
      </w:pPr>
      <w:rPr>
        <w:rFonts w:hint="default"/>
      </w:rPr>
    </w:lvl>
  </w:abstractNum>
  <w:abstractNum w:abstractNumId="102" w15:restartNumberingAfterBreak="0">
    <w:nsid w:val="EFC5F0A1"/>
    <w:multiLevelType w:val="multilevel"/>
    <w:tmpl w:val="EFC5F0A1"/>
    <w:lvl w:ilvl="0">
      <w:start w:val="1"/>
      <w:numFmt w:val="decimal"/>
      <w:isLgl/>
      <w:suff w:val="space"/>
      <w:lvlText w:val="第%1章"/>
      <w:lvlJc w:val="center"/>
      <w:pPr>
        <w:ind w:start="0pt" w:firstLine="0pt"/>
      </w:pPr>
      <w:rPr>
        <w:rFonts w:ascii="Times New Roman" w:eastAsia="黑体" w:hAnsi="Times New Roman" w:cs="Times New Roman" w:hint="default"/>
        <w:b w:val="0"/>
        <w:i w:val="0"/>
        <w:sz w:val="32"/>
      </w:rPr>
    </w:lvl>
    <w:lvl w:ilvl="1">
      <w:start w:val="1"/>
      <w:numFmt w:val="decimal"/>
      <w:suff w:val="space"/>
      <w:lvlText w:val="%1.%2  "/>
      <w:lvlJc w:val="start"/>
      <w:pPr>
        <w:ind w:start="0pt" w:firstLine="0pt"/>
      </w:pPr>
      <w:rPr>
        <w:rFonts w:ascii="Times New Roman" w:eastAsia="宋体" w:hAnsi="Times New Roman" w:hint="default"/>
        <w:b w:val="0"/>
        <w:i w:val="0"/>
        <w:sz w:val="28"/>
        <w:szCs w:val="28"/>
      </w:rPr>
    </w:lvl>
    <w:lvl w:ilvl="2">
      <w:start w:val="1"/>
      <w:numFmt w:val="decimal"/>
      <w:suff w:val="space"/>
      <w:lvlText w:val="%1.%2.%3  "/>
      <w:lvlJc w:val="start"/>
      <w:pPr>
        <w:ind w:start="0pt" w:firstLine="0pt"/>
      </w:pPr>
      <w:rPr>
        <w:rFonts w:ascii="Times New Roman" w:hAnsi="Times New Roman" w:cs="Times New Roman" w:hint="eastAsia"/>
        <w:b w:val="0"/>
        <w:bCs w:val="0"/>
        <w:i w:val="0"/>
        <w:iCs w:val="0"/>
        <w:caps w:val="0"/>
        <w:smallCaps w:val="0"/>
        <w:strike w:val="0"/>
        <w:dstrike w:val="0"/>
        <w:vanish w:val="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none"/>
      <w:suff w:val="space"/>
      <w:lvlText w:val="1.1.3.1  "/>
      <w:lvlJc w:val="start"/>
      <w:pPr>
        <w:tabs>
          <w:tab w:val="num" w:pos="0pt"/>
        </w:tabs>
        <w:ind w:start="42.55pt" w:hanging="42.55pt"/>
      </w:pPr>
      <w:rPr>
        <w:rFonts w:ascii="Times New Roman" w:eastAsia="宋体" w:hAnsi="Times New Roman" w:hint="default"/>
        <w:b w:val="0"/>
        <w:i w:val="0"/>
        <w:sz w:val="24"/>
        <w:lang w:val="en-US"/>
      </w:rPr>
    </w:lvl>
    <w:lvl w:ilvl="4">
      <w:start w:val="1"/>
      <w:numFmt w:val="decimal"/>
      <w:suff w:val="space"/>
      <w:lvlText w:val="%1.%2.%3.%4.%5"/>
      <w:lvlJc w:val="start"/>
      <w:pPr>
        <w:ind w:start="0pt" w:firstLine="0pt"/>
      </w:pPr>
      <w:rPr>
        <w:rFonts w:hint="eastAsia"/>
      </w:rPr>
    </w:lvl>
    <w:lvl w:ilvl="5">
      <w:start w:val="1"/>
      <w:numFmt w:val="decimal"/>
      <w:lvlText w:val="%1.%2.%3.%4.%5.%6"/>
      <w:lvlJc w:val="start"/>
      <w:pPr>
        <w:tabs>
          <w:tab w:val="num" w:pos="162.40pt"/>
        </w:tabs>
        <w:ind w:start="147.10pt" w:hanging="56.70pt"/>
      </w:pPr>
      <w:rPr>
        <w:rFonts w:hint="eastAsia"/>
      </w:rPr>
    </w:lvl>
    <w:lvl w:ilvl="6">
      <w:start w:val="1"/>
      <w:numFmt w:val="decimal"/>
      <w:lvlText w:val="%1.%2.%3.%4.%5.%6.%7"/>
      <w:lvlJc w:val="start"/>
      <w:pPr>
        <w:tabs>
          <w:tab w:val="num" w:pos="183.65pt"/>
        </w:tabs>
        <w:ind w:start="175.45pt" w:hanging="63.80pt"/>
      </w:pPr>
      <w:rPr>
        <w:rFonts w:hint="eastAsia"/>
      </w:rPr>
    </w:lvl>
    <w:lvl w:ilvl="7">
      <w:start w:val="1"/>
      <w:numFmt w:val="decimal"/>
      <w:lvlText w:val="%1.%2.%3.%4.%5.%6.%7.%8"/>
      <w:lvlJc w:val="start"/>
      <w:pPr>
        <w:tabs>
          <w:tab w:val="num" w:pos="222.90pt"/>
        </w:tabs>
        <w:ind w:start="203.80pt" w:hanging="70.90pt"/>
      </w:pPr>
      <w:rPr>
        <w:rFonts w:hint="eastAsia"/>
      </w:rPr>
    </w:lvl>
    <w:lvl w:ilvl="8">
      <w:start w:val="1"/>
      <w:numFmt w:val="decimal"/>
      <w:lvlText w:val="%1.%2.%3.%4.%5.%6.%7.%8.%9"/>
      <w:lvlJc w:val="start"/>
      <w:pPr>
        <w:tabs>
          <w:tab w:val="num" w:pos="262.20pt"/>
        </w:tabs>
        <w:ind w:start="239.20pt" w:hanging="85pt"/>
      </w:pPr>
      <w:rPr>
        <w:rFonts w:hint="eastAsia"/>
      </w:rPr>
    </w:lvl>
  </w:abstractNum>
  <w:abstractNum w:abstractNumId="103" w15:restartNumberingAfterBreak="0">
    <w:nsid w:val="F2742CF7"/>
    <w:multiLevelType w:val="singleLevel"/>
    <w:tmpl w:val="F2742CF7"/>
    <w:lvl w:ilvl="0">
      <w:start w:val="1"/>
      <w:numFmt w:val="decimal"/>
      <w:suff w:val="space"/>
      <w:lvlText w:val="%1)"/>
      <w:lvlJc w:val="start"/>
      <w:pPr>
        <w:ind w:start="21.25pt" w:hanging="21.25pt"/>
      </w:pPr>
      <w:rPr>
        <w:rFonts w:hint="default"/>
      </w:rPr>
    </w:lvl>
  </w:abstractNum>
  <w:abstractNum w:abstractNumId="104" w15:restartNumberingAfterBreak="0">
    <w:nsid w:val="F2ECF3EC"/>
    <w:multiLevelType w:val="singleLevel"/>
    <w:tmpl w:val="F2ECF3EC"/>
    <w:lvl w:ilvl="0">
      <w:start w:val="1"/>
      <w:numFmt w:val="decimal"/>
      <w:suff w:val="space"/>
      <w:lvlText w:val="(%1)"/>
      <w:lvlJc w:val="start"/>
      <w:pPr>
        <w:ind w:start="21.25pt" w:hanging="21.25pt"/>
      </w:pPr>
      <w:rPr>
        <w:rFonts w:hint="default"/>
      </w:rPr>
    </w:lvl>
  </w:abstractNum>
  <w:abstractNum w:abstractNumId="105" w15:restartNumberingAfterBreak="0">
    <w:nsid w:val="F415A22B"/>
    <w:multiLevelType w:val="singleLevel"/>
    <w:tmpl w:val="F415A22B"/>
    <w:lvl w:ilvl="0">
      <w:start w:val="1"/>
      <w:numFmt w:val="decimal"/>
      <w:suff w:val="space"/>
      <w:lvlText w:val="(%1)"/>
      <w:lvlJc w:val="start"/>
      <w:pPr>
        <w:ind w:start="0pt" w:firstLine="0pt"/>
      </w:pPr>
      <w:rPr>
        <w:rFonts w:hint="default"/>
      </w:rPr>
    </w:lvl>
  </w:abstractNum>
  <w:abstractNum w:abstractNumId="106" w15:restartNumberingAfterBreak="0">
    <w:nsid w:val="F418E6DC"/>
    <w:multiLevelType w:val="singleLevel"/>
    <w:tmpl w:val="F418E6DC"/>
    <w:lvl w:ilvl="0">
      <w:start w:val="1"/>
      <w:numFmt w:val="decimal"/>
      <w:suff w:val="space"/>
      <w:lvlText w:val="(%1)"/>
      <w:lvlJc w:val="start"/>
      <w:pPr>
        <w:ind w:start="0.25pt" w:hanging="21.25pt"/>
      </w:pPr>
      <w:rPr>
        <w:rFonts w:hint="default"/>
      </w:rPr>
    </w:lvl>
  </w:abstractNum>
  <w:abstractNum w:abstractNumId="107" w15:restartNumberingAfterBreak="0">
    <w:nsid w:val="F520FB04"/>
    <w:multiLevelType w:val="singleLevel"/>
    <w:tmpl w:val="F520FB04"/>
    <w:lvl w:ilvl="0">
      <w:start w:val="1"/>
      <w:numFmt w:val="decimal"/>
      <w:suff w:val="space"/>
      <w:lvlText w:val="%1)"/>
      <w:lvlJc w:val="start"/>
      <w:pPr>
        <w:ind w:start="21.25pt" w:hanging="21.25pt"/>
      </w:pPr>
      <w:rPr>
        <w:rFonts w:hint="default"/>
      </w:rPr>
    </w:lvl>
  </w:abstractNum>
  <w:abstractNum w:abstractNumId="108" w15:restartNumberingAfterBreak="0">
    <w:nsid w:val="F5A29C84"/>
    <w:multiLevelType w:val="singleLevel"/>
    <w:tmpl w:val="F5A29C84"/>
    <w:lvl w:ilvl="0">
      <w:start w:val="1"/>
      <w:numFmt w:val="decimal"/>
      <w:suff w:val="space"/>
      <w:lvlText w:val="(%1)"/>
      <w:lvlJc w:val="start"/>
      <w:pPr>
        <w:ind w:start="21.25pt" w:hanging="21.25pt"/>
      </w:pPr>
      <w:rPr>
        <w:rFonts w:hint="default"/>
      </w:rPr>
    </w:lvl>
  </w:abstractNum>
  <w:abstractNum w:abstractNumId="109" w15:restartNumberingAfterBreak="0">
    <w:nsid w:val="F6919F82"/>
    <w:multiLevelType w:val="singleLevel"/>
    <w:tmpl w:val="F6919F82"/>
    <w:lvl w:ilvl="0">
      <w:start w:val="1"/>
      <w:numFmt w:val="decimal"/>
      <w:suff w:val="space"/>
      <w:lvlText w:val="%1)"/>
      <w:lvlJc w:val="start"/>
      <w:pPr>
        <w:ind w:start="21.25pt" w:hanging="21.25pt"/>
      </w:pPr>
      <w:rPr>
        <w:rFonts w:hint="default"/>
      </w:rPr>
    </w:lvl>
  </w:abstractNum>
  <w:abstractNum w:abstractNumId="110" w15:restartNumberingAfterBreak="0">
    <w:nsid w:val="F963E5F5"/>
    <w:multiLevelType w:val="singleLevel"/>
    <w:tmpl w:val="F963E5F5"/>
    <w:lvl w:ilvl="0">
      <w:start w:val="1"/>
      <w:numFmt w:val="decimal"/>
      <w:suff w:val="space"/>
      <w:lvlText w:val="(%1)"/>
      <w:lvlJc w:val="start"/>
      <w:pPr>
        <w:ind w:start="21.25pt" w:hanging="21.25pt"/>
      </w:pPr>
      <w:rPr>
        <w:rFonts w:hint="default"/>
      </w:rPr>
    </w:lvl>
  </w:abstractNum>
  <w:abstractNum w:abstractNumId="111" w15:restartNumberingAfterBreak="0">
    <w:nsid w:val="FAE7B937"/>
    <w:multiLevelType w:val="singleLevel"/>
    <w:tmpl w:val="FAE7B937"/>
    <w:lvl w:ilvl="0">
      <w:start w:val="1"/>
      <w:numFmt w:val="decimal"/>
      <w:suff w:val="space"/>
      <w:lvlText w:val="%1"/>
      <w:lvlJc w:val="start"/>
      <w:pPr>
        <w:ind w:start="21.25pt" w:hanging="21.25pt"/>
      </w:pPr>
      <w:rPr>
        <w:rFonts w:hint="default"/>
      </w:rPr>
    </w:lvl>
  </w:abstractNum>
  <w:abstractNum w:abstractNumId="112" w15:restartNumberingAfterBreak="0">
    <w:nsid w:val="FC1AE707"/>
    <w:multiLevelType w:val="singleLevel"/>
    <w:tmpl w:val="FC1AE707"/>
    <w:lvl w:ilvl="0">
      <w:start w:val="1"/>
      <w:numFmt w:val="decimal"/>
      <w:suff w:val="space"/>
      <w:lvlText w:val="%1)"/>
      <w:lvlJc w:val="start"/>
      <w:pPr>
        <w:ind w:start="21.25pt" w:hanging="21.25pt"/>
      </w:pPr>
      <w:rPr>
        <w:rFonts w:hint="default"/>
      </w:rPr>
    </w:lvl>
  </w:abstractNum>
  <w:abstractNum w:abstractNumId="113" w15:restartNumberingAfterBreak="0">
    <w:nsid w:val="FD07F690"/>
    <w:multiLevelType w:val="singleLevel"/>
    <w:tmpl w:val="FD07F690"/>
    <w:lvl w:ilvl="0">
      <w:start w:val="1"/>
      <w:numFmt w:val="decimal"/>
      <w:suff w:val="space"/>
      <w:lvlText w:val="%1)"/>
      <w:lvlJc w:val="start"/>
      <w:pPr>
        <w:ind w:start="21.25pt" w:hanging="21.25pt"/>
      </w:pPr>
      <w:rPr>
        <w:rFonts w:hint="default"/>
      </w:rPr>
    </w:lvl>
  </w:abstractNum>
  <w:abstractNum w:abstractNumId="114" w15:restartNumberingAfterBreak="0">
    <w:nsid w:val="FFE7283B"/>
    <w:multiLevelType w:val="singleLevel"/>
    <w:tmpl w:val="FFE7283B"/>
    <w:lvl w:ilvl="0">
      <w:start w:val="1"/>
      <w:numFmt w:val="decimal"/>
      <w:suff w:val="space"/>
      <w:lvlText w:val="%1)"/>
      <w:lvlJc w:val="start"/>
      <w:pPr>
        <w:ind w:start="21.25pt" w:hanging="21.25pt"/>
      </w:pPr>
      <w:rPr>
        <w:rFonts w:hint="default"/>
      </w:rPr>
    </w:lvl>
  </w:abstractNum>
  <w:abstractNum w:abstractNumId="115" w15:restartNumberingAfterBreak="0">
    <w:nsid w:val="FFFFFFFB"/>
    <w:multiLevelType w:val="multilevel"/>
    <w:tmpl w:val="FFFFFFFB"/>
    <w:lvl w:ilvl="0">
      <w:start w:val="4"/>
      <w:numFmt w:val="decimal"/>
      <w:lvlText w:val="%1"/>
      <w:lvlJc w:val="start"/>
    </w:lvl>
    <w:lvl w:ilvl="1">
      <w:start w:val="3"/>
      <w:numFmt w:val="decimal"/>
      <w:lvlText w:val="%1.%2"/>
      <w:lvlJc w:val="start"/>
    </w:lvl>
    <w:lvl w:ilvl="2">
      <w:start w:val="1"/>
      <w:numFmt w:val="decimal"/>
      <w:lvlText w:val="%1.%2.%3"/>
      <w:lvlJc w:val="start"/>
    </w:lvl>
    <w:lvl w:ilvl="3">
      <w:start w:val="1"/>
      <w:numFmt w:val="decimal"/>
      <w:lvlText w:val="%1.%2.%3.%4"/>
      <w:lvlJc w:val="start"/>
    </w:lvl>
    <w:lvl w:ilvl="4">
      <w:start w:val="1"/>
      <w:numFmt w:val="decimal"/>
      <w:lvlText w:val="%1.%2.%3.%4.%5"/>
      <w:lvlJc w:val="start"/>
    </w:lvl>
    <w:lvl w:ilvl="5">
      <w:start w:val="1"/>
      <w:numFmt w:val="decimal"/>
      <w:lvlText w:val="%1.%2.%3.%4.%5.%6"/>
      <w:lvlJc w:val="start"/>
    </w:lvl>
    <w:lvl w:ilvl="6">
      <w:start w:val="1"/>
      <w:numFmt w:val="decimal"/>
      <w:lvlText w:val="%1.%2.%3.%4.%5.%6.%7"/>
      <w:lvlJc w:val="start"/>
    </w:lvl>
    <w:lvl w:ilvl="7">
      <w:start w:val="1"/>
      <w:numFmt w:val="decimal"/>
      <w:lvlText w:val="%1.%2.%3.%4.%5.%6.%7.%8"/>
      <w:lvlJc w:val="start"/>
    </w:lvl>
    <w:lvl w:ilvl="8">
      <w:start w:val="1"/>
      <w:numFmt w:val="decimal"/>
      <w:lvlText w:val="%1.%2.%3.%4.%5.%6.%7.%8.%9"/>
      <w:lvlJc w:val="start"/>
    </w:lvl>
  </w:abstractNum>
  <w:abstractNum w:abstractNumId="116" w15:restartNumberingAfterBreak="0">
    <w:nsid w:val="00000012"/>
    <w:multiLevelType w:val="multilevel"/>
    <w:tmpl w:val="00000012"/>
    <w:lvl w:ilvl="0">
      <w:start w:val="7"/>
      <w:numFmt w:val="decimal"/>
      <w:isLgl/>
      <w:suff w:val="space"/>
      <w:lvlText w:val="%1"/>
      <w:lvlJc w:val="center"/>
      <w:pPr>
        <w:ind w:start="0pt" w:firstLine="0pt"/>
      </w:pPr>
      <w:rPr>
        <w:rFonts w:ascii="Times New Roman" w:eastAsia="黑体" w:hAnsi="Times New Roman" w:cs="Times New Roman" w:hint="default"/>
        <w:b w:val="0"/>
        <w:i w:val="0"/>
        <w:sz w:val="32"/>
      </w:rPr>
    </w:lvl>
    <w:lvl w:ilvl="1">
      <w:start w:val="3"/>
      <w:numFmt w:val="decimal"/>
      <w:suff w:val="space"/>
      <w:lvlText w:val="%1.%2"/>
      <w:lvlJc w:val="start"/>
      <w:pPr>
        <w:ind w:start="0pt" w:firstLine="0pt"/>
      </w:pPr>
      <w:rPr>
        <w:rFonts w:ascii="Times New Roman" w:eastAsia="黑体" w:hAnsi="Times New Roman" w:cs="Times New Roman" w:hint="default"/>
        <w:b w:val="0"/>
        <w:i w:val="0"/>
        <w:sz w:val="28"/>
        <w:szCs w:val="28"/>
      </w:rPr>
    </w:lvl>
    <w:lvl w:ilvl="2">
      <w:start w:val="1"/>
      <w:numFmt w:val="decimal"/>
      <w:suff w:val="space"/>
      <w:lvlText w:val="%1.%2.%3  "/>
      <w:lvlJc w:val="start"/>
      <w:pPr>
        <w:ind w:start="0pt" w:firstLine="0pt"/>
      </w:pPr>
      <w:rPr>
        <w:rFonts w:ascii="Times New Roman" w:hAnsi="Times New Roman" w:cs="Times New Roman" w:hint="eastAsia"/>
        <w:b w:val="0"/>
        <w:bCs w:val="0"/>
        <w:i w:val="0"/>
        <w:iCs w:val="0"/>
        <w:caps w:val="0"/>
        <w:smallCaps w:val="0"/>
        <w:strike w:val="0"/>
        <w:dstrike w:val="0"/>
        <w:vanish w:val="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space"/>
      <w:lvlText w:val="%1.%2.%3.%4  "/>
      <w:lvlJc w:val="start"/>
      <w:pPr>
        <w:ind w:start="0pt" w:firstLine="0pt"/>
      </w:pPr>
      <w:rPr>
        <w:rFonts w:ascii="Times New Roman" w:eastAsia="宋体" w:hAnsi="Times New Roman" w:cs="Times New Roman" w:hint="default"/>
        <w:b w:val="0"/>
        <w:i w:val="0"/>
        <w:sz w:val="24"/>
      </w:rPr>
    </w:lvl>
    <w:lvl w:ilvl="4">
      <w:start w:val="1"/>
      <w:numFmt w:val="decimal"/>
      <w:lvlText w:val="%1.%2.%3.%4.%5"/>
      <w:lvlJc w:val="start"/>
      <w:pPr>
        <w:tabs>
          <w:tab w:val="num" w:pos="139.05pt"/>
        </w:tabs>
        <w:ind w:start="127.55pt" w:hanging="42.50pt"/>
      </w:pPr>
      <w:rPr>
        <w:rFonts w:hint="eastAsia"/>
      </w:rPr>
    </w:lvl>
    <w:lvl w:ilvl="5">
      <w:start w:val="1"/>
      <w:numFmt w:val="decimal"/>
      <w:lvlText w:val="%1.%2.%3.%4.%5.%6"/>
      <w:lvlJc w:val="start"/>
      <w:pPr>
        <w:tabs>
          <w:tab w:val="num" w:pos="178.30pt"/>
        </w:tabs>
        <w:ind w:start="163pt" w:hanging="56.70pt"/>
      </w:pPr>
      <w:rPr>
        <w:rFonts w:hint="eastAsia"/>
      </w:rPr>
    </w:lvl>
    <w:lvl w:ilvl="6">
      <w:start w:val="1"/>
      <w:numFmt w:val="decimal"/>
      <w:lvlText w:val="%1.%2.%3.%4.%5.%6.%7"/>
      <w:lvlJc w:val="start"/>
      <w:pPr>
        <w:tabs>
          <w:tab w:val="num" w:pos="199.55pt"/>
        </w:tabs>
        <w:ind w:start="191.35pt" w:hanging="63.80pt"/>
      </w:pPr>
      <w:rPr>
        <w:rFonts w:hint="eastAsia"/>
      </w:rPr>
    </w:lvl>
    <w:lvl w:ilvl="7">
      <w:start w:val="1"/>
      <w:numFmt w:val="decimal"/>
      <w:lvlText w:val="%1.%2.%3.%4.%5.%6.%7.%8"/>
      <w:lvlJc w:val="start"/>
      <w:pPr>
        <w:tabs>
          <w:tab w:val="num" w:pos="238.80pt"/>
        </w:tabs>
        <w:ind w:start="219.70pt" w:hanging="70.90pt"/>
      </w:pPr>
      <w:rPr>
        <w:rFonts w:hint="eastAsia"/>
      </w:rPr>
    </w:lvl>
    <w:lvl w:ilvl="8">
      <w:start w:val="1"/>
      <w:numFmt w:val="decimal"/>
      <w:lvlText w:val="%1.%2.%3.%4.%5.%6.%7.%8.%9"/>
      <w:lvlJc w:val="start"/>
      <w:pPr>
        <w:tabs>
          <w:tab w:val="num" w:pos="278.10pt"/>
        </w:tabs>
        <w:ind w:start="255.10pt" w:hanging="85pt"/>
      </w:pPr>
      <w:rPr>
        <w:rFonts w:hint="eastAsia"/>
      </w:rPr>
    </w:lvl>
  </w:abstractNum>
  <w:abstractNum w:abstractNumId="117" w15:restartNumberingAfterBreak="0">
    <w:nsid w:val="02AB1B9A"/>
    <w:multiLevelType w:val="multilevel"/>
    <w:tmpl w:val="02AB1B9A"/>
    <w:lvl w:ilvl="0">
      <w:start w:val="1"/>
      <w:numFmt w:val="decimal"/>
      <w:isLgl/>
      <w:suff w:val="nothing"/>
      <w:lvlText w:val="%1　"/>
      <w:lvlJc w:val="start"/>
      <w:pPr>
        <w:ind w:start="0pt" w:firstLine="0pt"/>
      </w:pPr>
      <w:rPr>
        <w:rFonts w:ascii="黑体" w:eastAsia="黑体" w:hint="eastAsia"/>
        <w:b w:val="0"/>
        <w:i w:val="0"/>
        <w:caps w:val="0"/>
        <w:strike w:val="0"/>
        <w:dstrike w:val="0"/>
        <w:vanish w:val="0"/>
        <w:color w:val="auto"/>
        <w:spacing w:val="0"/>
        <w:w w:val="100%"/>
        <w:position w:val="0"/>
        <w:sz w:val="21"/>
        <w:u w:val="none"/>
        <w:vertAlign w:val="baseline"/>
      </w:rPr>
    </w:lvl>
    <w:lvl w:ilvl="1">
      <w:start w:val="1"/>
      <w:numFmt w:val="decimal"/>
      <w:isLgl/>
      <w:suff w:val="nothing"/>
      <w:lvlText w:val="%1.%2　"/>
      <w:lvlJc w:val="start"/>
      <w:pPr>
        <w:ind w:start="0pt" w:firstLine="0pt"/>
      </w:pPr>
      <w:rPr>
        <w:rFonts w:ascii="黑体" w:eastAsia="黑体" w:hint="eastAsia"/>
        <w:b w:val="0"/>
        <w:i w:val="0"/>
        <w:caps w:val="0"/>
        <w:strike w:val="0"/>
        <w:dstrike w:val="0"/>
        <w:vanish w:val="0"/>
        <w:color w:val="auto"/>
        <w:spacing w:val="0"/>
        <w:w w:val="100%"/>
        <w:position w:val="0"/>
        <w:sz w:val="21"/>
        <w:u w:val="none"/>
        <w:vertAlign w:val="baseline"/>
      </w:rPr>
    </w:lvl>
    <w:lvl w:ilvl="2">
      <w:start w:val="1"/>
      <w:numFmt w:val="decimal"/>
      <w:isLgl/>
      <w:suff w:val="nothing"/>
      <w:lvlText w:val="%1.%2.%3　"/>
      <w:lvlJc w:val="start"/>
      <w:pPr>
        <w:ind w:start="0pt" w:firstLine="0pt"/>
      </w:pPr>
      <w:rPr>
        <w:rFonts w:ascii="黑体" w:eastAsia="黑体" w:hint="eastAsia"/>
        <w:b w:val="0"/>
        <w:i w:val="0"/>
        <w:caps w:val="0"/>
        <w:strike w:val="0"/>
        <w:dstrike w:val="0"/>
        <w:vanish w:val="0"/>
        <w:color w:val="auto"/>
        <w:spacing w:val="0"/>
        <w:w w:val="100%"/>
        <w:position w:val="0"/>
        <w:sz w:val="21"/>
        <w:u w:val="none"/>
        <w:vertAlign w:val="baseline"/>
      </w:rPr>
    </w:lvl>
    <w:lvl w:ilvl="3">
      <w:start w:val="1"/>
      <w:numFmt w:val="decimal"/>
      <w:isLgl/>
      <w:suff w:val="nothing"/>
      <w:lvlText w:val="%1.%2.%3.%4　"/>
      <w:lvlJc w:val="start"/>
      <w:pPr>
        <w:ind w:start="0pt" w:firstLine="0pt"/>
      </w:pPr>
      <w:rPr>
        <w:rFonts w:ascii="黑体" w:eastAsia="黑体" w:hint="eastAsia"/>
        <w:b w:val="0"/>
        <w:i w:val="0"/>
        <w:caps w:val="0"/>
        <w:strike w:val="0"/>
        <w:dstrike w:val="0"/>
        <w:vanish w:val="0"/>
        <w:color w:val="auto"/>
        <w:spacing w:val="0"/>
        <w:w w:val="100%"/>
        <w:position w:val="0"/>
        <w:sz w:val="21"/>
        <w:u w:val="none"/>
        <w:vertAlign w:val="baseline"/>
      </w:rPr>
    </w:lvl>
    <w:lvl w:ilvl="4">
      <w:start w:val="1"/>
      <w:numFmt w:val="decimal"/>
      <w:isLgl/>
      <w:suff w:val="nothing"/>
      <w:lvlText w:val="%1.%2.%3.%4.%5　"/>
      <w:lvlJc w:val="start"/>
      <w:pPr>
        <w:ind w:start="21.25pt" w:firstLine="0pt"/>
      </w:pPr>
      <w:rPr>
        <w:rFonts w:ascii="黑体" w:eastAsia="黑体" w:hint="eastAsia"/>
        <w:b w:val="0"/>
        <w:i w:val="0"/>
        <w:caps w:val="0"/>
        <w:strike w:val="0"/>
        <w:dstrike w:val="0"/>
        <w:vanish w:val="0"/>
        <w:color w:val="auto"/>
        <w:spacing w:val="0"/>
        <w:w w:val="100%"/>
        <w:position w:val="0"/>
        <w:sz w:val="21"/>
        <w:u w:val="none"/>
        <w:vertAlign w:val="baseline"/>
      </w:rPr>
    </w:lvl>
    <w:lvl w:ilvl="5">
      <w:start w:val="1"/>
      <w:numFmt w:val="lowerLetter"/>
      <w:lvlText w:val="%6)"/>
      <w:lvlJc w:val="start"/>
      <w:pPr>
        <w:tabs>
          <w:tab w:val="num" w:pos="41.95pt"/>
        </w:tabs>
        <w:ind w:start="41.95pt" w:hanging="20.95pt"/>
      </w:pPr>
      <w:rPr>
        <w:rFonts w:ascii="Times New Roman" w:eastAsia="宋体" w:hAnsi="Times New Roman" w:hint="default"/>
        <w:b w:val="0"/>
        <w:i w:val="0"/>
        <w:caps w:val="0"/>
        <w:strike w:val="0"/>
        <w:dstrike w:val="0"/>
        <w:vanish w:val="0"/>
        <w:color w:val="auto"/>
        <w:spacing w:val="40"/>
        <w:w w:val="100%"/>
        <w:position w:val="0"/>
        <w:sz w:val="21"/>
        <w:u w:val="none"/>
        <w:vertAlign w:val="baseline"/>
      </w:rPr>
    </w:lvl>
    <w:lvl w:ilvl="6">
      <w:start w:val="1"/>
      <w:numFmt w:val="decimal"/>
      <w:lvlText w:val="%7)"/>
      <w:lvlJc w:val="start"/>
      <w:pPr>
        <w:tabs>
          <w:tab w:val="num" w:pos="62.95pt"/>
        </w:tabs>
        <w:ind w:start="62.95pt" w:hanging="21pt"/>
      </w:pPr>
      <w:rPr>
        <w:rFonts w:ascii="Times New Roman" w:eastAsia="宋体" w:hAnsi="Times New Roman" w:hint="default"/>
        <w:b w:val="0"/>
        <w:i w:val="0"/>
        <w:caps w:val="0"/>
        <w:strike w:val="0"/>
        <w:dstrike w:val="0"/>
        <w:vanish w:val="0"/>
        <w:color w:val="auto"/>
        <w:spacing w:val="40"/>
        <w:w w:val="100%"/>
        <w:position w:val="0"/>
        <w:sz w:val="21"/>
        <w:u w:val="none"/>
        <w:vertAlign w:val="baseline"/>
      </w:rPr>
    </w:lvl>
    <w:lvl w:ilvl="7">
      <w:start w:val="1"/>
      <w:numFmt w:val="decimal"/>
      <w:lvlText w:val="注%8："/>
      <w:lvlJc w:val="start"/>
      <w:pPr>
        <w:tabs>
          <w:tab w:val="num" w:pos="41.95pt"/>
        </w:tabs>
        <w:ind w:start="41.95pt" w:hanging="20.95pt"/>
      </w:pPr>
      <w:rPr>
        <w:rFonts w:ascii="Times New Roman" w:eastAsia="宋体" w:hAnsi="Times New Roman" w:hint="default"/>
        <w:b w:val="0"/>
        <w:i w:val="0"/>
        <w:caps w:val="0"/>
        <w:strike w:val="0"/>
        <w:dstrike w:val="0"/>
        <w:vanish w:val="0"/>
        <w:color w:val="auto"/>
        <w:spacing w:val="0"/>
        <w:w w:val="100%"/>
        <w:position w:val="0"/>
        <w:sz w:val="18"/>
        <w:u w:val="none"/>
        <w:vertAlign w:val="baseline"/>
      </w:rPr>
    </w:lvl>
    <w:lvl w:ilvl="8">
      <w:start w:val="1"/>
      <w:numFmt w:val="decimal"/>
      <w:lvlText w:val="示例%9："/>
      <w:lvlJc w:val="start"/>
      <w:pPr>
        <w:tabs>
          <w:tab w:val="num" w:pos="45.35pt"/>
        </w:tabs>
        <w:ind w:start="0pt" w:firstLine="21pt"/>
      </w:pPr>
      <w:rPr>
        <w:rFonts w:ascii="Times New Roman" w:eastAsia="宋体" w:hAnsi="Times New Roman" w:hint="default"/>
        <w:b w:val="0"/>
        <w:i w:val="0"/>
        <w:caps w:val="0"/>
        <w:strike w:val="0"/>
        <w:dstrike w:val="0"/>
        <w:vanish w:val="0"/>
        <w:color w:val="auto"/>
        <w:spacing w:val="0"/>
        <w:w w:val="100%"/>
        <w:position w:val="0"/>
        <w:sz w:val="18"/>
        <w:u w:val="none"/>
        <w:vertAlign w:val="baseline"/>
      </w:rPr>
    </w:lvl>
  </w:abstractNum>
  <w:abstractNum w:abstractNumId="118" w15:restartNumberingAfterBreak="0">
    <w:nsid w:val="03445D4C"/>
    <w:multiLevelType w:val="singleLevel"/>
    <w:tmpl w:val="03445D4C"/>
    <w:lvl w:ilvl="0">
      <w:start w:val="1"/>
      <w:numFmt w:val="decimal"/>
      <w:suff w:val="space"/>
      <w:lvlText w:val="(%1)"/>
      <w:lvlJc w:val="start"/>
      <w:pPr>
        <w:ind w:start="21.25pt" w:hanging="21.25pt"/>
      </w:pPr>
      <w:rPr>
        <w:rFonts w:hint="default"/>
      </w:rPr>
    </w:lvl>
  </w:abstractNum>
  <w:abstractNum w:abstractNumId="119" w15:restartNumberingAfterBreak="0">
    <w:nsid w:val="0348D664"/>
    <w:multiLevelType w:val="singleLevel"/>
    <w:tmpl w:val="0348D664"/>
    <w:lvl w:ilvl="0">
      <w:start w:val="1"/>
      <w:numFmt w:val="decimal"/>
      <w:suff w:val="space"/>
      <w:lvlText w:val="(%1)"/>
      <w:lvlJc w:val="start"/>
      <w:pPr>
        <w:ind w:start="21.25pt" w:hanging="21.25pt"/>
      </w:pPr>
      <w:rPr>
        <w:rFonts w:hint="default"/>
      </w:rPr>
    </w:lvl>
  </w:abstractNum>
  <w:abstractNum w:abstractNumId="120" w15:restartNumberingAfterBreak="0">
    <w:nsid w:val="03DD6C49"/>
    <w:multiLevelType w:val="singleLevel"/>
    <w:tmpl w:val="03DD6C49"/>
    <w:lvl w:ilvl="0">
      <w:start w:val="1"/>
      <w:numFmt w:val="decimal"/>
      <w:lvlText w:val="(%1)"/>
      <w:lvlJc w:val="start"/>
      <w:pPr>
        <w:ind w:start="21.25pt" w:hanging="21.25pt"/>
      </w:pPr>
      <w:rPr>
        <w:rFonts w:hint="default"/>
      </w:rPr>
    </w:lvl>
  </w:abstractNum>
  <w:abstractNum w:abstractNumId="121" w15:restartNumberingAfterBreak="0">
    <w:nsid w:val="040A15CD"/>
    <w:multiLevelType w:val="multilevel"/>
    <w:tmpl w:val="040A15CD"/>
    <w:lvl w:ilvl="0">
      <w:start w:val="1"/>
      <w:numFmt w:val="none"/>
      <w:suff w:val="nothing"/>
      <w:lvlText w:val="　"/>
      <w:lvlJc w:val="start"/>
      <w:pPr>
        <w:ind w:start="0pt" w:firstLine="0pt"/>
      </w:pPr>
      <w:rPr>
        <w:rFonts w:ascii="黑体" w:eastAsia="黑体" w:hAnsi="Times New Roman" w:hint="eastAsia"/>
        <w:b w:val="0"/>
        <w:i w:val="0"/>
        <w:sz w:val="21"/>
      </w:rPr>
    </w:lvl>
    <w:lvl w:ilvl="1">
      <w:start w:val="1"/>
      <w:numFmt w:val="decimal"/>
      <w:isLgl/>
      <w:suff w:val="nothing"/>
      <w:lvlText w:val="%2　"/>
      <w:lvlJc w:val="start"/>
      <w:pPr>
        <w:ind w:start="0pt" w:firstLine="0pt"/>
      </w:pPr>
      <w:rPr>
        <w:rFonts w:ascii="黑体" w:eastAsia="黑体" w:hAnsi="Times New Roman" w:hint="eastAsia"/>
        <w:b w:val="0"/>
        <w:i w:val="0"/>
        <w:snapToGrid/>
        <w:spacing w:val="0"/>
        <w:w w:val="100%"/>
        <w:kern w:val="21"/>
        <w:sz w:val="21"/>
      </w:rPr>
    </w:lvl>
    <w:lvl w:ilvl="2">
      <w:start w:val="1"/>
      <w:numFmt w:val="decimal"/>
      <w:suff w:val="nothing"/>
      <w:lvlText w:val="%1%2.%3　"/>
      <w:lvlJc w:val="start"/>
      <w:pPr>
        <w:ind w:start="0pt" w:firstLine="0pt"/>
      </w:pPr>
      <w:rPr>
        <w:rFonts w:ascii="黑体" w:eastAsia="黑体" w:hAnsi="Times New Roman" w:hint="eastAsia"/>
        <w:b w:val="0"/>
        <w:i w:val="0"/>
        <w:sz w:val="21"/>
      </w:rPr>
    </w:lvl>
    <w:lvl w:ilvl="3">
      <w:start w:val="1"/>
      <w:numFmt w:val="decimal"/>
      <w:suff w:val="nothing"/>
      <w:lvlText w:val="%1%2.%3.%4　"/>
      <w:lvlJc w:val="start"/>
      <w:pPr>
        <w:ind w:start="0pt" w:firstLine="0pt"/>
      </w:pPr>
      <w:rPr>
        <w:rFonts w:ascii="黑体" w:eastAsia="黑体" w:hAnsi="Times New Roman" w:hint="eastAsia"/>
        <w:b w:val="0"/>
        <w:i w:val="0"/>
        <w:sz w:val="21"/>
      </w:rPr>
    </w:lvl>
    <w:lvl w:ilvl="4">
      <w:start w:val="1"/>
      <w:numFmt w:val="decimal"/>
      <w:suff w:val="nothing"/>
      <w:lvlText w:val="%1%2.%3.%4.%5　"/>
      <w:lvlJc w:val="start"/>
      <w:pPr>
        <w:ind w:start="0pt" w:firstLine="0pt"/>
      </w:pPr>
      <w:rPr>
        <w:rFonts w:ascii="黑体" w:eastAsia="黑体" w:hAnsi="Times New Roman" w:hint="eastAsia"/>
        <w:b w:val="0"/>
        <w:i w:val="0"/>
        <w:sz w:val="21"/>
      </w:rPr>
    </w:lvl>
    <w:lvl w:ilvl="5">
      <w:start w:val="1"/>
      <w:numFmt w:val="decimal"/>
      <w:suff w:val="nothing"/>
      <w:lvlText w:val="%1%2.%3.%4.%5.%6　"/>
      <w:lvlJc w:val="start"/>
      <w:pPr>
        <w:ind w:start="0pt" w:firstLine="0pt"/>
      </w:pPr>
      <w:rPr>
        <w:rFonts w:ascii="黑体" w:eastAsia="黑体" w:hAnsi="Times New Roman" w:hint="eastAsia"/>
        <w:b w:val="0"/>
        <w:i w:val="0"/>
        <w:sz w:val="21"/>
      </w:rPr>
    </w:lvl>
    <w:lvl w:ilvl="6">
      <w:start w:val="1"/>
      <w:numFmt w:val="decimal"/>
      <w:suff w:val="nothing"/>
      <w:lvlText w:val="%1%2.%3.%4.%5.%6.%7　"/>
      <w:lvlJc w:val="start"/>
      <w:pPr>
        <w:ind w:start="0pt" w:firstLine="0pt"/>
      </w:pPr>
      <w:rPr>
        <w:rFonts w:ascii="黑体" w:eastAsia="黑体" w:hAnsi="Times New Roman" w:hint="eastAsia"/>
        <w:b w:val="0"/>
        <w:i w:val="0"/>
        <w:sz w:val="21"/>
      </w:rPr>
    </w:lvl>
    <w:lvl w:ilvl="7">
      <w:start w:val="1"/>
      <w:numFmt w:val="decimal"/>
      <w:lvlText w:val="%1.%2.%3.%4.%5.%6.%7.%8"/>
      <w:lvlJc w:val="start"/>
      <w:pPr>
        <w:tabs>
          <w:tab w:val="num" w:pos="219.70pt"/>
        </w:tabs>
        <w:ind w:start="219.70pt" w:hanging="70.90pt"/>
      </w:pPr>
      <w:rPr>
        <w:rFonts w:hint="eastAsia"/>
      </w:rPr>
    </w:lvl>
    <w:lvl w:ilvl="8">
      <w:start w:val="1"/>
      <w:numFmt w:val="decimal"/>
      <w:lvlText w:val="%1.%2.%3.%4.%5.%6.%7.%8.%9"/>
      <w:lvlJc w:val="start"/>
      <w:pPr>
        <w:tabs>
          <w:tab w:val="num" w:pos="255.10pt"/>
        </w:tabs>
        <w:ind w:start="255.10pt" w:hanging="85pt"/>
      </w:pPr>
      <w:rPr>
        <w:rFonts w:hint="eastAsia"/>
      </w:rPr>
    </w:lvl>
  </w:abstractNum>
  <w:abstractNum w:abstractNumId="122" w15:restartNumberingAfterBreak="0">
    <w:nsid w:val="043A65EE"/>
    <w:multiLevelType w:val="singleLevel"/>
    <w:tmpl w:val="043A65EE"/>
    <w:lvl w:ilvl="0">
      <w:start w:val="1"/>
      <w:numFmt w:val="decimal"/>
      <w:lvlText w:val="(%1) "/>
      <w:lvlJc w:val="start"/>
      <w:pPr>
        <w:tabs>
          <w:tab w:val="num" w:pos="43.50pt"/>
        </w:tabs>
        <w:ind w:start="0pt" w:firstLine="25.50pt"/>
      </w:pPr>
      <w:rPr>
        <w:rFonts w:hint="eastAsia"/>
      </w:rPr>
    </w:lvl>
  </w:abstractNum>
  <w:abstractNum w:abstractNumId="123" w15:restartNumberingAfterBreak="0">
    <w:nsid w:val="049E9D63"/>
    <w:multiLevelType w:val="singleLevel"/>
    <w:tmpl w:val="049E9D63"/>
    <w:lvl w:ilvl="0">
      <w:start w:val="1"/>
      <w:numFmt w:val="decimal"/>
      <w:suff w:val="space"/>
      <w:lvlText w:val="(%1)"/>
      <w:lvlJc w:val="start"/>
      <w:pPr>
        <w:ind w:start="21.25pt" w:hanging="21.25pt"/>
      </w:pPr>
      <w:rPr>
        <w:rFonts w:hint="default"/>
      </w:rPr>
    </w:lvl>
  </w:abstractNum>
  <w:abstractNum w:abstractNumId="124" w15:restartNumberingAfterBreak="0">
    <w:nsid w:val="04C0E7EC"/>
    <w:multiLevelType w:val="singleLevel"/>
    <w:tmpl w:val="04C0E7EC"/>
    <w:lvl w:ilvl="0">
      <w:start w:val="1"/>
      <w:numFmt w:val="decimal"/>
      <w:suff w:val="space"/>
      <w:lvlText w:val="(%1)"/>
      <w:lvlJc w:val="start"/>
      <w:pPr>
        <w:ind w:start="21.25pt" w:hanging="21.25pt"/>
      </w:pPr>
      <w:rPr>
        <w:rFonts w:hint="default"/>
      </w:rPr>
    </w:lvl>
  </w:abstractNum>
  <w:abstractNum w:abstractNumId="125" w15:restartNumberingAfterBreak="0">
    <w:nsid w:val="04E57007"/>
    <w:multiLevelType w:val="multilevel"/>
    <w:tmpl w:val="04E57007"/>
    <w:lvl w:ilvl="0">
      <w:start w:val="1"/>
      <w:numFmt w:val="decimal"/>
      <w:lvlText w:val="%1"/>
      <w:lvlJc w:val="start"/>
      <w:pPr>
        <w:tabs>
          <w:tab w:val="num" w:pos="25.90pt"/>
        </w:tabs>
        <w:ind w:start="25.95pt" w:hanging="21.60pt"/>
      </w:pPr>
      <w:rPr>
        <w:rFonts w:ascii="Times New Roman" w:hAnsi="Times New Roman" w:cs="Times New Roman" w:hint="default"/>
        <w:b/>
        <w:sz w:val="36"/>
        <w:szCs w:val="36"/>
      </w:rPr>
    </w:lvl>
    <w:lvl w:ilvl="1">
      <w:start w:val="1"/>
      <w:numFmt w:val="decimal"/>
      <w:lvlText w:val="%1.%2"/>
      <w:lvlJc w:val="start"/>
      <w:pPr>
        <w:tabs>
          <w:tab w:val="num" w:pos="33.15pt"/>
        </w:tabs>
        <w:ind w:start="33.15pt" w:hanging="28.80pt"/>
      </w:pPr>
      <w:rPr>
        <w:rFonts w:ascii="Times New Roman" w:hAnsi="Times New Roman" w:hint="default"/>
        <w:b/>
        <w:bCs/>
        <w:i w:val="0"/>
        <w:sz w:val="32"/>
        <w:szCs w:val="32"/>
      </w:rPr>
    </w:lvl>
    <w:lvl w:ilvl="2">
      <w:start w:val="1"/>
      <w:numFmt w:val="decimal"/>
      <w:lvlText w:val="%1.%2.%3"/>
      <w:lvlJc w:val="start"/>
      <w:pPr>
        <w:tabs>
          <w:tab w:val="num" w:pos="40.35pt"/>
        </w:tabs>
        <w:ind w:start="40.35pt" w:hanging="36pt"/>
      </w:pPr>
      <w:rPr>
        <w:rFonts w:ascii="Times New Roman" w:hAnsi="Times New Roman" w:hint="default"/>
        <w:b/>
        <w:bCs/>
      </w:rPr>
    </w:lvl>
    <w:lvl w:ilvl="3">
      <w:start w:val="1"/>
      <w:numFmt w:val="decimal"/>
      <w:lvlText w:val="%1.%2.%3.%4"/>
      <w:lvlJc w:val="start"/>
      <w:pPr>
        <w:tabs>
          <w:tab w:val="num" w:pos="47.55pt"/>
        </w:tabs>
        <w:ind w:start="47.55pt" w:hanging="43.20pt"/>
      </w:pPr>
      <w:rPr>
        <w:rFonts w:ascii="Times New Roman" w:hAnsi="Times New Roman" w:hint="default"/>
        <w:b/>
        <w:bCs/>
      </w:rPr>
    </w:lvl>
    <w:lvl w:ilvl="4">
      <w:start w:val="1"/>
      <w:numFmt w:val="decimal"/>
      <w:lvlText w:val="%1.%2.%3.%4.%5"/>
      <w:lvlJc w:val="start"/>
      <w:pPr>
        <w:tabs>
          <w:tab w:val="num" w:pos="54.75pt"/>
        </w:tabs>
        <w:ind w:start="54.75pt" w:hanging="50.40pt"/>
      </w:pPr>
      <w:rPr>
        <w:rFonts w:hint="eastAsia"/>
      </w:rPr>
    </w:lvl>
    <w:lvl w:ilvl="5">
      <w:start w:val="1"/>
      <w:numFmt w:val="decimal"/>
      <w:lvlText w:val="%1.%2.%3.%4.%5.%6"/>
      <w:lvlJc w:val="start"/>
      <w:pPr>
        <w:tabs>
          <w:tab w:val="num" w:pos="61.95pt"/>
        </w:tabs>
        <w:ind w:start="61.95pt" w:hanging="57.60pt"/>
      </w:pPr>
      <w:rPr>
        <w:rFonts w:hint="eastAsia"/>
      </w:rPr>
    </w:lvl>
    <w:lvl w:ilvl="6">
      <w:start w:val="1"/>
      <w:numFmt w:val="decimal"/>
      <w:lvlText w:val="%1.%2.%3.%4.%5.%6.%7"/>
      <w:lvlJc w:val="start"/>
      <w:pPr>
        <w:tabs>
          <w:tab w:val="num" w:pos="69.15pt"/>
        </w:tabs>
        <w:ind w:start="69.15pt" w:hanging="64.80pt"/>
      </w:pPr>
      <w:rPr>
        <w:rFonts w:hint="eastAsia"/>
      </w:rPr>
    </w:lvl>
    <w:lvl w:ilvl="7">
      <w:start w:val="1"/>
      <w:numFmt w:val="decimal"/>
      <w:lvlText w:val="%1.%2.%3.%4.%5.%6.%7.%8"/>
      <w:lvlJc w:val="start"/>
      <w:pPr>
        <w:tabs>
          <w:tab w:val="num" w:pos="76.35pt"/>
        </w:tabs>
        <w:ind w:start="76.35pt" w:hanging="72pt"/>
      </w:pPr>
      <w:rPr>
        <w:rFonts w:hint="eastAsia"/>
      </w:rPr>
    </w:lvl>
    <w:lvl w:ilvl="8">
      <w:start w:val="1"/>
      <w:numFmt w:val="decimal"/>
      <w:lvlText w:val="%1.%2.%3.%4.%5.%6.%7.%8.%9"/>
      <w:lvlJc w:val="start"/>
      <w:pPr>
        <w:tabs>
          <w:tab w:val="num" w:pos="83.55pt"/>
        </w:tabs>
        <w:ind w:start="83.55pt" w:hanging="79.20pt"/>
      </w:pPr>
      <w:rPr>
        <w:rFonts w:hint="eastAsia"/>
      </w:rPr>
    </w:lvl>
  </w:abstractNum>
  <w:abstractNum w:abstractNumId="126" w15:restartNumberingAfterBreak="0">
    <w:nsid w:val="05D56F50"/>
    <w:multiLevelType w:val="multilevel"/>
    <w:tmpl w:val="05D56F50"/>
    <w:lvl w:ilvl="0">
      <w:start w:val="4"/>
      <w:numFmt w:val="decimal"/>
      <w:suff w:val="space"/>
      <w:lvlText w:val="%1"/>
      <w:lvlJc w:val="start"/>
      <w:pPr>
        <w:ind w:start="0pt" w:firstLine="0pt"/>
      </w:pPr>
      <w:rPr>
        <w:rFonts w:ascii="Times New Roman" w:eastAsia="黑体" w:hAnsi="Times New Roman" w:hint="eastAsia"/>
        <w:sz w:val="32"/>
      </w:rPr>
    </w:lvl>
    <w:lvl w:ilvl="1">
      <w:start w:val="1"/>
      <w:numFmt w:val="decimal"/>
      <w:suff w:val="space"/>
      <w:lvlText w:val="%1.%2"/>
      <w:lvlJc w:val="start"/>
      <w:pPr>
        <w:ind w:start="0pt" w:firstLine="0pt"/>
      </w:pPr>
      <w:rPr>
        <w:rFonts w:ascii="Times New Roman" w:eastAsia="黑体" w:hAnsi="Times New Roman" w:hint="eastAsia"/>
        <w:sz w:val="28"/>
      </w:rPr>
    </w:lvl>
    <w:lvl w:ilvl="2">
      <w:start w:val="1"/>
      <w:numFmt w:val="decimal"/>
      <w:suff w:val="space"/>
      <w:lvlText w:val="%1.%2.%3"/>
      <w:lvlJc w:val="start"/>
      <w:pPr>
        <w:ind w:start="0pt" w:firstLine="0pt"/>
      </w:pPr>
      <w:rPr>
        <w:rFonts w:ascii="Times New Roman" w:eastAsia="宋体" w:hAnsi="Times New Roman" w:hint="eastAsia"/>
        <w:sz w:val="24"/>
      </w:rPr>
    </w:lvl>
    <w:lvl w:ilvl="3">
      <w:start w:val="1"/>
      <w:numFmt w:val="decimal"/>
      <w:isLgl/>
      <w:suff w:val="space"/>
      <w:lvlText w:val="%1.%2.%3.%4"/>
      <w:lvlJc w:val="start"/>
      <w:pPr>
        <w:ind w:start="0pt" w:firstLine="0pt"/>
      </w:pPr>
      <w:rPr>
        <w:rFonts w:ascii="Times New Roman" w:eastAsia="宋体" w:hAnsi="Times New Roman" w:hint="eastAsia"/>
        <w:sz w:val="24"/>
      </w:rPr>
    </w:lvl>
    <w:lvl w:ilvl="4">
      <w:start w:val="1"/>
      <w:numFmt w:val="decimal"/>
      <w:lvlText w:val="%1.%2.%3.%4.%5"/>
      <w:lvlJc w:val="start"/>
      <w:pPr>
        <w:tabs>
          <w:tab w:val="num" w:pos="305.90pt"/>
        </w:tabs>
        <w:ind w:start="276.40pt" w:hanging="42.50pt"/>
      </w:pPr>
      <w:rPr>
        <w:rFonts w:hint="eastAsia"/>
      </w:rPr>
    </w:lvl>
    <w:lvl w:ilvl="5">
      <w:start w:val="1"/>
      <w:numFmt w:val="decimal"/>
      <w:lvlText w:val="%1.%2.%3.%4.%5.%6"/>
      <w:lvlJc w:val="start"/>
      <w:pPr>
        <w:tabs>
          <w:tab w:val="num" w:pos="327.15pt"/>
        </w:tabs>
        <w:ind w:start="311.85pt" w:hanging="56.70pt"/>
      </w:pPr>
      <w:rPr>
        <w:rFonts w:hint="eastAsia"/>
      </w:rPr>
    </w:lvl>
    <w:lvl w:ilvl="6">
      <w:start w:val="1"/>
      <w:numFmt w:val="decimal"/>
      <w:lvlText w:val="%1.%2.%3.%4.%5.%6.%7"/>
      <w:lvlJc w:val="start"/>
      <w:pPr>
        <w:tabs>
          <w:tab w:val="num" w:pos="366.40pt"/>
        </w:tabs>
        <w:ind w:start="340.20pt" w:hanging="63.80pt"/>
      </w:pPr>
      <w:rPr>
        <w:rFonts w:hint="eastAsia"/>
      </w:rPr>
    </w:lvl>
    <w:lvl w:ilvl="7">
      <w:start w:val="1"/>
      <w:numFmt w:val="decimal"/>
      <w:lvlText w:val="%1.%2.%3.%4.%5.%6.%7.%8"/>
      <w:lvlJc w:val="start"/>
      <w:pPr>
        <w:tabs>
          <w:tab w:val="num" w:pos="405.65pt"/>
        </w:tabs>
        <w:ind w:start="368.55pt" w:hanging="70.90pt"/>
      </w:pPr>
      <w:rPr>
        <w:rFonts w:hint="eastAsia"/>
      </w:rPr>
    </w:lvl>
    <w:lvl w:ilvl="8">
      <w:start w:val="1"/>
      <w:numFmt w:val="decimal"/>
      <w:lvlText w:val="%1.%2.%3.%4.%5.%6.%7.%8.%9"/>
      <w:lvlJc w:val="start"/>
      <w:pPr>
        <w:tabs>
          <w:tab w:val="num" w:pos="426.95pt"/>
        </w:tabs>
        <w:ind w:start="403.95pt" w:hanging="85pt"/>
      </w:pPr>
      <w:rPr>
        <w:rFonts w:hint="eastAsia"/>
      </w:rPr>
    </w:lvl>
  </w:abstractNum>
  <w:abstractNum w:abstractNumId="127" w15:restartNumberingAfterBreak="0">
    <w:nsid w:val="06D216E3"/>
    <w:multiLevelType w:val="multilevel"/>
    <w:tmpl w:val="06D216E3"/>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128" w15:restartNumberingAfterBreak="0">
    <w:nsid w:val="07537C28"/>
    <w:multiLevelType w:val="singleLevel"/>
    <w:tmpl w:val="07537C28"/>
    <w:lvl w:ilvl="0">
      <w:start w:val="1"/>
      <w:numFmt w:val="decimal"/>
      <w:suff w:val="space"/>
      <w:lvlText w:val="%1)"/>
      <w:lvlJc w:val="start"/>
      <w:pPr>
        <w:ind w:start="21.25pt" w:hanging="21.25pt"/>
      </w:pPr>
      <w:rPr>
        <w:rFonts w:hint="default"/>
      </w:rPr>
    </w:lvl>
  </w:abstractNum>
  <w:abstractNum w:abstractNumId="129" w15:restartNumberingAfterBreak="0">
    <w:nsid w:val="086EFE44"/>
    <w:multiLevelType w:val="multilevel"/>
    <w:tmpl w:val="086EFE44"/>
    <w:lvl w:ilvl="0">
      <w:start w:val="1"/>
      <w:numFmt w:val="decimal"/>
      <w:suff w:val="space"/>
      <w:lvlText w:val="%1."/>
      <w:lvlJc w:val="start"/>
      <w:pPr>
        <w:tabs>
          <w:tab w:val="num" w:pos="21pt"/>
        </w:tabs>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0pt" w:hanging="42.50pt"/>
      </w:pPr>
      <w:rPr>
        <w:rFonts w:hint="default"/>
      </w:rPr>
    </w:lvl>
    <w:lvl w:ilvl="4">
      <w:start w:val="1"/>
      <w:numFmt w:val="decimal"/>
      <w:lvlText w:val="%1.%2.%3.%4.%5."/>
      <w:lvlJc w:val="start"/>
      <w:pPr>
        <w:ind w:start="49.55pt" w:hanging="49.55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75pt" w:hanging="63.75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0pt" w:hanging="77.90pt"/>
      </w:pPr>
      <w:rPr>
        <w:rFonts w:hint="default"/>
      </w:rPr>
    </w:lvl>
  </w:abstractNum>
  <w:abstractNum w:abstractNumId="130" w15:restartNumberingAfterBreak="0">
    <w:nsid w:val="08777A73"/>
    <w:multiLevelType w:val="singleLevel"/>
    <w:tmpl w:val="08777A73"/>
    <w:lvl w:ilvl="0">
      <w:start w:val="1"/>
      <w:numFmt w:val="decimal"/>
      <w:lvlText w:val="(%1)"/>
      <w:lvlJc w:val="start"/>
      <w:pPr>
        <w:ind w:start="21.25pt" w:hanging="21.25pt"/>
      </w:pPr>
      <w:rPr>
        <w:rFonts w:hint="default"/>
      </w:rPr>
    </w:lvl>
  </w:abstractNum>
  <w:abstractNum w:abstractNumId="131" w15:restartNumberingAfterBreak="0">
    <w:nsid w:val="0942F895"/>
    <w:multiLevelType w:val="singleLevel"/>
    <w:tmpl w:val="0942F895"/>
    <w:lvl w:ilvl="0">
      <w:start w:val="1"/>
      <w:numFmt w:val="decimal"/>
      <w:suff w:val="nothing"/>
      <w:lvlText w:val="%1）"/>
      <w:lvlJc w:val="start"/>
    </w:lvl>
  </w:abstractNum>
  <w:abstractNum w:abstractNumId="132" w15:restartNumberingAfterBreak="0">
    <w:nsid w:val="09AB1CEB"/>
    <w:multiLevelType w:val="singleLevel"/>
    <w:tmpl w:val="09AB1CEB"/>
    <w:lvl w:ilvl="0">
      <w:start w:val="1"/>
      <w:numFmt w:val="decimal"/>
      <w:suff w:val="space"/>
      <w:lvlText w:val="(%1)"/>
      <w:lvlJc w:val="start"/>
      <w:pPr>
        <w:ind w:start="21.25pt" w:hanging="21.25pt"/>
      </w:pPr>
      <w:rPr>
        <w:rFonts w:hint="default"/>
      </w:rPr>
    </w:lvl>
  </w:abstractNum>
  <w:abstractNum w:abstractNumId="133" w15:restartNumberingAfterBreak="0">
    <w:nsid w:val="0A784383"/>
    <w:multiLevelType w:val="multilevel"/>
    <w:tmpl w:val="0A784383"/>
    <w:lvl w:ilvl="0">
      <w:start w:val="1"/>
      <w:numFmt w:val="decimal"/>
      <w:lvlText w:val="(%1)"/>
      <w:lvlJc w:val="start"/>
      <w:pPr>
        <w:tabs>
          <w:tab w:val="num" w:pos="39.70pt"/>
        </w:tabs>
        <w:ind w:start="39.70pt" w:hanging="25.50pt"/>
      </w:pPr>
      <w:rPr>
        <w:rFonts w:hint="eastAsia"/>
      </w:rPr>
    </w:lvl>
    <w:lvl w:ilvl="1">
      <w:start w:val="1"/>
      <w:numFmt w:val="lowerLetter"/>
      <w:lvlText w:val="(%2)"/>
      <w:lvlJc w:val="start"/>
      <w:pPr>
        <w:tabs>
          <w:tab w:val="num" w:pos="39.70pt"/>
        </w:tabs>
        <w:ind w:start="39.70pt" w:hanging="25.50pt"/>
      </w:pPr>
      <w:rPr>
        <w:rFonts w:hint="eastAsia"/>
      </w:rPr>
    </w:lvl>
    <w:lvl w:ilvl="2">
      <w:start w:val="1"/>
      <w:numFmt w:val="decimal"/>
      <w:lvlText w:val="（%3）"/>
      <w:lvlJc w:val="start"/>
      <w:pPr>
        <w:tabs>
          <w:tab w:val="num" w:pos="78pt"/>
        </w:tabs>
        <w:ind w:start="78pt" w:hanging="36pt"/>
      </w:pPr>
      <w:rPr>
        <w:rFonts w:hint="default"/>
      </w:rPr>
    </w:lvl>
    <w:lvl w:ilvl="3">
      <w:start w:val="1"/>
      <w:numFmt w:val="decimal"/>
      <w:lvlText w:val="%4."/>
      <w:lvlJc w:val="start"/>
      <w:pPr>
        <w:tabs>
          <w:tab w:val="num" w:pos="84pt"/>
        </w:tabs>
        <w:ind w:start="84pt" w:hanging="21pt"/>
      </w:pPr>
    </w:lvl>
    <w:lvl w:ilvl="4">
      <w:start w:val="1"/>
      <w:numFmt w:val="lowerLetter"/>
      <w:lvlText w:val="%5)"/>
      <w:lvlJc w:val="start"/>
      <w:pPr>
        <w:tabs>
          <w:tab w:val="num" w:pos="105pt"/>
        </w:tabs>
        <w:ind w:start="105pt" w:hanging="21pt"/>
      </w:pPr>
    </w:lvl>
    <w:lvl w:ilvl="5">
      <w:start w:val="1"/>
      <w:numFmt w:val="lowerRoman"/>
      <w:lvlText w:val="%6."/>
      <w:lvlJc w:val="end"/>
      <w:pPr>
        <w:tabs>
          <w:tab w:val="num" w:pos="126pt"/>
        </w:tabs>
        <w:ind w:start="126pt" w:hanging="21pt"/>
      </w:pPr>
    </w:lvl>
    <w:lvl w:ilvl="6">
      <w:start w:val="1"/>
      <w:numFmt w:val="decimal"/>
      <w:lvlText w:val="%7."/>
      <w:lvlJc w:val="start"/>
      <w:pPr>
        <w:tabs>
          <w:tab w:val="num" w:pos="147pt"/>
        </w:tabs>
        <w:ind w:start="147pt" w:hanging="21pt"/>
      </w:pPr>
    </w:lvl>
    <w:lvl w:ilvl="7">
      <w:start w:val="1"/>
      <w:numFmt w:val="lowerLetter"/>
      <w:lvlText w:val="%8)"/>
      <w:lvlJc w:val="start"/>
      <w:pPr>
        <w:tabs>
          <w:tab w:val="num" w:pos="168pt"/>
        </w:tabs>
        <w:ind w:start="168pt" w:hanging="21pt"/>
      </w:pPr>
    </w:lvl>
    <w:lvl w:ilvl="8">
      <w:start w:val="1"/>
      <w:numFmt w:val="lowerRoman"/>
      <w:lvlText w:val="%9."/>
      <w:lvlJc w:val="end"/>
      <w:pPr>
        <w:tabs>
          <w:tab w:val="num" w:pos="189pt"/>
        </w:tabs>
        <w:ind w:start="189pt" w:hanging="21pt"/>
      </w:pPr>
    </w:lvl>
  </w:abstractNum>
  <w:abstractNum w:abstractNumId="134" w15:restartNumberingAfterBreak="0">
    <w:nsid w:val="0AD8AA2A"/>
    <w:multiLevelType w:val="singleLevel"/>
    <w:tmpl w:val="0AD8AA2A"/>
    <w:lvl w:ilvl="0">
      <w:start w:val="1"/>
      <w:numFmt w:val="decimal"/>
      <w:suff w:val="space"/>
      <w:lvlText w:val="(%1)"/>
      <w:lvlJc w:val="start"/>
      <w:pPr>
        <w:ind w:start="21.25pt" w:hanging="21.25pt"/>
      </w:pPr>
      <w:rPr>
        <w:rFonts w:hint="default"/>
      </w:rPr>
    </w:lvl>
  </w:abstractNum>
  <w:abstractNum w:abstractNumId="135" w15:restartNumberingAfterBreak="0">
    <w:nsid w:val="0E6E5487"/>
    <w:multiLevelType w:val="multilevel"/>
    <w:tmpl w:val="0E6E5487"/>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136" w15:restartNumberingAfterBreak="0">
    <w:nsid w:val="0FCB9555"/>
    <w:multiLevelType w:val="singleLevel"/>
    <w:tmpl w:val="0FCB9555"/>
    <w:lvl w:ilvl="0">
      <w:start w:val="1"/>
      <w:numFmt w:val="decimal"/>
      <w:suff w:val="space"/>
      <w:lvlText w:val="(%1)"/>
      <w:lvlJc w:val="start"/>
      <w:pPr>
        <w:ind w:start="21.25pt" w:hanging="21.25pt"/>
      </w:pPr>
      <w:rPr>
        <w:rFonts w:hint="default"/>
      </w:rPr>
    </w:lvl>
  </w:abstractNum>
  <w:abstractNum w:abstractNumId="137" w15:restartNumberingAfterBreak="0">
    <w:nsid w:val="111C94C5"/>
    <w:multiLevelType w:val="singleLevel"/>
    <w:tmpl w:val="111C94C5"/>
    <w:lvl w:ilvl="0">
      <w:start w:val="1"/>
      <w:numFmt w:val="decimal"/>
      <w:suff w:val="space"/>
      <w:lvlText w:val="(%1)"/>
      <w:lvlJc w:val="start"/>
      <w:pPr>
        <w:ind w:start="21.25pt" w:hanging="21.25pt"/>
      </w:pPr>
      <w:rPr>
        <w:rFonts w:hint="default"/>
      </w:rPr>
    </w:lvl>
  </w:abstractNum>
  <w:abstractNum w:abstractNumId="138" w15:restartNumberingAfterBreak="0">
    <w:nsid w:val="12A76204"/>
    <w:multiLevelType w:val="singleLevel"/>
    <w:tmpl w:val="12A76204"/>
    <w:lvl w:ilvl="0">
      <w:start w:val="1"/>
      <w:numFmt w:val="bullet"/>
      <w:suff w:val="nothing"/>
      <w:lvlText w:val=""/>
      <w:lvlJc w:val="start"/>
      <w:pPr>
        <w:ind w:start="21pt" w:hanging="21pt"/>
      </w:pPr>
      <w:rPr>
        <w:rFonts w:ascii="Wingdings" w:hAnsi="Wingdings" w:hint="default"/>
      </w:rPr>
    </w:lvl>
  </w:abstractNum>
  <w:abstractNum w:abstractNumId="139" w15:restartNumberingAfterBreak="0">
    <w:nsid w:val="12F11D4C"/>
    <w:multiLevelType w:val="singleLevel"/>
    <w:tmpl w:val="12F11D4C"/>
    <w:lvl w:ilvl="0">
      <w:start w:val="1"/>
      <w:numFmt w:val="decimal"/>
      <w:suff w:val="space"/>
      <w:lvlText w:val="%1)"/>
      <w:lvlJc w:val="start"/>
      <w:pPr>
        <w:ind w:start="21.25pt" w:hanging="21.25pt"/>
      </w:pPr>
      <w:rPr>
        <w:rFonts w:hint="default"/>
      </w:rPr>
    </w:lvl>
  </w:abstractNum>
  <w:abstractNum w:abstractNumId="140" w15:restartNumberingAfterBreak="0">
    <w:nsid w:val="144016AF"/>
    <w:multiLevelType w:val="singleLevel"/>
    <w:tmpl w:val="144016AF"/>
    <w:lvl w:ilvl="0">
      <w:start w:val="1"/>
      <w:numFmt w:val="decimal"/>
      <w:suff w:val="space"/>
      <w:lvlText w:val="%1)"/>
      <w:lvlJc w:val="start"/>
      <w:pPr>
        <w:ind w:start="21.25pt" w:hanging="21.25pt"/>
      </w:pPr>
      <w:rPr>
        <w:rFonts w:hint="default"/>
      </w:rPr>
    </w:lvl>
  </w:abstractNum>
  <w:abstractNum w:abstractNumId="141" w15:restartNumberingAfterBreak="0">
    <w:nsid w:val="147833EC"/>
    <w:multiLevelType w:val="singleLevel"/>
    <w:tmpl w:val="147833EC"/>
    <w:lvl w:ilvl="0">
      <w:start w:val="1"/>
      <w:numFmt w:val="decimal"/>
      <w:lvlText w:val="%1)"/>
      <w:lvlJc w:val="start"/>
      <w:pPr>
        <w:ind w:start="21.25pt" w:hanging="21.25pt"/>
      </w:pPr>
      <w:rPr>
        <w:rFonts w:hint="default"/>
      </w:rPr>
    </w:lvl>
  </w:abstractNum>
  <w:abstractNum w:abstractNumId="142" w15:restartNumberingAfterBreak="0">
    <w:nsid w:val="1484376D"/>
    <w:multiLevelType w:val="singleLevel"/>
    <w:tmpl w:val="1484376D"/>
    <w:lvl w:ilvl="0">
      <w:start w:val="1"/>
      <w:numFmt w:val="decimal"/>
      <w:suff w:val="space"/>
      <w:lvlText w:val="%1)"/>
      <w:lvlJc w:val="start"/>
      <w:pPr>
        <w:ind w:start="21.25pt" w:hanging="21.25pt"/>
      </w:pPr>
      <w:rPr>
        <w:rFonts w:hint="default"/>
      </w:rPr>
    </w:lvl>
  </w:abstractNum>
  <w:abstractNum w:abstractNumId="143" w15:restartNumberingAfterBreak="0">
    <w:nsid w:val="15AF1B17"/>
    <w:multiLevelType w:val="singleLevel"/>
    <w:tmpl w:val="15AF1B17"/>
    <w:lvl w:ilvl="0">
      <w:start w:val="1"/>
      <w:numFmt w:val="decimal"/>
      <w:suff w:val="space"/>
      <w:lvlText w:val="%1)"/>
      <w:lvlJc w:val="start"/>
      <w:pPr>
        <w:ind w:start="21.25pt" w:hanging="21.25pt"/>
      </w:pPr>
      <w:rPr>
        <w:rFonts w:hint="default"/>
      </w:rPr>
    </w:lvl>
  </w:abstractNum>
  <w:abstractNum w:abstractNumId="144" w15:restartNumberingAfterBreak="0">
    <w:nsid w:val="15CAFB6E"/>
    <w:multiLevelType w:val="singleLevel"/>
    <w:tmpl w:val="15CAFB6E"/>
    <w:lvl w:ilvl="0">
      <w:start w:val="1"/>
      <w:numFmt w:val="decimal"/>
      <w:suff w:val="space"/>
      <w:lvlText w:val="%1"/>
      <w:lvlJc w:val="start"/>
      <w:pPr>
        <w:ind w:start="21.25pt" w:hanging="21.25pt"/>
      </w:pPr>
      <w:rPr>
        <w:rFonts w:hint="default"/>
      </w:rPr>
    </w:lvl>
  </w:abstractNum>
  <w:abstractNum w:abstractNumId="145" w15:restartNumberingAfterBreak="0">
    <w:nsid w:val="16AE1753"/>
    <w:multiLevelType w:val="singleLevel"/>
    <w:tmpl w:val="16AE1753"/>
    <w:lvl w:ilvl="0">
      <w:start w:val="1"/>
      <w:numFmt w:val="decimal"/>
      <w:suff w:val="space"/>
      <w:lvlText w:val="%1)"/>
      <w:lvlJc w:val="start"/>
      <w:pPr>
        <w:ind w:start="21.25pt" w:hanging="21.25pt"/>
      </w:pPr>
      <w:rPr>
        <w:rFonts w:hint="default"/>
      </w:rPr>
    </w:lvl>
  </w:abstractNum>
  <w:abstractNum w:abstractNumId="146" w15:restartNumberingAfterBreak="0">
    <w:nsid w:val="17D8A961"/>
    <w:multiLevelType w:val="singleLevel"/>
    <w:tmpl w:val="17D8A961"/>
    <w:lvl w:ilvl="0">
      <w:start w:val="1"/>
      <w:numFmt w:val="decimal"/>
      <w:suff w:val="space"/>
      <w:lvlText w:val="%1)"/>
      <w:lvlJc w:val="start"/>
      <w:pPr>
        <w:ind w:start="21.25pt" w:hanging="21.25pt"/>
      </w:pPr>
      <w:rPr>
        <w:rFonts w:hint="default"/>
      </w:rPr>
    </w:lvl>
  </w:abstractNum>
  <w:abstractNum w:abstractNumId="147" w15:restartNumberingAfterBreak="0">
    <w:nsid w:val="1A0FE3A3"/>
    <w:multiLevelType w:val="singleLevel"/>
    <w:tmpl w:val="1A0FE3A3"/>
    <w:lvl w:ilvl="0">
      <w:start w:val="1"/>
      <w:numFmt w:val="decimal"/>
      <w:suff w:val="space"/>
      <w:lvlText w:val="%1)"/>
      <w:lvlJc w:val="start"/>
      <w:pPr>
        <w:ind w:start="21.25pt" w:hanging="21.25pt"/>
      </w:pPr>
      <w:rPr>
        <w:rFonts w:hint="default"/>
      </w:rPr>
    </w:lvl>
  </w:abstractNum>
  <w:abstractNum w:abstractNumId="148" w15:restartNumberingAfterBreak="0">
    <w:nsid w:val="1AB99F51"/>
    <w:multiLevelType w:val="singleLevel"/>
    <w:tmpl w:val="1AB99F51"/>
    <w:lvl w:ilvl="0">
      <w:start w:val="1"/>
      <w:numFmt w:val="decimal"/>
      <w:suff w:val="nothing"/>
      <w:lvlText w:val="%1）"/>
      <w:lvlJc w:val="start"/>
    </w:lvl>
  </w:abstractNum>
  <w:abstractNum w:abstractNumId="149" w15:restartNumberingAfterBreak="0">
    <w:nsid w:val="1BE9261D"/>
    <w:multiLevelType w:val="singleLevel"/>
    <w:tmpl w:val="1BE9261D"/>
    <w:lvl w:ilvl="0">
      <w:start w:val="1"/>
      <w:numFmt w:val="decimal"/>
      <w:suff w:val="space"/>
      <w:lvlText w:val="%1)"/>
      <w:lvlJc w:val="start"/>
      <w:pPr>
        <w:ind w:start="42.25pt" w:hanging="21.25pt"/>
      </w:pPr>
      <w:rPr>
        <w:rFonts w:hint="default"/>
      </w:rPr>
    </w:lvl>
  </w:abstractNum>
  <w:abstractNum w:abstractNumId="150" w15:restartNumberingAfterBreak="0">
    <w:nsid w:val="1CA64D55"/>
    <w:multiLevelType w:val="singleLevel"/>
    <w:tmpl w:val="1CA64D55"/>
    <w:lvl w:ilvl="0">
      <w:start w:val="1"/>
      <w:numFmt w:val="decimal"/>
      <w:lvlText w:val="(%1)"/>
      <w:lvlJc w:val="start"/>
      <w:pPr>
        <w:ind w:start="21.25pt" w:hanging="21.25pt"/>
      </w:pPr>
      <w:rPr>
        <w:rFonts w:hint="default"/>
      </w:rPr>
    </w:lvl>
  </w:abstractNum>
  <w:abstractNum w:abstractNumId="151" w15:restartNumberingAfterBreak="0">
    <w:nsid w:val="1CF7664A"/>
    <w:multiLevelType w:val="multilevel"/>
    <w:tmpl w:val="1CF7664A"/>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152" w15:restartNumberingAfterBreak="0">
    <w:nsid w:val="1DB83ECC"/>
    <w:multiLevelType w:val="singleLevel"/>
    <w:tmpl w:val="1DB83ECC"/>
    <w:lvl w:ilvl="0">
      <w:start w:val="1"/>
      <w:numFmt w:val="decimal"/>
      <w:suff w:val="space"/>
      <w:lvlText w:val="(%1)"/>
      <w:lvlJc w:val="start"/>
      <w:pPr>
        <w:ind w:start="21.25pt" w:hanging="21.25pt"/>
      </w:pPr>
      <w:rPr>
        <w:rFonts w:hint="default"/>
      </w:rPr>
    </w:lvl>
  </w:abstractNum>
  <w:abstractNum w:abstractNumId="153" w15:restartNumberingAfterBreak="0">
    <w:nsid w:val="1E230019"/>
    <w:multiLevelType w:val="singleLevel"/>
    <w:tmpl w:val="1E230019"/>
    <w:lvl w:ilvl="0">
      <w:start w:val="1"/>
      <w:numFmt w:val="decimal"/>
      <w:suff w:val="space"/>
      <w:lvlText w:val="(%1)"/>
      <w:lvlJc w:val="start"/>
      <w:pPr>
        <w:ind w:start="0pt" w:firstLine="0pt"/>
      </w:pPr>
      <w:rPr>
        <w:rFonts w:hint="default"/>
      </w:rPr>
    </w:lvl>
  </w:abstractNum>
  <w:abstractNum w:abstractNumId="154" w15:restartNumberingAfterBreak="0">
    <w:nsid w:val="1EF8BBE1"/>
    <w:multiLevelType w:val="singleLevel"/>
    <w:tmpl w:val="1EF8BBE1"/>
    <w:lvl w:ilvl="0">
      <w:start w:val="1"/>
      <w:numFmt w:val="decimal"/>
      <w:suff w:val="space"/>
      <w:lvlText w:val="(%1)"/>
      <w:lvlJc w:val="start"/>
      <w:pPr>
        <w:ind w:start="21.25pt" w:hanging="21.25pt"/>
      </w:pPr>
      <w:rPr>
        <w:rFonts w:hint="default"/>
      </w:rPr>
    </w:lvl>
  </w:abstractNum>
  <w:abstractNum w:abstractNumId="155" w15:restartNumberingAfterBreak="0">
    <w:nsid w:val="1FE8CFE0"/>
    <w:multiLevelType w:val="singleLevel"/>
    <w:tmpl w:val="1FE8CFE0"/>
    <w:lvl w:ilvl="0">
      <w:start w:val="1"/>
      <w:numFmt w:val="decimal"/>
      <w:suff w:val="space"/>
      <w:lvlText w:val="%1)"/>
      <w:lvlJc w:val="start"/>
      <w:pPr>
        <w:ind w:start="21.25pt" w:hanging="21.25pt"/>
      </w:pPr>
      <w:rPr>
        <w:rFonts w:hint="default"/>
      </w:rPr>
    </w:lvl>
  </w:abstractNum>
  <w:abstractNum w:abstractNumId="156" w15:restartNumberingAfterBreak="0">
    <w:nsid w:val="203F0186"/>
    <w:multiLevelType w:val="singleLevel"/>
    <w:tmpl w:val="203F0186"/>
    <w:lvl w:ilvl="0">
      <w:start w:val="1"/>
      <w:numFmt w:val="decimal"/>
      <w:suff w:val="space"/>
      <w:lvlText w:val="(%1)"/>
      <w:lvlJc w:val="start"/>
      <w:pPr>
        <w:ind w:start="21.25pt" w:hanging="21.25pt"/>
      </w:pPr>
      <w:rPr>
        <w:rFonts w:hint="default"/>
      </w:rPr>
    </w:lvl>
  </w:abstractNum>
  <w:abstractNum w:abstractNumId="157" w15:restartNumberingAfterBreak="0">
    <w:nsid w:val="20814979"/>
    <w:multiLevelType w:val="multilevel"/>
    <w:tmpl w:val="20814979"/>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158" w15:restartNumberingAfterBreak="0">
    <w:nsid w:val="21A44190"/>
    <w:multiLevelType w:val="multilevel"/>
    <w:tmpl w:val="21A44190"/>
    <w:lvl w:ilvl="0">
      <w:start w:val="1"/>
      <w:numFmt w:val="decimal"/>
      <w:lvlText w:val="%1"/>
      <w:lvlJc w:val="start"/>
      <w:pPr>
        <w:tabs>
          <w:tab w:val="num" w:pos="-27pt"/>
        </w:tabs>
        <w:ind w:start="-27pt" w:firstLine="0pt"/>
      </w:pPr>
      <w:rPr>
        <w:rFonts w:ascii="Times New Roman" w:hAnsi="Times New Roman" w:cs="Times New Roman" w:hint="default"/>
        <w:vanish/>
      </w:rPr>
    </w:lvl>
    <w:lvl w:ilvl="1">
      <w:start w:val="1"/>
      <w:numFmt w:val="decimal"/>
      <w:suff w:val="space"/>
      <w:lvlText w:val="%1.%2"/>
      <w:lvlJc w:val="start"/>
      <w:pPr>
        <w:ind w:start="1.80pt" w:hanging="28.80pt"/>
      </w:pPr>
      <w:rPr>
        <w:rFonts w:ascii="Times New Roman" w:hAnsi="Times New Roman" w:cs="Times New Roman" w:hint="default"/>
        <w:b/>
        <w:sz w:val="30"/>
        <w:szCs w:val="32"/>
      </w:rPr>
    </w:lvl>
    <w:lvl w:ilvl="2">
      <w:start w:val="1"/>
      <w:numFmt w:val="decimal"/>
      <w:lvlText w:val="%1.%2.%3"/>
      <w:lvlJc w:val="start"/>
      <w:pPr>
        <w:tabs>
          <w:tab w:val="num" w:pos="0pt"/>
        </w:tabs>
        <w:ind w:start="0pt" w:firstLine="0pt"/>
      </w:pPr>
      <w:rPr>
        <w:rFonts w:ascii="Times New Roman" w:hAnsi="Times New Roman" w:cs="Times New Roman" w:hint="default"/>
        <w:b/>
        <w:sz w:val="28"/>
        <w:szCs w:val="30"/>
      </w:rPr>
    </w:lvl>
    <w:lvl w:ilvl="3">
      <w:start w:val="1"/>
      <w:numFmt w:val="decimal"/>
      <w:isLgl/>
      <w:suff w:val="space"/>
      <w:lvlText w:val="%1.%2.%3.%4"/>
      <w:lvlJc w:val="start"/>
      <w:pPr>
        <w:ind w:start="-19.90pt" w:firstLine="0pt"/>
      </w:pPr>
      <w:rPr>
        <w:rFonts w:ascii="Times New Roman" w:hAnsi="Times New Roman" w:hint="default"/>
      </w:rPr>
    </w:lvl>
    <w:lvl w:ilvl="4">
      <w:start w:val="1"/>
      <w:numFmt w:val="decimal"/>
      <w:lvlText w:val="%1.%2.%3.%4.%5"/>
      <w:lvlJc w:val="start"/>
      <w:pPr>
        <w:tabs>
          <w:tab w:val="num" w:pos="23.40pt"/>
        </w:tabs>
        <w:ind w:start="23.40pt" w:hanging="50.40pt"/>
      </w:pPr>
      <w:rPr>
        <w:rFonts w:hint="eastAsia"/>
      </w:rPr>
    </w:lvl>
    <w:lvl w:ilvl="5">
      <w:start w:val="1"/>
      <w:numFmt w:val="decimal"/>
      <w:lvlText w:val="%1.%2.%3.%4.%5.%6"/>
      <w:lvlJc w:val="start"/>
      <w:pPr>
        <w:tabs>
          <w:tab w:val="num" w:pos="30.60pt"/>
        </w:tabs>
        <w:ind w:start="30.60pt" w:hanging="57.60pt"/>
      </w:pPr>
      <w:rPr>
        <w:rFonts w:hint="eastAsia"/>
      </w:rPr>
    </w:lvl>
    <w:lvl w:ilvl="6">
      <w:start w:val="1"/>
      <w:numFmt w:val="decimal"/>
      <w:lvlText w:val="%1.%2.%3.%4.%5.%6.%7"/>
      <w:lvlJc w:val="start"/>
      <w:pPr>
        <w:tabs>
          <w:tab w:val="num" w:pos="37.80pt"/>
        </w:tabs>
        <w:ind w:start="37.80pt" w:hanging="64.80pt"/>
      </w:pPr>
      <w:rPr>
        <w:rFonts w:hint="eastAsia"/>
      </w:rPr>
    </w:lvl>
    <w:lvl w:ilvl="7">
      <w:start w:val="1"/>
      <w:numFmt w:val="decimal"/>
      <w:lvlText w:val="%1.%2.%3.%4.%5.%6.%7.%8"/>
      <w:lvlJc w:val="start"/>
      <w:pPr>
        <w:tabs>
          <w:tab w:val="num" w:pos="45pt"/>
        </w:tabs>
        <w:ind w:start="45pt" w:hanging="72pt"/>
      </w:pPr>
      <w:rPr>
        <w:rFonts w:hint="eastAsia"/>
      </w:rPr>
    </w:lvl>
    <w:lvl w:ilvl="8">
      <w:start w:val="1"/>
      <w:numFmt w:val="decimal"/>
      <w:lvlText w:val="%1.%2.%3.%4.%5.%6.%7.%8.%9"/>
      <w:lvlJc w:val="start"/>
      <w:pPr>
        <w:tabs>
          <w:tab w:val="num" w:pos="52.20pt"/>
        </w:tabs>
        <w:ind w:start="52.20pt" w:hanging="79.20pt"/>
      </w:pPr>
      <w:rPr>
        <w:rFonts w:hint="eastAsia"/>
      </w:rPr>
    </w:lvl>
  </w:abstractNum>
  <w:abstractNum w:abstractNumId="159" w15:restartNumberingAfterBreak="0">
    <w:nsid w:val="2347FCA9"/>
    <w:multiLevelType w:val="singleLevel"/>
    <w:tmpl w:val="2347FCA9"/>
    <w:lvl w:ilvl="0">
      <w:start w:val="1"/>
      <w:numFmt w:val="decimal"/>
      <w:suff w:val="space"/>
      <w:lvlText w:val="%1)"/>
      <w:lvlJc w:val="start"/>
      <w:pPr>
        <w:ind w:start="21.25pt" w:hanging="21.25pt"/>
      </w:pPr>
      <w:rPr>
        <w:rFonts w:hint="default"/>
      </w:rPr>
    </w:lvl>
  </w:abstractNum>
  <w:abstractNum w:abstractNumId="160" w15:restartNumberingAfterBreak="0">
    <w:nsid w:val="24C7C718"/>
    <w:multiLevelType w:val="singleLevel"/>
    <w:tmpl w:val="24C7C718"/>
    <w:lvl w:ilvl="0">
      <w:start w:val="1"/>
      <w:numFmt w:val="decimal"/>
      <w:suff w:val="space"/>
      <w:lvlText w:val="(%1)"/>
      <w:lvlJc w:val="start"/>
      <w:pPr>
        <w:ind w:start="21.25pt" w:hanging="21.25pt"/>
      </w:pPr>
      <w:rPr>
        <w:rFonts w:hint="default"/>
      </w:rPr>
    </w:lvl>
  </w:abstractNum>
  <w:abstractNum w:abstractNumId="161" w15:restartNumberingAfterBreak="0">
    <w:nsid w:val="2556DCC6"/>
    <w:multiLevelType w:val="singleLevel"/>
    <w:tmpl w:val="2556DCC6"/>
    <w:lvl w:ilvl="0">
      <w:start w:val="1"/>
      <w:numFmt w:val="decimal"/>
      <w:suff w:val="space"/>
      <w:lvlText w:val="%1)"/>
      <w:lvlJc w:val="start"/>
      <w:pPr>
        <w:ind w:start="21.25pt" w:hanging="21.25pt"/>
      </w:pPr>
      <w:rPr>
        <w:rFonts w:hint="default"/>
      </w:rPr>
    </w:lvl>
  </w:abstractNum>
  <w:abstractNum w:abstractNumId="162" w15:restartNumberingAfterBreak="0">
    <w:nsid w:val="2642D656"/>
    <w:multiLevelType w:val="singleLevel"/>
    <w:tmpl w:val="2642D656"/>
    <w:lvl w:ilvl="0">
      <w:start w:val="1"/>
      <w:numFmt w:val="decimal"/>
      <w:suff w:val="space"/>
      <w:lvlText w:val="(%1)"/>
      <w:lvlJc w:val="start"/>
      <w:pPr>
        <w:ind w:start="21.25pt" w:hanging="21.25pt"/>
      </w:pPr>
      <w:rPr>
        <w:rFonts w:hint="default"/>
      </w:rPr>
    </w:lvl>
  </w:abstractNum>
  <w:abstractNum w:abstractNumId="163" w15:restartNumberingAfterBreak="0">
    <w:nsid w:val="266B5B1C"/>
    <w:multiLevelType w:val="singleLevel"/>
    <w:tmpl w:val="266B5B1C"/>
    <w:lvl w:ilvl="0">
      <w:start w:val="1"/>
      <w:numFmt w:val="decimal"/>
      <w:suff w:val="space"/>
      <w:lvlText w:val="%1)"/>
      <w:lvlJc w:val="start"/>
      <w:pPr>
        <w:ind w:start="42.25pt" w:hanging="21.25pt"/>
      </w:pPr>
      <w:rPr>
        <w:rFonts w:hint="default"/>
      </w:rPr>
    </w:lvl>
  </w:abstractNum>
  <w:abstractNum w:abstractNumId="164" w15:restartNumberingAfterBreak="0">
    <w:nsid w:val="275459E4"/>
    <w:multiLevelType w:val="singleLevel"/>
    <w:tmpl w:val="275459E4"/>
    <w:lvl w:ilvl="0">
      <w:start w:val="1"/>
      <w:numFmt w:val="decimal"/>
      <w:suff w:val="space"/>
      <w:lvlText w:val="%1)"/>
      <w:lvlJc w:val="start"/>
      <w:pPr>
        <w:ind w:start="21.25pt" w:hanging="21.25pt"/>
      </w:pPr>
      <w:rPr>
        <w:rFonts w:hint="default"/>
      </w:rPr>
    </w:lvl>
  </w:abstractNum>
  <w:abstractNum w:abstractNumId="165" w15:restartNumberingAfterBreak="0">
    <w:nsid w:val="27A471AB"/>
    <w:multiLevelType w:val="multilevel"/>
    <w:tmpl w:val="27A471AB"/>
    <w:lvl w:ilvl="0">
      <w:start w:val="1"/>
      <w:numFmt w:val="decimal"/>
      <w:lvlText w:val="%1．"/>
      <w:lvlJc w:val="start"/>
      <w:pPr>
        <w:ind w:start="18pt" w:hanging="18pt"/>
      </w:pPr>
      <w:rPr>
        <w:rFonts w:cs="Times New Roman" w:hint="eastAsia"/>
      </w:rPr>
    </w:lvl>
    <w:lvl w:ilvl="1">
      <w:start w:val="1"/>
      <w:numFmt w:val="lowerLetter"/>
      <w:lvlText w:val="%2)"/>
      <w:lvlJc w:val="start"/>
      <w:pPr>
        <w:ind w:start="42pt" w:hanging="21pt"/>
      </w:pPr>
    </w:lvl>
    <w:lvl w:ilvl="2">
      <w:start w:val="1"/>
      <w:numFmt w:val="lowerRoman"/>
      <w:lvlText w:val="%3."/>
      <w:lvlJc w:val="end"/>
      <w:pPr>
        <w:ind w:start="63pt" w:hanging="21pt"/>
      </w:pPr>
    </w:lvl>
    <w:lvl w:ilvl="3">
      <w:start w:val="1"/>
      <w:numFmt w:val="decimal"/>
      <w:lvlText w:val="%4."/>
      <w:lvlJc w:val="start"/>
      <w:pPr>
        <w:ind w:start="84pt" w:hanging="21pt"/>
      </w:pPr>
    </w:lvl>
    <w:lvl w:ilvl="4">
      <w:start w:val="1"/>
      <w:numFmt w:val="lowerLetter"/>
      <w:lvlText w:val="%5)"/>
      <w:lvlJc w:val="start"/>
      <w:pPr>
        <w:ind w:start="105pt" w:hanging="21pt"/>
      </w:pPr>
    </w:lvl>
    <w:lvl w:ilvl="5">
      <w:start w:val="1"/>
      <w:numFmt w:val="lowerRoman"/>
      <w:lvlText w:val="%6."/>
      <w:lvlJc w:val="end"/>
      <w:pPr>
        <w:ind w:start="126pt" w:hanging="21pt"/>
      </w:pPr>
    </w:lvl>
    <w:lvl w:ilvl="6">
      <w:start w:val="1"/>
      <w:numFmt w:val="decimal"/>
      <w:lvlText w:val="%7."/>
      <w:lvlJc w:val="start"/>
      <w:pPr>
        <w:ind w:start="147pt" w:hanging="21pt"/>
      </w:pPr>
    </w:lvl>
    <w:lvl w:ilvl="7">
      <w:start w:val="1"/>
      <w:numFmt w:val="lowerLetter"/>
      <w:lvlText w:val="%8)"/>
      <w:lvlJc w:val="start"/>
      <w:pPr>
        <w:ind w:start="168pt" w:hanging="21pt"/>
      </w:pPr>
    </w:lvl>
    <w:lvl w:ilvl="8">
      <w:start w:val="1"/>
      <w:numFmt w:val="lowerRoman"/>
      <w:lvlText w:val="%9."/>
      <w:lvlJc w:val="end"/>
      <w:pPr>
        <w:ind w:start="189pt" w:hanging="21pt"/>
      </w:pPr>
    </w:lvl>
  </w:abstractNum>
  <w:abstractNum w:abstractNumId="166" w15:restartNumberingAfterBreak="0">
    <w:nsid w:val="2825A809"/>
    <w:multiLevelType w:val="singleLevel"/>
    <w:tmpl w:val="2825A809"/>
    <w:lvl w:ilvl="0">
      <w:start w:val="1"/>
      <w:numFmt w:val="decimal"/>
      <w:suff w:val="space"/>
      <w:lvlText w:val="(%1)"/>
      <w:lvlJc w:val="start"/>
      <w:pPr>
        <w:ind w:start="21.25pt" w:hanging="21.25pt"/>
      </w:pPr>
      <w:rPr>
        <w:rFonts w:hint="default"/>
      </w:rPr>
    </w:lvl>
  </w:abstractNum>
  <w:abstractNum w:abstractNumId="167" w15:restartNumberingAfterBreak="0">
    <w:nsid w:val="287DC71A"/>
    <w:multiLevelType w:val="singleLevel"/>
    <w:tmpl w:val="287DC71A"/>
    <w:lvl w:ilvl="0">
      <w:start w:val="1"/>
      <w:numFmt w:val="decimal"/>
      <w:suff w:val="space"/>
      <w:lvlText w:val="%1)"/>
      <w:lvlJc w:val="start"/>
      <w:pPr>
        <w:ind w:start="21.25pt" w:hanging="21.25pt"/>
      </w:pPr>
      <w:rPr>
        <w:rFonts w:hint="default"/>
      </w:rPr>
    </w:lvl>
  </w:abstractNum>
  <w:abstractNum w:abstractNumId="168" w15:restartNumberingAfterBreak="0">
    <w:nsid w:val="28AC4A62"/>
    <w:multiLevelType w:val="singleLevel"/>
    <w:tmpl w:val="28AC4A62"/>
    <w:lvl w:ilvl="0">
      <w:start w:val="1"/>
      <w:numFmt w:val="decimal"/>
      <w:suff w:val="space"/>
      <w:lvlText w:val="(%1)"/>
      <w:lvlJc w:val="start"/>
      <w:pPr>
        <w:ind w:start="21.25pt" w:hanging="21.25pt"/>
      </w:pPr>
      <w:rPr>
        <w:rFonts w:hint="default"/>
      </w:rPr>
    </w:lvl>
  </w:abstractNum>
  <w:abstractNum w:abstractNumId="169" w15:restartNumberingAfterBreak="0">
    <w:nsid w:val="291A0468"/>
    <w:multiLevelType w:val="singleLevel"/>
    <w:tmpl w:val="291A0468"/>
    <w:lvl w:ilvl="0">
      <w:start w:val="1"/>
      <w:numFmt w:val="decimal"/>
      <w:suff w:val="space"/>
      <w:lvlText w:val="(%1)"/>
      <w:lvlJc w:val="start"/>
      <w:pPr>
        <w:ind w:start="0.25pt" w:hanging="21.25pt"/>
      </w:pPr>
      <w:rPr>
        <w:rFonts w:hint="default"/>
      </w:rPr>
    </w:lvl>
  </w:abstractNum>
  <w:abstractNum w:abstractNumId="170" w15:restartNumberingAfterBreak="0">
    <w:nsid w:val="29AD768B"/>
    <w:multiLevelType w:val="singleLevel"/>
    <w:tmpl w:val="29AD768B"/>
    <w:lvl w:ilvl="0">
      <w:start w:val="1"/>
      <w:numFmt w:val="decimal"/>
      <w:suff w:val="nothing"/>
      <w:lvlText w:val="%1"/>
      <w:lvlJc w:val="start"/>
      <w:pPr>
        <w:tabs>
          <w:tab w:val="num" w:pos="0pt"/>
        </w:tabs>
        <w:ind w:start="0pt" w:firstLine="0pt"/>
      </w:pPr>
      <w:rPr>
        <w:rFonts w:hint="default"/>
      </w:rPr>
    </w:lvl>
  </w:abstractNum>
  <w:abstractNum w:abstractNumId="171" w15:restartNumberingAfterBreak="0">
    <w:nsid w:val="29E32BAB"/>
    <w:multiLevelType w:val="multilevel"/>
    <w:tmpl w:val="29E32BAB"/>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172" w15:restartNumberingAfterBreak="0">
    <w:nsid w:val="2A239E29"/>
    <w:multiLevelType w:val="singleLevel"/>
    <w:tmpl w:val="2A239E29"/>
    <w:lvl w:ilvl="0">
      <w:start w:val="1"/>
      <w:numFmt w:val="decimal"/>
      <w:lvlText w:val="%1)"/>
      <w:lvlJc w:val="start"/>
      <w:pPr>
        <w:ind w:start="21.25pt" w:hanging="21.25pt"/>
      </w:pPr>
      <w:rPr>
        <w:rFonts w:hint="default"/>
      </w:rPr>
    </w:lvl>
  </w:abstractNum>
  <w:abstractNum w:abstractNumId="173" w15:restartNumberingAfterBreak="0">
    <w:nsid w:val="2BDE3F46"/>
    <w:multiLevelType w:val="singleLevel"/>
    <w:tmpl w:val="2BDE3F46"/>
    <w:lvl w:ilvl="0">
      <w:start w:val="1"/>
      <w:numFmt w:val="decimal"/>
      <w:suff w:val="nothing"/>
      <w:lvlText w:val="%1）"/>
      <w:lvlJc w:val="start"/>
    </w:lvl>
  </w:abstractNum>
  <w:abstractNum w:abstractNumId="174" w15:restartNumberingAfterBreak="0">
    <w:nsid w:val="2D60FA5D"/>
    <w:multiLevelType w:val="singleLevel"/>
    <w:tmpl w:val="2D60FA5D"/>
    <w:lvl w:ilvl="0">
      <w:start w:val="1"/>
      <w:numFmt w:val="decimal"/>
      <w:suff w:val="space"/>
      <w:lvlText w:val="%1)"/>
      <w:lvlJc w:val="start"/>
      <w:pPr>
        <w:ind w:start="21.25pt" w:hanging="21.25pt"/>
      </w:pPr>
      <w:rPr>
        <w:rFonts w:hint="default"/>
      </w:rPr>
    </w:lvl>
  </w:abstractNum>
  <w:abstractNum w:abstractNumId="175" w15:restartNumberingAfterBreak="0">
    <w:nsid w:val="2E44FA22"/>
    <w:multiLevelType w:val="multilevel"/>
    <w:tmpl w:val="2E44FA22"/>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176" w15:restartNumberingAfterBreak="0">
    <w:nsid w:val="2E7809CA"/>
    <w:multiLevelType w:val="singleLevel"/>
    <w:tmpl w:val="2E7809CA"/>
    <w:lvl w:ilvl="0">
      <w:start w:val="1"/>
      <w:numFmt w:val="decimal"/>
      <w:suff w:val="space"/>
      <w:lvlText w:val="(%1)"/>
      <w:lvlJc w:val="start"/>
      <w:pPr>
        <w:ind w:start="21.25pt" w:hanging="21.25pt"/>
      </w:pPr>
      <w:rPr>
        <w:rFonts w:hint="default"/>
      </w:rPr>
    </w:lvl>
  </w:abstractNum>
  <w:abstractNum w:abstractNumId="177" w15:restartNumberingAfterBreak="0">
    <w:nsid w:val="2EE4C1DF"/>
    <w:multiLevelType w:val="multilevel"/>
    <w:tmpl w:val="2EE4C1DF"/>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178" w15:restartNumberingAfterBreak="0">
    <w:nsid w:val="2F5B7785"/>
    <w:multiLevelType w:val="singleLevel"/>
    <w:tmpl w:val="2F5B7785"/>
    <w:lvl w:ilvl="0">
      <w:start w:val="1"/>
      <w:numFmt w:val="decimal"/>
      <w:suff w:val="space"/>
      <w:lvlText w:val="%1)"/>
      <w:lvlJc w:val="start"/>
      <w:pPr>
        <w:ind w:start="21.25pt" w:hanging="21.25pt"/>
      </w:pPr>
      <w:rPr>
        <w:rFonts w:hint="default"/>
      </w:rPr>
    </w:lvl>
  </w:abstractNum>
  <w:abstractNum w:abstractNumId="179" w15:restartNumberingAfterBreak="0">
    <w:nsid w:val="30B30A32"/>
    <w:multiLevelType w:val="multilevel"/>
    <w:tmpl w:val="30B30A32"/>
    <w:lvl w:ilvl="0">
      <w:start w:val="1"/>
      <w:numFmt w:val="decimal"/>
      <w:suff w:val="nothing"/>
      <w:lvlText w:val="%1　"/>
      <w:lvlJc w:val="start"/>
      <w:pPr>
        <w:ind w:start="0pt" w:firstLine="0pt"/>
      </w:pPr>
      <w:rPr>
        <w:rFonts w:ascii="黑体" w:eastAsia="黑体" w:hAnsi="黑体" w:hint="eastAsia"/>
      </w:rPr>
    </w:lvl>
    <w:lvl w:ilvl="1">
      <w:start w:val="1"/>
      <w:numFmt w:val="decimal"/>
      <w:lvlText w:val="%1.%2"/>
      <w:lvlJc w:val="start"/>
      <w:pPr>
        <w:ind w:start="0pt" w:firstLine="0pt"/>
      </w:pPr>
      <w:rPr>
        <w:rFonts w:ascii="黑体" w:eastAsia="黑体" w:hAnsi="黑体" w:hint="eastAsia"/>
        <w:b w:val="0"/>
        <w:bCs/>
        <w:color w:val="auto"/>
      </w:rPr>
    </w:lvl>
    <w:lvl w:ilvl="2">
      <w:start w:val="1"/>
      <w:numFmt w:val="decimal"/>
      <w:lvlText w:val="%1.%2.%3"/>
      <w:lvlJc w:val="start"/>
      <w:pPr>
        <w:ind w:start="0pt" w:firstLine="0pt"/>
      </w:pPr>
      <w:rPr>
        <w:rFonts w:hint="eastAsia"/>
      </w:rPr>
    </w:lvl>
    <w:lvl w:ilvl="3">
      <w:start w:val="1"/>
      <w:numFmt w:val="decimal"/>
      <w:lvlText w:val="%1.%2.%3.%4"/>
      <w:lvlJc w:val="start"/>
      <w:pPr>
        <w:ind w:start="0pt" w:firstLine="0pt"/>
      </w:pPr>
      <w:rPr>
        <w:rFonts w:ascii="黑体" w:eastAsia="黑体" w:hAnsi="黑体" w:hint="eastAsia"/>
      </w:rPr>
    </w:lvl>
    <w:lvl w:ilvl="4">
      <w:start w:val="1"/>
      <w:numFmt w:val="decimal"/>
      <w:lvlText w:val="%1.%2.%3.%4.%5"/>
      <w:lvlJc w:val="start"/>
      <w:pPr>
        <w:ind w:start="0pt" w:firstLine="0pt"/>
      </w:pPr>
      <w:rPr>
        <w:rFonts w:ascii="黑体" w:eastAsia="黑体" w:hAnsi="黑体"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180" w15:restartNumberingAfterBreak="0">
    <w:nsid w:val="3117FE52"/>
    <w:multiLevelType w:val="singleLevel"/>
    <w:tmpl w:val="3117FE52"/>
    <w:lvl w:ilvl="0">
      <w:start w:val="1"/>
      <w:numFmt w:val="decimal"/>
      <w:suff w:val="space"/>
      <w:lvlText w:val="(%1)"/>
      <w:lvlJc w:val="start"/>
      <w:pPr>
        <w:ind w:start="21.25pt" w:hanging="21.25pt"/>
      </w:pPr>
      <w:rPr>
        <w:rFonts w:hint="default"/>
      </w:rPr>
    </w:lvl>
  </w:abstractNum>
  <w:abstractNum w:abstractNumId="181" w15:restartNumberingAfterBreak="0">
    <w:nsid w:val="320043EA"/>
    <w:multiLevelType w:val="singleLevel"/>
    <w:tmpl w:val="320043EA"/>
    <w:lvl w:ilvl="0">
      <w:start w:val="1"/>
      <w:numFmt w:val="decimal"/>
      <w:suff w:val="space"/>
      <w:lvlText w:val="%1)"/>
      <w:lvlJc w:val="start"/>
      <w:pPr>
        <w:ind w:start="21.25pt" w:hanging="21.25pt"/>
      </w:pPr>
      <w:rPr>
        <w:rFonts w:hint="default"/>
      </w:rPr>
    </w:lvl>
  </w:abstractNum>
  <w:abstractNum w:abstractNumId="182" w15:restartNumberingAfterBreak="0">
    <w:nsid w:val="322A3798"/>
    <w:multiLevelType w:val="multilevel"/>
    <w:tmpl w:val="322A3798"/>
    <w:lvl w:ilvl="0">
      <w:start w:val="1"/>
      <w:numFmt w:val="decimal"/>
      <w:lvlText w:val="%1"/>
      <w:lvlJc w:val="start"/>
      <w:pPr>
        <w:ind w:start="21.25pt" w:hanging="21.25pt"/>
      </w:pPr>
      <w:rPr>
        <w:rFonts w:ascii="宋体" w:eastAsia="宋体" w:hAnsi="宋体" w:hint="eastAsia"/>
      </w:rPr>
    </w:lvl>
    <w:lvl w:ilvl="1">
      <w:start w:val="1"/>
      <w:numFmt w:val="decimal"/>
      <w:lvlText w:val="%1.%2"/>
      <w:lvlJc w:val="start"/>
      <w:pPr>
        <w:ind w:start="21.25pt" w:hanging="21.25pt"/>
      </w:pPr>
      <w:rPr>
        <w:rFonts w:ascii="宋体" w:eastAsia="宋体" w:hAnsi="宋体" w:hint="eastAsia"/>
      </w:rPr>
    </w:lvl>
    <w:lvl w:ilvl="2">
      <w:start w:val="1"/>
      <w:numFmt w:val="decimal"/>
      <w:lvlText w:val="%1.%2.%3"/>
      <w:lvlJc w:val="start"/>
      <w:pPr>
        <w:ind w:start="21.25pt" w:hanging="21.25pt"/>
      </w:pPr>
      <w:rPr>
        <w:b w:val="0"/>
        <w:bCs w:val="0"/>
        <w:i w:val="0"/>
        <w:iCs w:val="0"/>
        <w:caps w:val="0"/>
        <w:smallCaps w:val="0"/>
        <w:strike w:val="0"/>
        <w:dstrike w:val="0"/>
        <w:vanish w:val="0"/>
        <w:spacing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start"/>
      <w:pPr>
        <w:ind w:start="21.25pt" w:hanging="21.25pt"/>
      </w:pPr>
      <w:rPr>
        <w:rFonts w:hint="eastAsia"/>
      </w:rPr>
    </w:lvl>
    <w:lvl w:ilvl="4">
      <w:start w:val="1"/>
      <w:numFmt w:val="decimal"/>
      <w:lvlText w:val="%1.%2.%3.%4.%5"/>
      <w:lvlJc w:val="start"/>
      <w:pPr>
        <w:ind w:start="42.50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183" w15:restartNumberingAfterBreak="0">
    <w:nsid w:val="32D4893C"/>
    <w:multiLevelType w:val="singleLevel"/>
    <w:tmpl w:val="32D4893C"/>
    <w:lvl w:ilvl="0">
      <w:start w:val="1"/>
      <w:numFmt w:val="decimal"/>
      <w:suff w:val="space"/>
      <w:lvlText w:val="(%1)"/>
      <w:lvlJc w:val="start"/>
      <w:pPr>
        <w:ind w:start="21.25pt" w:hanging="21.25pt"/>
      </w:pPr>
      <w:rPr>
        <w:rFonts w:hint="default"/>
      </w:rPr>
    </w:lvl>
  </w:abstractNum>
  <w:abstractNum w:abstractNumId="184" w15:restartNumberingAfterBreak="0">
    <w:nsid w:val="336EDAB5"/>
    <w:multiLevelType w:val="multilevel"/>
    <w:tmpl w:val="336EDAB5"/>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185" w15:restartNumberingAfterBreak="0">
    <w:nsid w:val="3430B1BF"/>
    <w:multiLevelType w:val="singleLevel"/>
    <w:tmpl w:val="3430B1BF"/>
    <w:lvl w:ilvl="0">
      <w:start w:val="1"/>
      <w:numFmt w:val="decimal"/>
      <w:suff w:val="space"/>
      <w:lvlText w:val="(%1)"/>
      <w:lvlJc w:val="start"/>
      <w:pPr>
        <w:ind w:start="21.25pt" w:hanging="21.25pt"/>
      </w:pPr>
      <w:rPr>
        <w:rFonts w:hint="default"/>
      </w:rPr>
    </w:lvl>
  </w:abstractNum>
  <w:abstractNum w:abstractNumId="186" w15:restartNumberingAfterBreak="0">
    <w:nsid w:val="3A127A31"/>
    <w:multiLevelType w:val="singleLevel"/>
    <w:tmpl w:val="3A127A31"/>
    <w:lvl w:ilvl="0">
      <w:start w:val="1"/>
      <w:numFmt w:val="decimal"/>
      <w:suff w:val="space"/>
      <w:lvlText w:val="(%1)"/>
      <w:lvlJc w:val="start"/>
      <w:pPr>
        <w:ind w:start="0pt" w:firstLine="0pt"/>
      </w:pPr>
      <w:rPr>
        <w:rFonts w:hint="default"/>
      </w:rPr>
    </w:lvl>
  </w:abstractNum>
  <w:abstractNum w:abstractNumId="187" w15:restartNumberingAfterBreak="0">
    <w:nsid w:val="3A221B9C"/>
    <w:multiLevelType w:val="singleLevel"/>
    <w:tmpl w:val="3A221B9C"/>
    <w:lvl w:ilvl="0">
      <w:start w:val="1"/>
      <w:numFmt w:val="decimal"/>
      <w:suff w:val="space"/>
      <w:lvlText w:val="%1)"/>
      <w:lvlJc w:val="start"/>
      <w:pPr>
        <w:ind w:start="21.25pt" w:hanging="21.25pt"/>
      </w:pPr>
      <w:rPr>
        <w:rFonts w:hint="default"/>
      </w:rPr>
    </w:lvl>
  </w:abstractNum>
  <w:abstractNum w:abstractNumId="188" w15:restartNumberingAfterBreak="0">
    <w:nsid w:val="3A5E6116"/>
    <w:multiLevelType w:val="multilevel"/>
    <w:tmpl w:val="3A5E6116"/>
    <w:lvl w:ilvl="0">
      <w:start w:val="1"/>
      <w:numFmt w:val="decimal"/>
      <w:lvlText w:val="(%1)"/>
      <w:lvlJc w:val="start"/>
      <w:pPr>
        <w:tabs>
          <w:tab w:val="num" w:pos="42.10pt"/>
        </w:tabs>
        <w:ind w:start="0pt" w:firstLine="24.10pt"/>
      </w:pPr>
      <w:rPr>
        <w:rFonts w:hint="eastAsia"/>
      </w:rPr>
    </w:lvl>
    <w:lvl w:ilvl="1">
      <w:start w:val="1"/>
      <w:numFmt w:val="lowerLetter"/>
      <w:lvlText w:val="%2)"/>
      <w:lvlJc w:val="start"/>
      <w:pPr>
        <w:tabs>
          <w:tab w:val="num" w:pos="42pt"/>
        </w:tabs>
        <w:ind w:start="42pt" w:hanging="21pt"/>
      </w:pPr>
    </w:lvl>
    <w:lvl w:ilvl="2">
      <w:start w:val="1"/>
      <w:numFmt w:val="lowerRoman"/>
      <w:lvlText w:val="%3."/>
      <w:lvlJc w:val="end"/>
      <w:pPr>
        <w:tabs>
          <w:tab w:val="num" w:pos="63pt"/>
        </w:tabs>
        <w:ind w:start="63pt" w:hanging="21pt"/>
      </w:pPr>
    </w:lvl>
    <w:lvl w:ilvl="3">
      <w:start w:val="1"/>
      <w:numFmt w:val="decimal"/>
      <w:lvlText w:val="%4."/>
      <w:lvlJc w:val="start"/>
      <w:pPr>
        <w:tabs>
          <w:tab w:val="num" w:pos="84pt"/>
        </w:tabs>
        <w:ind w:start="84pt" w:hanging="21pt"/>
      </w:pPr>
    </w:lvl>
    <w:lvl w:ilvl="4">
      <w:start w:val="1"/>
      <w:numFmt w:val="lowerLetter"/>
      <w:lvlText w:val="%5)"/>
      <w:lvlJc w:val="start"/>
      <w:pPr>
        <w:tabs>
          <w:tab w:val="num" w:pos="105pt"/>
        </w:tabs>
        <w:ind w:start="105pt" w:hanging="21pt"/>
      </w:pPr>
    </w:lvl>
    <w:lvl w:ilvl="5">
      <w:start w:val="1"/>
      <w:numFmt w:val="lowerRoman"/>
      <w:lvlText w:val="%6."/>
      <w:lvlJc w:val="end"/>
      <w:pPr>
        <w:tabs>
          <w:tab w:val="num" w:pos="126pt"/>
        </w:tabs>
        <w:ind w:start="126pt" w:hanging="21pt"/>
      </w:pPr>
    </w:lvl>
    <w:lvl w:ilvl="6">
      <w:start w:val="1"/>
      <w:numFmt w:val="decimal"/>
      <w:lvlText w:val="%7."/>
      <w:lvlJc w:val="start"/>
      <w:pPr>
        <w:tabs>
          <w:tab w:val="num" w:pos="147pt"/>
        </w:tabs>
        <w:ind w:start="147pt" w:hanging="21pt"/>
      </w:pPr>
    </w:lvl>
    <w:lvl w:ilvl="7">
      <w:start w:val="1"/>
      <w:numFmt w:val="lowerLetter"/>
      <w:lvlText w:val="%8)"/>
      <w:lvlJc w:val="start"/>
      <w:pPr>
        <w:tabs>
          <w:tab w:val="num" w:pos="168pt"/>
        </w:tabs>
        <w:ind w:start="168pt" w:hanging="21pt"/>
      </w:pPr>
    </w:lvl>
    <w:lvl w:ilvl="8">
      <w:start w:val="1"/>
      <w:numFmt w:val="lowerRoman"/>
      <w:lvlText w:val="%9."/>
      <w:lvlJc w:val="end"/>
      <w:pPr>
        <w:tabs>
          <w:tab w:val="num" w:pos="189pt"/>
        </w:tabs>
        <w:ind w:start="189pt" w:hanging="21pt"/>
      </w:pPr>
    </w:lvl>
  </w:abstractNum>
  <w:abstractNum w:abstractNumId="189" w15:restartNumberingAfterBreak="0">
    <w:nsid w:val="3A602205"/>
    <w:multiLevelType w:val="singleLevel"/>
    <w:tmpl w:val="3A602205"/>
    <w:lvl w:ilvl="0">
      <w:start w:val="1"/>
      <w:numFmt w:val="decimal"/>
      <w:suff w:val="space"/>
      <w:lvlText w:val="%1)"/>
      <w:lvlJc w:val="start"/>
      <w:pPr>
        <w:ind w:start="21.25pt" w:hanging="21.25pt"/>
      </w:pPr>
      <w:rPr>
        <w:rFonts w:hint="default"/>
      </w:rPr>
    </w:lvl>
  </w:abstractNum>
  <w:abstractNum w:abstractNumId="190" w15:restartNumberingAfterBreak="0">
    <w:nsid w:val="3A686E52"/>
    <w:multiLevelType w:val="singleLevel"/>
    <w:tmpl w:val="3A686E52"/>
    <w:lvl w:ilvl="0">
      <w:start w:val="1"/>
      <w:numFmt w:val="decimal"/>
      <w:suff w:val="space"/>
      <w:lvlText w:val="(%1)"/>
      <w:lvlJc w:val="start"/>
      <w:pPr>
        <w:ind w:start="0.25pt" w:hanging="21.25pt"/>
      </w:pPr>
      <w:rPr>
        <w:rFonts w:hint="default"/>
      </w:rPr>
    </w:lvl>
  </w:abstractNum>
  <w:abstractNum w:abstractNumId="191" w15:restartNumberingAfterBreak="0">
    <w:nsid w:val="3C818A68"/>
    <w:multiLevelType w:val="singleLevel"/>
    <w:tmpl w:val="3C818A68"/>
    <w:lvl w:ilvl="0">
      <w:start w:val="1"/>
      <w:numFmt w:val="decimal"/>
      <w:suff w:val="space"/>
      <w:lvlText w:val="(%1)"/>
      <w:lvlJc w:val="start"/>
      <w:pPr>
        <w:ind w:start="21.25pt" w:hanging="21.25pt"/>
      </w:pPr>
      <w:rPr>
        <w:rFonts w:hint="default"/>
      </w:rPr>
    </w:lvl>
  </w:abstractNum>
  <w:abstractNum w:abstractNumId="192" w15:restartNumberingAfterBreak="0">
    <w:nsid w:val="3E7091A5"/>
    <w:multiLevelType w:val="singleLevel"/>
    <w:tmpl w:val="3E7091A5"/>
    <w:lvl w:ilvl="0">
      <w:start w:val="1"/>
      <w:numFmt w:val="decimal"/>
      <w:suff w:val="space"/>
      <w:lvlText w:val="%1)"/>
      <w:lvlJc w:val="start"/>
      <w:pPr>
        <w:ind w:start="21.25pt" w:hanging="21.25pt"/>
      </w:pPr>
      <w:rPr>
        <w:rFonts w:hint="default"/>
      </w:rPr>
    </w:lvl>
  </w:abstractNum>
  <w:abstractNum w:abstractNumId="193" w15:restartNumberingAfterBreak="0">
    <w:nsid w:val="3F070965"/>
    <w:multiLevelType w:val="singleLevel"/>
    <w:tmpl w:val="3F070965"/>
    <w:lvl w:ilvl="0">
      <w:start w:val="1"/>
      <w:numFmt w:val="decimal"/>
      <w:suff w:val="space"/>
      <w:lvlText w:val="%1)"/>
      <w:lvlJc w:val="start"/>
      <w:pPr>
        <w:ind w:start="21.25pt" w:hanging="21.25pt"/>
      </w:pPr>
      <w:rPr>
        <w:rFonts w:hint="default"/>
      </w:rPr>
    </w:lvl>
  </w:abstractNum>
  <w:abstractNum w:abstractNumId="194" w15:restartNumberingAfterBreak="0">
    <w:nsid w:val="3F6BD635"/>
    <w:multiLevelType w:val="singleLevel"/>
    <w:tmpl w:val="3F6BD635"/>
    <w:lvl w:ilvl="0">
      <w:start w:val="1"/>
      <w:numFmt w:val="decimal"/>
      <w:suff w:val="space"/>
      <w:lvlText w:val="%1)"/>
      <w:lvlJc w:val="start"/>
      <w:pPr>
        <w:ind w:start="21.25pt" w:hanging="21.25pt"/>
      </w:pPr>
      <w:rPr>
        <w:rFonts w:hint="default"/>
      </w:rPr>
    </w:lvl>
  </w:abstractNum>
  <w:abstractNum w:abstractNumId="195" w15:restartNumberingAfterBreak="0">
    <w:nsid w:val="3F83453C"/>
    <w:multiLevelType w:val="singleLevel"/>
    <w:tmpl w:val="3F83453C"/>
    <w:lvl w:ilvl="0">
      <w:start w:val="1"/>
      <w:numFmt w:val="decimal"/>
      <w:suff w:val="space"/>
      <w:lvlText w:val="(%1)"/>
      <w:lvlJc w:val="start"/>
      <w:pPr>
        <w:ind w:start="0pt" w:firstLine="0pt"/>
      </w:pPr>
      <w:rPr>
        <w:rFonts w:hint="default"/>
      </w:rPr>
    </w:lvl>
  </w:abstractNum>
  <w:abstractNum w:abstractNumId="196" w15:restartNumberingAfterBreak="0">
    <w:nsid w:val="3FDC3F04"/>
    <w:multiLevelType w:val="multilevel"/>
    <w:tmpl w:val="3FDC3F04"/>
    <w:lvl w:ilvl="0">
      <w:start w:val="1"/>
      <w:numFmt w:val="chineseCountingThousand"/>
      <w:suff w:val="space"/>
      <w:lvlText w:val="第%1章"/>
      <w:lvlJc w:val="start"/>
      <w:pPr>
        <w:ind w:start="0pt" w:firstLine="0pt"/>
      </w:pPr>
      <w:rPr>
        <w:rFonts w:hint="eastAsia"/>
        <w:lang w:val="en-US"/>
      </w:rPr>
    </w:lvl>
    <w:lvl w:ilvl="1">
      <w:start w:val="1"/>
      <w:numFmt w:val="decimal"/>
      <w:isLgl/>
      <w:suff w:val="space"/>
      <w:lvlText w:val="%1.%2"/>
      <w:lvlJc w:val="start"/>
      <w:pPr>
        <w:ind w:start="0pt" w:firstLine="0pt"/>
      </w:pPr>
      <w:rPr>
        <w:rFonts w:ascii="Times New Roman" w:hAnsi="Times New Roman" w:cs="Times New Roman" w:hint="default"/>
        <w:b w:val="0"/>
        <w:sz w:val="24"/>
        <w:szCs w:val="30"/>
      </w:rPr>
    </w:lvl>
    <w:lvl w:ilvl="2">
      <w:start w:val="1"/>
      <w:numFmt w:val="decimal"/>
      <w:isLgl/>
      <w:suff w:val="space"/>
      <w:lvlText w:val="%1.%2.%3"/>
      <w:lvlJc w:val="start"/>
      <w:pPr>
        <w:ind w:start="0pt" w:firstLine="0pt"/>
      </w:pPr>
      <w:rPr>
        <w:rFonts w:hint="eastAsia"/>
      </w:rPr>
    </w:lvl>
    <w:lvl w:ilvl="3">
      <w:start w:val="1"/>
      <w:numFmt w:val="decimal"/>
      <w:lvlText w:val="2.2.2.%4"/>
      <w:lvlJc w:val="start"/>
      <w:pPr>
        <w:ind w:start="7.05pt" w:firstLine="0pt"/>
      </w:pPr>
      <w:rPr>
        <w:rFonts w:hint="eastAsia"/>
        <w:lang w:val="en-US"/>
      </w:rPr>
    </w:lvl>
    <w:lvl w:ilvl="4">
      <w:start w:val="1"/>
      <w:numFmt w:val="decimal"/>
      <w:isLgl/>
      <w:lvlText w:val="%1.%2.%3.%4.%5"/>
      <w:lvlJc w:val="start"/>
      <w:pPr>
        <w:ind w:start="0pt" w:firstLine="0pt"/>
      </w:pPr>
      <w:rPr>
        <w:rFonts w:hint="eastAsia"/>
      </w:rPr>
    </w:lvl>
    <w:lvl w:ilvl="5">
      <w:start w:val="1"/>
      <w:numFmt w:val="decimal"/>
      <w:isLgl/>
      <w:lvlText w:val="%1.%2.%3.%4.%5.%6"/>
      <w:lvlJc w:val="start"/>
      <w:pPr>
        <w:ind w:start="0pt" w:firstLine="0pt"/>
      </w:pPr>
      <w:rPr>
        <w:rFonts w:cs="Microsoft YaHei UI" w:hint="eastAsia"/>
      </w:rPr>
    </w:lvl>
    <w:lvl w:ilvl="6">
      <w:start w:val="1"/>
      <w:numFmt w:val="decimal"/>
      <w:lvlText w:val="%7)"/>
      <w:lvlJc w:val="start"/>
      <w:pPr>
        <w:ind w:start="0pt" w:firstLine="0pt"/>
      </w:pPr>
      <w:rPr>
        <w:rFonts w:hint="eastAsia"/>
      </w:rPr>
    </w:lvl>
    <w:lvl w:ilvl="7">
      <w:start w:val="1"/>
      <w:numFmt w:val="decimal"/>
      <w:lvlText w:val="%1.%2.%3.%4.%5.%6.%7.%8"/>
      <w:lvlJc w:val="start"/>
      <w:pPr>
        <w:ind w:start="0pt" w:firstLine="0pt"/>
      </w:pPr>
      <w:rPr>
        <w:rFonts w:hint="eastAsia"/>
      </w:rPr>
    </w:lvl>
    <w:lvl w:ilvl="8">
      <w:start w:val="1"/>
      <w:numFmt w:val="decimal"/>
      <w:lvlText w:val="%1.%2.%3.%4.%5.%6.%7.%8.%9"/>
      <w:lvlJc w:val="start"/>
      <w:pPr>
        <w:ind w:start="0pt" w:firstLine="0pt"/>
      </w:pPr>
      <w:rPr>
        <w:rFonts w:hint="eastAsia"/>
      </w:rPr>
    </w:lvl>
  </w:abstractNum>
  <w:abstractNum w:abstractNumId="197" w15:restartNumberingAfterBreak="0">
    <w:nsid w:val="4038D9B5"/>
    <w:multiLevelType w:val="singleLevel"/>
    <w:tmpl w:val="4038D9B5"/>
    <w:lvl w:ilvl="0">
      <w:start w:val="1"/>
      <w:numFmt w:val="decimal"/>
      <w:lvlText w:val="(%1)"/>
      <w:lvlJc w:val="start"/>
      <w:pPr>
        <w:ind w:start="21.25pt" w:hanging="21.25pt"/>
      </w:pPr>
      <w:rPr>
        <w:rFonts w:hint="default"/>
      </w:rPr>
    </w:lvl>
  </w:abstractNum>
  <w:abstractNum w:abstractNumId="198" w15:restartNumberingAfterBreak="0">
    <w:nsid w:val="40DB5632"/>
    <w:multiLevelType w:val="singleLevel"/>
    <w:tmpl w:val="40DB5632"/>
    <w:lvl w:ilvl="0">
      <w:start w:val="1"/>
      <w:numFmt w:val="decimal"/>
      <w:suff w:val="space"/>
      <w:lvlText w:val="(%1)"/>
      <w:lvlJc w:val="start"/>
      <w:pPr>
        <w:ind w:start="21.25pt" w:hanging="21.25pt"/>
      </w:pPr>
      <w:rPr>
        <w:rFonts w:hint="default"/>
      </w:rPr>
    </w:lvl>
  </w:abstractNum>
  <w:abstractNum w:abstractNumId="199" w15:restartNumberingAfterBreak="0">
    <w:nsid w:val="416CF68A"/>
    <w:multiLevelType w:val="singleLevel"/>
    <w:tmpl w:val="416CF68A"/>
    <w:lvl w:ilvl="0">
      <w:start w:val="1"/>
      <w:numFmt w:val="decimal"/>
      <w:suff w:val="space"/>
      <w:lvlText w:val="(%1)"/>
      <w:lvlJc w:val="start"/>
      <w:pPr>
        <w:ind w:start="21.25pt" w:hanging="21.25pt"/>
      </w:pPr>
      <w:rPr>
        <w:rFonts w:hint="default"/>
      </w:rPr>
    </w:lvl>
  </w:abstractNum>
  <w:abstractNum w:abstractNumId="200" w15:restartNumberingAfterBreak="0">
    <w:nsid w:val="419F2FA2"/>
    <w:multiLevelType w:val="multilevel"/>
    <w:tmpl w:val="419F2FA2"/>
    <w:lvl w:ilvl="0">
      <w:start w:val="1"/>
      <w:numFmt w:val="decimal"/>
      <w:lvlText w:val="%1"/>
      <w:lvlJc w:val="start"/>
      <w:pPr>
        <w:tabs>
          <w:tab w:val="num" w:pos="21.25pt"/>
        </w:tabs>
        <w:ind w:start="21.25pt" w:hanging="21.25pt"/>
      </w:pPr>
    </w:lvl>
    <w:lvl w:ilvl="1">
      <w:start w:val="1"/>
      <w:numFmt w:val="decimal"/>
      <w:lvlText w:val="%1.%2"/>
      <w:lvlJc w:val="start"/>
      <w:pPr>
        <w:tabs>
          <w:tab w:val="num" w:pos="49.60pt"/>
        </w:tabs>
        <w:ind w:start="49.60pt" w:hanging="28.35pt"/>
      </w:pPr>
    </w:lvl>
    <w:lvl w:ilvl="2">
      <w:start w:val="1"/>
      <w:numFmt w:val="decimal"/>
      <w:lvlText w:val="%1.%2.%3"/>
      <w:lvlJc w:val="start"/>
      <w:pPr>
        <w:tabs>
          <w:tab w:val="num" w:pos="78.55pt"/>
        </w:tabs>
        <w:ind w:start="70.90pt" w:hanging="28.35pt"/>
      </w:pPr>
    </w:lvl>
    <w:lvl w:ilvl="3">
      <w:start w:val="1"/>
      <w:numFmt w:val="decimal"/>
      <w:lvlText w:val="%1.%2.%3.%4"/>
      <w:lvlJc w:val="start"/>
      <w:pPr>
        <w:tabs>
          <w:tab w:val="num" w:pos="117.80pt"/>
        </w:tabs>
        <w:ind w:start="99.20pt" w:hanging="35.40pt"/>
      </w:pPr>
    </w:lvl>
    <w:lvl w:ilvl="4">
      <w:start w:val="1"/>
      <w:numFmt w:val="decimal"/>
      <w:lvlText w:val="%1.%2.%3.%4.%5"/>
      <w:lvlJc w:val="start"/>
      <w:pPr>
        <w:tabs>
          <w:tab w:val="num" w:pos="157.05pt"/>
        </w:tabs>
        <w:ind w:start="127.55pt" w:hanging="42.50pt"/>
      </w:pPr>
    </w:lvl>
    <w:lvl w:ilvl="5">
      <w:start w:val="1"/>
      <w:numFmt w:val="decimal"/>
      <w:lvlText w:val="%1.%2.%3.%4.%5.%6"/>
      <w:lvlJc w:val="start"/>
      <w:pPr>
        <w:tabs>
          <w:tab w:val="num" w:pos="196.30pt"/>
        </w:tabs>
        <w:ind w:start="163pt" w:hanging="56.70pt"/>
      </w:pPr>
    </w:lvl>
    <w:lvl w:ilvl="6">
      <w:start w:val="1"/>
      <w:numFmt w:val="decimal"/>
      <w:lvlText w:val="%1.%2.%3.%4.%5.%6.%7"/>
      <w:lvlJc w:val="start"/>
      <w:pPr>
        <w:tabs>
          <w:tab w:val="num" w:pos="235.55pt"/>
        </w:tabs>
        <w:ind w:start="191.35pt" w:hanging="63.80pt"/>
      </w:pPr>
    </w:lvl>
    <w:lvl w:ilvl="7">
      <w:start w:val="1"/>
      <w:numFmt w:val="decimal"/>
      <w:lvlText w:val="%1.%2.%3.%4.%5.%6.%7.%8"/>
      <w:lvlJc w:val="start"/>
      <w:pPr>
        <w:tabs>
          <w:tab w:val="num" w:pos="256.80pt"/>
        </w:tabs>
        <w:ind w:start="219.70pt" w:hanging="70.90pt"/>
      </w:pPr>
    </w:lvl>
    <w:lvl w:ilvl="8">
      <w:start w:val="1"/>
      <w:numFmt w:val="decimal"/>
      <w:lvlText w:val="%1.%2.%3.%4.%5.%6.%7.%8.%9"/>
      <w:lvlJc w:val="start"/>
      <w:pPr>
        <w:tabs>
          <w:tab w:val="num" w:pos="296.10pt"/>
        </w:tabs>
        <w:ind w:start="255.10pt" w:hanging="85pt"/>
      </w:pPr>
    </w:lvl>
  </w:abstractNum>
  <w:abstractNum w:abstractNumId="201" w15:restartNumberingAfterBreak="0">
    <w:nsid w:val="43941227"/>
    <w:multiLevelType w:val="singleLevel"/>
    <w:tmpl w:val="43941227"/>
    <w:lvl w:ilvl="0">
      <w:start w:val="1"/>
      <w:numFmt w:val="decimal"/>
      <w:suff w:val="space"/>
      <w:lvlText w:val="(%1)"/>
      <w:lvlJc w:val="start"/>
      <w:pPr>
        <w:ind w:start="21.25pt" w:hanging="21.25pt"/>
      </w:pPr>
      <w:rPr>
        <w:rFonts w:hint="default"/>
      </w:rPr>
    </w:lvl>
  </w:abstractNum>
  <w:abstractNum w:abstractNumId="202" w15:restartNumberingAfterBreak="0">
    <w:nsid w:val="43C849E8"/>
    <w:multiLevelType w:val="multilevel"/>
    <w:tmpl w:val="43C849E8"/>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203" w15:restartNumberingAfterBreak="0">
    <w:nsid w:val="4514E508"/>
    <w:multiLevelType w:val="singleLevel"/>
    <w:tmpl w:val="4514E508"/>
    <w:lvl w:ilvl="0">
      <w:start w:val="1"/>
      <w:numFmt w:val="decimal"/>
      <w:suff w:val="space"/>
      <w:lvlText w:val="%1)"/>
      <w:lvlJc w:val="start"/>
      <w:pPr>
        <w:ind w:start="21.25pt" w:hanging="21.25pt"/>
      </w:pPr>
      <w:rPr>
        <w:rFonts w:hint="default"/>
      </w:rPr>
    </w:lvl>
  </w:abstractNum>
  <w:abstractNum w:abstractNumId="204" w15:restartNumberingAfterBreak="0">
    <w:nsid w:val="454808B4"/>
    <w:multiLevelType w:val="singleLevel"/>
    <w:tmpl w:val="454808B4"/>
    <w:lvl w:ilvl="0">
      <w:start w:val="1"/>
      <w:numFmt w:val="decimal"/>
      <w:suff w:val="nothing"/>
      <w:lvlText w:val="%1）"/>
      <w:lvlJc w:val="start"/>
    </w:lvl>
  </w:abstractNum>
  <w:abstractNum w:abstractNumId="205" w15:restartNumberingAfterBreak="0">
    <w:nsid w:val="45730E81"/>
    <w:multiLevelType w:val="singleLevel"/>
    <w:tmpl w:val="45730E81"/>
    <w:lvl w:ilvl="0">
      <w:start w:val="1"/>
      <w:numFmt w:val="decimal"/>
      <w:suff w:val="space"/>
      <w:lvlText w:val="%1)"/>
      <w:lvlJc w:val="start"/>
      <w:pPr>
        <w:ind w:start="21.25pt" w:hanging="21.25pt"/>
      </w:pPr>
      <w:rPr>
        <w:rFonts w:hint="default"/>
      </w:rPr>
    </w:lvl>
  </w:abstractNum>
  <w:abstractNum w:abstractNumId="206" w15:restartNumberingAfterBreak="0">
    <w:nsid w:val="45CF0DD3"/>
    <w:multiLevelType w:val="singleLevel"/>
    <w:tmpl w:val="45CF0DD3"/>
    <w:lvl w:ilvl="0">
      <w:start w:val="1"/>
      <w:numFmt w:val="decimal"/>
      <w:suff w:val="space"/>
      <w:lvlText w:val="%1)"/>
      <w:lvlJc w:val="start"/>
      <w:pPr>
        <w:ind w:start="21.25pt" w:hanging="21.25pt"/>
      </w:pPr>
      <w:rPr>
        <w:rFonts w:hint="default"/>
      </w:rPr>
    </w:lvl>
  </w:abstractNum>
  <w:abstractNum w:abstractNumId="207" w15:restartNumberingAfterBreak="0">
    <w:nsid w:val="45E9B5B7"/>
    <w:multiLevelType w:val="multilevel"/>
    <w:tmpl w:val="45E9B5B7"/>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08" w15:restartNumberingAfterBreak="0">
    <w:nsid w:val="45F7A900"/>
    <w:multiLevelType w:val="singleLevel"/>
    <w:tmpl w:val="45F7A900"/>
    <w:lvl w:ilvl="0">
      <w:start w:val="1"/>
      <w:numFmt w:val="decimal"/>
      <w:suff w:val="space"/>
      <w:lvlText w:val="(%1)"/>
      <w:lvlJc w:val="start"/>
      <w:pPr>
        <w:ind w:start="21.25pt" w:hanging="21.25pt"/>
      </w:pPr>
      <w:rPr>
        <w:rFonts w:hint="default"/>
      </w:rPr>
    </w:lvl>
  </w:abstractNum>
  <w:abstractNum w:abstractNumId="209" w15:restartNumberingAfterBreak="0">
    <w:nsid w:val="462D41C8"/>
    <w:multiLevelType w:val="singleLevel"/>
    <w:tmpl w:val="462D41C8"/>
    <w:lvl w:ilvl="0">
      <w:start w:val="1"/>
      <w:numFmt w:val="decimal"/>
      <w:suff w:val="space"/>
      <w:lvlText w:val="(%1)"/>
      <w:lvlJc w:val="start"/>
      <w:pPr>
        <w:ind w:start="0.25pt" w:hanging="21.25pt"/>
      </w:pPr>
      <w:rPr>
        <w:rFonts w:hint="default"/>
      </w:rPr>
    </w:lvl>
  </w:abstractNum>
  <w:abstractNum w:abstractNumId="210" w15:restartNumberingAfterBreak="0">
    <w:nsid w:val="465C28DB"/>
    <w:multiLevelType w:val="multilevel"/>
    <w:tmpl w:val="465C28DB"/>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11" w15:restartNumberingAfterBreak="0">
    <w:nsid w:val="466B42A9"/>
    <w:multiLevelType w:val="multilevel"/>
    <w:tmpl w:val="466B42A9"/>
    <w:lvl w:ilvl="0">
      <w:start w:val="1"/>
      <w:numFmt w:val="decimal"/>
      <w:suff w:val="space"/>
      <w:lvlText w:val="图10.4-%1"/>
      <w:lvlJc w:val="start"/>
      <w:pPr>
        <w:ind w:start="311.95pt" w:hanging="163.05pt"/>
      </w:pPr>
      <w:rPr>
        <w:rFonts w:hint="eastAsia"/>
      </w:rPr>
    </w:lvl>
    <w:lvl w:ilvl="1">
      <w:start w:val="1"/>
      <w:numFmt w:val="lowerLetter"/>
      <w:lvlText w:val="%2)"/>
      <w:lvlJc w:val="start"/>
      <w:pPr>
        <w:ind w:start="190.90pt" w:hanging="21pt"/>
      </w:pPr>
    </w:lvl>
    <w:lvl w:ilvl="2">
      <w:start w:val="1"/>
      <w:numFmt w:val="lowerRoman"/>
      <w:lvlText w:val="%3."/>
      <w:lvlJc w:val="end"/>
      <w:pPr>
        <w:ind w:start="211.90pt" w:hanging="21pt"/>
      </w:pPr>
    </w:lvl>
    <w:lvl w:ilvl="3">
      <w:start w:val="1"/>
      <w:numFmt w:val="decimal"/>
      <w:lvlText w:val="%4."/>
      <w:lvlJc w:val="start"/>
      <w:pPr>
        <w:ind w:start="232.90pt" w:hanging="21pt"/>
      </w:pPr>
    </w:lvl>
    <w:lvl w:ilvl="4">
      <w:start w:val="1"/>
      <w:numFmt w:val="lowerLetter"/>
      <w:lvlText w:val="%5)"/>
      <w:lvlJc w:val="start"/>
      <w:pPr>
        <w:ind w:start="253.90pt" w:hanging="21pt"/>
      </w:pPr>
    </w:lvl>
    <w:lvl w:ilvl="5">
      <w:start w:val="1"/>
      <w:numFmt w:val="lowerRoman"/>
      <w:lvlText w:val="%6."/>
      <w:lvlJc w:val="end"/>
      <w:pPr>
        <w:ind w:start="274.90pt" w:hanging="21pt"/>
      </w:pPr>
    </w:lvl>
    <w:lvl w:ilvl="6">
      <w:start w:val="1"/>
      <w:numFmt w:val="decimal"/>
      <w:lvlText w:val="%7."/>
      <w:lvlJc w:val="start"/>
      <w:pPr>
        <w:ind w:start="295.90pt" w:hanging="21pt"/>
      </w:pPr>
    </w:lvl>
    <w:lvl w:ilvl="7">
      <w:start w:val="1"/>
      <w:numFmt w:val="lowerLetter"/>
      <w:lvlText w:val="%8)"/>
      <w:lvlJc w:val="start"/>
      <w:pPr>
        <w:ind w:start="316.90pt" w:hanging="21pt"/>
      </w:pPr>
    </w:lvl>
    <w:lvl w:ilvl="8">
      <w:start w:val="1"/>
      <w:numFmt w:val="lowerRoman"/>
      <w:lvlText w:val="%9."/>
      <w:lvlJc w:val="end"/>
      <w:pPr>
        <w:ind w:start="337.90pt" w:hanging="21pt"/>
      </w:pPr>
    </w:lvl>
  </w:abstractNum>
  <w:abstractNum w:abstractNumId="212" w15:restartNumberingAfterBreak="0">
    <w:nsid w:val="47B01E78"/>
    <w:multiLevelType w:val="multilevel"/>
    <w:tmpl w:val="47B01E78"/>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13" w15:restartNumberingAfterBreak="0">
    <w:nsid w:val="484441A5"/>
    <w:multiLevelType w:val="singleLevel"/>
    <w:tmpl w:val="484441A5"/>
    <w:lvl w:ilvl="0">
      <w:start w:val="1"/>
      <w:numFmt w:val="decimal"/>
      <w:suff w:val="space"/>
      <w:lvlText w:val="%1)"/>
      <w:lvlJc w:val="start"/>
      <w:pPr>
        <w:ind w:start="21.25pt" w:hanging="21.25pt"/>
      </w:pPr>
      <w:rPr>
        <w:rFonts w:hint="default"/>
      </w:rPr>
    </w:lvl>
  </w:abstractNum>
  <w:abstractNum w:abstractNumId="214" w15:restartNumberingAfterBreak="0">
    <w:nsid w:val="490A3670"/>
    <w:multiLevelType w:val="singleLevel"/>
    <w:tmpl w:val="490A3670"/>
    <w:lvl w:ilvl="0">
      <w:start w:val="1"/>
      <w:numFmt w:val="decimal"/>
      <w:suff w:val="space"/>
      <w:lvlText w:val="(%1)"/>
      <w:lvlJc w:val="start"/>
      <w:pPr>
        <w:ind w:start="0.25pt" w:hanging="21.25pt"/>
      </w:pPr>
      <w:rPr>
        <w:rFonts w:hint="default"/>
      </w:rPr>
    </w:lvl>
  </w:abstractNum>
  <w:abstractNum w:abstractNumId="215" w15:restartNumberingAfterBreak="0">
    <w:nsid w:val="49143BE4"/>
    <w:multiLevelType w:val="multilevel"/>
    <w:tmpl w:val="49143BE4"/>
    <w:lvl w:ilvl="0">
      <w:start w:val="1"/>
      <w:numFmt w:val="decimal"/>
      <w:isLgl/>
      <w:suff w:val="space"/>
      <w:lvlText w:val="%1"/>
      <w:lvlJc w:val="center"/>
      <w:pPr>
        <w:ind w:start="0pt" w:firstLine="0pt"/>
      </w:pPr>
      <w:rPr>
        <w:rFonts w:ascii="黑体" w:eastAsia="黑体" w:hint="eastAsia"/>
        <w:b w:val="0"/>
        <w:i w:val="0"/>
        <w:sz w:val="32"/>
      </w:rPr>
    </w:lvl>
    <w:lvl w:ilvl="1">
      <w:start w:val="1"/>
      <w:numFmt w:val="decimal"/>
      <w:suff w:val="space"/>
      <w:lvlText w:val="%1.%2"/>
      <w:lvlJc w:val="start"/>
      <w:pPr>
        <w:ind w:start="0pt" w:firstLine="0pt"/>
      </w:pPr>
      <w:rPr>
        <w:rFonts w:ascii="黑体" w:eastAsia="黑体" w:hint="eastAsia"/>
        <w:b w:val="0"/>
        <w:i w:val="0"/>
        <w:sz w:val="30"/>
      </w:rPr>
    </w:lvl>
    <w:lvl w:ilvl="2">
      <w:start w:val="1"/>
      <w:numFmt w:val="decimal"/>
      <w:lvlText w:val="%1.%2.%3 "/>
      <w:lvlJc w:val="start"/>
      <w:pPr>
        <w:tabs>
          <w:tab w:val="num" w:pos="36pt"/>
        </w:tabs>
        <w:ind w:start="0pt" w:firstLine="0pt"/>
      </w:pPr>
      <w:rPr>
        <w:rFonts w:ascii="黑体" w:eastAsia="黑体" w:hint="eastAsia"/>
        <w:b w:val="0"/>
        <w:i w:val="0"/>
        <w:sz w:val="24"/>
      </w:rPr>
    </w:lvl>
    <w:lvl w:ilvl="3">
      <w:start w:val="1"/>
      <w:numFmt w:val="decimal"/>
      <w:lvlText w:val="%1.%2.%3.%4"/>
      <w:lvlJc w:val="start"/>
      <w:pPr>
        <w:tabs>
          <w:tab w:val="num" w:pos="79.50pt"/>
        </w:tabs>
        <w:ind w:start="0pt" w:firstLine="25.50pt"/>
      </w:pPr>
      <w:rPr>
        <w:rFonts w:ascii="宋体" w:eastAsia="宋体" w:hint="eastAsia"/>
        <w:b w:val="0"/>
        <w:i w:val="0"/>
        <w:sz w:val="24"/>
      </w:rPr>
    </w:lvl>
    <w:lvl w:ilvl="4">
      <w:start w:val="1"/>
      <w:numFmt w:val="decimal"/>
      <w:lvlText w:val="%1.%2.%3.%4.%5"/>
      <w:lvlJc w:val="start"/>
      <w:pPr>
        <w:tabs>
          <w:tab w:val="num" w:pos="139.05pt"/>
        </w:tabs>
        <w:ind w:start="127.55pt" w:hanging="42.50pt"/>
      </w:pPr>
      <w:rPr>
        <w:rFonts w:hint="eastAsia"/>
      </w:rPr>
    </w:lvl>
    <w:lvl w:ilvl="5">
      <w:start w:val="1"/>
      <w:numFmt w:val="decimal"/>
      <w:lvlText w:val="%1.%2.%3.%4.%5.%6"/>
      <w:lvlJc w:val="start"/>
      <w:pPr>
        <w:tabs>
          <w:tab w:val="num" w:pos="178.30pt"/>
        </w:tabs>
        <w:ind w:start="163pt" w:hanging="56.70pt"/>
      </w:pPr>
      <w:rPr>
        <w:rFonts w:hint="eastAsia"/>
      </w:rPr>
    </w:lvl>
    <w:lvl w:ilvl="6">
      <w:start w:val="1"/>
      <w:numFmt w:val="decimal"/>
      <w:lvlText w:val="%1.%2.%3.%4.%5.%6.%7"/>
      <w:lvlJc w:val="start"/>
      <w:pPr>
        <w:tabs>
          <w:tab w:val="num" w:pos="199.55pt"/>
        </w:tabs>
        <w:ind w:start="191.35pt" w:hanging="63.80pt"/>
      </w:pPr>
      <w:rPr>
        <w:rFonts w:hint="eastAsia"/>
      </w:rPr>
    </w:lvl>
    <w:lvl w:ilvl="7">
      <w:start w:val="1"/>
      <w:numFmt w:val="decimal"/>
      <w:lvlText w:val="%1.%2.%3.%4.%5.%6.%7.%8"/>
      <w:lvlJc w:val="start"/>
      <w:pPr>
        <w:tabs>
          <w:tab w:val="num" w:pos="238.80pt"/>
        </w:tabs>
        <w:ind w:start="219.70pt" w:hanging="70.90pt"/>
      </w:pPr>
      <w:rPr>
        <w:rFonts w:hint="eastAsia"/>
      </w:rPr>
    </w:lvl>
    <w:lvl w:ilvl="8">
      <w:start w:val="1"/>
      <w:numFmt w:val="decimal"/>
      <w:lvlText w:val="%1.%2.%3.%4.%5.%6.%7.%8.%9"/>
      <w:lvlJc w:val="start"/>
      <w:pPr>
        <w:tabs>
          <w:tab w:val="num" w:pos="278.10pt"/>
        </w:tabs>
        <w:ind w:start="255.10pt" w:hanging="85pt"/>
      </w:pPr>
      <w:rPr>
        <w:rFonts w:hint="eastAsia"/>
      </w:rPr>
    </w:lvl>
  </w:abstractNum>
  <w:abstractNum w:abstractNumId="216" w15:restartNumberingAfterBreak="0">
    <w:nsid w:val="49C3CD35"/>
    <w:multiLevelType w:val="multilevel"/>
    <w:tmpl w:val="49C3CD35"/>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17" w15:restartNumberingAfterBreak="0">
    <w:nsid w:val="4A0CC34C"/>
    <w:multiLevelType w:val="singleLevel"/>
    <w:tmpl w:val="4A0CC34C"/>
    <w:lvl w:ilvl="0">
      <w:start w:val="1"/>
      <w:numFmt w:val="decimal"/>
      <w:suff w:val="space"/>
      <w:lvlText w:val="(%1)"/>
      <w:lvlJc w:val="start"/>
      <w:pPr>
        <w:ind w:start="21.25pt" w:hanging="21.25pt"/>
      </w:pPr>
      <w:rPr>
        <w:rFonts w:hint="default"/>
      </w:rPr>
    </w:lvl>
  </w:abstractNum>
  <w:abstractNum w:abstractNumId="218" w15:restartNumberingAfterBreak="0">
    <w:nsid w:val="4B5BDE77"/>
    <w:multiLevelType w:val="singleLevel"/>
    <w:tmpl w:val="4B5BDE77"/>
    <w:lvl w:ilvl="0">
      <w:start w:val="1"/>
      <w:numFmt w:val="decimal"/>
      <w:suff w:val="space"/>
      <w:lvlText w:val="(%1)"/>
      <w:lvlJc w:val="start"/>
      <w:pPr>
        <w:ind w:start="21.25pt" w:hanging="21.25pt"/>
      </w:pPr>
      <w:rPr>
        <w:rFonts w:hint="default"/>
      </w:rPr>
    </w:lvl>
  </w:abstractNum>
  <w:abstractNum w:abstractNumId="219" w15:restartNumberingAfterBreak="0">
    <w:nsid w:val="4BB175AB"/>
    <w:multiLevelType w:val="singleLevel"/>
    <w:tmpl w:val="4BB175AB"/>
    <w:lvl w:ilvl="0">
      <w:start w:val="1"/>
      <w:numFmt w:val="decimal"/>
      <w:suff w:val="space"/>
      <w:lvlText w:val="(%1)"/>
      <w:lvlJc w:val="start"/>
      <w:pPr>
        <w:ind w:start="21.25pt" w:hanging="21.25pt"/>
      </w:pPr>
      <w:rPr>
        <w:rFonts w:hint="default"/>
      </w:rPr>
    </w:lvl>
  </w:abstractNum>
  <w:abstractNum w:abstractNumId="220" w15:restartNumberingAfterBreak="0">
    <w:nsid w:val="4CF20EFB"/>
    <w:multiLevelType w:val="singleLevel"/>
    <w:tmpl w:val="4CF20EFB"/>
    <w:lvl w:ilvl="0">
      <w:start w:val="1"/>
      <w:numFmt w:val="decimal"/>
      <w:suff w:val="space"/>
      <w:lvlText w:val="(%1)"/>
      <w:lvlJc w:val="start"/>
      <w:pPr>
        <w:ind w:start="0.25pt" w:hanging="21.25pt"/>
      </w:pPr>
      <w:rPr>
        <w:rFonts w:hint="default"/>
      </w:rPr>
    </w:lvl>
  </w:abstractNum>
  <w:abstractNum w:abstractNumId="221" w15:restartNumberingAfterBreak="0">
    <w:nsid w:val="4CFEDD81"/>
    <w:multiLevelType w:val="singleLevel"/>
    <w:tmpl w:val="4CFEDD81"/>
    <w:lvl w:ilvl="0">
      <w:start w:val="1"/>
      <w:numFmt w:val="decimal"/>
      <w:suff w:val="nothing"/>
      <w:lvlText w:val="%1"/>
      <w:lvlJc w:val="start"/>
      <w:pPr>
        <w:tabs>
          <w:tab w:val="num" w:pos="0pt"/>
        </w:tabs>
        <w:ind w:start="0pt" w:firstLine="0pt"/>
      </w:pPr>
      <w:rPr>
        <w:rFonts w:hint="default"/>
      </w:rPr>
    </w:lvl>
  </w:abstractNum>
  <w:abstractNum w:abstractNumId="222" w15:restartNumberingAfterBreak="0">
    <w:nsid w:val="4D376F21"/>
    <w:multiLevelType w:val="singleLevel"/>
    <w:tmpl w:val="4D376F21"/>
    <w:lvl w:ilvl="0">
      <w:start w:val="1"/>
      <w:numFmt w:val="decimal"/>
      <w:suff w:val="space"/>
      <w:lvlText w:val="%1)"/>
      <w:lvlJc w:val="start"/>
      <w:pPr>
        <w:ind w:start="21.25pt" w:hanging="21.25pt"/>
      </w:pPr>
      <w:rPr>
        <w:rFonts w:hint="default"/>
      </w:rPr>
    </w:lvl>
  </w:abstractNum>
  <w:abstractNum w:abstractNumId="223" w15:restartNumberingAfterBreak="0">
    <w:nsid w:val="4DDECC4A"/>
    <w:multiLevelType w:val="singleLevel"/>
    <w:tmpl w:val="4DDECC4A"/>
    <w:lvl w:ilvl="0">
      <w:start w:val="1"/>
      <w:numFmt w:val="decimal"/>
      <w:suff w:val="space"/>
      <w:lvlText w:val="%1)"/>
      <w:lvlJc w:val="start"/>
      <w:pPr>
        <w:ind w:start="21.25pt" w:hanging="21.25pt"/>
      </w:pPr>
      <w:rPr>
        <w:rFonts w:hint="default"/>
      </w:rPr>
    </w:lvl>
  </w:abstractNum>
  <w:abstractNum w:abstractNumId="224" w15:restartNumberingAfterBreak="0">
    <w:nsid w:val="4EA3C543"/>
    <w:multiLevelType w:val="singleLevel"/>
    <w:tmpl w:val="4EA3C543"/>
    <w:lvl w:ilvl="0">
      <w:start w:val="1"/>
      <w:numFmt w:val="decimal"/>
      <w:suff w:val="space"/>
      <w:lvlText w:val="%1)"/>
      <w:lvlJc w:val="start"/>
      <w:pPr>
        <w:ind w:start="21.25pt" w:hanging="21.25pt"/>
      </w:pPr>
      <w:rPr>
        <w:rFonts w:hint="default"/>
      </w:rPr>
    </w:lvl>
  </w:abstractNum>
  <w:abstractNum w:abstractNumId="225" w15:restartNumberingAfterBreak="0">
    <w:nsid w:val="4F169605"/>
    <w:multiLevelType w:val="singleLevel"/>
    <w:tmpl w:val="4F169605"/>
    <w:lvl w:ilvl="0">
      <w:start w:val="1"/>
      <w:numFmt w:val="decimal"/>
      <w:suff w:val="space"/>
      <w:lvlText w:val="(%1)"/>
      <w:lvlJc w:val="start"/>
      <w:pPr>
        <w:ind w:start="0.25pt" w:hanging="21.25pt"/>
      </w:pPr>
      <w:rPr>
        <w:rFonts w:hint="default"/>
      </w:rPr>
    </w:lvl>
  </w:abstractNum>
  <w:abstractNum w:abstractNumId="226" w15:restartNumberingAfterBreak="0">
    <w:nsid w:val="50265F92"/>
    <w:multiLevelType w:val="singleLevel"/>
    <w:tmpl w:val="50265F92"/>
    <w:lvl w:ilvl="0">
      <w:start w:val="1"/>
      <w:numFmt w:val="decimal"/>
      <w:suff w:val="space"/>
      <w:lvlText w:val="%1)"/>
      <w:lvlJc w:val="start"/>
      <w:pPr>
        <w:ind w:start="21.25pt" w:hanging="21.25pt"/>
      </w:pPr>
      <w:rPr>
        <w:rFonts w:hint="default"/>
      </w:rPr>
    </w:lvl>
  </w:abstractNum>
  <w:abstractNum w:abstractNumId="227" w15:restartNumberingAfterBreak="0">
    <w:nsid w:val="525C9A90"/>
    <w:multiLevelType w:val="singleLevel"/>
    <w:tmpl w:val="525C9A90"/>
    <w:lvl w:ilvl="0">
      <w:start w:val="1"/>
      <w:numFmt w:val="decimal"/>
      <w:lvlText w:val="(%1)"/>
      <w:lvlJc w:val="start"/>
      <w:pPr>
        <w:ind w:start="21.25pt" w:hanging="21.25pt"/>
      </w:pPr>
      <w:rPr>
        <w:rFonts w:hint="default"/>
      </w:rPr>
    </w:lvl>
  </w:abstractNum>
  <w:abstractNum w:abstractNumId="228" w15:restartNumberingAfterBreak="0">
    <w:nsid w:val="529AFA59"/>
    <w:multiLevelType w:val="singleLevel"/>
    <w:tmpl w:val="529AFA59"/>
    <w:lvl w:ilvl="0">
      <w:start w:val="1"/>
      <w:numFmt w:val="decimal"/>
      <w:suff w:val="space"/>
      <w:lvlText w:val="(%1)"/>
      <w:lvlJc w:val="start"/>
      <w:pPr>
        <w:ind w:start="21.25pt" w:hanging="21.25pt"/>
      </w:pPr>
      <w:rPr>
        <w:rFonts w:hint="default"/>
      </w:rPr>
    </w:lvl>
  </w:abstractNum>
  <w:abstractNum w:abstractNumId="229" w15:restartNumberingAfterBreak="0">
    <w:nsid w:val="52CB3CA9"/>
    <w:multiLevelType w:val="singleLevel"/>
    <w:tmpl w:val="52CB3CA9"/>
    <w:lvl w:ilvl="0">
      <w:start w:val="1"/>
      <w:numFmt w:val="decimal"/>
      <w:suff w:val="space"/>
      <w:lvlText w:val="(%1)"/>
      <w:lvlJc w:val="start"/>
      <w:pPr>
        <w:ind w:start="21.25pt" w:hanging="21.25pt"/>
      </w:pPr>
      <w:rPr>
        <w:rFonts w:hint="default"/>
      </w:rPr>
    </w:lvl>
  </w:abstractNum>
  <w:abstractNum w:abstractNumId="230" w15:restartNumberingAfterBreak="0">
    <w:nsid w:val="538951A1"/>
    <w:multiLevelType w:val="singleLevel"/>
    <w:tmpl w:val="538951A1"/>
    <w:lvl w:ilvl="0">
      <w:start w:val="1"/>
      <w:numFmt w:val="decimal"/>
      <w:suff w:val="space"/>
      <w:lvlText w:val="(%1)"/>
      <w:lvlJc w:val="start"/>
      <w:pPr>
        <w:ind w:start="21.25pt" w:hanging="21.25pt"/>
      </w:pPr>
      <w:rPr>
        <w:rFonts w:hint="default"/>
      </w:rPr>
    </w:lvl>
  </w:abstractNum>
  <w:abstractNum w:abstractNumId="231" w15:restartNumberingAfterBreak="0">
    <w:nsid w:val="545479AE"/>
    <w:multiLevelType w:val="singleLevel"/>
    <w:tmpl w:val="545479AE"/>
    <w:lvl w:ilvl="0">
      <w:start w:val="1"/>
      <w:numFmt w:val="decimal"/>
      <w:suff w:val="space"/>
      <w:lvlText w:val="(%1)"/>
      <w:lvlJc w:val="start"/>
      <w:pPr>
        <w:ind w:start="21.25pt" w:hanging="21.25pt"/>
      </w:pPr>
      <w:rPr>
        <w:rFonts w:hint="default"/>
      </w:rPr>
    </w:lvl>
  </w:abstractNum>
  <w:abstractNum w:abstractNumId="232" w15:restartNumberingAfterBreak="0">
    <w:nsid w:val="55D0A120"/>
    <w:multiLevelType w:val="singleLevel"/>
    <w:tmpl w:val="55D0A120"/>
    <w:lvl w:ilvl="0">
      <w:start w:val="1"/>
      <w:numFmt w:val="decimal"/>
      <w:lvlText w:val="(%1)"/>
      <w:lvlJc w:val="start"/>
      <w:pPr>
        <w:ind w:start="21.25pt" w:hanging="21.25pt"/>
      </w:pPr>
      <w:rPr>
        <w:rFonts w:hint="default"/>
      </w:rPr>
    </w:lvl>
  </w:abstractNum>
  <w:abstractNum w:abstractNumId="233" w15:restartNumberingAfterBreak="0">
    <w:nsid w:val="5880B0B7"/>
    <w:multiLevelType w:val="singleLevel"/>
    <w:tmpl w:val="5880B0B7"/>
    <w:lvl w:ilvl="0">
      <w:start w:val="1"/>
      <w:numFmt w:val="decimal"/>
      <w:suff w:val="space"/>
      <w:lvlText w:val="%1)"/>
      <w:lvlJc w:val="start"/>
      <w:pPr>
        <w:ind w:start="21.25pt" w:hanging="21.25pt"/>
      </w:pPr>
      <w:rPr>
        <w:rFonts w:hint="default"/>
      </w:rPr>
    </w:lvl>
  </w:abstractNum>
  <w:abstractNum w:abstractNumId="234" w15:restartNumberingAfterBreak="0">
    <w:nsid w:val="5A35D0EE"/>
    <w:multiLevelType w:val="singleLevel"/>
    <w:tmpl w:val="5A35D0EE"/>
    <w:lvl w:ilvl="0">
      <w:start w:val="1"/>
      <w:numFmt w:val="decimal"/>
      <w:suff w:val="space"/>
      <w:lvlText w:val="%1)"/>
      <w:lvlJc w:val="start"/>
      <w:pPr>
        <w:ind w:start="21.25pt" w:hanging="21.25pt"/>
      </w:pPr>
      <w:rPr>
        <w:rFonts w:hint="default"/>
      </w:rPr>
    </w:lvl>
  </w:abstractNum>
  <w:abstractNum w:abstractNumId="235" w15:restartNumberingAfterBreak="0">
    <w:nsid w:val="5B3BF549"/>
    <w:multiLevelType w:val="multilevel"/>
    <w:tmpl w:val="5B3BF549"/>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36" w15:restartNumberingAfterBreak="0">
    <w:nsid w:val="5B8B553D"/>
    <w:multiLevelType w:val="singleLevel"/>
    <w:tmpl w:val="5B8B553D"/>
    <w:lvl w:ilvl="0">
      <w:start w:val="1"/>
      <w:numFmt w:val="decimal"/>
      <w:suff w:val="space"/>
      <w:lvlText w:val="(%1)"/>
      <w:lvlJc w:val="start"/>
      <w:pPr>
        <w:ind w:start="21.25pt" w:hanging="21.25pt"/>
      </w:pPr>
      <w:rPr>
        <w:rFonts w:hint="default"/>
      </w:rPr>
    </w:lvl>
  </w:abstractNum>
  <w:abstractNum w:abstractNumId="237" w15:restartNumberingAfterBreak="0">
    <w:nsid w:val="5BB60BAC"/>
    <w:multiLevelType w:val="singleLevel"/>
    <w:tmpl w:val="5BB60BAC"/>
    <w:lvl w:ilvl="0">
      <w:start w:val="1"/>
      <w:numFmt w:val="lowerLetter"/>
      <w:lvlText w:val="%1．"/>
      <w:lvlJc w:val="start"/>
      <w:pPr>
        <w:tabs>
          <w:tab w:val="num" w:pos="43.50pt"/>
        </w:tabs>
        <w:ind w:start="0pt" w:firstLine="25.50pt"/>
      </w:pPr>
      <w:rPr>
        <w:rFonts w:hint="eastAsia"/>
      </w:rPr>
    </w:lvl>
  </w:abstractNum>
  <w:abstractNum w:abstractNumId="238" w15:restartNumberingAfterBreak="0">
    <w:nsid w:val="5C7B0185"/>
    <w:multiLevelType w:val="singleLevel"/>
    <w:tmpl w:val="5C7B0185"/>
    <w:lvl w:ilvl="0">
      <w:start w:val="1"/>
      <w:numFmt w:val="decimal"/>
      <w:suff w:val="space"/>
      <w:lvlText w:val="%1)"/>
      <w:lvlJc w:val="start"/>
      <w:pPr>
        <w:ind w:start="21.25pt" w:hanging="21.25pt"/>
      </w:pPr>
      <w:rPr>
        <w:rFonts w:hint="default"/>
      </w:rPr>
    </w:lvl>
  </w:abstractNum>
  <w:abstractNum w:abstractNumId="239" w15:restartNumberingAfterBreak="0">
    <w:nsid w:val="5D0FC998"/>
    <w:multiLevelType w:val="multilevel"/>
    <w:tmpl w:val="5D0FC998"/>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40" w15:restartNumberingAfterBreak="0">
    <w:nsid w:val="5D6988E6"/>
    <w:multiLevelType w:val="singleLevel"/>
    <w:tmpl w:val="5D6988E6"/>
    <w:lvl w:ilvl="0">
      <w:start w:val="1"/>
      <w:numFmt w:val="decimal"/>
      <w:suff w:val="space"/>
      <w:lvlText w:val="(%1)"/>
      <w:lvlJc w:val="start"/>
      <w:pPr>
        <w:ind w:start="21.25pt" w:hanging="21.25pt"/>
      </w:pPr>
      <w:rPr>
        <w:rFonts w:hint="default"/>
      </w:rPr>
    </w:lvl>
  </w:abstractNum>
  <w:abstractNum w:abstractNumId="241" w15:restartNumberingAfterBreak="0">
    <w:nsid w:val="5ECABAEF"/>
    <w:multiLevelType w:val="multilevel"/>
    <w:tmpl w:val="5ECABAEF"/>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42" w15:restartNumberingAfterBreak="0">
    <w:nsid w:val="5F104E3A"/>
    <w:multiLevelType w:val="singleLevel"/>
    <w:tmpl w:val="5F104E3A"/>
    <w:lvl w:ilvl="0">
      <w:start w:val="1"/>
      <w:numFmt w:val="decimal"/>
      <w:suff w:val="space"/>
      <w:lvlText w:val="%1)"/>
      <w:lvlJc w:val="start"/>
      <w:pPr>
        <w:ind w:start="21.25pt" w:hanging="21.25pt"/>
      </w:pPr>
      <w:rPr>
        <w:rFonts w:hint="default"/>
      </w:rPr>
    </w:lvl>
  </w:abstractNum>
  <w:abstractNum w:abstractNumId="243" w15:restartNumberingAfterBreak="0">
    <w:nsid w:val="5F598103"/>
    <w:multiLevelType w:val="multilevel"/>
    <w:tmpl w:val="5F598103"/>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44" w15:restartNumberingAfterBreak="0">
    <w:nsid w:val="5FC57697"/>
    <w:multiLevelType w:val="singleLevel"/>
    <w:tmpl w:val="5FC57697"/>
    <w:lvl w:ilvl="0">
      <w:start w:val="1"/>
      <w:numFmt w:val="decimal"/>
      <w:lvlText w:val="%1)"/>
      <w:lvlJc w:val="start"/>
      <w:pPr>
        <w:tabs>
          <w:tab w:val="num" w:pos="21pt"/>
        </w:tabs>
        <w:ind w:start="42.25pt" w:hanging="21.25pt"/>
      </w:pPr>
      <w:rPr>
        <w:rFonts w:hint="default"/>
      </w:rPr>
    </w:lvl>
  </w:abstractNum>
  <w:abstractNum w:abstractNumId="245" w15:restartNumberingAfterBreak="0">
    <w:nsid w:val="5FF3CB15"/>
    <w:multiLevelType w:val="multilevel"/>
    <w:tmpl w:val="5FF3CB15"/>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246" w15:restartNumberingAfterBreak="0">
    <w:nsid w:val="5FFF69FB"/>
    <w:multiLevelType w:val="multilevel"/>
    <w:tmpl w:val="5FFF69FB"/>
    <w:lvl w:ilvl="0">
      <w:start w:val="1"/>
      <w:numFmt w:val="decimalEnclosedCircle"/>
      <w:suff w:val="space"/>
      <w:lvlText w:val="%1"/>
      <w:lvlJc w:val="start"/>
      <w:pPr>
        <w:ind w:start="0pt" w:hanging="18pt"/>
      </w:pPr>
      <w:rPr>
        <w:rFonts w:ascii="宋体" w:hAnsi="宋体" w:hint="eastAsia"/>
      </w:rPr>
    </w:lvl>
    <w:lvl w:ilvl="1">
      <w:start w:val="1"/>
      <w:numFmt w:val="lowerLetter"/>
      <w:lvlText w:val="%2)"/>
      <w:lvlJc w:val="start"/>
      <w:pPr>
        <w:tabs>
          <w:tab w:val="num" w:pos="-42pt"/>
        </w:tabs>
        <w:ind w:start="26pt" w:hanging="22pt"/>
      </w:pPr>
      <w:rPr>
        <w:rFonts w:hint="eastAsia"/>
      </w:rPr>
    </w:lvl>
    <w:lvl w:ilvl="2">
      <w:start w:val="1"/>
      <w:numFmt w:val="lowerRoman"/>
      <w:lvlText w:val="%3."/>
      <w:lvlJc w:val="end"/>
      <w:pPr>
        <w:tabs>
          <w:tab w:val="num" w:pos="-42pt"/>
        </w:tabs>
        <w:ind w:start="48pt" w:hanging="22pt"/>
      </w:pPr>
      <w:rPr>
        <w:rFonts w:hint="eastAsia"/>
      </w:rPr>
    </w:lvl>
    <w:lvl w:ilvl="3">
      <w:start w:val="1"/>
      <w:numFmt w:val="decimal"/>
      <w:lvlText w:val="%4."/>
      <w:lvlJc w:val="start"/>
      <w:pPr>
        <w:tabs>
          <w:tab w:val="num" w:pos="-42pt"/>
        </w:tabs>
        <w:ind w:start="70pt" w:hanging="22pt"/>
      </w:pPr>
      <w:rPr>
        <w:rFonts w:hint="eastAsia"/>
      </w:rPr>
    </w:lvl>
    <w:lvl w:ilvl="4">
      <w:start w:val="1"/>
      <w:numFmt w:val="lowerLetter"/>
      <w:lvlText w:val="%5)"/>
      <w:lvlJc w:val="start"/>
      <w:pPr>
        <w:tabs>
          <w:tab w:val="num" w:pos="-42pt"/>
        </w:tabs>
        <w:ind w:start="92pt" w:hanging="22pt"/>
      </w:pPr>
      <w:rPr>
        <w:rFonts w:hint="eastAsia"/>
      </w:rPr>
    </w:lvl>
    <w:lvl w:ilvl="5">
      <w:start w:val="1"/>
      <w:numFmt w:val="lowerRoman"/>
      <w:lvlText w:val="%6."/>
      <w:lvlJc w:val="end"/>
      <w:pPr>
        <w:tabs>
          <w:tab w:val="num" w:pos="-42pt"/>
        </w:tabs>
        <w:ind w:start="114pt" w:hanging="22pt"/>
      </w:pPr>
      <w:rPr>
        <w:rFonts w:hint="eastAsia"/>
      </w:rPr>
    </w:lvl>
    <w:lvl w:ilvl="6">
      <w:start w:val="1"/>
      <w:numFmt w:val="decimal"/>
      <w:lvlText w:val="%7."/>
      <w:lvlJc w:val="start"/>
      <w:pPr>
        <w:tabs>
          <w:tab w:val="num" w:pos="-42pt"/>
        </w:tabs>
        <w:ind w:start="136pt" w:hanging="22pt"/>
      </w:pPr>
      <w:rPr>
        <w:rFonts w:hint="eastAsia"/>
      </w:rPr>
    </w:lvl>
    <w:lvl w:ilvl="7">
      <w:start w:val="1"/>
      <w:numFmt w:val="lowerLetter"/>
      <w:lvlText w:val="%8)"/>
      <w:lvlJc w:val="start"/>
      <w:pPr>
        <w:tabs>
          <w:tab w:val="num" w:pos="-42pt"/>
        </w:tabs>
        <w:ind w:start="158pt" w:hanging="22pt"/>
      </w:pPr>
      <w:rPr>
        <w:rFonts w:hint="eastAsia"/>
      </w:rPr>
    </w:lvl>
    <w:lvl w:ilvl="8">
      <w:start w:val="1"/>
      <w:numFmt w:val="lowerRoman"/>
      <w:lvlText w:val="%9."/>
      <w:lvlJc w:val="end"/>
      <w:pPr>
        <w:tabs>
          <w:tab w:val="num" w:pos="-42pt"/>
        </w:tabs>
        <w:ind w:start="180pt" w:hanging="22pt"/>
      </w:pPr>
      <w:rPr>
        <w:rFonts w:hint="eastAsia"/>
      </w:rPr>
    </w:lvl>
  </w:abstractNum>
  <w:abstractNum w:abstractNumId="247" w15:restartNumberingAfterBreak="0">
    <w:nsid w:val="60D6E96F"/>
    <w:multiLevelType w:val="singleLevel"/>
    <w:tmpl w:val="60D6E96F"/>
    <w:lvl w:ilvl="0">
      <w:start w:val="1"/>
      <w:numFmt w:val="decimal"/>
      <w:suff w:val="space"/>
      <w:lvlText w:val="(%1)"/>
      <w:lvlJc w:val="start"/>
      <w:pPr>
        <w:ind w:start="0pt" w:firstLine="0pt"/>
      </w:pPr>
      <w:rPr>
        <w:rFonts w:hint="default"/>
      </w:rPr>
    </w:lvl>
  </w:abstractNum>
  <w:abstractNum w:abstractNumId="248" w15:restartNumberingAfterBreak="0">
    <w:nsid w:val="62708518"/>
    <w:multiLevelType w:val="singleLevel"/>
    <w:tmpl w:val="62708518"/>
    <w:lvl w:ilvl="0">
      <w:start w:val="1"/>
      <w:numFmt w:val="decimal"/>
      <w:suff w:val="space"/>
      <w:lvlText w:val="%1)"/>
      <w:lvlJc w:val="start"/>
      <w:pPr>
        <w:ind w:start="21.25pt" w:hanging="21.25pt"/>
      </w:pPr>
      <w:rPr>
        <w:rFonts w:hint="default"/>
      </w:rPr>
    </w:lvl>
  </w:abstractNum>
  <w:abstractNum w:abstractNumId="249" w15:restartNumberingAfterBreak="0">
    <w:nsid w:val="62F056D1"/>
    <w:multiLevelType w:val="singleLevel"/>
    <w:tmpl w:val="62F056D1"/>
    <w:lvl w:ilvl="0">
      <w:start w:val="1"/>
      <w:numFmt w:val="decimal"/>
      <w:suff w:val="space"/>
      <w:lvlText w:val="(%1)"/>
      <w:lvlJc w:val="start"/>
      <w:pPr>
        <w:ind w:start="21.25pt" w:hanging="21.25pt"/>
      </w:pPr>
      <w:rPr>
        <w:rFonts w:hint="default"/>
      </w:rPr>
    </w:lvl>
  </w:abstractNum>
  <w:abstractNum w:abstractNumId="250" w15:restartNumberingAfterBreak="0">
    <w:nsid w:val="659B4A6B"/>
    <w:multiLevelType w:val="singleLevel"/>
    <w:tmpl w:val="659B4A6B"/>
    <w:lvl w:ilvl="0">
      <w:start w:val="1"/>
      <w:numFmt w:val="decimal"/>
      <w:lvlText w:val="(%1)"/>
      <w:lvlJc w:val="start"/>
      <w:pPr>
        <w:ind w:start="21.25pt" w:hanging="21.25pt"/>
      </w:pPr>
      <w:rPr>
        <w:rFonts w:hint="default"/>
      </w:rPr>
    </w:lvl>
  </w:abstractNum>
  <w:abstractNum w:abstractNumId="251" w15:restartNumberingAfterBreak="0">
    <w:nsid w:val="65A507B8"/>
    <w:multiLevelType w:val="singleLevel"/>
    <w:tmpl w:val="65A507B8"/>
    <w:lvl w:ilvl="0">
      <w:start w:val="1"/>
      <w:numFmt w:val="decimal"/>
      <w:suff w:val="space"/>
      <w:lvlText w:val="(%1)"/>
      <w:lvlJc w:val="start"/>
      <w:pPr>
        <w:ind w:start="21.25pt" w:hanging="21.25pt"/>
      </w:pPr>
      <w:rPr>
        <w:rFonts w:hint="default"/>
      </w:rPr>
    </w:lvl>
  </w:abstractNum>
  <w:abstractNum w:abstractNumId="252" w15:restartNumberingAfterBreak="0">
    <w:nsid w:val="696564A7"/>
    <w:multiLevelType w:val="singleLevel"/>
    <w:tmpl w:val="696564A7"/>
    <w:lvl w:ilvl="0">
      <w:start w:val="1"/>
      <w:numFmt w:val="decimal"/>
      <w:suff w:val="space"/>
      <w:lvlText w:val="%1)"/>
      <w:lvlJc w:val="start"/>
      <w:pPr>
        <w:ind w:start="21.25pt" w:hanging="21.25pt"/>
      </w:pPr>
      <w:rPr>
        <w:rFonts w:hint="default"/>
      </w:rPr>
    </w:lvl>
  </w:abstractNum>
  <w:abstractNum w:abstractNumId="253" w15:restartNumberingAfterBreak="0">
    <w:nsid w:val="6A4B183D"/>
    <w:multiLevelType w:val="singleLevel"/>
    <w:tmpl w:val="6A4B183D"/>
    <w:lvl w:ilvl="0">
      <w:start w:val="1"/>
      <w:numFmt w:val="decimal"/>
      <w:suff w:val="space"/>
      <w:lvlText w:val="(%1)"/>
      <w:lvlJc w:val="start"/>
      <w:pPr>
        <w:ind w:start="0.25pt" w:hanging="21.25pt"/>
      </w:pPr>
      <w:rPr>
        <w:rFonts w:hint="default"/>
      </w:rPr>
    </w:lvl>
  </w:abstractNum>
  <w:abstractNum w:abstractNumId="254" w15:restartNumberingAfterBreak="0">
    <w:nsid w:val="6CC126E8"/>
    <w:multiLevelType w:val="singleLevel"/>
    <w:tmpl w:val="6CC126E8"/>
    <w:lvl w:ilvl="0">
      <w:start w:val="1"/>
      <w:numFmt w:val="decimal"/>
      <w:suff w:val="space"/>
      <w:lvlText w:val="(%1)"/>
      <w:lvlJc w:val="start"/>
      <w:pPr>
        <w:ind w:start="0.25pt" w:hanging="21.25pt"/>
      </w:pPr>
      <w:rPr>
        <w:rFonts w:hint="default"/>
      </w:rPr>
    </w:lvl>
  </w:abstractNum>
  <w:abstractNum w:abstractNumId="255" w15:restartNumberingAfterBreak="0">
    <w:nsid w:val="6CE37D8E"/>
    <w:multiLevelType w:val="singleLevel"/>
    <w:tmpl w:val="6CE37D8E"/>
    <w:lvl w:ilvl="0">
      <w:start w:val="1"/>
      <w:numFmt w:val="decimal"/>
      <w:suff w:val="space"/>
      <w:lvlText w:val="(%1)"/>
      <w:lvlJc w:val="start"/>
      <w:pPr>
        <w:ind w:start="21.25pt" w:hanging="21.25pt"/>
      </w:pPr>
      <w:rPr>
        <w:rFonts w:hint="default"/>
      </w:rPr>
    </w:lvl>
  </w:abstractNum>
  <w:abstractNum w:abstractNumId="256" w15:restartNumberingAfterBreak="0">
    <w:nsid w:val="6CEA2025"/>
    <w:multiLevelType w:val="multilevel"/>
    <w:tmpl w:val="6CEA2025"/>
    <w:lvl w:ilvl="0">
      <w:start w:val="1"/>
      <w:numFmt w:val="none"/>
      <w:suff w:val="nothing"/>
      <w:lvlText w:val="%1"/>
      <w:lvlJc w:val="start"/>
      <w:pPr>
        <w:ind w:start="0pt" w:firstLine="0pt"/>
      </w:pPr>
      <w:rPr>
        <w:rFonts w:ascii="Times New Roman" w:hAnsi="Times New Roman" w:hint="default"/>
        <w:b/>
        <w:i w:val="0"/>
        <w:sz w:val="21"/>
      </w:rPr>
    </w:lvl>
    <w:lvl w:ilvl="1">
      <w:start w:val="1"/>
      <w:numFmt w:val="decimal"/>
      <w:suff w:val="nothing"/>
      <w:lvlText w:val="%1%2　"/>
      <w:lvlJc w:val="start"/>
      <w:pPr>
        <w:ind w:start="0pt" w:firstLine="0pt"/>
      </w:pPr>
      <w:rPr>
        <w:rFonts w:ascii="黑体" w:eastAsia="黑体" w:hAnsi="Times New Roman" w:hint="eastAsia"/>
        <w:b w:val="0"/>
        <w:i w:val="0"/>
        <w:sz w:val="21"/>
      </w:rPr>
    </w:lvl>
    <w:lvl w:ilvl="2">
      <w:start w:val="1"/>
      <w:numFmt w:val="decimal"/>
      <w:suff w:val="nothing"/>
      <w:lvlText w:val="%1%2.%3　"/>
      <w:lvlJc w:val="start"/>
      <w:pPr>
        <w:ind w:start="0pt" w:firstLine="0pt"/>
      </w:pPr>
      <w:rPr>
        <w:rFonts w:ascii="黑体" w:eastAsia="黑体" w:hAnsi="Times New Roman" w:hint="eastAsia"/>
        <w:b w:val="0"/>
        <w:i w:val="0"/>
        <w:sz w:val="21"/>
      </w:rPr>
    </w:lvl>
    <w:lvl w:ilvl="3">
      <w:start w:val="1"/>
      <w:numFmt w:val="decimal"/>
      <w:suff w:val="nothing"/>
      <w:lvlText w:val="%1%2.%3.%4　"/>
      <w:lvlJc w:val="start"/>
      <w:pPr>
        <w:ind w:start="0pt" w:firstLine="0pt"/>
      </w:pPr>
      <w:rPr>
        <w:rFonts w:ascii="黑体" w:eastAsia="黑体" w:hAnsi="Times New Roman" w:hint="eastAsia"/>
        <w:b w:val="0"/>
        <w:i w:val="0"/>
        <w:sz w:val="21"/>
      </w:rPr>
    </w:lvl>
    <w:lvl w:ilvl="4">
      <w:start w:val="1"/>
      <w:numFmt w:val="decimal"/>
      <w:suff w:val="nothing"/>
      <w:lvlText w:val="%1%2.%3.%4.%5　"/>
      <w:lvlJc w:val="start"/>
      <w:pPr>
        <w:ind w:start="0pt" w:firstLine="0pt"/>
      </w:pPr>
      <w:rPr>
        <w:rFonts w:ascii="黑体" w:eastAsia="黑体" w:hAnsi="Times New Roman" w:hint="eastAsia"/>
        <w:b w:val="0"/>
        <w:i w:val="0"/>
        <w:sz w:val="21"/>
      </w:rPr>
    </w:lvl>
    <w:lvl w:ilvl="5">
      <w:start w:val="1"/>
      <w:numFmt w:val="decimal"/>
      <w:suff w:val="nothing"/>
      <w:lvlText w:val="%1%2.%3.%4.%5.%6　"/>
      <w:lvlJc w:val="start"/>
      <w:pPr>
        <w:ind w:start="0pt" w:firstLine="0pt"/>
      </w:pPr>
      <w:rPr>
        <w:rFonts w:ascii="黑体" w:eastAsia="黑体" w:hAnsi="Times New Roman" w:hint="eastAsia"/>
        <w:b w:val="0"/>
        <w:i w:val="0"/>
        <w:sz w:val="21"/>
      </w:rPr>
    </w:lvl>
    <w:lvl w:ilvl="6">
      <w:start w:val="1"/>
      <w:numFmt w:val="decimal"/>
      <w:suff w:val="nothing"/>
      <w:lvlText w:val="%1%2.%3.%4.%5.%6.%7　"/>
      <w:lvlJc w:val="start"/>
      <w:pPr>
        <w:ind w:start="0pt" w:firstLine="0pt"/>
      </w:pPr>
      <w:rPr>
        <w:rFonts w:ascii="黑体" w:eastAsia="黑体" w:hAnsi="Times New Roman" w:hint="eastAsia"/>
        <w:b w:val="0"/>
        <w:i w:val="0"/>
        <w:sz w:val="21"/>
      </w:rPr>
    </w:lvl>
    <w:lvl w:ilvl="7">
      <w:start w:val="1"/>
      <w:numFmt w:val="decimal"/>
      <w:lvlText w:val="%1.%2.%3.%4.%5.%6.%7.%8"/>
      <w:lvlJc w:val="start"/>
      <w:pPr>
        <w:tabs>
          <w:tab w:val="num" w:pos="217.55pt"/>
        </w:tabs>
        <w:ind w:start="198.45pt" w:hanging="70.90pt"/>
      </w:pPr>
      <w:rPr>
        <w:rFonts w:hint="eastAsia"/>
      </w:rPr>
    </w:lvl>
    <w:lvl w:ilvl="8">
      <w:start w:val="1"/>
      <w:numFmt w:val="decimal"/>
      <w:lvlText w:val="%1.%2.%3.%4.%5.%6.%7.%8.%9"/>
      <w:lvlJc w:val="start"/>
      <w:pPr>
        <w:tabs>
          <w:tab w:val="num" w:pos="238.85pt"/>
        </w:tabs>
        <w:ind w:start="233.85pt" w:hanging="85pt"/>
      </w:pPr>
      <w:rPr>
        <w:rFonts w:hint="eastAsia"/>
      </w:rPr>
    </w:lvl>
  </w:abstractNum>
  <w:abstractNum w:abstractNumId="257" w15:restartNumberingAfterBreak="0">
    <w:nsid w:val="6E1BBE2A"/>
    <w:multiLevelType w:val="singleLevel"/>
    <w:tmpl w:val="6E1BBE2A"/>
    <w:lvl w:ilvl="0">
      <w:start w:val="1"/>
      <w:numFmt w:val="decimal"/>
      <w:lvlText w:val="(%1)"/>
      <w:lvlJc w:val="start"/>
      <w:pPr>
        <w:ind w:start="21.25pt" w:hanging="21.25pt"/>
      </w:pPr>
      <w:rPr>
        <w:rFonts w:hint="default"/>
      </w:rPr>
    </w:lvl>
  </w:abstractNum>
  <w:abstractNum w:abstractNumId="258" w15:restartNumberingAfterBreak="0">
    <w:nsid w:val="6F184858"/>
    <w:multiLevelType w:val="singleLevel"/>
    <w:tmpl w:val="6F184858"/>
    <w:lvl w:ilvl="0">
      <w:start w:val="1"/>
      <w:numFmt w:val="decimal"/>
      <w:suff w:val="space"/>
      <w:lvlText w:val="(%1)"/>
      <w:lvlJc w:val="start"/>
      <w:pPr>
        <w:ind w:start="21.25pt" w:hanging="21.25pt"/>
      </w:pPr>
      <w:rPr>
        <w:rFonts w:hint="default"/>
      </w:rPr>
    </w:lvl>
  </w:abstractNum>
  <w:abstractNum w:abstractNumId="259" w15:restartNumberingAfterBreak="0">
    <w:nsid w:val="714E48BA"/>
    <w:multiLevelType w:val="singleLevel"/>
    <w:tmpl w:val="714E48BA"/>
    <w:lvl w:ilvl="0">
      <w:start w:val="1"/>
      <w:numFmt w:val="decimal"/>
      <w:suff w:val="space"/>
      <w:lvlText w:val="%1)"/>
      <w:lvlJc w:val="start"/>
      <w:pPr>
        <w:ind w:start="21.25pt" w:hanging="21.25pt"/>
      </w:pPr>
      <w:rPr>
        <w:rFonts w:hint="default"/>
      </w:rPr>
    </w:lvl>
  </w:abstractNum>
  <w:abstractNum w:abstractNumId="260" w15:restartNumberingAfterBreak="0">
    <w:nsid w:val="743DCEDA"/>
    <w:multiLevelType w:val="singleLevel"/>
    <w:tmpl w:val="743DCEDA"/>
    <w:lvl w:ilvl="0">
      <w:start w:val="1"/>
      <w:numFmt w:val="decimal"/>
      <w:suff w:val="nothing"/>
      <w:lvlText w:val="%1）"/>
      <w:lvlJc w:val="start"/>
    </w:lvl>
  </w:abstractNum>
  <w:abstractNum w:abstractNumId="261" w15:restartNumberingAfterBreak="0">
    <w:nsid w:val="74415CA3"/>
    <w:multiLevelType w:val="multilevel"/>
    <w:tmpl w:val="74415CA3"/>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62" w15:restartNumberingAfterBreak="0">
    <w:nsid w:val="74EE6E64"/>
    <w:multiLevelType w:val="singleLevel"/>
    <w:tmpl w:val="74EE6E64"/>
    <w:lvl w:ilvl="0">
      <w:start w:val="1"/>
      <w:numFmt w:val="decimal"/>
      <w:suff w:val="space"/>
      <w:lvlText w:val="(%1)"/>
      <w:lvlJc w:val="start"/>
      <w:pPr>
        <w:ind w:start="0.25pt" w:hanging="21.25pt"/>
      </w:pPr>
      <w:rPr>
        <w:rFonts w:hint="default"/>
      </w:rPr>
    </w:lvl>
  </w:abstractNum>
  <w:abstractNum w:abstractNumId="263" w15:restartNumberingAfterBreak="0">
    <w:nsid w:val="75525401"/>
    <w:multiLevelType w:val="multilevel"/>
    <w:tmpl w:val="75525401"/>
    <w:lvl w:ilvl="0">
      <w:start w:val="1"/>
      <w:numFmt w:val="lowerLetter"/>
      <w:suff w:val="space"/>
      <w:lvlText w:val="%1)"/>
      <w:lvlJc w:val="start"/>
      <w:pPr>
        <w:ind w:start="1pt" w:hanging="22pt"/>
      </w:pPr>
    </w:lvl>
    <w:lvl w:ilvl="1">
      <w:start w:val="1"/>
      <w:numFmt w:val="lowerLetter"/>
      <w:lvlText w:val="%2)"/>
      <w:lvlJc w:val="start"/>
      <w:pPr>
        <w:tabs>
          <w:tab w:val="num" w:pos="-63pt"/>
        </w:tabs>
        <w:ind w:start="23pt" w:hanging="22pt"/>
      </w:pPr>
    </w:lvl>
    <w:lvl w:ilvl="2">
      <w:start w:val="1"/>
      <w:numFmt w:val="lowerRoman"/>
      <w:lvlText w:val="%3."/>
      <w:lvlJc w:val="end"/>
      <w:pPr>
        <w:tabs>
          <w:tab w:val="num" w:pos="-63pt"/>
        </w:tabs>
        <w:ind w:start="45pt" w:hanging="22pt"/>
      </w:pPr>
    </w:lvl>
    <w:lvl w:ilvl="3">
      <w:start w:val="1"/>
      <w:numFmt w:val="decimal"/>
      <w:lvlText w:val="%4."/>
      <w:lvlJc w:val="start"/>
      <w:pPr>
        <w:tabs>
          <w:tab w:val="num" w:pos="-63pt"/>
        </w:tabs>
        <w:ind w:start="67pt" w:hanging="22pt"/>
      </w:pPr>
    </w:lvl>
    <w:lvl w:ilvl="4">
      <w:start w:val="1"/>
      <w:numFmt w:val="lowerLetter"/>
      <w:lvlText w:val="%5)"/>
      <w:lvlJc w:val="start"/>
      <w:pPr>
        <w:tabs>
          <w:tab w:val="num" w:pos="-63pt"/>
        </w:tabs>
        <w:ind w:start="89pt" w:hanging="22pt"/>
      </w:pPr>
    </w:lvl>
    <w:lvl w:ilvl="5">
      <w:start w:val="1"/>
      <w:numFmt w:val="lowerRoman"/>
      <w:lvlText w:val="%6."/>
      <w:lvlJc w:val="end"/>
      <w:pPr>
        <w:tabs>
          <w:tab w:val="num" w:pos="-63pt"/>
        </w:tabs>
        <w:ind w:start="111pt" w:hanging="22pt"/>
      </w:pPr>
    </w:lvl>
    <w:lvl w:ilvl="6">
      <w:start w:val="1"/>
      <w:numFmt w:val="decimal"/>
      <w:lvlText w:val="%7."/>
      <w:lvlJc w:val="start"/>
      <w:pPr>
        <w:tabs>
          <w:tab w:val="num" w:pos="-63pt"/>
        </w:tabs>
        <w:ind w:start="133pt" w:hanging="22pt"/>
      </w:pPr>
    </w:lvl>
    <w:lvl w:ilvl="7">
      <w:start w:val="1"/>
      <w:numFmt w:val="lowerLetter"/>
      <w:lvlText w:val="%8)"/>
      <w:lvlJc w:val="start"/>
      <w:pPr>
        <w:tabs>
          <w:tab w:val="num" w:pos="-63pt"/>
        </w:tabs>
        <w:ind w:start="155pt" w:hanging="22pt"/>
      </w:pPr>
    </w:lvl>
    <w:lvl w:ilvl="8">
      <w:start w:val="1"/>
      <w:numFmt w:val="lowerRoman"/>
      <w:lvlText w:val="%9."/>
      <w:lvlJc w:val="end"/>
      <w:pPr>
        <w:tabs>
          <w:tab w:val="num" w:pos="-63pt"/>
        </w:tabs>
        <w:ind w:start="177pt" w:hanging="22pt"/>
      </w:pPr>
    </w:lvl>
  </w:abstractNum>
  <w:abstractNum w:abstractNumId="264" w15:restartNumberingAfterBreak="0">
    <w:nsid w:val="76A97DE8"/>
    <w:multiLevelType w:val="singleLevel"/>
    <w:tmpl w:val="76A97DE8"/>
    <w:lvl w:ilvl="0">
      <w:start w:val="1"/>
      <w:numFmt w:val="decimal"/>
      <w:suff w:val="space"/>
      <w:lvlText w:val="%1)"/>
      <w:lvlJc w:val="start"/>
      <w:pPr>
        <w:ind w:start="21.25pt" w:hanging="21.25pt"/>
      </w:pPr>
      <w:rPr>
        <w:rFonts w:hint="default"/>
      </w:rPr>
    </w:lvl>
  </w:abstractNum>
  <w:abstractNum w:abstractNumId="265" w15:restartNumberingAfterBreak="0">
    <w:nsid w:val="7BD60B86"/>
    <w:multiLevelType w:val="singleLevel"/>
    <w:tmpl w:val="7BD60B86"/>
    <w:lvl w:ilvl="0">
      <w:start w:val="1"/>
      <w:numFmt w:val="decimal"/>
      <w:suff w:val="space"/>
      <w:lvlText w:val="(%1)"/>
      <w:lvlJc w:val="start"/>
      <w:pPr>
        <w:ind w:start="21.25pt" w:hanging="21.25pt"/>
      </w:pPr>
      <w:rPr>
        <w:rFonts w:hint="default"/>
      </w:rPr>
    </w:lvl>
  </w:abstractNum>
  <w:abstractNum w:abstractNumId="266" w15:restartNumberingAfterBreak="0">
    <w:nsid w:val="7CFC4A43"/>
    <w:multiLevelType w:val="singleLevel"/>
    <w:tmpl w:val="7CFC4A43"/>
    <w:lvl w:ilvl="0">
      <w:start w:val="1"/>
      <w:numFmt w:val="decimal"/>
      <w:lvlText w:val="(%1)"/>
      <w:lvlJc w:val="start"/>
      <w:pPr>
        <w:ind w:start="21.25pt" w:hanging="21.25pt"/>
      </w:pPr>
      <w:rPr>
        <w:rFonts w:hint="default"/>
      </w:rPr>
    </w:lvl>
  </w:abstractNum>
  <w:abstractNum w:abstractNumId="267" w15:restartNumberingAfterBreak="0">
    <w:nsid w:val="7EC2379B"/>
    <w:multiLevelType w:val="singleLevel"/>
    <w:tmpl w:val="7EC2379B"/>
    <w:lvl w:ilvl="0">
      <w:start w:val="1"/>
      <w:numFmt w:val="decimal"/>
      <w:lvlText w:val="(%1)"/>
      <w:lvlJc w:val="start"/>
      <w:pPr>
        <w:ind w:start="21.25pt" w:hanging="21.25pt"/>
      </w:pPr>
      <w:rPr>
        <w:rFonts w:hint="default"/>
      </w:rPr>
    </w:lvl>
  </w:abstractNum>
  <w:abstractNum w:abstractNumId="268" w15:restartNumberingAfterBreak="0">
    <w:nsid w:val="7F4E52F8"/>
    <w:multiLevelType w:val="singleLevel"/>
    <w:tmpl w:val="7F4E52F8"/>
    <w:lvl w:ilvl="0">
      <w:start w:val="1"/>
      <w:numFmt w:val="decimal"/>
      <w:suff w:val="space"/>
      <w:lvlText w:val="%1)"/>
      <w:lvlJc w:val="start"/>
      <w:pPr>
        <w:ind w:start="21.25pt" w:hanging="21.25pt"/>
      </w:pPr>
      <w:rPr>
        <w:rFonts w:hint="default"/>
      </w:rPr>
    </w:lvl>
  </w:abstractNum>
  <w:num w:numId="1" w16cid:durableId="1864395429">
    <w:abstractNumId w:val="129"/>
  </w:num>
  <w:num w:numId="2" w16cid:durableId="53429186">
    <w:abstractNumId w:val="115"/>
  </w:num>
  <w:num w:numId="3" w16cid:durableId="480971300">
    <w:abstractNumId w:val="121"/>
  </w:num>
  <w:num w:numId="4" w16cid:durableId="1041320405">
    <w:abstractNumId w:val="256"/>
  </w:num>
  <w:num w:numId="5" w16cid:durableId="920479847">
    <w:abstractNumId w:val="188"/>
  </w:num>
  <w:num w:numId="6" w16cid:durableId="122964586">
    <w:abstractNumId w:val="158"/>
  </w:num>
  <w:num w:numId="7" w16cid:durableId="386412839">
    <w:abstractNumId w:val="122"/>
  </w:num>
  <w:num w:numId="8" w16cid:durableId="1566187666">
    <w:abstractNumId w:val="237"/>
  </w:num>
  <w:num w:numId="9" w16cid:durableId="724336133">
    <w:abstractNumId w:val="133"/>
  </w:num>
  <w:num w:numId="10" w16cid:durableId="1478690865">
    <w:abstractNumId w:val="215"/>
  </w:num>
  <w:num w:numId="11" w16cid:durableId="1963075535">
    <w:abstractNumId w:val="211"/>
  </w:num>
  <w:num w:numId="12" w16cid:durableId="1672636676">
    <w:abstractNumId w:val="200"/>
  </w:num>
  <w:num w:numId="13" w16cid:durableId="114175361">
    <w:abstractNumId w:val="126"/>
  </w:num>
  <w:num w:numId="14" w16cid:durableId="1540162895">
    <w:abstractNumId w:val="116"/>
  </w:num>
  <w:num w:numId="15" w16cid:durableId="1190952654">
    <w:abstractNumId w:val="53"/>
  </w:num>
  <w:num w:numId="16" w16cid:durableId="1956673627">
    <w:abstractNumId w:val="19"/>
  </w:num>
  <w:num w:numId="17" w16cid:durableId="492793917">
    <w:abstractNumId w:val="165"/>
  </w:num>
  <w:num w:numId="18" w16cid:durableId="571164521">
    <w:abstractNumId w:val="125"/>
    <w:lvlOverride w:ilvl="0">
      <w:lvl w:ilvl="0">
        <w:start w:val="1"/>
        <w:numFmt w:val="decimal"/>
        <w:lvlText w:val="%1"/>
        <w:lvlJc w:val="start"/>
        <w:pPr>
          <w:tabs>
            <w:tab w:val="num" w:pos="21.55pt"/>
            <w:tab w:val="num" w:pos="25.90pt"/>
          </w:tabs>
          <w:ind w:start="21.60pt" w:hanging="21.60pt"/>
        </w:pPr>
        <w:rPr>
          <w:rFonts w:ascii="Arial" w:eastAsia="黑体" w:hAnsi="Arial" w:cs="Times New Roman" w:hint="default"/>
          <w:b w:val="0"/>
          <w:i w:val="0"/>
          <w:color w:val="auto"/>
          <w:spacing w:val="0"/>
          <w:w w:val="100%"/>
          <w:position w:val="0"/>
          <w:sz w:val="30"/>
          <w:szCs w:val="30"/>
          <w:u w:val="none"/>
        </w:rPr>
      </w:lvl>
    </w:lvlOverride>
    <w:lvlOverride w:ilvl="1">
      <w:lvl w:ilvl="1">
        <w:start w:val="1"/>
        <w:numFmt w:val="decimal"/>
        <w:lvlText w:val="%1.%2"/>
        <w:lvlJc w:val="start"/>
        <w:pPr>
          <w:tabs>
            <w:tab w:val="num" w:pos="28.80pt"/>
            <w:tab w:val="num" w:pos="33.15pt"/>
          </w:tabs>
          <w:ind w:start="28.80pt" w:hanging="28.80pt"/>
        </w:pPr>
        <w:rPr>
          <w:rFonts w:ascii="Arial" w:eastAsia="黑体" w:hAnsi="Arial" w:hint="default"/>
          <w:b w:val="0"/>
          <w:bCs/>
          <w:i w:val="0"/>
          <w:color w:val="auto"/>
          <w:sz w:val="28"/>
          <w:szCs w:val="28"/>
          <w:u w:val="none"/>
        </w:rPr>
      </w:lvl>
    </w:lvlOverride>
    <w:lvlOverride w:ilvl="2">
      <w:lvl w:ilvl="2">
        <w:start w:val="1"/>
        <w:numFmt w:val="decimal"/>
        <w:lvlText w:val="%1.%2.%3"/>
        <w:lvlJc w:val="start"/>
        <w:pPr>
          <w:tabs>
            <w:tab w:val="num" w:pos="36pt"/>
            <w:tab w:val="num" w:pos="40.35pt"/>
          </w:tabs>
          <w:ind w:start="36pt" w:hanging="36pt"/>
        </w:pPr>
        <w:rPr>
          <w:rFonts w:ascii="Arial" w:eastAsia="黑体" w:hAnsi="Arial" w:hint="default"/>
          <w:b w:val="0"/>
          <w:bCs/>
          <w:i w:val="0"/>
          <w:color w:val="auto"/>
          <w:sz w:val="24"/>
          <w:szCs w:val="24"/>
          <w:u w:val="none"/>
        </w:rPr>
      </w:lvl>
    </w:lvlOverride>
    <w:lvlOverride w:ilvl="3">
      <w:lvl w:ilvl="3">
        <w:start w:val="1"/>
        <w:numFmt w:val="decimal"/>
        <w:lvlText w:val="%1.%2.%3.%4"/>
        <w:lvlJc w:val="start"/>
        <w:pPr>
          <w:tabs>
            <w:tab w:val="num" w:pos="43.20pt"/>
            <w:tab w:val="num" w:pos="47.55pt"/>
          </w:tabs>
          <w:ind w:start="43.20pt" w:hanging="43.20pt"/>
        </w:pPr>
        <w:rPr>
          <w:rFonts w:ascii="Times New Roman" w:eastAsia="仿宋_GB2312" w:hAnsi="Times New Roman" w:hint="default"/>
          <w:b/>
          <w:bCs/>
          <w:i w:val="0"/>
          <w:color w:val="auto"/>
          <w:sz w:val="24"/>
          <w:szCs w:val="24"/>
          <w:u w:val="none"/>
        </w:rPr>
      </w:lvl>
    </w:lvlOverride>
    <w:lvlOverride w:ilvl="4">
      <w:lvl w:ilvl="4">
        <w:start w:val="1"/>
        <w:numFmt w:val="decimal"/>
        <w:lvlText w:val="%1.%2.%3.%4.%5"/>
        <w:lvlJc w:val="start"/>
        <w:pPr>
          <w:tabs>
            <w:tab w:val="num" w:pos="50.40pt"/>
            <w:tab w:val="num" w:pos="54.75pt"/>
          </w:tabs>
          <w:ind w:start="50.40pt" w:hanging="50.40pt"/>
        </w:pPr>
        <w:rPr>
          <w:rFonts w:hint="eastAsia"/>
        </w:rPr>
      </w:lvl>
    </w:lvlOverride>
    <w:lvlOverride w:ilvl="5">
      <w:lvl w:ilvl="5">
        <w:start w:val="1"/>
        <w:numFmt w:val="decimal"/>
        <w:lvlText w:val="%1.%2.%3.%4.%5.%6"/>
        <w:lvlJc w:val="start"/>
        <w:pPr>
          <w:tabs>
            <w:tab w:val="num" w:pos="57.60pt"/>
            <w:tab w:val="num" w:pos="61.95pt"/>
          </w:tabs>
          <w:ind w:start="57.60pt" w:hanging="57.60pt"/>
        </w:pPr>
        <w:rPr>
          <w:rFonts w:hint="eastAsia"/>
        </w:rPr>
      </w:lvl>
    </w:lvlOverride>
    <w:lvlOverride w:ilvl="6">
      <w:lvl w:ilvl="6">
        <w:start w:val="1"/>
        <w:numFmt w:val="decimal"/>
        <w:lvlText w:val="%1.%2.%3.%4.%5.%6.%7"/>
        <w:lvlJc w:val="start"/>
        <w:pPr>
          <w:tabs>
            <w:tab w:val="num" w:pos="64.80pt"/>
            <w:tab w:val="num" w:pos="69.15pt"/>
          </w:tabs>
          <w:ind w:start="64.80pt" w:hanging="64.80pt"/>
        </w:pPr>
        <w:rPr>
          <w:rFonts w:hint="eastAsia"/>
        </w:rPr>
      </w:lvl>
    </w:lvlOverride>
    <w:lvlOverride w:ilvl="7">
      <w:lvl w:ilvl="7">
        <w:start w:val="1"/>
        <w:numFmt w:val="decimal"/>
        <w:lvlText w:val="%1.%2.%3.%4.%5.%6.%7.%8"/>
        <w:lvlJc w:val="start"/>
        <w:pPr>
          <w:tabs>
            <w:tab w:val="num" w:pos="72pt"/>
            <w:tab w:val="num" w:pos="76.35pt"/>
          </w:tabs>
          <w:ind w:start="72pt" w:hanging="72pt"/>
        </w:pPr>
        <w:rPr>
          <w:rFonts w:hint="eastAsia"/>
        </w:rPr>
      </w:lvl>
    </w:lvlOverride>
    <w:lvlOverride w:ilvl="8">
      <w:lvl w:ilvl="8">
        <w:start w:val="1"/>
        <w:numFmt w:val="decimal"/>
        <w:lvlText w:val="%1.%2.%3.%4.%5.%6.%7.%8.%9"/>
        <w:lvlJc w:val="start"/>
        <w:pPr>
          <w:tabs>
            <w:tab w:val="num" w:pos="79.20pt"/>
            <w:tab w:val="num" w:pos="83.55pt"/>
          </w:tabs>
          <w:ind w:start="79.20pt" w:hanging="79.20pt"/>
        </w:pPr>
        <w:rPr>
          <w:rFonts w:hint="eastAsia"/>
        </w:rPr>
      </w:lvl>
    </w:lvlOverride>
  </w:num>
  <w:num w:numId="19" w16cid:durableId="1291060106">
    <w:abstractNumId w:val="102"/>
  </w:num>
  <w:num w:numId="20" w16cid:durableId="2128808998">
    <w:abstractNumId w:val="117"/>
  </w:num>
  <w:num w:numId="21" w16cid:durableId="1281649118">
    <w:abstractNumId w:val="179"/>
  </w:num>
  <w:num w:numId="22" w16cid:durableId="1225530500">
    <w:abstractNumId w:val="196"/>
  </w:num>
  <w:num w:numId="23" w16cid:durableId="546795916">
    <w:abstractNumId w:val="182"/>
  </w:num>
  <w:num w:numId="24" w16cid:durableId="1684942626">
    <w:abstractNumId w:val="26"/>
  </w:num>
  <w:num w:numId="25" w16cid:durableId="1617985418">
    <w:abstractNumId w:val="152"/>
  </w:num>
  <w:num w:numId="26" w16cid:durableId="657617426">
    <w:abstractNumId w:val="238"/>
  </w:num>
  <w:num w:numId="27" w16cid:durableId="1617370370">
    <w:abstractNumId w:val="191"/>
  </w:num>
  <w:num w:numId="28" w16cid:durableId="237254472">
    <w:abstractNumId w:val="61"/>
  </w:num>
  <w:num w:numId="29" w16cid:durableId="71202090">
    <w:abstractNumId w:val="154"/>
  </w:num>
  <w:num w:numId="30" w16cid:durableId="190531605">
    <w:abstractNumId w:val="119"/>
  </w:num>
  <w:num w:numId="31" w16cid:durableId="419566712">
    <w:abstractNumId w:val="128"/>
  </w:num>
  <w:num w:numId="32" w16cid:durableId="1944072063">
    <w:abstractNumId w:val="43"/>
  </w:num>
  <w:num w:numId="33" w16cid:durableId="1283269261">
    <w:abstractNumId w:val="85"/>
  </w:num>
  <w:num w:numId="34" w16cid:durableId="1172912108">
    <w:abstractNumId w:val="118"/>
  </w:num>
  <w:num w:numId="35" w16cid:durableId="345329121">
    <w:abstractNumId w:val="180"/>
  </w:num>
  <w:num w:numId="36" w16cid:durableId="1886020536">
    <w:abstractNumId w:val="51"/>
  </w:num>
  <w:num w:numId="37" w16cid:durableId="1258638733">
    <w:abstractNumId w:val="92"/>
  </w:num>
  <w:num w:numId="38" w16cid:durableId="1584413022">
    <w:abstractNumId w:val="248"/>
  </w:num>
  <w:num w:numId="39" w16cid:durableId="327365257">
    <w:abstractNumId w:val="137"/>
  </w:num>
  <w:num w:numId="40" w16cid:durableId="1544291975">
    <w:abstractNumId w:val="190"/>
  </w:num>
  <w:num w:numId="41" w16cid:durableId="154492927">
    <w:abstractNumId w:val="262"/>
  </w:num>
  <w:num w:numId="42" w16cid:durableId="2144076588">
    <w:abstractNumId w:val="106"/>
  </w:num>
  <w:num w:numId="43" w16cid:durableId="1553225369">
    <w:abstractNumId w:val="225"/>
  </w:num>
  <w:num w:numId="44" w16cid:durableId="1695424678">
    <w:abstractNumId w:val="254"/>
  </w:num>
  <w:num w:numId="45" w16cid:durableId="625475958">
    <w:abstractNumId w:val="253"/>
  </w:num>
  <w:num w:numId="46" w16cid:durableId="677196672">
    <w:abstractNumId w:val="214"/>
  </w:num>
  <w:num w:numId="47" w16cid:durableId="104886857">
    <w:abstractNumId w:val="169"/>
  </w:num>
  <w:num w:numId="48" w16cid:durableId="779757580">
    <w:abstractNumId w:val="257"/>
  </w:num>
  <w:num w:numId="49" w16cid:durableId="262500893">
    <w:abstractNumId w:val="267"/>
  </w:num>
  <w:num w:numId="50" w16cid:durableId="20715138">
    <w:abstractNumId w:val="60"/>
  </w:num>
  <w:num w:numId="51" w16cid:durableId="716778391">
    <w:abstractNumId w:val="130"/>
  </w:num>
  <w:num w:numId="52" w16cid:durableId="2010255382">
    <w:abstractNumId w:val="250"/>
  </w:num>
  <w:num w:numId="53" w16cid:durableId="1100416988">
    <w:abstractNumId w:val="150"/>
  </w:num>
  <w:num w:numId="54" w16cid:durableId="704259636">
    <w:abstractNumId w:val="11"/>
  </w:num>
  <w:num w:numId="55" w16cid:durableId="1675642806">
    <w:abstractNumId w:val="170"/>
  </w:num>
  <w:num w:numId="56" w16cid:durableId="1250574907">
    <w:abstractNumId w:val="229"/>
  </w:num>
  <w:num w:numId="57" w16cid:durableId="452753369">
    <w:abstractNumId w:val="23"/>
  </w:num>
  <w:num w:numId="58" w16cid:durableId="406075379">
    <w:abstractNumId w:val="75"/>
  </w:num>
  <w:num w:numId="59" w16cid:durableId="339234447">
    <w:abstractNumId w:val="70"/>
  </w:num>
  <w:num w:numId="60" w16cid:durableId="229775461">
    <w:abstractNumId w:val="105"/>
  </w:num>
  <w:num w:numId="61" w16cid:durableId="229772360">
    <w:abstractNumId w:val="71"/>
  </w:num>
  <w:num w:numId="62" w16cid:durableId="1521357292">
    <w:abstractNumId w:val="134"/>
  </w:num>
  <w:num w:numId="63" w16cid:durableId="819346172">
    <w:abstractNumId w:val="172"/>
  </w:num>
  <w:num w:numId="64" w16cid:durableId="570896004">
    <w:abstractNumId w:val="141"/>
  </w:num>
  <w:num w:numId="65" w16cid:durableId="723256145">
    <w:abstractNumId w:val="266"/>
  </w:num>
  <w:num w:numId="66" w16cid:durableId="2052146448">
    <w:abstractNumId w:val="132"/>
  </w:num>
  <w:num w:numId="67" w16cid:durableId="1271471960">
    <w:abstractNumId w:val="67"/>
  </w:num>
  <w:num w:numId="68" w16cid:durableId="449056084">
    <w:abstractNumId w:val="50"/>
  </w:num>
  <w:num w:numId="69" w16cid:durableId="2078746979">
    <w:abstractNumId w:val="183"/>
  </w:num>
  <w:num w:numId="70" w16cid:durableId="1895047188">
    <w:abstractNumId w:val="74"/>
  </w:num>
  <w:num w:numId="71" w16cid:durableId="1346707177">
    <w:abstractNumId w:val="217"/>
  </w:num>
  <w:num w:numId="72" w16cid:durableId="446853925">
    <w:abstractNumId w:val="249"/>
  </w:num>
  <w:num w:numId="73" w16cid:durableId="588780454">
    <w:abstractNumId w:val="228"/>
  </w:num>
  <w:num w:numId="74" w16cid:durableId="1757021977">
    <w:abstractNumId w:val="101"/>
  </w:num>
  <w:num w:numId="75" w16cid:durableId="1734429510">
    <w:abstractNumId w:val="219"/>
  </w:num>
  <w:num w:numId="76" w16cid:durableId="2009359924">
    <w:abstractNumId w:val="124"/>
  </w:num>
  <w:num w:numId="77" w16cid:durableId="559823992">
    <w:abstractNumId w:val="16"/>
  </w:num>
  <w:num w:numId="78" w16cid:durableId="229048517">
    <w:abstractNumId w:val="32"/>
  </w:num>
  <w:num w:numId="79" w16cid:durableId="671102378">
    <w:abstractNumId w:val="251"/>
  </w:num>
  <w:num w:numId="80" w16cid:durableId="2015067410">
    <w:abstractNumId w:val="193"/>
  </w:num>
  <w:num w:numId="81" w16cid:durableId="2130584167">
    <w:abstractNumId w:val="100"/>
  </w:num>
  <w:num w:numId="82" w16cid:durableId="234321929">
    <w:abstractNumId w:val="5"/>
  </w:num>
  <w:num w:numId="83" w16cid:durableId="1438021525">
    <w:abstractNumId w:val="97"/>
  </w:num>
  <w:num w:numId="84" w16cid:durableId="1325429336">
    <w:abstractNumId w:val="236"/>
  </w:num>
  <w:num w:numId="85" w16cid:durableId="1933974643">
    <w:abstractNumId w:val="136"/>
  </w:num>
  <w:num w:numId="86" w16cid:durableId="245724275">
    <w:abstractNumId w:val="149"/>
  </w:num>
  <w:num w:numId="87" w16cid:durableId="589894961">
    <w:abstractNumId w:val="52"/>
  </w:num>
  <w:num w:numId="88" w16cid:durableId="1041394150">
    <w:abstractNumId w:val="163"/>
  </w:num>
  <w:num w:numId="89" w16cid:durableId="1529291516">
    <w:abstractNumId w:val="255"/>
  </w:num>
  <w:num w:numId="90" w16cid:durableId="1725761013">
    <w:abstractNumId w:val="27"/>
  </w:num>
  <w:num w:numId="91" w16cid:durableId="898247372">
    <w:abstractNumId w:val="17"/>
  </w:num>
  <w:num w:numId="92" w16cid:durableId="271330055">
    <w:abstractNumId w:val="164"/>
  </w:num>
  <w:num w:numId="93" w16cid:durableId="2022275374">
    <w:abstractNumId w:val="259"/>
  </w:num>
  <w:num w:numId="94" w16cid:durableId="829562323">
    <w:abstractNumId w:val="103"/>
  </w:num>
  <w:num w:numId="95" w16cid:durableId="1807624108">
    <w:abstractNumId w:val="66"/>
  </w:num>
  <w:num w:numId="96" w16cid:durableId="412749572">
    <w:abstractNumId w:val="194"/>
  </w:num>
  <w:num w:numId="97" w16cid:durableId="799690760">
    <w:abstractNumId w:val="68"/>
  </w:num>
  <w:num w:numId="98" w16cid:durableId="39523812">
    <w:abstractNumId w:val="37"/>
  </w:num>
  <w:num w:numId="99" w16cid:durableId="189026065">
    <w:abstractNumId w:val="205"/>
  </w:num>
  <w:num w:numId="100" w16cid:durableId="82072708">
    <w:abstractNumId w:val="189"/>
  </w:num>
  <w:num w:numId="101" w16cid:durableId="364864262">
    <w:abstractNumId w:val="86"/>
  </w:num>
  <w:num w:numId="102" w16cid:durableId="440154336">
    <w:abstractNumId w:val="15"/>
  </w:num>
  <w:num w:numId="103" w16cid:durableId="960914385">
    <w:abstractNumId w:val="65"/>
  </w:num>
  <w:num w:numId="104" w16cid:durableId="168444617">
    <w:abstractNumId w:val="58"/>
  </w:num>
  <w:num w:numId="105" w16cid:durableId="1751927789">
    <w:abstractNumId w:val="240"/>
  </w:num>
  <w:num w:numId="106" w16cid:durableId="143358663">
    <w:abstractNumId w:val="168"/>
  </w:num>
  <w:num w:numId="107" w16cid:durableId="1980107617">
    <w:abstractNumId w:val="9"/>
  </w:num>
  <w:num w:numId="108" w16cid:durableId="926114210">
    <w:abstractNumId w:val="220"/>
  </w:num>
  <w:num w:numId="109" w16cid:durableId="1456409881">
    <w:abstractNumId w:val="96"/>
  </w:num>
  <w:num w:numId="110" w16cid:durableId="842355257">
    <w:abstractNumId w:val="77"/>
  </w:num>
  <w:num w:numId="111" w16cid:durableId="734006588">
    <w:abstractNumId w:val="107"/>
  </w:num>
  <w:num w:numId="112" w16cid:durableId="1644964380">
    <w:abstractNumId w:val="80"/>
  </w:num>
  <w:num w:numId="113" w16cid:durableId="949823816">
    <w:abstractNumId w:val="46"/>
  </w:num>
  <w:num w:numId="114" w16cid:durableId="1626621134">
    <w:abstractNumId w:val="109"/>
  </w:num>
  <w:num w:numId="115" w16cid:durableId="1460029129">
    <w:abstractNumId w:val="25"/>
  </w:num>
  <w:num w:numId="116" w16cid:durableId="1632126343">
    <w:abstractNumId w:val="247"/>
  </w:num>
  <w:num w:numId="117" w16cid:durableId="287667678">
    <w:abstractNumId w:val="57"/>
  </w:num>
  <w:num w:numId="118" w16cid:durableId="425153476">
    <w:abstractNumId w:val="245"/>
  </w:num>
  <w:num w:numId="119" w16cid:durableId="1205486595">
    <w:abstractNumId w:val="48"/>
  </w:num>
  <w:num w:numId="120" w16cid:durableId="2006712435">
    <w:abstractNumId w:val="146"/>
  </w:num>
  <w:num w:numId="121" w16cid:durableId="1615597226">
    <w:abstractNumId w:val="44"/>
  </w:num>
  <w:num w:numId="122" w16cid:durableId="1130325265">
    <w:abstractNumId w:val="76"/>
  </w:num>
  <w:num w:numId="123" w16cid:durableId="444155100">
    <w:abstractNumId w:val="90"/>
  </w:num>
  <w:num w:numId="124" w16cid:durableId="1737779863">
    <w:abstractNumId w:val="171"/>
  </w:num>
  <w:num w:numId="125" w16cid:durableId="1933469770">
    <w:abstractNumId w:val="263"/>
  </w:num>
  <w:num w:numId="126" w16cid:durableId="581137693">
    <w:abstractNumId w:val="62"/>
  </w:num>
  <w:num w:numId="127" w16cid:durableId="705368728">
    <w:abstractNumId w:val="239"/>
  </w:num>
  <w:num w:numId="128" w16cid:durableId="259603505">
    <w:abstractNumId w:val="177"/>
  </w:num>
  <w:num w:numId="129" w16cid:durableId="1549878829">
    <w:abstractNumId w:val="135"/>
  </w:num>
  <w:num w:numId="130" w16cid:durableId="25252456">
    <w:abstractNumId w:val="243"/>
  </w:num>
  <w:num w:numId="131" w16cid:durableId="595676814">
    <w:abstractNumId w:val="78"/>
  </w:num>
  <w:num w:numId="132" w16cid:durableId="1874225232">
    <w:abstractNumId w:val="161"/>
  </w:num>
  <w:num w:numId="133" w16cid:durableId="242955872">
    <w:abstractNumId w:val="24"/>
  </w:num>
  <w:num w:numId="134" w16cid:durableId="809443471">
    <w:abstractNumId w:val="210"/>
  </w:num>
  <w:num w:numId="135" w16cid:durableId="1065956979">
    <w:abstractNumId w:val="7"/>
  </w:num>
  <w:num w:numId="136" w16cid:durableId="557782363">
    <w:abstractNumId w:val="95"/>
  </w:num>
  <w:num w:numId="137" w16cid:durableId="1924754174">
    <w:abstractNumId w:val="175"/>
  </w:num>
  <w:num w:numId="138" w16cid:durableId="1325205025">
    <w:abstractNumId w:val="49"/>
  </w:num>
  <w:num w:numId="139" w16cid:durableId="1661886071">
    <w:abstractNumId w:val="241"/>
  </w:num>
  <w:num w:numId="140" w16cid:durableId="1231307304">
    <w:abstractNumId w:val="127"/>
  </w:num>
  <w:num w:numId="141" w16cid:durableId="885487722">
    <w:abstractNumId w:val="202"/>
  </w:num>
  <w:num w:numId="142" w16cid:durableId="987056525">
    <w:abstractNumId w:val="151"/>
  </w:num>
  <w:num w:numId="143" w16cid:durableId="1951278611">
    <w:abstractNumId w:val="36"/>
  </w:num>
  <w:num w:numId="144" w16cid:durableId="1669288099">
    <w:abstractNumId w:val="216"/>
  </w:num>
  <w:num w:numId="145" w16cid:durableId="916327371">
    <w:abstractNumId w:val="186"/>
  </w:num>
  <w:num w:numId="146" w16cid:durableId="386297189">
    <w:abstractNumId w:val="47"/>
  </w:num>
  <w:num w:numId="147" w16cid:durableId="241724327">
    <w:abstractNumId w:val="213"/>
  </w:num>
  <w:num w:numId="148" w16cid:durableId="992298375">
    <w:abstractNumId w:val="4"/>
  </w:num>
  <w:num w:numId="149" w16cid:durableId="139004125">
    <w:abstractNumId w:val="153"/>
  </w:num>
  <w:num w:numId="150" w16cid:durableId="879515806">
    <w:abstractNumId w:val="113"/>
  </w:num>
  <w:num w:numId="151" w16cid:durableId="1641225487">
    <w:abstractNumId w:val="268"/>
  </w:num>
  <w:num w:numId="152" w16cid:durableId="235015478">
    <w:abstractNumId w:val="233"/>
  </w:num>
  <w:num w:numId="153" w16cid:durableId="2136095364">
    <w:abstractNumId w:val="33"/>
  </w:num>
  <w:num w:numId="154" w16cid:durableId="121534578">
    <w:abstractNumId w:val="261"/>
  </w:num>
  <w:num w:numId="155" w16cid:durableId="250162301">
    <w:abstractNumId w:val="195"/>
  </w:num>
  <w:num w:numId="156" w16cid:durableId="45573015">
    <w:abstractNumId w:val="139"/>
  </w:num>
  <w:num w:numId="157" w16cid:durableId="1488131191">
    <w:abstractNumId w:val="144"/>
  </w:num>
  <w:num w:numId="158" w16cid:durableId="1189876991">
    <w:abstractNumId w:val="28"/>
  </w:num>
  <w:num w:numId="159" w16cid:durableId="900601481">
    <w:abstractNumId w:val="110"/>
  </w:num>
  <w:num w:numId="160" w16cid:durableId="836534068">
    <w:abstractNumId w:val="39"/>
  </w:num>
  <w:num w:numId="161" w16cid:durableId="1222211835">
    <w:abstractNumId w:val="114"/>
  </w:num>
  <w:num w:numId="162" w16cid:durableId="2067333280">
    <w:abstractNumId w:val="35"/>
  </w:num>
  <w:num w:numId="163" w16cid:durableId="475219243">
    <w:abstractNumId w:val="212"/>
  </w:num>
  <w:num w:numId="164" w16cid:durableId="1085416805">
    <w:abstractNumId w:val="235"/>
  </w:num>
  <w:num w:numId="165" w16cid:durableId="1148549635">
    <w:abstractNumId w:val="184"/>
  </w:num>
  <w:num w:numId="166" w16cid:durableId="594631718">
    <w:abstractNumId w:val="0"/>
  </w:num>
  <w:num w:numId="167" w16cid:durableId="1901743163">
    <w:abstractNumId w:val="181"/>
  </w:num>
  <w:num w:numId="168" w16cid:durableId="977340597">
    <w:abstractNumId w:val="246"/>
  </w:num>
  <w:num w:numId="169" w16cid:durableId="895163589">
    <w:abstractNumId w:val="13"/>
  </w:num>
  <w:num w:numId="170" w16cid:durableId="1463422606">
    <w:abstractNumId w:val="157"/>
  </w:num>
  <w:num w:numId="171" w16cid:durableId="220991032">
    <w:abstractNumId w:val="207"/>
  </w:num>
  <w:num w:numId="172" w16cid:durableId="852841973">
    <w:abstractNumId w:val="59"/>
  </w:num>
  <w:num w:numId="173" w16cid:durableId="1386640023">
    <w:abstractNumId w:val="160"/>
  </w:num>
  <w:num w:numId="174" w16cid:durableId="1586767101">
    <w:abstractNumId w:val="54"/>
  </w:num>
  <w:num w:numId="175" w16cid:durableId="1021008622">
    <w:abstractNumId w:val="18"/>
  </w:num>
  <w:num w:numId="176" w16cid:durableId="837503784">
    <w:abstractNumId w:val="10"/>
  </w:num>
  <w:num w:numId="177" w16cid:durableId="2089882031">
    <w:abstractNumId w:val="208"/>
  </w:num>
  <w:num w:numId="178" w16cid:durableId="485050461">
    <w:abstractNumId w:val="21"/>
  </w:num>
  <w:num w:numId="179" w16cid:durableId="1667392093">
    <w:abstractNumId w:val="185"/>
  </w:num>
  <w:num w:numId="180" w16cid:durableId="1243032548">
    <w:abstractNumId w:val="98"/>
  </w:num>
  <w:num w:numId="181" w16cid:durableId="397172407">
    <w:abstractNumId w:val="209"/>
  </w:num>
  <w:num w:numId="182" w16cid:durableId="1380322729">
    <w:abstractNumId w:val="156"/>
  </w:num>
  <w:num w:numId="183" w16cid:durableId="1117523265">
    <w:abstractNumId w:val="264"/>
  </w:num>
  <w:num w:numId="184" w16cid:durableId="607004489">
    <w:abstractNumId w:val="258"/>
  </w:num>
  <w:num w:numId="185" w16cid:durableId="1408848237">
    <w:abstractNumId w:val="197"/>
  </w:num>
  <w:num w:numId="186" w16cid:durableId="205798459">
    <w:abstractNumId w:val="79"/>
  </w:num>
  <w:num w:numId="187" w16cid:durableId="1957835745">
    <w:abstractNumId w:val="104"/>
  </w:num>
  <w:num w:numId="188" w16cid:durableId="1830100988">
    <w:abstractNumId w:val="64"/>
  </w:num>
  <w:num w:numId="189" w16cid:durableId="1052005028">
    <w:abstractNumId w:val="42"/>
  </w:num>
  <w:num w:numId="190" w16cid:durableId="644239405">
    <w:abstractNumId w:val="88"/>
  </w:num>
  <w:num w:numId="191" w16cid:durableId="278999632">
    <w:abstractNumId w:val="84"/>
  </w:num>
  <w:num w:numId="192" w16cid:durableId="1558004788">
    <w:abstractNumId w:val="206"/>
  </w:num>
  <w:num w:numId="193" w16cid:durableId="1309239838">
    <w:abstractNumId w:val="227"/>
  </w:num>
  <w:num w:numId="194" w16cid:durableId="1632857887">
    <w:abstractNumId w:val="143"/>
  </w:num>
  <w:num w:numId="195" w16cid:durableId="1247495014">
    <w:abstractNumId w:val="34"/>
  </w:num>
  <w:num w:numId="196" w16cid:durableId="1651447974">
    <w:abstractNumId w:val="63"/>
  </w:num>
  <w:num w:numId="197" w16cid:durableId="1170675549">
    <w:abstractNumId w:val="31"/>
  </w:num>
  <w:num w:numId="198" w16cid:durableId="2074159398">
    <w:abstractNumId w:val="123"/>
  </w:num>
  <w:num w:numId="199" w16cid:durableId="1539854759">
    <w:abstractNumId w:val="40"/>
  </w:num>
  <w:num w:numId="200" w16cid:durableId="660734902">
    <w:abstractNumId w:val="166"/>
  </w:num>
  <w:num w:numId="201" w16cid:durableId="2045593106">
    <w:abstractNumId w:val="199"/>
  </w:num>
  <w:num w:numId="202" w16cid:durableId="1912810173">
    <w:abstractNumId w:val="73"/>
  </w:num>
  <w:num w:numId="203" w16cid:durableId="1617449778">
    <w:abstractNumId w:val="131"/>
  </w:num>
  <w:num w:numId="204" w16cid:durableId="1958632482">
    <w:abstractNumId w:val="260"/>
  </w:num>
  <w:num w:numId="205" w16cid:durableId="1351490906">
    <w:abstractNumId w:val="55"/>
  </w:num>
  <w:num w:numId="206" w16cid:durableId="1187718504">
    <w:abstractNumId w:val="198"/>
  </w:num>
  <w:num w:numId="207" w16cid:durableId="877401923">
    <w:abstractNumId w:val="83"/>
  </w:num>
  <w:num w:numId="208" w16cid:durableId="306738716">
    <w:abstractNumId w:val="176"/>
  </w:num>
  <w:num w:numId="209" w16cid:durableId="1364599424">
    <w:abstractNumId w:val="81"/>
  </w:num>
  <w:num w:numId="210" w16cid:durableId="1299801439">
    <w:abstractNumId w:val="145"/>
  </w:num>
  <w:num w:numId="211" w16cid:durableId="1253852136">
    <w:abstractNumId w:val="89"/>
  </w:num>
  <w:num w:numId="212" w16cid:durableId="1833181720">
    <w:abstractNumId w:val="178"/>
  </w:num>
  <w:num w:numId="213" w16cid:durableId="427895923">
    <w:abstractNumId w:val="20"/>
  </w:num>
  <w:num w:numId="214" w16cid:durableId="1836334135">
    <w:abstractNumId w:val="187"/>
  </w:num>
  <w:num w:numId="215" w16cid:durableId="1276404266">
    <w:abstractNumId w:val="1"/>
  </w:num>
  <w:num w:numId="216" w16cid:durableId="1028917352">
    <w:abstractNumId w:val="162"/>
  </w:num>
  <w:num w:numId="217" w16cid:durableId="756169375">
    <w:abstractNumId w:val="14"/>
  </w:num>
  <w:num w:numId="218" w16cid:durableId="547685478">
    <w:abstractNumId w:val="192"/>
  </w:num>
  <w:num w:numId="219" w16cid:durableId="2143421797">
    <w:abstractNumId w:val="112"/>
  </w:num>
  <w:num w:numId="220" w16cid:durableId="669405247">
    <w:abstractNumId w:val="29"/>
  </w:num>
  <w:num w:numId="221" w16cid:durableId="1024939254">
    <w:abstractNumId w:val="140"/>
  </w:num>
  <w:num w:numId="222" w16cid:durableId="561452781">
    <w:abstractNumId w:val="8"/>
  </w:num>
  <w:num w:numId="223" w16cid:durableId="746224303">
    <w:abstractNumId w:val="203"/>
  </w:num>
  <w:num w:numId="224" w16cid:durableId="1502818913">
    <w:abstractNumId w:val="223"/>
  </w:num>
  <w:num w:numId="225" w16cid:durableId="5836045">
    <w:abstractNumId w:val="12"/>
  </w:num>
  <w:num w:numId="226" w16cid:durableId="1420953010">
    <w:abstractNumId w:val="147"/>
  </w:num>
  <w:num w:numId="227" w16cid:durableId="1050497605">
    <w:abstractNumId w:val="72"/>
  </w:num>
  <w:num w:numId="228" w16cid:durableId="1480535328">
    <w:abstractNumId w:val="155"/>
  </w:num>
  <w:num w:numId="229" w16cid:durableId="1867863073">
    <w:abstractNumId w:val="167"/>
  </w:num>
  <w:num w:numId="230" w16cid:durableId="762990585">
    <w:abstractNumId w:val="234"/>
  </w:num>
  <w:num w:numId="231" w16cid:durableId="1306618607">
    <w:abstractNumId w:val="201"/>
  </w:num>
  <w:num w:numId="232" w16cid:durableId="703942888">
    <w:abstractNumId w:val="38"/>
  </w:num>
  <w:num w:numId="233" w16cid:durableId="470753758">
    <w:abstractNumId w:val="222"/>
  </w:num>
  <w:num w:numId="234" w16cid:durableId="122163642">
    <w:abstractNumId w:val="142"/>
  </w:num>
  <w:num w:numId="235" w16cid:durableId="764346837">
    <w:abstractNumId w:val="93"/>
  </w:num>
  <w:num w:numId="236" w16cid:durableId="2017419014">
    <w:abstractNumId w:val="218"/>
  </w:num>
  <w:num w:numId="237" w16cid:durableId="553930333">
    <w:abstractNumId w:val="56"/>
  </w:num>
  <w:num w:numId="238" w16cid:durableId="413405136">
    <w:abstractNumId w:val="108"/>
  </w:num>
  <w:num w:numId="239" w16cid:durableId="1572037872">
    <w:abstractNumId w:val="2"/>
  </w:num>
  <w:num w:numId="240" w16cid:durableId="407532922">
    <w:abstractNumId w:val="94"/>
  </w:num>
  <w:num w:numId="241" w16cid:durableId="286543222">
    <w:abstractNumId w:val="138"/>
  </w:num>
  <w:num w:numId="242" w16cid:durableId="1972251230">
    <w:abstractNumId w:val="252"/>
  </w:num>
  <w:num w:numId="243" w16cid:durableId="93091789">
    <w:abstractNumId w:val="148"/>
  </w:num>
  <w:num w:numId="244" w16cid:durableId="1275135094">
    <w:abstractNumId w:val="173"/>
  </w:num>
  <w:num w:numId="245" w16cid:durableId="1628313302">
    <w:abstractNumId w:val="204"/>
  </w:num>
  <w:num w:numId="246" w16cid:durableId="855575431">
    <w:abstractNumId w:val="230"/>
  </w:num>
  <w:num w:numId="247" w16cid:durableId="1868442448">
    <w:abstractNumId w:val="231"/>
  </w:num>
  <w:num w:numId="248" w16cid:durableId="1525435343">
    <w:abstractNumId w:val="87"/>
  </w:num>
  <w:num w:numId="249" w16cid:durableId="2034335166">
    <w:abstractNumId w:val="265"/>
  </w:num>
  <w:num w:numId="250" w16cid:durableId="593780782">
    <w:abstractNumId w:val="69"/>
  </w:num>
  <w:num w:numId="251" w16cid:durableId="439960267">
    <w:abstractNumId w:val="226"/>
  </w:num>
  <w:num w:numId="252" w16cid:durableId="371001629">
    <w:abstractNumId w:val="224"/>
  </w:num>
  <w:num w:numId="253" w16cid:durableId="1382360507">
    <w:abstractNumId w:val="99"/>
  </w:num>
  <w:num w:numId="254" w16cid:durableId="1098135394">
    <w:abstractNumId w:val="111"/>
  </w:num>
  <w:num w:numId="255" w16cid:durableId="2056195976">
    <w:abstractNumId w:val="22"/>
  </w:num>
  <w:num w:numId="256" w16cid:durableId="40254921">
    <w:abstractNumId w:val="30"/>
  </w:num>
  <w:num w:numId="257" w16cid:durableId="2039350249">
    <w:abstractNumId w:val="159"/>
  </w:num>
  <w:num w:numId="258" w16cid:durableId="727076388">
    <w:abstractNumId w:val="242"/>
  </w:num>
  <w:num w:numId="259" w16cid:durableId="1853379201">
    <w:abstractNumId w:val="174"/>
  </w:num>
  <w:num w:numId="260" w16cid:durableId="1481922159">
    <w:abstractNumId w:val="91"/>
  </w:num>
  <w:num w:numId="261" w16cid:durableId="884223292">
    <w:abstractNumId w:val="3"/>
  </w:num>
  <w:num w:numId="262" w16cid:durableId="264770244">
    <w:abstractNumId w:val="82"/>
  </w:num>
  <w:num w:numId="263" w16cid:durableId="565725241">
    <w:abstractNumId w:val="232"/>
  </w:num>
  <w:num w:numId="264" w16cid:durableId="1858351772">
    <w:abstractNumId w:val="41"/>
  </w:num>
  <w:num w:numId="265" w16cid:durableId="933434503">
    <w:abstractNumId w:val="45"/>
  </w:num>
  <w:num w:numId="266" w16cid:durableId="709181704">
    <w:abstractNumId w:val="221"/>
  </w:num>
  <w:num w:numId="267" w16cid:durableId="570576893">
    <w:abstractNumId w:val="6"/>
  </w:num>
  <w:num w:numId="268" w16cid:durableId="1596203513">
    <w:abstractNumId w:val="244"/>
  </w:num>
  <w:num w:numId="269" w16cid:durableId="83459124">
    <w:abstractNumId w:val="120"/>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hao zhu">
    <w15:presenceInfo w15:providerId="Windows Live" w15:userId="7b84ee77ad9acb93"/>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21pt"/>
  <w:drawingGridHorizontalSpacing w:val="5.25pt"/>
  <w:drawingGridVerticalSpacing w:val="7.80pt"/>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EwNTM5NzYwMDRjMzkwZTVkZjY2ODkwMGIxNGU0OTUifQ=="/>
  </w:docVars>
  <w:rsids>
    <w:rsidRoot w:val="008F5228"/>
    <w:rsid w:val="000001C0"/>
    <w:rsid w:val="00000D6D"/>
    <w:rsid w:val="0000125F"/>
    <w:rsid w:val="0000290F"/>
    <w:rsid w:val="00005599"/>
    <w:rsid w:val="00006459"/>
    <w:rsid w:val="000070D4"/>
    <w:rsid w:val="00007A08"/>
    <w:rsid w:val="00011D4C"/>
    <w:rsid w:val="00012907"/>
    <w:rsid w:val="0001292C"/>
    <w:rsid w:val="00015508"/>
    <w:rsid w:val="00022168"/>
    <w:rsid w:val="000241A8"/>
    <w:rsid w:val="0002438F"/>
    <w:rsid w:val="0002552B"/>
    <w:rsid w:val="00031E2C"/>
    <w:rsid w:val="000325AF"/>
    <w:rsid w:val="00034CDF"/>
    <w:rsid w:val="000368A3"/>
    <w:rsid w:val="0004328F"/>
    <w:rsid w:val="00044FB5"/>
    <w:rsid w:val="00047891"/>
    <w:rsid w:val="00050560"/>
    <w:rsid w:val="000505DC"/>
    <w:rsid w:val="0005312C"/>
    <w:rsid w:val="0005439D"/>
    <w:rsid w:val="00056C51"/>
    <w:rsid w:val="0005719E"/>
    <w:rsid w:val="00057CEC"/>
    <w:rsid w:val="000643F8"/>
    <w:rsid w:val="00064754"/>
    <w:rsid w:val="00071C2A"/>
    <w:rsid w:val="00073400"/>
    <w:rsid w:val="00073CE7"/>
    <w:rsid w:val="00075323"/>
    <w:rsid w:val="00075BA5"/>
    <w:rsid w:val="00075C38"/>
    <w:rsid w:val="00076B4A"/>
    <w:rsid w:val="00077141"/>
    <w:rsid w:val="000773B5"/>
    <w:rsid w:val="00080B62"/>
    <w:rsid w:val="00082CA6"/>
    <w:rsid w:val="0008655B"/>
    <w:rsid w:val="00090A0A"/>
    <w:rsid w:val="00091C74"/>
    <w:rsid w:val="00092963"/>
    <w:rsid w:val="000954AE"/>
    <w:rsid w:val="000A1770"/>
    <w:rsid w:val="000A6A04"/>
    <w:rsid w:val="000A78A3"/>
    <w:rsid w:val="000A79C2"/>
    <w:rsid w:val="000B0EF0"/>
    <w:rsid w:val="000B15B3"/>
    <w:rsid w:val="000B236C"/>
    <w:rsid w:val="000B2735"/>
    <w:rsid w:val="000B2E91"/>
    <w:rsid w:val="000B49DF"/>
    <w:rsid w:val="000B6366"/>
    <w:rsid w:val="000B67E3"/>
    <w:rsid w:val="000B6A5D"/>
    <w:rsid w:val="000C086E"/>
    <w:rsid w:val="000C0CF6"/>
    <w:rsid w:val="000C4EE2"/>
    <w:rsid w:val="000C79E0"/>
    <w:rsid w:val="000C7B19"/>
    <w:rsid w:val="000D26AE"/>
    <w:rsid w:val="000D40CB"/>
    <w:rsid w:val="000D6A1F"/>
    <w:rsid w:val="000D7B09"/>
    <w:rsid w:val="000E037F"/>
    <w:rsid w:val="000E03FE"/>
    <w:rsid w:val="000E0FAD"/>
    <w:rsid w:val="000E1594"/>
    <w:rsid w:val="000E16BF"/>
    <w:rsid w:val="000E48AC"/>
    <w:rsid w:val="000E5B90"/>
    <w:rsid w:val="000E5C55"/>
    <w:rsid w:val="000F1C99"/>
    <w:rsid w:val="000F1FC4"/>
    <w:rsid w:val="0010203F"/>
    <w:rsid w:val="001020F6"/>
    <w:rsid w:val="00102BB8"/>
    <w:rsid w:val="00105648"/>
    <w:rsid w:val="001069B6"/>
    <w:rsid w:val="00107BDC"/>
    <w:rsid w:val="00113C32"/>
    <w:rsid w:val="0011427A"/>
    <w:rsid w:val="0011685B"/>
    <w:rsid w:val="001253B7"/>
    <w:rsid w:val="00126628"/>
    <w:rsid w:val="00126DEA"/>
    <w:rsid w:val="00126F36"/>
    <w:rsid w:val="001313A2"/>
    <w:rsid w:val="001348D0"/>
    <w:rsid w:val="00137164"/>
    <w:rsid w:val="00137DE3"/>
    <w:rsid w:val="00141B12"/>
    <w:rsid w:val="0014246E"/>
    <w:rsid w:val="00142ADE"/>
    <w:rsid w:val="0014355A"/>
    <w:rsid w:val="00146820"/>
    <w:rsid w:val="001528FF"/>
    <w:rsid w:val="001533AF"/>
    <w:rsid w:val="00155CB4"/>
    <w:rsid w:val="0016022D"/>
    <w:rsid w:val="00161254"/>
    <w:rsid w:val="001621CF"/>
    <w:rsid w:val="00163A3E"/>
    <w:rsid w:val="0016458B"/>
    <w:rsid w:val="001675E6"/>
    <w:rsid w:val="001677EA"/>
    <w:rsid w:val="001700E1"/>
    <w:rsid w:val="00171189"/>
    <w:rsid w:val="001725D3"/>
    <w:rsid w:val="0017273E"/>
    <w:rsid w:val="00173257"/>
    <w:rsid w:val="00174112"/>
    <w:rsid w:val="001751EB"/>
    <w:rsid w:val="001769A7"/>
    <w:rsid w:val="00180BC3"/>
    <w:rsid w:val="0018123E"/>
    <w:rsid w:val="00182370"/>
    <w:rsid w:val="00182CDA"/>
    <w:rsid w:val="00185C6B"/>
    <w:rsid w:val="00191FAB"/>
    <w:rsid w:val="0019208D"/>
    <w:rsid w:val="00192DAD"/>
    <w:rsid w:val="00193E8F"/>
    <w:rsid w:val="001961FF"/>
    <w:rsid w:val="00196403"/>
    <w:rsid w:val="00196F82"/>
    <w:rsid w:val="001A1969"/>
    <w:rsid w:val="001A3B04"/>
    <w:rsid w:val="001A3E2B"/>
    <w:rsid w:val="001A63EA"/>
    <w:rsid w:val="001A71D2"/>
    <w:rsid w:val="001B3961"/>
    <w:rsid w:val="001B3FA6"/>
    <w:rsid w:val="001B4763"/>
    <w:rsid w:val="001B5402"/>
    <w:rsid w:val="001B75D7"/>
    <w:rsid w:val="001C261D"/>
    <w:rsid w:val="001C3193"/>
    <w:rsid w:val="001C4DD9"/>
    <w:rsid w:val="001C4F00"/>
    <w:rsid w:val="001D0AB5"/>
    <w:rsid w:val="001D4711"/>
    <w:rsid w:val="001D526B"/>
    <w:rsid w:val="001D7927"/>
    <w:rsid w:val="001E1852"/>
    <w:rsid w:val="001E1FCA"/>
    <w:rsid w:val="001E3641"/>
    <w:rsid w:val="001E382A"/>
    <w:rsid w:val="001E39A4"/>
    <w:rsid w:val="001E7EB1"/>
    <w:rsid w:val="001F12D0"/>
    <w:rsid w:val="001F1439"/>
    <w:rsid w:val="001F2EF6"/>
    <w:rsid w:val="001F430C"/>
    <w:rsid w:val="001F6EEC"/>
    <w:rsid w:val="00200025"/>
    <w:rsid w:val="002003F6"/>
    <w:rsid w:val="00204131"/>
    <w:rsid w:val="00205C08"/>
    <w:rsid w:val="00205D0E"/>
    <w:rsid w:val="00206702"/>
    <w:rsid w:val="002123A9"/>
    <w:rsid w:val="00212CA9"/>
    <w:rsid w:val="00221033"/>
    <w:rsid w:val="002227B6"/>
    <w:rsid w:val="00223372"/>
    <w:rsid w:val="0022574D"/>
    <w:rsid w:val="002261A9"/>
    <w:rsid w:val="00226E10"/>
    <w:rsid w:val="00226E6B"/>
    <w:rsid w:val="00227116"/>
    <w:rsid w:val="00227B62"/>
    <w:rsid w:val="002306A2"/>
    <w:rsid w:val="00230CA8"/>
    <w:rsid w:val="00231304"/>
    <w:rsid w:val="00233BCA"/>
    <w:rsid w:val="00234476"/>
    <w:rsid w:val="00234748"/>
    <w:rsid w:val="00235AE7"/>
    <w:rsid w:val="00237078"/>
    <w:rsid w:val="00237B07"/>
    <w:rsid w:val="0024222D"/>
    <w:rsid w:val="0024258F"/>
    <w:rsid w:val="002427C3"/>
    <w:rsid w:val="00247D7F"/>
    <w:rsid w:val="00251A3E"/>
    <w:rsid w:val="00253464"/>
    <w:rsid w:val="00257D7A"/>
    <w:rsid w:val="0026090B"/>
    <w:rsid w:val="00261CFA"/>
    <w:rsid w:val="00262C80"/>
    <w:rsid w:val="002655EC"/>
    <w:rsid w:val="00267A22"/>
    <w:rsid w:val="00270F61"/>
    <w:rsid w:val="00272AFD"/>
    <w:rsid w:val="00272BAA"/>
    <w:rsid w:val="0027344F"/>
    <w:rsid w:val="00274D65"/>
    <w:rsid w:val="0028293D"/>
    <w:rsid w:val="0028454F"/>
    <w:rsid w:val="00285F93"/>
    <w:rsid w:val="0028706B"/>
    <w:rsid w:val="002879DA"/>
    <w:rsid w:val="0029020D"/>
    <w:rsid w:val="00291632"/>
    <w:rsid w:val="00291C10"/>
    <w:rsid w:val="0029224A"/>
    <w:rsid w:val="0029234E"/>
    <w:rsid w:val="00292AB7"/>
    <w:rsid w:val="00292DA7"/>
    <w:rsid w:val="00292EEA"/>
    <w:rsid w:val="00293363"/>
    <w:rsid w:val="00293A03"/>
    <w:rsid w:val="00297D97"/>
    <w:rsid w:val="002A0720"/>
    <w:rsid w:val="002A218D"/>
    <w:rsid w:val="002A2C8B"/>
    <w:rsid w:val="002A5C48"/>
    <w:rsid w:val="002A7973"/>
    <w:rsid w:val="002B2B83"/>
    <w:rsid w:val="002B3F6D"/>
    <w:rsid w:val="002B53D4"/>
    <w:rsid w:val="002B66EF"/>
    <w:rsid w:val="002B7EC5"/>
    <w:rsid w:val="002C0134"/>
    <w:rsid w:val="002C36A9"/>
    <w:rsid w:val="002C438B"/>
    <w:rsid w:val="002C5EFA"/>
    <w:rsid w:val="002D0200"/>
    <w:rsid w:val="002D1D4A"/>
    <w:rsid w:val="002D2BF0"/>
    <w:rsid w:val="002D4517"/>
    <w:rsid w:val="002D4523"/>
    <w:rsid w:val="002D51BD"/>
    <w:rsid w:val="002D60F1"/>
    <w:rsid w:val="002D699C"/>
    <w:rsid w:val="002D70E1"/>
    <w:rsid w:val="002E0434"/>
    <w:rsid w:val="002E50F9"/>
    <w:rsid w:val="002E7523"/>
    <w:rsid w:val="002E765C"/>
    <w:rsid w:val="002F080D"/>
    <w:rsid w:val="002F1FC9"/>
    <w:rsid w:val="002F75B7"/>
    <w:rsid w:val="003009AD"/>
    <w:rsid w:val="00302B36"/>
    <w:rsid w:val="00304A15"/>
    <w:rsid w:val="003075E8"/>
    <w:rsid w:val="0031038E"/>
    <w:rsid w:val="00310984"/>
    <w:rsid w:val="00311493"/>
    <w:rsid w:val="00312D74"/>
    <w:rsid w:val="00317FAF"/>
    <w:rsid w:val="003216C8"/>
    <w:rsid w:val="00322F0F"/>
    <w:rsid w:val="00333FDC"/>
    <w:rsid w:val="0034003A"/>
    <w:rsid w:val="00340758"/>
    <w:rsid w:val="00343FA6"/>
    <w:rsid w:val="0034446D"/>
    <w:rsid w:val="0034728D"/>
    <w:rsid w:val="003512E2"/>
    <w:rsid w:val="0035251F"/>
    <w:rsid w:val="00353EA0"/>
    <w:rsid w:val="0035695F"/>
    <w:rsid w:val="00360EB1"/>
    <w:rsid w:val="00362AAC"/>
    <w:rsid w:val="00362CE1"/>
    <w:rsid w:val="003644C3"/>
    <w:rsid w:val="003659B4"/>
    <w:rsid w:val="00365B29"/>
    <w:rsid w:val="003679FF"/>
    <w:rsid w:val="00367E76"/>
    <w:rsid w:val="0037249B"/>
    <w:rsid w:val="00372D58"/>
    <w:rsid w:val="00373DF0"/>
    <w:rsid w:val="00375432"/>
    <w:rsid w:val="00377BB8"/>
    <w:rsid w:val="003810ED"/>
    <w:rsid w:val="0038223B"/>
    <w:rsid w:val="0038336A"/>
    <w:rsid w:val="003853E3"/>
    <w:rsid w:val="00386865"/>
    <w:rsid w:val="0039178B"/>
    <w:rsid w:val="00391951"/>
    <w:rsid w:val="00391A5D"/>
    <w:rsid w:val="0039245B"/>
    <w:rsid w:val="0039630B"/>
    <w:rsid w:val="003A15C1"/>
    <w:rsid w:val="003A3024"/>
    <w:rsid w:val="003A3329"/>
    <w:rsid w:val="003A4A57"/>
    <w:rsid w:val="003A4EA0"/>
    <w:rsid w:val="003A6791"/>
    <w:rsid w:val="003A6D14"/>
    <w:rsid w:val="003B05CD"/>
    <w:rsid w:val="003B2213"/>
    <w:rsid w:val="003B2FA5"/>
    <w:rsid w:val="003B3B5E"/>
    <w:rsid w:val="003B5D53"/>
    <w:rsid w:val="003B7727"/>
    <w:rsid w:val="003C3909"/>
    <w:rsid w:val="003C58C1"/>
    <w:rsid w:val="003C7494"/>
    <w:rsid w:val="003C7555"/>
    <w:rsid w:val="003C79E5"/>
    <w:rsid w:val="003D02CA"/>
    <w:rsid w:val="003D22A8"/>
    <w:rsid w:val="003D3C32"/>
    <w:rsid w:val="003D668D"/>
    <w:rsid w:val="003E58BC"/>
    <w:rsid w:val="003E5A24"/>
    <w:rsid w:val="003E5F09"/>
    <w:rsid w:val="003F02EE"/>
    <w:rsid w:val="003F08D4"/>
    <w:rsid w:val="003F10DB"/>
    <w:rsid w:val="003F163B"/>
    <w:rsid w:val="003F3AA1"/>
    <w:rsid w:val="003F5052"/>
    <w:rsid w:val="003F572A"/>
    <w:rsid w:val="004000DE"/>
    <w:rsid w:val="00401254"/>
    <w:rsid w:val="00403880"/>
    <w:rsid w:val="0040533B"/>
    <w:rsid w:val="0040740A"/>
    <w:rsid w:val="00407D6C"/>
    <w:rsid w:val="00410C95"/>
    <w:rsid w:val="0041237B"/>
    <w:rsid w:val="004125E3"/>
    <w:rsid w:val="0041288E"/>
    <w:rsid w:val="00414FCD"/>
    <w:rsid w:val="00415F51"/>
    <w:rsid w:val="00417258"/>
    <w:rsid w:val="00420379"/>
    <w:rsid w:val="00423F23"/>
    <w:rsid w:val="004248BA"/>
    <w:rsid w:val="004249EC"/>
    <w:rsid w:val="004258BC"/>
    <w:rsid w:val="004258D7"/>
    <w:rsid w:val="0042719C"/>
    <w:rsid w:val="00427921"/>
    <w:rsid w:val="00427B6B"/>
    <w:rsid w:val="00433AA8"/>
    <w:rsid w:val="00434212"/>
    <w:rsid w:val="00434C7B"/>
    <w:rsid w:val="004355C2"/>
    <w:rsid w:val="004373E6"/>
    <w:rsid w:val="0044489A"/>
    <w:rsid w:val="00445544"/>
    <w:rsid w:val="00445610"/>
    <w:rsid w:val="00446EB8"/>
    <w:rsid w:val="00447B89"/>
    <w:rsid w:val="00450690"/>
    <w:rsid w:val="00451E5A"/>
    <w:rsid w:val="004544B3"/>
    <w:rsid w:val="004544E3"/>
    <w:rsid w:val="00456975"/>
    <w:rsid w:val="0045719F"/>
    <w:rsid w:val="004601DE"/>
    <w:rsid w:val="0046179A"/>
    <w:rsid w:val="00467B56"/>
    <w:rsid w:val="0047034B"/>
    <w:rsid w:val="00471FC5"/>
    <w:rsid w:val="00473D20"/>
    <w:rsid w:val="004766A2"/>
    <w:rsid w:val="004818D8"/>
    <w:rsid w:val="0048292D"/>
    <w:rsid w:val="00483027"/>
    <w:rsid w:val="00483D37"/>
    <w:rsid w:val="004842A8"/>
    <w:rsid w:val="00484B18"/>
    <w:rsid w:val="004859B5"/>
    <w:rsid w:val="00491729"/>
    <w:rsid w:val="004933AF"/>
    <w:rsid w:val="00493596"/>
    <w:rsid w:val="00493F25"/>
    <w:rsid w:val="004954E8"/>
    <w:rsid w:val="00496C76"/>
    <w:rsid w:val="00497EA6"/>
    <w:rsid w:val="004A27D7"/>
    <w:rsid w:val="004A5D96"/>
    <w:rsid w:val="004B1900"/>
    <w:rsid w:val="004B3991"/>
    <w:rsid w:val="004B4A15"/>
    <w:rsid w:val="004B6E12"/>
    <w:rsid w:val="004B7A6A"/>
    <w:rsid w:val="004C07E0"/>
    <w:rsid w:val="004C10FA"/>
    <w:rsid w:val="004D037D"/>
    <w:rsid w:val="004D50D4"/>
    <w:rsid w:val="004E0DA3"/>
    <w:rsid w:val="004E0F06"/>
    <w:rsid w:val="004E122E"/>
    <w:rsid w:val="004E45BF"/>
    <w:rsid w:val="004F21F5"/>
    <w:rsid w:val="004F2C2C"/>
    <w:rsid w:val="004F4146"/>
    <w:rsid w:val="004F570C"/>
    <w:rsid w:val="004F5A66"/>
    <w:rsid w:val="004F6B79"/>
    <w:rsid w:val="004F6E49"/>
    <w:rsid w:val="004F7FCE"/>
    <w:rsid w:val="00500664"/>
    <w:rsid w:val="00501763"/>
    <w:rsid w:val="00505DFA"/>
    <w:rsid w:val="00506C47"/>
    <w:rsid w:val="00507C75"/>
    <w:rsid w:val="005125B6"/>
    <w:rsid w:val="00514441"/>
    <w:rsid w:val="005149E1"/>
    <w:rsid w:val="005151A9"/>
    <w:rsid w:val="00516022"/>
    <w:rsid w:val="00520F59"/>
    <w:rsid w:val="005214C6"/>
    <w:rsid w:val="005226E7"/>
    <w:rsid w:val="005234B2"/>
    <w:rsid w:val="00524672"/>
    <w:rsid w:val="0052519E"/>
    <w:rsid w:val="00525A1E"/>
    <w:rsid w:val="0053173D"/>
    <w:rsid w:val="00532A21"/>
    <w:rsid w:val="00534B94"/>
    <w:rsid w:val="00535FD1"/>
    <w:rsid w:val="00537F90"/>
    <w:rsid w:val="005418E2"/>
    <w:rsid w:val="00544BC1"/>
    <w:rsid w:val="0054547E"/>
    <w:rsid w:val="005455E5"/>
    <w:rsid w:val="0054685F"/>
    <w:rsid w:val="00550871"/>
    <w:rsid w:val="00550EDC"/>
    <w:rsid w:val="00551632"/>
    <w:rsid w:val="00552366"/>
    <w:rsid w:val="00553539"/>
    <w:rsid w:val="00556B39"/>
    <w:rsid w:val="005600F0"/>
    <w:rsid w:val="00562611"/>
    <w:rsid w:val="00562694"/>
    <w:rsid w:val="00562B3B"/>
    <w:rsid w:val="00564D39"/>
    <w:rsid w:val="0056694C"/>
    <w:rsid w:val="005671CE"/>
    <w:rsid w:val="00567465"/>
    <w:rsid w:val="00567671"/>
    <w:rsid w:val="0057180E"/>
    <w:rsid w:val="00572A62"/>
    <w:rsid w:val="00574E78"/>
    <w:rsid w:val="00577CFA"/>
    <w:rsid w:val="00580CD8"/>
    <w:rsid w:val="00581CA4"/>
    <w:rsid w:val="00581CB8"/>
    <w:rsid w:val="0058394F"/>
    <w:rsid w:val="00583F38"/>
    <w:rsid w:val="00585FC4"/>
    <w:rsid w:val="00592A81"/>
    <w:rsid w:val="00593CFD"/>
    <w:rsid w:val="00593F67"/>
    <w:rsid w:val="00594378"/>
    <w:rsid w:val="00595030"/>
    <w:rsid w:val="00596BEE"/>
    <w:rsid w:val="00596C64"/>
    <w:rsid w:val="005A3EEC"/>
    <w:rsid w:val="005A581D"/>
    <w:rsid w:val="005A5E7A"/>
    <w:rsid w:val="005A6DC2"/>
    <w:rsid w:val="005A7599"/>
    <w:rsid w:val="005B67EF"/>
    <w:rsid w:val="005B783F"/>
    <w:rsid w:val="005B7A12"/>
    <w:rsid w:val="005B7ADF"/>
    <w:rsid w:val="005C43F7"/>
    <w:rsid w:val="005D0CDE"/>
    <w:rsid w:val="005D25E5"/>
    <w:rsid w:val="005D30A0"/>
    <w:rsid w:val="005D51D9"/>
    <w:rsid w:val="005D586C"/>
    <w:rsid w:val="005D700F"/>
    <w:rsid w:val="005D7E15"/>
    <w:rsid w:val="005E2477"/>
    <w:rsid w:val="005E2E09"/>
    <w:rsid w:val="005E376E"/>
    <w:rsid w:val="005E5747"/>
    <w:rsid w:val="005F27B8"/>
    <w:rsid w:val="005F4E69"/>
    <w:rsid w:val="005F5748"/>
    <w:rsid w:val="005F7C95"/>
    <w:rsid w:val="00601252"/>
    <w:rsid w:val="006022E0"/>
    <w:rsid w:val="00605483"/>
    <w:rsid w:val="006054C2"/>
    <w:rsid w:val="00606989"/>
    <w:rsid w:val="00616925"/>
    <w:rsid w:val="0062521B"/>
    <w:rsid w:val="0062655E"/>
    <w:rsid w:val="0063016A"/>
    <w:rsid w:val="0063152C"/>
    <w:rsid w:val="00641482"/>
    <w:rsid w:val="00642318"/>
    <w:rsid w:val="006440F7"/>
    <w:rsid w:val="00644B37"/>
    <w:rsid w:val="00645D64"/>
    <w:rsid w:val="00645E10"/>
    <w:rsid w:val="00647510"/>
    <w:rsid w:val="00652789"/>
    <w:rsid w:val="00653B06"/>
    <w:rsid w:val="0065582D"/>
    <w:rsid w:val="006560F3"/>
    <w:rsid w:val="00657C16"/>
    <w:rsid w:val="00657DBA"/>
    <w:rsid w:val="00660D19"/>
    <w:rsid w:val="00661A77"/>
    <w:rsid w:val="00662BC0"/>
    <w:rsid w:val="00666699"/>
    <w:rsid w:val="00670B09"/>
    <w:rsid w:val="00673AC7"/>
    <w:rsid w:val="00673BBB"/>
    <w:rsid w:val="00674CB8"/>
    <w:rsid w:val="0067587E"/>
    <w:rsid w:val="00680154"/>
    <w:rsid w:val="00680180"/>
    <w:rsid w:val="00682EA9"/>
    <w:rsid w:val="0068695A"/>
    <w:rsid w:val="00691296"/>
    <w:rsid w:val="006938C9"/>
    <w:rsid w:val="006943EA"/>
    <w:rsid w:val="00694EE9"/>
    <w:rsid w:val="00695056"/>
    <w:rsid w:val="006A0C57"/>
    <w:rsid w:val="006A0DAA"/>
    <w:rsid w:val="006A29BB"/>
    <w:rsid w:val="006A2BE4"/>
    <w:rsid w:val="006A37DC"/>
    <w:rsid w:val="006A66FE"/>
    <w:rsid w:val="006B08F7"/>
    <w:rsid w:val="006B52E0"/>
    <w:rsid w:val="006B6D6F"/>
    <w:rsid w:val="006B79BC"/>
    <w:rsid w:val="006C0601"/>
    <w:rsid w:val="006C24DF"/>
    <w:rsid w:val="006C2B19"/>
    <w:rsid w:val="006C36CE"/>
    <w:rsid w:val="006C73FF"/>
    <w:rsid w:val="006D32A9"/>
    <w:rsid w:val="006D7ECC"/>
    <w:rsid w:val="006E01B1"/>
    <w:rsid w:val="006E221D"/>
    <w:rsid w:val="006E2ABC"/>
    <w:rsid w:val="006E5C43"/>
    <w:rsid w:val="006E604D"/>
    <w:rsid w:val="006E7396"/>
    <w:rsid w:val="006F5757"/>
    <w:rsid w:val="0070204D"/>
    <w:rsid w:val="00702579"/>
    <w:rsid w:val="007027E4"/>
    <w:rsid w:val="00702ED0"/>
    <w:rsid w:val="00703104"/>
    <w:rsid w:val="00705D8B"/>
    <w:rsid w:val="007064D5"/>
    <w:rsid w:val="00711766"/>
    <w:rsid w:val="0071346E"/>
    <w:rsid w:val="0071372A"/>
    <w:rsid w:val="00713FAC"/>
    <w:rsid w:val="007151A6"/>
    <w:rsid w:val="00716FB1"/>
    <w:rsid w:val="007213E5"/>
    <w:rsid w:val="00721A48"/>
    <w:rsid w:val="00725311"/>
    <w:rsid w:val="00730026"/>
    <w:rsid w:val="00730B3B"/>
    <w:rsid w:val="007331A8"/>
    <w:rsid w:val="00733399"/>
    <w:rsid w:val="00733ADA"/>
    <w:rsid w:val="00743F3E"/>
    <w:rsid w:val="00745460"/>
    <w:rsid w:val="00746C67"/>
    <w:rsid w:val="0074743C"/>
    <w:rsid w:val="00750977"/>
    <w:rsid w:val="00750D66"/>
    <w:rsid w:val="007534AE"/>
    <w:rsid w:val="00755B9E"/>
    <w:rsid w:val="00757DCA"/>
    <w:rsid w:val="00760A8B"/>
    <w:rsid w:val="00766516"/>
    <w:rsid w:val="007741A3"/>
    <w:rsid w:val="007743C6"/>
    <w:rsid w:val="00774C1A"/>
    <w:rsid w:val="00775AD2"/>
    <w:rsid w:val="0077655F"/>
    <w:rsid w:val="0078327D"/>
    <w:rsid w:val="007833BC"/>
    <w:rsid w:val="00787079"/>
    <w:rsid w:val="0078707A"/>
    <w:rsid w:val="00791952"/>
    <w:rsid w:val="00791D83"/>
    <w:rsid w:val="007932E1"/>
    <w:rsid w:val="00795DC8"/>
    <w:rsid w:val="007967F3"/>
    <w:rsid w:val="00797543"/>
    <w:rsid w:val="00797DC9"/>
    <w:rsid w:val="007A01E2"/>
    <w:rsid w:val="007A146E"/>
    <w:rsid w:val="007A2320"/>
    <w:rsid w:val="007A3560"/>
    <w:rsid w:val="007B2A7A"/>
    <w:rsid w:val="007B5EA2"/>
    <w:rsid w:val="007B7F34"/>
    <w:rsid w:val="007C1C5C"/>
    <w:rsid w:val="007C3096"/>
    <w:rsid w:val="007C3835"/>
    <w:rsid w:val="007C72CD"/>
    <w:rsid w:val="007C72D0"/>
    <w:rsid w:val="007D0CAC"/>
    <w:rsid w:val="007D1F94"/>
    <w:rsid w:val="007D6A18"/>
    <w:rsid w:val="007E0534"/>
    <w:rsid w:val="007E06B4"/>
    <w:rsid w:val="007E12EB"/>
    <w:rsid w:val="007E1593"/>
    <w:rsid w:val="007E2A16"/>
    <w:rsid w:val="007E3B61"/>
    <w:rsid w:val="007E3C3C"/>
    <w:rsid w:val="007E4B8F"/>
    <w:rsid w:val="007E7D16"/>
    <w:rsid w:val="007F0759"/>
    <w:rsid w:val="007F2173"/>
    <w:rsid w:val="007F4A78"/>
    <w:rsid w:val="007F4E53"/>
    <w:rsid w:val="007F567E"/>
    <w:rsid w:val="007F689D"/>
    <w:rsid w:val="008027FB"/>
    <w:rsid w:val="00803CEF"/>
    <w:rsid w:val="00806E02"/>
    <w:rsid w:val="0081145C"/>
    <w:rsid w:val="0081336D"/>
    <w:rsid w:val="0081486E"/>
    <w:rsid w:val="008169A4"/>
    <w:rsid w:val="00816F15"/>
    <w:rsid w:val="00816F92"/>
    <w:rsid w:val="0081786F"/>
    <w:rsid w:val="00822375"/>
    <w:rsid w:val="0082423B"/>
    <w:rsid w:val="0082538B"/>
    <w:rsid w:val="008263DD"/>
    <w:rsid w:val="00827C6E"/>
    <w:rsid w:val="00827CAF"/>
    <w:rsid w:val="00827E51"/>
    <w:rsid w:val="00827F33"/>
    <w:rsid w:val="00831425"/>
    <w:rsid w:val="00832265"/>
    <w:rsid w:val="008330FD"/>
    <w:rsid w:val="0083394B"/>
    <w:rsid w:val="0083461A"/>
    <w:rsid w:val="00835A19"/>
    <w:rsid w:val="00835BEF"/>
    <w:rsid w:val="00836D2D"/>
    <w:rsid w:val="0083735B"/>
    <w:rsid w:val="00837A20"/>
    <w:rsid w:val="00837D82"/>
    <w:rsid w:val="00840392"/>
    <w:rsid w:val="00840838"/>
    <w:rsid w:val="00842231"/>
    <w:rsid w:val="00842288"/>
    <w:rsid w:val="00843036"/>
    <w:rsid w:val="00844398"/>
    <w:rsid w:val="0084543A"/>
    <w:rsid w:val="008478D0"/>
    <w:rsid w:val="008514CF"/>
    <w:rsid w:val="00851BE6"/>
    <w:rsid w:val="00852275"/>
    <w:rsid w:val="0085444F"/>
    <w:rsid w:val="00854AFC"/>
    <w:rsid w:val="00856E05"/>
    <w:rsid w:val="00860521"/>
    <w:rsid w:val="0086336E"/>
    <w:rsid w:val="008639C8"/>
    <w:rsid w:val="00865431"/>
    <w:rsid w:val="008667EE"/>
    <w:rsid w:val="008740F9"/>
    <w:rsid w:val="00882021"/>
    <w:rsid w:val="0088250E"/>
    <w:rsid w:val="00882E8B"/>
    <w:rsid w:val="00891CD8"/>
    <w:rsid w:val="00891FAD"/>
    <w:rsid w:val="008923D0"/>
    <w:rsid w:val="00895EBD"/>
    <w:rsid w:val="00897C66"/>
    <w:rsid w:val="008A0199"/>
    <w:rsid w:val="008A3A05"/>
    <w:rsid w:val="008A5D84"/>
    <w:rsid w:val="008A5E57"/>
    <w:rsid w:val="008A7A62"/>
    <w:rsid w:val="008B2D71"/>
    <w:rsid w:val="008B48E7"/>
    <w:rsid w:val="008B5723"/>
    <w:rsid w:val="008B61F3"/>
    <w:rsid w:val="008B6872"/>
    <w:rsid w:val="008B6CF2"/>
    <w:rsid w:val="008C09C2"/>
    <w:rsid w:val="008C1971"/>
    <w:rsid w:val="008C46E7"/>
    <w:rsid w:val="008C5A25"/>
    <w:rsid w:val="008C674F"/>
    <w:rsid w:val="008C6968"/>
    <w:rsid w:val="008C6EB8"/>
    <w:rsid w:val="008D10F3"/>
    <w:rsid w:val="008D1C20"/>
    <w:rsid w:val="008D2E9D"/>
    <w:rsid w:val="008D4FCA"/>
    <w:rsid w:val="008D551F"/>
    <w:rsid w:val="008D7DC7"/>
    <w:rsid w:val="008E3104"/>
    <w:rsid w:val="008E6C45"/>
    <w:rsid w:val="008F0EC7"/>
    <w:rsid w:val="008F5228"/>
    <w:rsid w:val="008F54FE"/>
    <w:rsid w:val="00901916"/>
    <w:rsid w:val="0090407B"/>
    <w:rsid w:val="00906B67"/>
    <w:rsid w:val="009075A2"/>
    <w:rsid w:val="00912594"/>
    <w:rsid w:val="0091284A"/>
    <w:rsid w:val="00916EB3"/>
    <w:rsid w:val="009178B7"/>
    <w:rsid w:val="00920C08"/>
    <w:rsid w:val="009227EA"/>
    <w:rsid w:val="00922E8F"/>
    <w:rsid w:val="00925EFF"/>
    <w:rsid w:val="00930A50"/>
    <w:rsid w:val="0093147B"/>
    <w:rsid w:val="00932771"/>
    <w:rsid w:val="00933279"/>
    <w:rsid w:val="009339F0"/>
    <w:rsid w:val="00935086"/>
    <w:rsid w:val="00936059"/>
    <w:rsid w:val="009401EC"/>
    <w:rsid w:val="009430A1"/>
    <w:rsid w:val="009431B6"/>
    <w:rsid w:val="00943216"/>
    <w:rsid w:val="00943F31"/>
    <w:rsid w:val="00944203"/>
    <w:rsid w:val="009444C8"/>
    <w:rsid w:val="0094572D"/>
    <w:rsid w:val="00946E8C"/>
    <w:rsid w:val="00950E50"/>
    <w:rsid w:val="0095124A"/>
    <w:rsid w:val="00956B92"/>
    <w:rsid w:val="00957968"/>
    <w:rsid w:val="00960D0A"/>
    <w:rsid w:val="00963518"/>
    <w:rsid w:val="0096435E"/>
    <w:rsid w:val="00965F45"/>
    <w:rsid w:val="009667BD"/>
    <w:rsid w:val="00966EED"/>
    <w:rsid w:val="00967742"/>
    <w:rsid w:val="009700D2"/>
    <w:rsid w:val="00970D5D"/>
    <w:rsid w:val="00970FB2"/>
    <w:rsid w:val="009747CE"/>
    <w:rsid w:val="0098022A"/>
    <w:rsid w:val="0098455F"/>
    <w:rsid w:val="009848A2"/>
    <w:rsid w:val="00987BA4"/>
    <w:rsid w:val="0099025F"/>
    <w:rsid w:val="00991A18"/>
    <w:rsid w:val="00994942"/>
    <w:rsid w:val="009A3C06"/>
    <w:rsid w:val="009A3D8A"/>
    <w:rsid w:val="009A44F2"/>
    <w:rsid w:val="009A5554"/>
    <w:rsid w:val="009B10B0"/>
    <w:rsid w:val="009B2FEB"/>
    <w:rsid w:val="009B5C99"/>
    <w:rsid w:val="009B5F41"/>
    <w:rsid w:val="009C24A7"/>
    <w:rsid w:val="009C27B6"/>
    <w:rsid w:val="009C39A5"/>
    <w:rsid w:val="009C3F6B"/>
    <w:rsid w:val="009C64D8"/>
    <w:rsid w:val="009C6F51"/>
    <w:rsid w:val="009C73EC"/>
    <w:rsid w:val="009D09FF"/>
    <w:rsid w:val="009D18B1"/>
    <w:rsid w:val="009D23A5"/>
    <w:rsid w:val="009D251D"/>
    <w:rsid w:val="009D3078"/>
    <w:rsid w:val="009D5A61"/>
    <w:rsid w:val="009D636E"/>
    <w:rsid w:val="009D64F9"/>
    <w:rsid w:val="009D6BC1"/>
    <w:rsid w:val="009D7382"/>
    <w:rsid w:val="009E1E17"/>
    <w:rsid w:val="009E2677"/>
    <w:rsid w:val="009E4424"/>
    <w:rsid w:val="009E5201"/>
    <w:rsid w:val="009E7EF4"/>
    <w:rsid w:val="009F00D9"/>
    <w:rsid w:val="009F3872"/>
    <w:rsid w:val="009F4E50"/>
    <w:rsid w:val="009F59FB"/>
    <w:rsid w:val="009F5DFE"/>
    <w:rsid w:val="009F7F9B"/>
    <w:rsid w:val="00A01D8D"/>
    <w:rsid w:val="00A03201"/>
    <w:rsid w:val="00A05413"/>
    <w:rsid w:val="00A0661B"/>
    <w:rsid w:val="00A06DDB"/>
    <w:rsid w:val="00A11AB1"/>
    <w:rsid w:val="00A210F9"/>
    <w:rsid w:val="00A21A92"/>
    <w:rsid w:val="00A21EA3"/>
    <w:rsid w:val="00A229F0"/>
    <w:rsid w:val="00A2488E"/>
    <w:rsid w:val="00A25235"/>
    <w:rsid w:val="00A30024"/>
    <w:rsid w:val="00A33A5E"/>
    <w:rsid w:val="00A33E15"/>
    <w:rsid w:val="00A3514B"/>
    <w:rsid w:val="00A3515B"/>
    <w:rsid w:val="00A3647E"/>
    <w:rsid w:val="00A373E7"/>
    <w:rsid w:val="00A405A4"/>
    <w:rsid w:val="00A40F66"/>
    <w:rsid w:val="00A41199"/>
    <w:rsid w:val="00A457BC"/>
    <w:rsid w:val="00A46D0E"/>
    <w:rsid w:val="00A47E93"/>
    <w:rsid w:val="00A51587"/>
    <w:rsid w:val="00A60157"/>
    <w:rsid w:val="00A62CA0"/>
    <w:rsid w:val="00A63054"/>
    <w:rsid w:val="00A708FA"/>
    <w:rsid w:val="00A71D92"/>
    <w:rsid w:val="00A74A19"/>
    <w:rsid w:val="00A76162"/>
    <w:rsid w:val="00A81108"/>
    <w:rsid w:val="00A8257C"/>
    <w:rsid w:val="00A8275B"/>
    <w:rsid w:val="00A82E08"/>
    <w:rsid w:val="00A8405E"/>
    <w:rsid w:val="00A8418B"/>
    <w:rsid w:val="00A84ACC"/>
    <w:rsid w:val="00A85458"/>
    <w:rsid w:val="00A8548E"/>
    <w:rsid w:val="00A866DA"/>
    <w:rsid w:val="00A92F43"/>
    <w:rsid w:val="00A93295"/>
    <w:rsid w:val="00A957D1"/>
    <w:rsid w:val="00A95ACB"/>
    <w:rsid w:val="00A97D70"/>
    <w:rsid w:val="00AA27F1"/>
    <w:rsid w:val="00AA788C"/>
    <w:rsid w:val="00AB1EE6"/>
    <w:rsid w:val="00AB1FA9"/>
    <w:rsid w:val="00AB3DAD"/>
    <w:rsid w:val="00AB5BCC"/>
    <w:rsid w:val="00AB62B2"/>
    <w:rsid w:val="00AB689B"/>
    <w:rsid w:val="00AB7AC4"/>
    <w:rsid w:val="00AC14AF"/>
    <w:rsid w:val="00AC14F9"/>
    <w:rsid w:val="00AC4861"/>
    <w:rsid w:val="00AC62C1"/>
    <w:rsid w:val="00AC7764"/>
    <w:rsid w:val="00AD0934"/>
    <w:rsid w:val="00AD1334"/>
    <w:rsid w:val="00AD2D80"/>
    <w:rsid w:val="00AD3674"/>
    <w:rsid w:val="00AD3D17"/>
    <w:rsid w:val="00AD6A72"/>
    <w:rsid w:val="00AD7082"/>
    <w:rsid w:val="00AE1B21"/>
    <w:rsid w:val="00AE27C8"/>
    <w:rsid w:val="00AE62B7"/>
    <w:rsid w:val="00AE6CCE"/>
    <w:rsid w:val="00AF0208"/>
    <w:rsid w:val="00AF045B"/>
    <w:rsid w:val="00AF29CD"/>
    <w:rsid w:val="00AF2CE1"/>
    <w:rsid w:val="00AF398F"/>
    <w:rsid w:val="00AF60EE"/>
    <w:rsid w:val="00AF7E24"/>
    <w:rsid w:val="00B03D67"/>
    <w:rsid w:val="00B04C73"/>
    <w:rsid w:val="00B05C70"/>
    <w:rsid w:val="00B06A07"/>
    <w:rsid w:val="00B158C5"/>
    <w:rsid w:val="00B16FBB"/>
    <w:rsid w:val="00B1775C"/>
    <w:rsid w:val="00B23383"/>
    <w:rsid w:val="00B240C8"/>
    <w:rsid w:val="00B275EB"/>
    <w:rsid w:val="00B27A5C"/>
    <w:rsid w:val="00B30D56"/>
    <w:rsid w:val="00B32910"/>
    <w:rsid w:val="00B340BE"/>
    <w:rsid w:val="00B35B1B"/>
    <w:rsid w:val="00B36482"/>
    <w:rsid w:val="00B36BAA"/>
    <w:rsid w:val="00B415FB"/>
    <w:rsid w:val="00B41867"/>
    <w:rsid w:val="00B420C1"/>
    <w:rsid w:val="00B42FAF"/>
    <w:rsid w:val="00B43536"/>
    <w:rsid w:val="00B4642E"/>
    <w:rsid w:val="00B46AAD"/>
    <w:rsid w:val="00B471E6"/>
    <w:rsid w:val="00B47B2A"/>
    <w:rsid w:val="00B47BC9"/>
    <w:rsid w:val="00B53BD4"/>
    <w:rsid w:val="00B575C4"/>
    <w:rsid w:val="00B57DFC"/>
    <w:rsid w:val="00B62C30"/>
    <w:rsid w:val="00B638DC"/>
    <w:rsid w:val="00B645E2"/>
    <w:rsid w:val="00B64A62"/>
    <w:rsid w:val="00B66738"/>
    <w:rsid w:val="00B70BC3"/>
    <w:rsid w:val="00B716A8"/>
    <w:rsid w:val="00B748CA"/>
    <w:rsid w:val="00B752AC"/>
    <w:rsid w:val="00B80500"/>
    <w:rsid w:val="00B81391"/>
    <w:rsid w:val="00B82336"/>
    <w:rsid w:val="00B84E03"/>
    <w:rsid w:val="00B8500E"/>
    <w:rsid w:val="00B86026"/>
    <w:rsid w:val="00B87DFB"/>
    <w:rsid w:val="00B928F8"/>
    <w:rsid w:val="00B9383C"/>
    <w:rsid w:val="00B9529A"/>
    <w:rsid w:val="00B96F74"/>
    <w:rsid w:val="00BA0A12"/>
    <w:rsid w:val="00BA37B5"/>
    <w:rsid w:val="00BA57BE"/>
    <w:rsid w:val="00BA6306"/>
    <w:rsid w:val="00BA68A0"/>
    <w:rsid w:val="00BB0197"/>
    <w:rsid w:val="00BB0A9D"/>
    <w:rsid w:val="00BB2EA2"/>
    <w:rsid w:val="00BB4907"/>
    <w:rsid w:val="00BB5491"/>
    <w:rsid w:val="00BB7D44"/>
    <w:rsid w:val="00BC1610"/>
    <w:rsid w:val="00BC2A12"/>
    <w:rsid w:val="00BC2C75"/>
    <w:rsid w:val="00BC2F30"/>
    <w:rsid w:val="00BC5047"/>
    <w:rsid w:val="00BD06CF"/>
    <w:rsid w:val="00BD183B"/>
    <w:rsid w:val="00BD6DFB"/>
    <w:rsid w:val="00BE174F"/>
    <w:rsid w:val="00BE50CA"/>
    <w:rsid w:val="00BF0931"/>
    <w:rsid w:val="00BF1157"/>
    <w:rsid w:val="00BF210B"/>
    <w:rsid w:val="00BF23B8"/>
    <w:rsid w:val="00BF4AC8"/>
    <w:rsid w:val="00C0225C"/>
    <w:rsid w:val="00C04A69"/>
    <w:rsid w:val="00C069D5"/>
    <w:rsid w:val="00C11AE3"/>
    <w:rsid w:val="00C148B9"/>
    <w:rsid w:val="00C15A7F"/>
    <w:rsid w:val="00C15B94"/>
    <w:rsid w:val="00C1615D"/>
    <w:rsid w:val="00C16B21"/>
    <w:rsid w:val="00C171AF"/>
    <w:rsid w:val="00C26599"/>
    <w:rsid w:val="00C26F67"/>
    <w:rsid w:val="00C277B9"/>
    <w:rsid w:val="00C32264"/>
    <w:rsid w:val="00C322FF"/>
    <w:rsid w:val="00C3316E"/>
    <w:rsid w:val="00C34AEE"/>
    <w:rsid w:val="00C4166C"/>
    <w:rsid w:val="00C43E91"/>
    <w:rsid w:val="00C44783"/>
    <w:rsid w:val="00C512E2"/>
    <w:rsid w:val="00C5268A"/>
    <w:rsid w:val="00C553D2"/>
    <w:rsid w:val="00C56ED6"/>
    <w:rsid w:val="00C5714C"/>
    <w:rsid w:val="00C57D1A"/>
    <w:rsid w:val="00C60A33"/>
    <w:rsid w:val="00C61A97"/>
    <w:rsid w:val="00C63C67"/>
    <w:rsid w:val="00C66C1C"/>
    <w:rsid w:val="00C673FD"/>
    <w:rsid w:val="00C677FB"/>
    <w:rsid w:val="00C72C4E"/>
    <w:rsid w:val="00C73725"/>
    <w:rsid w:val="00C7545D"/>
    <w:rsid w:val="00C76300"/>
    <w:rsid w:val="00C76DC6"/>
    <w:rsid w:val="00C7722B"/>
    <w:rsid w:val="00C77B3C"/>
    <w:rsid w:val="00C77BAF"/>
    <w:rsid w:val="00C80DDC"/>
    <w:rsid w:val="00C90958"/>
    <w:rsid w:val="00C9309B"/>
    <w:rsid w:val="00C9393B"/>
    <w:rsid w:val="00C954B5"/>
    <w:rsid w:val="00C9584D"/>
    <w:rsid w:val="00CA0D42"/>
    <w:rsid w:val="00CA1262"/>
    <w:rsid w:val="00CA4000"/>
    <w:rsid w:val="00CA4C34"/>
    <w:rsid w:val="00CA5C46"/>
    <w:rsid w:val="00CA5EC0"/>
    <w:rsid w:val="00CA6B04"/>
    <w:rsid w:val="00CB0144"/>
    <w:rsid w:val="00CB025A"/>
    <w:rsid w:val="00CB0C19"/>
    <w:rsid w:val="00CB0CBE"/>
    <w:rsid w:val="00CB2167"/>
    <w:rsid w:val="00CB29E7"/>
    <w:rsid w:val="00CB5500"/>
    <w:rsid w:val="00CB5D70"/>
    <w:rsid w:val="00CB6053"/>
    <w:rsid w:val="00CB639D"/>
    <w:rsid w:val="00CC07E6"/>
    <w:rsid w:val="00CC0C4E"/>
    <w:rsid w:val="00CC0D68"/>
    <w:rsid w:val="00CC6164"/>
    <w:rsid w:val="00CC6FDB"/>
    <w:rsid w:val="00CC7D54"/>
    <w:rsid w:val="00CD0973"/>
    <w:rsid w:val="00CD0A0A"/>
    <w:rsid w:val="00CD3408"/>
    <w:rsid w:val="00CD49AB"/>
    <w:rsid w:val="00CD583F"/>
    <w:rsid w:val="00CD70ED"/>
    <w:rsid w:val="00CD79F5"/>
    <w:rsid w:val="00CE0656"/>
    <w:rsid w:val="00CE0A60"/>
    <w:rsid w:val="00CE0AB7"/>
    <w:rsid w:val="00CE1C26"/>
    <w:rsid w:val="00CE26FF"/>
    <w:rsid w:val="00CE2F47"/>
    <w:rsid w:val="00CE69EE"/>
    <w:rsid w:val="00CF31EA"/>
    <w:rsid w:val="00CF5406"/>
    <w:rsid w:val="00CF6CC7"/>
    <w:rsid w:val="00D007BA"/>
    <w:rsid w:val="00D02D01"/>
    <w:rsid w:val="00D04063"/>
    <w:rsid w:val="00D042A4"/>
    <w:rsid w:val="00D05CEE"/>
    <w:rsid w:val="00D101EF"/>
    <w:rsid w:val="00D12268"/>
    <w:rsid w:val="00D12E7E"/>
    <w:rsid w:val="00D14B11"/>
    <w:rsid w:val="00D167D0"/>
    <w:rsid w:val="00D16938"/>
    <w:rsid w:val="00D17B53"/>
    <w:rsid w:val="00D17BDC"/>
    <w:rsid w:val="00D203D5"/>
    <w:rsid w:val="00D2214D"/>
    <w:rsid w:val="00D242EB"/>
    <w:rsid w:val="00D25A85"/>
    <w:rsid w:val="00D26C86"/>
    <w:rsid w:val="00D26EC8"/>
    <w:rsid w:val="00D275EB"/>
    <w:rsid w:val="00D27D44"/>
    <w:rsid w:val="00D300F1"/>
    <w:rsid w:val="00D33927"/>
    <w:rsid w:val="00D3695B"/>
    <w:rsid w:val="00D400BC"/>
    <w:rsid w:val="00D40E8A"/>
    <w:rsid w:val="00D41229"/>
    <w:rsid w:val="00D42D13"/>
    <w:rsid w:val="00D44C3B"/>
    <w:rsid w:val="00D4578C"/>
    <w:rsid w:val="00D474C1"/>
    <w:rsid w:val="00D476C6"/>
    <w:rsid w:val="00D47981"/>
    <w:rsid w:val="00D5036F"/>
    <w:rsid w:val="00D56662"/>
    <w:rsid w:val="00D56E0F"/>
    <w:rsid w:val="00D56F1C"/>
    <w:rsid w:val="00D62FD2"/>
    <w:rsid w:val="00D632B2"/>
    <w:rsid w:val="00D671A2"/>
    <w:rsid w:val="00D726E5"/>
    <w:rsid w:val="00D73EFF"/>
    <w:rsid w:val="00D83CFC"/>
    <w:rsid w:val="00D83D56"/>
    <w:rsid w:val="00D843CC"/>
    <w:rsid w:val="00D85828"/>
    <w:rsid w:val="00D85BCE"/>
    <w:rsid w:val="00D905C7"/>
    <w:rsid w:val="00D926B6"/>
    <w:rsid w:val="00D93A6B"/>
    <w:rsid w:val="00D942D2"/>
    <w:rsid w:val="00D943B6"/>
    <w:rsid w:val="00DA16F3"/>
    <w:rsid w:val="00DA2897"/>
    <w:rsid w:val="00DA296B"/>
    <w:rsid w:val="00DA2D24"/>
    <w:rsid w:val="00DA4FFF"/>
    <w:rsid w:val="00DB1DD9"/>
    <w:rsid w:val="00DB2455"/>
    <w:rsid w:val="00DB546B"/>
    <w:rsid w:val="00DB7D24"/>
    <w:rsid w:val="00DB7F5B"/>
    <w:rsid w:val="00DC1AB9"/>
    <w:rsid w:val="00DC37A2"/>
    <w:rsid w:val="00DC7304"/>
    <w:rsid w:val="00DC7CB7"/>
    <w:rsid w:val="00DD0F87"/>
    <w:rsid w:val="00DD33AE"/>
    <w:rsid w:val="00DE00EA"/>
    <w:rsid w:val="00DE048E"/>
    <w:rsid w:val="00DE2A3A"/>
    <w:rsid w:val="00DE2E82"/>
    <w:rsid w:val="00DE342D"/>
    <w:rsid w:val="00DE38D5"/>
    <w:rsid w:val="00DE59B8"/>
    <w:rsid w:val="00DE66F9"/>
    <w:rsid w:val="00DE6805"/>
    <w:rsid w:val="00DE7C31"/>
    <w:rsid w:val="00DF0369"/>
    <w:rsid w:val="00DF1867"/>
    <w:rsid w:val="00DF2936"/>
    <w:rsid w:val="00DF49D4"/>
    <w:rsid w:val="00DF541B"/>
    <w:rsid w:val="00DF68D8"/>
    <w:rsid w:val="00E016CF"/>
    <w:rsid w:val="00E02D33"/>
    <w:rsid w:val="00E038BE"/>
    <w:rsid w:val="00E04227"/>
    <w:rsid w:val="00E0491A"/>
    <w:rsid w:val="00E04F29"/>
    <w:rsid w:val="00E055CB"/>
    <w:rsid w:val="00E0564B"/>
    <w:rsid w:val="00E113EE"/>
    <w:rsid w:val="00E13592"/>
    <w:rsid w:val="00E136FD"/>
    <w:rsid w:val="00E13995"/>
    <w:rsid w:val="00E14342"/>
    <w:rsid w:val="00E15292"/>
    <w:rsid w:val="00E1621F"/>
    <w:rsid w:val="00E170FD"/>
    <w:rsid w:val="00E217F0"/>
    <w:rsid w:val="00E22FFB"/>
    <w:rsid w:val="00E2624E"/>
    <w:rsid w:val="00E269B1"/>
    <w:rsid w:val="00E30CB5"/>
    <w:rsid w:val="00E331E1"/>
    <w:rsid w:val="00E35C9A"/>
    <w:rsid w:val="00E3676D"/>
    <w:rsid w:val="00E40952"/>
    <w:rsid w:val="00E40D1E"/>
    <w:rsid w:val="00E414B7"/>
    <w:rsid w:val="00E43645"/>
    <w:rsid w:val="00E436AD"/>
    <w:rsid w:val="00E4453D"/>
    <w:rsid w:val="00E4485B"/>
    <w:rsid w:val="00E474B1"/>
    <w:rsid w:val="00E50267"/>
    <w:rsid w:val="00E50F65"/>
    <w:rsid w:val="00E51923"/>
    <w:rsid w:val="00E520AA"/>
    <w:rsid w:val="00E52561"/>
    <w:rsid w:val="00E52E4B"/>
    <w:rsid w:val="00E53C49"/>
    <w:rsid w:val="00E57438"/>
    <w:rsid w:val="00E64FE6"/>
    <w:rsid w:val="00E652D8"/>
    <w:rsid w:val="00E66291"/>
    <w:rsid w:val="00E70D1A"/>
    <w:rsid w:val="00E738A7"/>
    <w:rsid w:val="00E73FAA"/>
    <w:rsid w:val="00E74890"/>
    <w:rsid w:val="00E76AB8"/>
    <w:rsid w:val="00E76EA8"/>
    <w:rsid w:val="00E77D2C"/>
    <w:rsid w:val="00E77D9B"/>
    <w:rsid w:val="00E80821"/>
    <w:rsid w:val="00E8180C"/>
    <w:rsid w:val="00E82C52"/>
    <w:rsid w:val="00E8614C"/>
    <w:rsid w:val="00E86901"/>
    <w:rsid w:val="00E87A9E"/>
    <w:rsid w:val="00E90E41"/>
    <w:rsid w:val="00E9176D"/>
    <w:rsid w:val="00E9192C"/>
    <w:rsid w:val="00E9367A"/>
    <w:rsid w:val="00E95EB1"/>
    <w:rsid w:val="00EA0C05"/>
    <w:rsid w:val="00EA14B9"/>
    <w:rsid w:val="00EA57A6"/>
    <w:rsid w:val="00EA64A5"/>
    <w:rsid w:val="00EA7DB3"/>
    <w:rsid w:val="00EB1BF3"/>
    <w:rsid w:val="00EB3D08"/>
    <w:rsid w:val="00EB5BC2"/>
    <w:rsid w:val="00EB6ED4"/>
    <w:rsid w:val="00EC186F"/>
    <w:rsid w:val="00EC3508"/>
    <w:rsid w:val="00EC4024"/>
    <w:rsid w:val="00EC41F5"/>
    <w:rsid w:val="00EC514E"/>
    <w:rsid w:val="00EC7F43"/>
    <w:rsid w:val="00ED173E"/>
    <w:rsid w:val="00ED3CD4"/>
    <w:rsid w:val="00ED5D9C"/>
    <w:rsid w:val="00ED6BA8"/>
    <w:rsid w:val="00EE2E51"/>
    <w:rsid w:val="00EE4835"/>
    <w:rsid w:val="00EE7911"/>
    <w:rsid w:val="00EE7F32"/>
    <w:rsid w:val="00EF0E19"/>
    <w:rsid w:val="00EF0F77"/>
    <w:rsid w:val="00EF2C41"/>
    <w:rsid w:val="00EF648B"/>
    <w:rsid w:val="00EF6AC0"/>
    <w:rsid w:val="00EF7D1D"/>
    <w:rsid w:val="00F00738"/>
    <w:rsid w:val="00F00C17"/>
    <w:rsid w:val="00F01A6D"/>
    <w:rsid w:val="00F0410D"/>
    <w:rsid w:val="00F04498"/>
    <w:rsid w:val="00F06B24"/>
    <w:rsid w:val="00F117D3"/>
    <w:rsid w:val="00F1253A"/>
    <w:rsid w:val="00F13F33"/>
    <w:rsid w:val="00F15880"/>
    <w:rsid w:val="00F17C7D"/>
    <w:rsid w:val="00F20432"/>
    <w:rsid w:val="00F211FC"/>
    <w:rsid w:val="00F21697"/>
    <w:rsid w:val="00F23A4A"/>
    <w:rsid w:val="00F23B2C"/>
    <w:rsid w:val="00F24C02"/>
    <w:rsid w:val="00F2514F"/>
    <w:rsid w:val="00F257F2"/>
    <w:rsid w:val="00F265D7"/>
    <w:rsid w:val="00F27BCE"/>
    <w:rsid w:val="00F315EF"/>
    <w:rsid w:val="00F31638"/>
    <w:rsid w:val="00F37F45"/>
    <w:rsid w:val="00F405DA"/>
    <w:rsid w:val="00F41091"/>
    <w:rsid w:val="00F41B51"/>
    <w:rsid w:val="00F452E2"/>
    <w:rsid w:val="00F45582"/>
    <w:rsid w:val="00F51F8E"/>
    <w:rsid w:val="00F52C4F"/>
    <w:rsid w:val="00F52FB9"/>
    <w:rsid w:val="00F5485F"/>
    <w:rsid w:val="00F555A1"/>
    <w:rsid w:val="00F5580C"/>
    <w:rsid w:val="00F55822"/>
    <w:rsid w:val="00F618C4"/>
    <w:rsid w:val="00F6413A"/>
    <w:rsid w:val="00F65B24"/>
    <w:rsid w:val="00F65DFC"/>
    <w:rsid w:val="00F666A5"/>
    <w:rsid w:val="00F67F26"/>
    <w:rsid w:val="00F702E3"/>
    <w:rsid w:val="00F740B7"/>
    <w:rsid w:val="00F75DEF"/>
    <w:rsid w:val="00F832B9"/>
    <w:rsid w:val="00F84364"/>
    <w:rsid w:val="00F86ECC"/>
    <w:rsid w:val="00F87EA9"/>
    <w:rsid w:val="00F9285D"/>
    <w:rsid w:val="00F930E7"/>
    <w:rsid w:val="00F9378E"/>
    <w:rsid w:val="00F9767C"/>
    <w:rsid w:val="00FA02C5"/>
    <w:rsid w:val="00FA1548"/>
    <w:rsid w:val="00FA5F2F"/>
    <w:rsid w:val="00FA6685"/>
    <w:rsid w:val="00FA7281"/>
    <w:rsid w:val="00FA7846"/>
    <w:rsid w:val="00FB3F50"/>
    <w:rsid w:val="00FB4143"/>
    <w:rsid w:val="00FB6AA5"/>
    <w:rsid w:val="00FC1DE1"/>
    <w:rsid w:val="00FC23A3"/>
    <w:rsid w:val="00FC2DFF"/>
    <w:rsid w:val="00FC641D"/>
    <w:rsid w:val="00FC7A51"/>
    <w:rsid w:val="00FD0DC9"/>
    <w:rsid w:val="00FD21C2"/>
    <w:rsid w:val="00FD26FD"/>
    <w:rsid w:val="00FD760C"/>
    <w:rsid w:val="00FE072E"/>
    <w:rsid w:val="00FE302D"/>
    <w:rsid w:val="00FE466F"/>
    <w:rsid w:val="00FE47B8"/>
    <w:rsid w:val="00FE4A01"/>
    <w:rsid w:val="00FF0212"/>
    <w:rsid w:val="00FF4164"/>
    <w:rsid w:val="00FF66DA"/>
    <w:rsid w:val="00FF7E66"/>
    <w:rsid w:val="01027E5C"/>
    <w:rsid w:val="010E63FF"/>
    <w:rsid w:val="011473B7"/>
    <w:rsid w:val="012339BE"/>
    <w:rsid w:val="01276B70"/>
    <w:rsid w:val="01374C0C"/>
    <w:rsid w:val="015D0F72"/>
    <w:rsid w:val="016A347B"/>
    <w:rsid w:val="01B56A63"/>
    <w:rsid w:val="01B819BA"/>
    <w:rsid w:val="01C25043"/>
    <w:rsid w:val="02086500"/>
    <w:rsid w:val="020F7B7E"/>
    <w:rsid w:val="02267FCA"/>
    <w:rsid w:val="023E673B"/>
    <w:rsid w:val="024A59CE"/>
    <w:rsid w:val="024D1F11"/>
    <w:rsid w:val="027545DD"/>
    <w:rsid w:val="02955E4D"/>
    <w:rsid w:val="02C04D83"/>
    <w:rsid w:val="03101F14"/>
    <w:rsid w:val="031C5A17"/>
    <w:rsid w:val="03693704"/>
    <w:rsid w:val="03AA4003"/>
    <w:rsid w:val="03C350C4"/>
    <w:rsid w:val="03D67263"/>
    <w:rsid w:val="03EB1896"/>
    <w:rsid w:val="03EC461B"/>
    <w:rsid w:val="041736D9"/>
    <w:rsid w:val="04436E0D"/>
    <w:rsid w:val="0453595E"/>
    <w:rsid w:val="04697A1A"/>
    <w:rsid w:val="04706FFA"/>
    <w:rsid w:val="04B84F19"/>
    <w:rsid w:val="050A795A"/>
    <w:rsid w:val="050B287F"/>
    <w:rsid w:val="050B2B29"/>
    <w:rsid w:val="05224061"/>
    <w:rsid w:val="055419B9"/>
    <w:rsid w:val="055D58F8"/>
    <w:rsid w:val="056507DF"/>
    <w:rsid w:val="056F7D22"/>
    <w:rsid w:val="05CB3411"/>
    <w:rsid w:val="05DE0DAD"/>
    <w:rsid w:val="05E476D5"/>
    <w:rsid w:val="05FB7908"/>
    <w:rsid w:val="061556F9"/>
    <w:rsid w:val="06441C84"/>
    <w:rsid w:val="06513081"/>
    <w:rsid w:val="06780FAB"/>
    <w:rsid w:val="06782F1C"/>
    <w:rsid w:val="07044910"/>
    <w:rsid w:val="07330E0B"/>
    <w:rsid w:val="0769720B"/>
    <w:rsid w:val="076A5F83"/>
    <w:rsid w:val="07920DD9"/>
    <w:rsid w:val="07AC00A3"/>
    <w:rsid w:val="07E76C04"/>
    <w:rsid w:val="07F5179D"/>
    <w:rsid w:val="08283748"/>
    <w:rsid w:val="086403B9"/>
    <w:rsid w:val="08683CDA"/>
    <w:rsid w:val="087330F7"/>
    <w:rsid w:val="087B5F6E"/>
    <w:rsid w:val="08853A0F"/>
    <w:rsid w:val="08876686"/>
    <w:rsid w:val="088B2F95"/>
    <w:rsid w:val="08A96CC2"/>
    <w:rsid w:val="08AA1A9F"/>
    <w:rsid w:val="08AE3149"/>
    <w:rsid w:val="08D32712"/>
    <w:rsid w:val="08F13567"/>
    <w:rsid w:val="08F3699A"/>
    <w:rsid w:val="08F5133F"/>
    <w:rsid w:val="09076D68"/>
    <w:rsid w:val="092F4F70"/>
    <w:rsid w:val="09320D22"/>
    <w:rsid w:val="094F2FA2"/>
    <w:rsid w:val="09875422"/>
    <w:rsid w:val="098A7634"/>
    <w:rsid w:val="098E4398"/>
    <w:rsid w:val="09972933"/>
    <w:rsid w:val="099E0166"/>
    <w:rsid w:val="09A37B2D"/>
    <w:rsid w:val="09A90B64"/>
    <w:rsid w:val="09CA0F5B"/>
    <w:rsid w:val="09CC13A3"/>
    <w:rsid w:val="09F83319"/>
    <w:rsid w:val="0A2E36CD"/>
    <w:rsid w:val="0A2F67FF"/>
    <w:rsid w:val="0A580F87"/>
    <w:rsid w:val="0A640151"/>
    <w:rsid w:val="0A645B80"/>
    <w:rsid w:val="0AF2481A"/>
    <w:rsid w:val="0B3348DE"/>
    <w:rsid w:val="0B395393"/>
    <w:rsid w:val="0B9C06D5"/>
    <w:rsid w:val="0BAB2B32"/>
    <w:rsid w:val="0BEC5BDC"/>
    <w:rsid w:val="0C07544A"/>
    <w:rsid w:val="0C1647CC"/>
    <w:rsid w:val="0C2D4719"/>
    <w:rsid w:val="0C320EF7"/>
    <w:rsid w:val="0C4924D9"/>
    <w:rsid w:val="0C720616"/>
    <w:rsid w:val="0C7D0506"/>
    <w:rsid w:val="0C8B066E"/>
    <w:rsid w:val="0C8E2713"/>
    <w:rsid w:val="0CB72376"/>
    <w:rsid w:val="0CBB4B8B"/>
    <w:rsid w:val="0CC16F65"/>
    <w:rsid w:val="0CDA3224"/>
    <w:rsid w:val="0D011171"/>
    <w:rsid w:val="0D313C33"/>
    <w:rsid w:val="0D7B150C"/>
    <w:rsid w:val="0D8D4779"/>
    <w:rsid w:val="0D907DC5"/>
    <w:rsid w:val="0DA16476"/>
    <w:rsid w:val="0E06452B"/>
    <w:rsid w:val="0E250E55"/>
    <w:rsid w:val="0E2B18CC"/>
    <w:rsid w:val="0E6D2826"/>
    <w:rsid w:val="0E747874"/>
    <w:rsid w:val="0E7A2243"/>
    <w:rsid w:val="0EA37FCC"/>
    <w:rsid w:val="0EB14497"/>
    <w:rsid w:val="0EBC4BEA"/>
    <w:rsid w:val="0EBD5965"/>
    <w:rsid w:val="0EC63CAC"/>
    <w:rsid w:val="0F030B5A"/>
    <w:rsid w:val="0F264E85"/>
    <w:rsid w:val="0F287829"/>
    <w:rsid w:val="0F2F1FBD"/>
    <w:rsid w:val="0F4E7E99"/>
    <w:rsid w:val="0FB86F36"/>
    <w:rsid w:val="0FBB32DC"/>
    <w:rsid w:val="0FC95811"/>
    <w:rsid w:val="0FFB0352"/>
    <w:rsid w:val="10014FAA"/>
    <w:rsid w:val="101F18D4"/>
    <w:rsid w:val="103E75BC"/>
    <w:rsid w:val="10423742"/>
    <w:rsid w:val="107E7938"/>
    <w:rsid w:val="108D7C90"/>
    <w:rsid w:val="10C304B2"/>
    <w:rsid w:val="10C81F6C"/>
    <w:rsid w:val="110952B0"/>
    <w:rsid w:val="110D0EA6"/>
    <w:rsid w:val="11421E5E"/>
    <w:rsid w:val="1170063A"/>
    <w:rsid w:val="11A00C99"/>
    <w:rsid w:val="11BF4AE3"/>
    <w:rsid w:val="11C91EA9"/>
    <w:rsid w:val="120A6AD8"/>
    <w:rsid w:val="127174C9"/>
    <w:rsid w:val="12725C8F"/>
    <w:rsid w:val="128A3348"/>
    <w:rsid w:val="12BB03C6"/>
    <w:rsid w:val="13021765"/>
    <w:rsid w:val="13392CAD"/>
    <w:rsid w:val="13A206C4"/>
    <w:rsid w:val="141601F9"/>
    <w:rsid w:val="1426671F"/>
    <w:rsid w:val="143C7720"/>
    <w:rsid w:val="14900FF3"/>
    <w:rsid w:val="149367AC"/>
    <w:rsid w:val="14E46C49"/>
    <w:rsid w:val="15436C90"/>
    <w:rsid w:val="157538B1"/>
    <w:rsid w:val="1584665B"/>
    <w:rsid w:val="15897F1C"/>
    <w:rsid w:val="159E7205"/>
    <w:rsid w:val="15C066FE"/>
    <w:rsid w:val="15D418DD"/>
    <w:rsid w:val="15F20E8D"/>
    <w:rsid w:val="163340D3"/>
    <w:rsid w:val="16661C9F"/>
    <w:rsid w:val="166C68DA"/>
    <w:rsid w:val="16905894"/>
    <w:rsid w:val="1696521E"/>
    <w:rsid w:val="16BC4406"/>
    <w:rsid w:val="16C02B7B"/>
    <w:rsid w:val="16D0009E"/>
    <w:rsid w:val="170654D2"/>
    <w:rsid w:val="171D7411"/>
    <w:rsid w:val="1726537D"/>
    <w:rsid w:val="175A7D23"/>
    <w:rsid w:val="176127D3"/>
    <w:rsid w:val="17683267"/>
    <w:rsid w:val="176A54A0"/>
    <w:rsid w:val="177A6717"/>
    <w:rsid w:val="17AC4432"/>
    <w:rsid w:val="17AC7EF2"/>
    <w:rsid w:val="17EA5ED0"/>
    <w:rsid w:val="182A0E16"/>
    <w:rsid w:val="18481C95"/>
    <w:rsid w:val="18825CC3"/>
    <w:rsid w:val="18BB4DA0"/>
    <w:rsid w:val="19713059"/>
    <w:rsid w:val="19835866"/>
    <w:rsid w:val="198C3F77"/>
    <w:rsid w:val="199703AB"/>
    <w:rsid w:val="199D1C93"/>
    <w:rsid w:val="199E6996"/>
    <w:rsid w:val="19A3296E"/>
    <w:rsid w:val="19D534AB"/>
    <w:rsid w:val="1A5B334B"/>
    <w:rsid w:val="1A9469A8"/>
    <w:rsid w:val="1A9C7638"/>
    <w:rsid w:val="1AA8333D"/>
    <w:rsid w:val="1AA93FD6"/>
    <w:rsid w:val="1ACC2385"/>
    <w:rsid w:val="1AD36D56"/>
    <w:rsid w:val="1AD734D7"/>
    <w:rsid w:val="1B3A29B9"/>
    <w:rsid w:val="1B715091"/>
    <w:rsid w:val="1BBE1FA1"/>
    <w:rsid w:val="1C755930"/>
    <w:rsid w:val="1C896A53"/>
    <w:rsid w:val="1CED5883"/>
    <w:rsid w:val="1D24677C"/>
    <w:rsid w:val="1D322AF4"/>
    <w:rsid w:val="1D3346BA"/>
    <w:rsid w:val="1D421C39"/>
    <w:rsid w:val="1D474DEC"/>
    <w:rsid w:val="1D566AFF"/>
    <w:rsid w:val="1D5B71DF"/>
    <w:rsid w:val="1D8C4487"/>
    <w:rsid w:val="1DBB529E"/>
    <w:rsid w:val="1DC4C438"/>
    <w:rsid w:val="1DD1231F"/>
    <w:rsid w:val="1DE76C7D"/>
    <w:rsid w:val="1DF75C3F"/>
    <w:rsid w:val="1E2126E4"/>
    <w:rsid w:val="1E5B7F7C"/>
    <w:rsid w:val="1E682698"/>
    <w:rsid w:val="1E8571F5"/>
    <w:rsid w:val="1E940AF9"/>
    <w:rsid w:val="1EA336D1"/>
    <w:rsid w:val="1EB606F1"/>
    <w:rsid w:val="1F15650D"/>
    <w:rsid w:val="1F1C1BEF"/>
    <w:rsid w:val="1F2760B0"/>
    <w:rsid w:val="1F300115"/>
    <w:rsid w:val="1F346AB5"/>
    <w:rsid w:val="1F486752"/>
    <w:rsid w:val="1F63035D"/>
    <w:rsid w:val="1F8964CB"/>
    <w:rsid w:val="1FA63502"/>
    <w:rsid w:val="1FB44D5D"/>
    <w:rsid w:val="1FB61E31"/>
    <w:rsid w:val="1FE62017"/>
    <w:rsid w:val="1FFB8237"/>
    <w:rsid w:val="20064B32"/>
    <w:rsid w:val="205C7FDB"/>
    <w:rsid w:val="20731376"/>
    <w:rsid w:val="20AC4ABE"/>
    <w:rsid w:val="20B00511"/>
    <w:rsid w:val="20B12794"/>
    <w:rsid w:val="20B6593D"/>
    <w:rsid w:val="20D31653"/>
    <w:rsid w:val="20D32FEA"/>
    <w:rsid w:val="20D73BEF"/>
    <w:rsid w:val="20FB77F4"/>
    <w:rsid w:val="2110504E"/>
    <w:rsid w:val="213F3B84"/>
    <w:rsid w:val="21511A88"/>
    <w:rsid w:val="215818F4"/>
    <w:rsid w:val="21607D4A"/>
    <w:rsid w:val="21843C8D"/>
    <w:rsid w:val="219C4C32"/>
    <w:rsid w:val="21B420FA"/>
    <w:rsid w:val="21E21B23"/>
    <w:rsid w:val="21EB6711"/>
    <w:rsid w:val="21FD0E9C"/>
    <w:rsid w:val="223034CD"/>
    <w:rsid w:val="224D22D1"/>
    <w:rsid w:val="225443E0"/>
    <w:rsid w:val="227F2D86"/>
    <w:rsid w:val="22A14A06"/>
    <w:rsid w:val="234E7D22"/>
    <w:rsid w:val="235D6E11"/>
    <w:rsid w:val="236740F4"/>
    <w:rsid w:val="238C498E"/>
    <w:rsid w:val="24240DD8"/>
    <w:rsid w:val="24264B88"/>
    <w:rsid w:val="243E7FCF"/>
    <w:rsid w:val="24433569"/>
    <w:rsid w:val="246557F4"/>
    <w:rsid w:val="247C42AF"/>
    <w:rsid w:val="248D2E59"/>
    <w:rsid w:val="24923A74"/>
    <w:rsid w:val="24A948B4"/>
    <w:rsid w:val="24B40E11"/>
    <w:rsid w:val="24B73BCA"/>
    <w:rsid w:val="24D3426C"/>
    <w:rsid w:val="24F939B8"/>
    <w:rsid w:val="25034EC9"/>
    <w:rsid w:val="250E263D"/>
    <w:rsid w:val="251B218F"/>
    <w:rsid w:val="25343050"/>
    <w:rsid w:val="254F5042"/>
    <w:rsid w:val="258F6065"/>
    <w:rsid w:val="25C90B15"/>
    <w:rsid w:val="26277EC9"/>
    <w:rsid w:val="264562B9"/>
    <w:rsid w:val="26512190"/>
    <w:rsid w:val="267E301A"/>
    <w:rsid w:val="26917B08"/>
    <w:rsid w:val="269951E0"/>
    <w:rsid w:val="26AF5E46"/>
    <w:rsid w:val="26B060FD"/>
    <w:rsid w:val="26B2323D"/>
    <w:rsid w:val="271675DA"/>
    <w:rsid w:val="274A6116"/>
    <w:rsid w:val="2767703F"/>
    <w:rsid w:val="27983C83"/>
    <w:rsid w:val="27CA1ED3"/>
    <w:rsid w:val="27DE64DA"/>
    <w:rsid w:val="285058EE"/>
    <w:rsid w:val="28772BE3"/>
    <w:rsid w:val="2893739E"/>
    <w:rsid w:val="28963054"/>
    <w:rsid w:val="28DA6BC4"/>
    <w:rsid w:val="28EF48A1"/>
    <w:rsid w:val="29156416"/>
    <w:rsid w:val="298C4F45"/>
    <w:rsid w:val="29C05E6C"/>
    <w:rsid w:val="29CF29ED"/>
    <w:rsid w:val="29DB2BB8"/>
    <w:rsid w:val="29E412C9"/>
    <w:rsid w:val="29F03F2F"/>
    <w:rsid w:val="2A167FB5"/>
    <w:rsid w:val="2A1835FA"/>
    <w:rsid w:val="2A3B0D1C"/>
    <w:rsid w:val="2A4B359A"/>
    <w:rsid w:val="2A4C79F4"/>
    <w:rsid w:val="2A693EA5"/>
    <w:rsid w:val="2A8A2314"/>
    <w:rsid w:val="2AB4611E"/>
    <w:rsid w:val="2AC27643"/>
    <w:rsid w:val="2B275DB5"/>
    <w:rsid w:val="2B2B3BC7"/>
    <w:rsid w:val="2B47062F"/>
    <w:rsid w:val="2B8855E7"/>
    <w:rsid w:val="2B98280F"/>
    <w:rsid w:val="2BAA2EC2"/>
    <w:rsid w:val="2BB92149"/>
    <w:rsid w:val="2BD63912"/>
    <w:rsid w:val="2C092CED"/>
    <w:rsid w:val="2C6C4013"/>
    <w:rsid w:val="2C78619D"/>
    <w:rsid w:val="2C914320"/>
    <w:rsid w:val="2CA430AA"/>
    <w:rsid w:val="2CB8441D"/>
    <w:rsid w:val="2CD205E4"/>
    <w:rsid w:val="2CF702EC"/>
    <w:rsid w:val="2CF86864"/>
    <w:rsid w:val="2D431C50"/>
    <w:rsid w:val="2D4860D7"/>
    <w:rsid w:val="2D9774DB"/>
    <w:rsid w:val="2DD64A42"/>
    <w:rsid w:val="2DF6381D"/>
    <w:rsid w:val="2E0527AA"/>
    <w:rsid w:val="2E5C248A"/>
    <w:rsid w:val="2E8D3ACC"/>
    <w:rsid w:val="2E951288"/>
    <w:rsid w:val="2EFC30B5"/>
    <w:rsid w:val="2F230642"/>
    <w:rsid w:val="2F5D7D41"/>
    <w:rsid w:val="2FB120F1"/>
    <w:rsid w:val="2FCC3239"/>
    <w:rsid w:val="2FFC06A0"/>
    <w:rsid w:val="303A2195"/>
    <w:rsid w:val="30775484"/>
    <w:rsid w:val="30797214"/>
    <w:rsid w:val="307C4D54"/>
    <w:rsid w:val="308220A2"/>
    <w:rsid w:val="30BB79E2"/>
    <w:rsid w:val="30FE344A"/>
    <w:rsid w:val="31452611"/>
    <w:rsid w:val="31490EF3"/>
    <w:rsid w:val="31501496"/>
    <w:rsid w:val="31AF08B2"/>
    <w:rsid w:val="31BD65A6"/>
    <w:rsid w:val="31CF55C7"/>
    <w:rsid w:val="31D22CC8"/>
    <w:rsid w:val="31D33FCD"/>
    <w:rsid w:val="31DB3885"/>
    <w:rsid w:val="31DD71CE"/>
    <w:rsid w:val="31EB7645"/>
    <w:rsid w:val="31F462C5"/>
    <w:rsid w:val="31FE6223"/>
    <w:rsid w:val="320D762A"/>
    <w:rsid w:val="32236BAB"/>
    <w:rsid w:val="32B310BD"/>
    <w:rsid w:val="32C63C2A"/>
    <w:rsid w:val="32E75876"/>
    <w:rsid w:val="332B5883"/>
    <w:rsid w:val="333378C0"/>
    <w:rsid w:val="334E04A1"/>
    <w:rsid w:val="337F6063"/>
    <w:rsid w:val="339E7CF3"/>
    <w:rsid w:val="33A87367"/>
    <w:rsid w:val="33BD26E2"/>
    <w:rsid w:val="33D25C91"/>
    <w:rsid w:val="33DB598F"/>
    <w:rsid w:val="34256C0A"/>
    <w:rsid w:val="3431759C"/>
    <w:rsid w:val="34785525"/>
    <w:rsid w:val="34A357B5"/>
    <w:rsid w:val="34AB11F7"/>
    <w:rsid w:val="34AF492F"/>
    <w:rsid w:val="34CF0710"/>
    <w:rsid w:val="35020CF9"/>
    <w:rsid w:val="35245113"/>
    <w:rsid w:val="35270B41"/>
    <w:rsid w:val="35382069"/>
    <w:rsid w:val="35487960"/>
    <w:rsid w:val="35AD2CCD"/>
    <w:rsid w:val="35D00E5E"/>
    <w:rsid w:val="35F40F8A"/>
    <w:rsid w:val="360B193B"/>
    <w:rsid w:val="361F5925"/>
    <w:rsid w:val="362E305B"/>
    <w:rsid w:val="36392E40"/>
    <w:rsid w:val="36424464"/>
    <w:rsid w:val="36425281"/>
    <w:rsid w:val="364406AF"/>
    <w:rsid w:val="365D3F21"/>
    <w:rsid w:val="366E61FA"/>
    <w:rsid w:val="367F23F7"/>
    <w:rsid w:val="36923616"/>
    <w:rsid w:val="36AB7705"/>
    <w:rsid w:val="36AD1C42"/>
    <w:rsid w:val="36D53D0F"/>
    <w:rsid w:val="36D8690C"/>
    <w:rsid w:val="37637DC0"/>
    <w:rsid w:val="3778260F"/>
    <w:rsid w:val="37A421DA"/>
    <w:rsid w:val="37B563EB"/>
    <w:rsid w:val="37C14E9C"/>
    <w:rsid w:val="37C33988"/>
    <w:rsid w:val="37EF3553"/>
    <w:rsid w:val="3812593A"/>
    <w:rsid w:val="383A485D"/>
    <w:rsid w:val="3856677A"/>
    <w:rsid w:val="38A341E6"/>
    <w:rsid w:val="38E33A91"/>
    <w:rsid w:val="38F80D91"/>
    <w:rsid w:val="390035B3"/>
    <w:rsid w:val="390F4F04"/>
    <w:rsid w:val="399A3BF6"/>
    <w:rsid w:val="399F334E"/>
    <w:rsid w:val="39A93BA9"/>
    <w:rsid w:val="39A95BE7"/>
    <w:rsid w:val="39B131B3"/>
    <w:rsid w:val="39B3776C"/>
    <w:rsid w:val="39B83504"/>
    <w:rsid w:val="39CD7260"/>
    <w:rsid w:val="39FD1C4A"/>
    <w:rsid w:val="3A140C5B"/>
    <w:rsid w:val="3A157721"/>
    <w:rsid w:val="3A40458D"/>
    <w:rsid w:val="3A445910"/>
    <w:rsid w:val="3A744922"/>
    <w:rsid w:val="3A810AAB"/>
    <w:rsid w:val="3A9A0F33"/>
    <w:rsid w:val="3ADB4647"/>
    <w:rsid w:val="3ADB6274"/>
    <w:rsid w:val="3ADC46E1"/>
    <w:rsid w:val="3AFF067D"/>
    <w:rsid w:val="3B00415A"/>
    <w:rsid w:val="3B0E664A"/>
    <w:rsid w:val="3B514E5E"/>
    <w:rsid w:val="3B746677"/>
    <w:rsid w:val="3BAC7C11"/>
    <w:rsid w:val="3BC647D7"/>
    <w:rsid w:val="3BC66F24"/>
    <w:rsid w:val="3BD02066"/>
    <w:rsid w:val="3BEA1F7C"/>
    <w:rsid w:val="3BF3026A"/>
    <w:rsid w:val="3BFA73E4"/>
    <w:rsid w:val="3C076C8A"/>
    <w:rsid w:val="3C505C24"/>
    <w:rsid w:val="3C761FCB"/>
    <w:rsid w:val="3C867411"/>
    <w:rsid w:val="3CB432C4"/>
    <w:rsid w:val="3CC06339"/>
    <w:rsid w:val="3D4B7475"/>
    <w:rsid w:val="3D74569D"/>
    <w:rsid w:val="3DEF3B9D"/>
    <w:rsid w:val="3E1026D9"/>
    <w:rsid w:val="3E2D6890"/>
    <w:rsid w:val="3E6B3019"/>
    <w:rsid w:val="3E862623"/>
    <w:rsid w:val="3EFB01E2"/>
    <w:rsid w:val="3EFF21E2"/>
    <w:rsid w:val="3F200698"/>
    <w:rsid w:val="3F896B4D"/>
    <w:rsid w:val="3FF7EB6A"/>
    <w:rsid w:val="3FFF0CBF"/>
    <w:rsid w:val="401279AA"/>
    <w:rsid w:val="40130737"/>
    <w:rsid w:val="4085718A"/>
    <w:rsid w:val="40926C79"/>
    <w:rsid w:val="4093733A"/>
    <w:rsid w:val="40A64D1D"/>
    <w:rsid w:val="40BB6362"/>
    <w:rsid w:val="40DE02BF"/>
    <w:rsid w:val="410305B7"/>
    <w:rsid w:val="41182D1A"/>
    <w:rsid w:val="411F3635"/>
    <w:rsid w:val="41371D0B"/>
    <w:rsid w:val="413D375A"/>
    <w:rsid w:val="41662610"/>
    <w:rsid w:val="417531A4"/>
    <w:rsid w:val="418A72CE"/>
    <w:rsid w:val="41A36442"/>
    <w:rsid w:val="41B525D9"/>
    <w:rsid w:val="41B91637"/>
    <w:rsid w:val="41CE0337"/>
    <w:rsid w:val="41DF538E"/>
    <w:rsid w:val="41F8595E"/>
    <w:rsid w:val="420A5691"/>
    <w:rsid w:val="42366486"/>
    <w:rsid w:val="425417A5"/>
    <w:rsid w:val="42552DB0"/>
    <w:rsid w:val="425A2175"/>
    <w:rsid w:val="426104F4"/>
    <w:rsid w:val="42611755"/>
    <w:rsid w:val="42757F34"/>
    <w:rsid w:val="42864D18"/>
    <w:rsid w:val="429879C0"/>
    <w:rsid w:val="42A777F2"/>
    <w:rsid w:val="42F11136"/>
    <w:rsid w:val="43123D64"/>
    <w:rsid w:val="431E7646"/>
    <w:rsid w:val="4399025B"/>
    <w:rsid w:val="439C2F1B"/>
    <w:rsid w:val="43A062AD"/>
    <w:rsid w:val="43AF45A7"/>
    <w:rsid w:val="43DC3926"/>
    <w:rsid w:val="43DE0B83"/>
    <w:rsid w:val="43E32BEE"/>
    <w:rsid w:val="43EB1916"/>
    <w:rsid w:val="43FE4D82"/>
    <w:rsid w:val="440F0E09"/>
    <w:rsid w:val="4425313A"/>
    <w:rsid w:val="44350081"/>
    <w:rsid w:val="443A3EFD"/>
    <w:rsid w:val="44626E27"/>
    <w:rsid w:val="447A60E0"/>
    <w:rsid w:val="447C536B"/>
    <w:rsid w:val="448E4357"/>
    <w:rsid w:val="449506CE"/>
    <w:rsid w:val="44A6072E"/>
    <w:rsid w:val="44B71CCD"/>
    <w:rsid w:val="44D35F39"/>
    <w:rsid w:val="44FA3BE1"/>
    <w:rsid w:val="451467E3"/>
    <w:rsid w:val="45464A34"/>
    <w:rsid w:val="455C49D9"/>
    <w:rsid w:val="458B103A"/>
    <w:rsid w:val="458F3485"/>
    <w:rsid w:val="45A00601"/>
    <w:rsid w:val="45D92E6E"/>
    <w:rsid w:val="45DE4E6B"/>
    <w:rsid w:val="45F12DF0"/>
    <w:rsid w:val="46356079"/>
    <w:rsid w:val="46386C71"/>
    <w:rsid w:val="46AD61AF"/>
    <w:rsid w:val="46CD22A7"/>
    <w:rsid w:val="46E26BDC"/>
    <w:rsid w:val="46F01636"/>
    <w:rsid w:val="46FA5CD4"/>
    <w:rsid w:val="47120827"/>
    <w:rsid w:val="4716385A"/>
    <w:rsid w:val="472B7CD1"/>
    <w:rsid w:val="474D04FA"/>
    <w:rsid w:val="477610AF"/>
    <w:rsid w:val="47771189"/>
    <w:rsid w:val="47D05003"/>
    <w:rsid w:val="47F15E72"/>
    <w:rsid w:val="484808A4"/>
    <w:rsid w:val="48632753"/>
    <w:rsid w:val="486A0091"/>
    <w:rsid w:val="487A6AF5"/>
    <w:rsid w:val="487D7A79"/>
    <w:rsid w:val="48912668"/>
    <w:rsid w:val="48AE479D"/>
    <w:rsid w:val="48AE5F27"/>
    <w:rsid w:val="495A0CF0"/>
    <w:rsid w:val="497A1F1B"/>
    <w:rsid w:val="498F4DFA"/>
    <w:rsid w:val="49A91765"/>
    <w:rsid w:val="49AE1DCF"/>
    <w:rsid w:val="49B77EAC"/>
    <w:rsid w:val="4A0812A6"/>
    <w:rsid w:val="4A174DEF"/>
    <w:rsid w:val="4A192915"/>
    <w:rsid w:val="4A363AF9"/>
    <w:rsid w:val="4A660C1F"/>
    <w:rsid w:val="4A7142E8"/>
    <w:rsid w:val="4AAA5C63"/>
    <w:rsid w:val="4AD048E5"/>
    <w:rsid w:val="4B0729A6"/>
    <w:rsid w:val="4B2127AC"/>
    <w:rsid w:val="4B3131F0"/>
    <w:rsid w:val="4B44280B"/>
    <w:rsid w:val="4B5B06A4"/>
    <w:rsid w:val="4BBB2211"/>
    <w:rsid w:val="4BDD6C8A"/>
    <w:rsid w:val="4C081932"/>
    <w:rsid w:val="4C105B8D"/>
    <w:rsid w:val="4C52210E"/>
    <w:rsid w:val="4C5E0AB3"/>
    <w:rsid w:val="4C9D782D"/>
    <w:rsid w:val="4CA87FCD"/>
    <w:rsid w:val="4CB67DE3"/>
    <w:rsid w:val="4CC82987"/>
    <w:rsid w:val="4D4206F2"/>
    <w:rsid w:val="4D622825"/>
    <w:rsid w:val="4DAF513D"/>
    <w:rsid w:val="4DBC0187"/>
    <w:rsid w:val="4DBE1D68"/>
    <w:rsid w:val="4DFFAF28"/>
    <w:rsid w:val="4E151B44"/>
    <w:rsid w:val="4E2528C4"/>
    <w:rsid w:val="4E286FBD"/>
    <w:rsid w:val="4E3D0B1C"/>
    <w:rsid w:val="4E4A7281"/>
    <w:rsid w:val="4E4C2032"/>
    <w:rsid w:val="4E86609F"/>
    <w:rsid w:val="4E8770E5"/>
    <w:rsid w:val="4E955CCE"/>
    <w:rsid w:val="4E9A0B0B"/>
    <w:rsid w:val="4EA52F18"/>
    <w:rsid w:val="4EAD187E"/>
    <w:rsid w:val="4EC529A2"/>
    <w:rsid w:val="4EE334F2"/>
    <w:rsid w:val="4F101D69"/>
    <w:rsid w:val="4F19B5A4"/>
    <w:rsid w:val="4F251D5C"/>
    <w:rsid w:val="4F7C5F4E"/>
    <w:rsid w:val="4F9F3ABC"/>
    <w:rsid w:val="4FA04DFD"/>
    <w:rsid w:val="4FD23C92"/>
    <w:rsid w:val="4FDFE7E9"/>
    <w:rsid w:val="5020568D"/>
    <w:rsid w:val="502B0A10"/>
    <w:rsid w:val="504D48AC"/>
    <w:rsid w:val="50776590"/>
    <w:rsid w:val="50B36976"/>
    <w:rsid w:val="50C30C0E"/>
    <w:rsid w:val="50C64E79"/>
    <w:rsid w:val="50DB3A34"/>
    <w:rsid w:val="510559A1"/>
    <w:rsid w:val="512E02BD"/>
    <w:rsid w:val="516F6B28"/>
    <w:rsid w:val="5174797B"/>
    <w:rsid w:val="51894824"/>
    <w:rsid w:val="51BE53DF"/>
    <w:rsid w:val="51F46D81"/>
    <w:rsid w:val="52067C23"/>
    <w:rsid w:val="52154D37"/>
    <w:rsid w:val="52187CE6"/>
    <w:rsid w:val="521C2FA3"/>
    <w:rsid w:val="52293C71"/>
    <w:rsid w:val="528D6E8D"/>
    <w:rsid w:val="52B7E252"/>
    <w:rsid w:val="52C35B14"/>
    <w:rsid w:val="52D43E71"/>
    <w:rsid w:val="52D53BD1"/>
    <w:rsid w:val="533529DE"/>
    <w:rsid w:val="53B65DE1"/>
    <w:rsid w:val="53C140E5"/>
    <w:rsid w:val="53C33A31"/>
    <w:rsid w:val="542D76E9"/>
    <w:rsid w:val="546E1AAF"/>
    <w:rsid w:val="54A96376"/>
    <w:rsid w:val="54EC62D4"/>
    <w:rsid w:val="551F5FB4"/>
    <w:rsid w:val="552B5999"/>
    <w:rsid w:val="556641AA"/>
    <w:rsid w:val="56191A4F"/>
    <w:rsid w:val="561B4F52"/>
    <w:rsid w:val="563D3BB0"/>
    <w:rsid w:val="566D7341"/>
    <w:rsid w:val="566E3FE9"/>
    <w:rsid w:val="568026F8"/>
    <w:rsid w:val="569C46D6"/>
    <w:rsid w:val="56AF65D0"/>
    <w:rsid w:val="57027529"/>
    <w:rsid w:val="57044ED0"/>
    <w:rsid w:val="570A0AE2"/>
    <w:rsid w:val="577E1EB3"/>
    <w:rsid w:val="577E200A"/>
    <w:rsid w:val="57CC4919"/>
    <w:rsid w:val="57D5467E"/>
    <w:rsid w:val="57E75E01"/>
    <w:rsid w:val="57FFE356"/>
    <w:rsid w:val="582157B7"/>
    <w:rsid w:val="58C46142"/>
    <w:rsid w:val="58CA6A61"/>
    <w:rsid w:val="59882670"/>
    <w:rsid w:val="599D70BF"/>
    <w:rsid w:val="59F111B9"/>
    <w:rsid w:val="59F43024"/>
    <w:rsid w:val="5A035266"/>
    <w:rsid w:val="5A1304CA"/>
    <w:rsid w:val="5A77850A"/>
    <w:rsid w:val="5A9F0B75"/>
    <w:rsid w:val="5AAA44F0"/>
    <w:rsid w:val="5AD22D98"/>
    <w:rsid w:val="5AE34EAB"/>
    <w:rsid w:val="5AEE421D"/>
    <w:rsid w:val="5AFD4584"/>
    <w:rsid w:val="5AFF80C9"/>
    <w:rsid w:val="5B5C01F4"/>
    <w:rsid w:val="5BA0525E"/>
    <w:rsid w:val="5BB278DD"/>
    <w:rsid w:val="5BB64468"/>
    <w:rsid w:val="5C2929B9"/>
    <w:rsid w:val="5C842BDA"/>
    <w:rsid w:val="5CA65E11"/>
    <w:rsid w:val="5CCA14C8"/>
    <w:rsid w:val="5CE31747"/>
    <w:rsid w:val="5CE37E74"/>
    <w:rsid w:val="5CFC2C24"/>
    <w:rsid w:val="5D012A01"/>
    <w:rsid w:val="5D0268F2"/>
    <w:rsid w:val="5D184CAE"/>
    <w:rsid w:val="5D4B2D1B"/>
    <w:rsid w:val="5D5F28DD"/>
    <w:rsid w:val="5D6402FF"/>
    <w:rsid w:val="5D7167DE"/>
    <w:rsid w:val="5D75275C"/>
    <w:rsid w:val="5D7F338C"/>
    <w:rsid w:val="5D8750FF"/>
    <w:rsid w:val="5D9E3405"/>
    <w:rsid w:val="5DC913EB"/>
    <w:rsid w:val="5DDD2180"/>
    <w:rsid w:val="5DE54B90"/>
    <w:rsid w:val="5E0F330D"/>
    <w:rsid w:val="5E3A831A"/>
    <w:rsid w:val="5E45627C"/>
    <w:rsid w:val="5E8FFCB8"/>
    <w:rsid w:val="5EFA7180"/>
    <w:rsid w:val="5F3623E7"/>
    <w:rsid w:val="5F3C4C84"/>
    <w:rsid w:val="5F8038BA"/>
    <w:rsid w:val="5F83C9F8"/>
    <w:rsid w:val="5F9568AB"/>
    <w:rsid w:val="5F9F2659"/>
    <w:rsid w:val="5FBD8178"/>
    <w:rsid w:val="5FC01D30"/>
    <w:rsid w:val="5FDD3055"/>
    <w:rsid w:val="5FFFA601"/>
    <w:rsid w:val="602437C9"/>
    <w:rsid w:val="604364E6"/>
    <w:rsid w:val="604614B5"/>
    <w:rsid w:val="606851B7"/>
    <w:rsid w:val="606D2C19"/>
    <w:rsid w:val="60753016"/>
    <w:rsid w:val="607A2D54"/>
    <w:rsid w:val="60AA3E6F"/>
    <w:rsid w:val="60B64DC4"/>
    <w:rsid w:val="60C65CBF"/>
    <w:rsid w:val="60DF3BEB"/>
    <w:rsid w:val="60F95773"/>
    <w:rsid w:val="61212BD1"/>
    <w:rsid w:val="614B38A4"/>
    <w:rsid w:val="618648DC"/>
    <w:rsid w:val="61A34F3F"/>
    <w:rsid w:val="61B33252"/>
    <w:rsid w:val="61F01D56"/>
    <w:rsid w:val="62001A55"/>
    <w:rsid w:val="62037BE8"/>
    <w:rsid w:val="62791D4B"/>
    <w:rsid w:val="629C1EE0"/>
    <w:rsid w:val="62C54753"/>
    <w:rsid w:val="62C85B07"/>
    <w:rsid w:val="62E52550"/>
    <w:rsid w:val="63010CCF"/>
    <w:rsid w:val="631C6D2A"/>
    <w:rsid w:val="635251CA"/>
    <w:rsid w:val="637C0965"/>
    <w:rsid w:val="63A33078"/>
    <w:rsid w:val="63BD210C"/>
    <w:rsid w:val="63C329BB"/>
    <w:rsid w:val="63CB7DC7"/>
    <w:rsid w:val="63FB2B15"/>
    <w:rsid w:val="63FC3E19"/>
    <w:rsid w:val="640D62B2"/>
    <w:rsid w:val="64144421"/>
    <w:rsid w:val="64393E88"/>
    <w:rsid w:val="644B7717"/>
    <w:rsid w:val="64557D2B"/>
    <w:rsid w:val="645B6A79"/>
    <w:rsid w:val="648D4A13"/>
    <w:rsid w:val="64D52F72"/>
    <w:rsid w:val="64F40349"/>
    <w:rsid w:val="65221E8E"/>
    <w:rsid w:val="653766CD"/>
    <w:rsid w:val="654717CF"/>
    <w:rsid w:val="654E07CD"/>
    <w:rsid w:val="658C7382"/>
    <w:rsid w:val="65A94682"/>
    <w:rsid w:val="6627722D"/>
    <w:rsid w:val="66293129"/>
    <w:rsid w:val="66550226"/>
    <w:rsid w:val="66BB3C93"/>
    <w:rsid w:val="66D11A46"/>
    <w:rsid w:val="66D70997"/>
    <w:rsid w:val="66D72C40"/>
    <w:rsid w:val="67236853"/>
    <w:rsid w:val="67383A63"/>
    <w:rsid w:val="674E19F8"/>
    <w:rsid w:val="67716572"/>
    <w:rsid w:val="67805FF1"/>
    <w:rsid w:val="678D475E"/>
    <w:rsid w:val="679715F1"/>
    <w:rsid w:val="679D5FDA"/>
    <w:rsid w:val="67B425A6"/>
    <w:rsid w:val="67CA2856"/>
    <w:rsid w:val="67CB73AC"/>
    <w:rsid w:val="67D93B61"/>
    <w:rsid w:val="67F95923"/>
    <w:rsid w:val="67FF2CF3"/>
    <w:rsid w:val="680E73DA"/>
    <w:rsid w:val="681A6AB6"/>
    <w:rsid w:val="681D13CB"/>
    <w:rsid w:val="681E6641"/>
    <w:rsid w:val="68376930"/>
    <w:rsid w:val="68831B76"/>
    <w:rsid w:val="688C3A50"/>
    <w:rsid w:val="68D34472"/>
    <w:rsid w:val="6942333C"/>
    <w:rsid w:val="69C00F6F"/>
    <w:rsid w:val="69E563C8"/>
    <w:rsid w:val="6A136F29"/>
    <w:rsid w:val="6A1B68A2"/>
    <w:rsid w:val="6A1D1DA5"/>
    <w:rsid w:val="6A41378F"/>
    <w:rsid w:val="6A533715"/>
    <w:rsid w:val="6A587A98"/>
    <w:rsid w:val="6A5B7121"/>
    <w:rsid w:val="6A99122D"/>
    <w:rsid w:val="6AA06AFB"/>
    <w:rsid w:val="6AD824D8"/>
    <w:rsid w:val="6AFF5C1B"/>
    <w:rsid w:val="6B1F498F"/>
    <w:rsid w:val="6B3C7DBA"/>
    <w:rsid w:val="6B5C2732"/>
    <w:rsid w:val="6B6A0DCB"/>
    <w:rsid w:val="6B7B64E0"/>
    <w:rsid w:val="6B7C51E5"/>
    <w:rsid w:val="6B8143A2"/>
    <w:rsid w:val="6BA46083"/>
    <w:rsid w:val="6BAC6FB0"/>
    <w:rsid w:val="6BAF67DE"/>
    <w:rsid w:val="6BC84F09"/>
    <w:rsid w:val="6BF95CAB"/>
    <w:rsid w:val="6C0D4AD4"/>
    <w:rsid w:val="6C180427"/>
    <w:rsid w:val="6C5C6966"/>
    <w:rsid w:val="6C5F3259"/>
    <w:rsid w:val="6C920FAD"/>
    <w:rsid w:val="6CAE465D"/>
    <w:rsid w:val="6CBE317C"/>
    <w:rsid w:val="6D3613FE"/>
    <w:rsid w:val="6D394241"/>
    <w:rsid w:val="6D441190"/>
    <w:rsid w:val="6D945909"/>
    <w:rsid w:val="6DC22EA0"/>
    <w:rsid w:val="6DDC1C1C"/>
    <w:rsid w:val="6DFD0279"/>
    <w:rsid w:val="6E0C6798"/>
    <w:rsid w:val="6E166FE8"/>
    <w:rsid w:val="6E3022FE"/>
    <w:rsid w:val="6E357253"/>
    <w:rsid w:val="6E463C74"/>
    <w:rsid w:val="6E606731"/>
    <w:rsid w:val="6E6F0A3A"/>
    <w:rsid w:val="6E7561C7"/>
    <w:rsid w:val="6E9A3775"/>
    <w:rsid w:val="6EEDF82B"/>
    <w:rsid w:val="6EF12FB7"/>
    <w:rsid w:val="6EF77A92"/>
    <w:rsid w:val="6F233805"/>
    <w:rsid w:val="6F573414"/>
    <w:rsid w:val="6F5A4F08"/>
    <w:rsid w:val="6FC5D391"/>
    <w:rsid w:val="6FCEF35D"/>
    <w:rsid w:val="6FDA26A1"/>
    <w:rsid w:val="6FE13CC6"/>
    <w:rsid w:val="6FE46F7D"/>
    <w:rsid w:val="6FE9FA80"/>
    <w:rsid w:val="6FEFF8DF"/>
    <w:rsid w:val="6FF51B3B"/>
    <w:rsid w:val="6FFF20C3"/>
    <w:rsid w:val="6FFF4361"/>
    <w:rsid w:val="702C664F"/>
    <w:rsid w:val="704E5A4D"/>
    <w:rsid w:val="706C1141"/>
    <w:rsid w:val="709760D6"/>
    <w:rsid w:val="70B07280"/>
    <w:rsid w:val="70B34FC2"/>
    <w:rsid w:val="70D46017"/>
    <w:rsid w:val="70E1568B"/>
    <w:rsid w:val="71072C18"/>
    <w:rsid w:val="7123505E"/>
    <w:rsid w:val="71436346"/>
    <w:rsid w:val="7148395C"/>
    <w:rsid w:val="714C7EEE"/>
    <w:rsid w:val="71584194"/>
    <w:rsid w:val="71592BB9"/>
    <w:rsid w:val="71614A1E"/>
    <w:rsid w:val="71822232"/>
    <w:rsid w:val="718D0958"/>
    <w:rsid w:val="719C2617"/>
    <w:rsid w:val="71D504FE"/>
    <w:rsid w:val="72275320"/>
    <w:rsid w:val="728E35F1"/>
    <w:rsid w:val="7293100B"/>
    <w:rsid w:val="72B22C98"/>
    <w:rsid w:val="72B2653C"/>
    <w:rsid w:val="72B33DEA"/>
    <w:rsid w:val="72CF5239"/>
    <w:rsid w:val="72DD1E82"/>
    <w:rsid w:val="72F53670"/>
    <w:rsid w:val="731955B0"/>
    <w:rsid w:val="73375250"/>
    <w:rsid w:val="734F7728"/>
    <w:rsid w:val="7353FB9C"/>
    <w:rsid w:val="73890CC1"/>
    <w:rsid w:val="73900B6C"/>
    <w:rsid w:val="73E4568D"/>
    <w:rsid w:val="743C14CE"/>
    <w:rsid w:val="745557B2"/>
    <w:rsid w:val="74582108"/>
    <w:rsid w:val="74634609"/>
    <w:rsid w:val="746740F9"/>
    <w:rsid w:val="749825BD"/>
    <w:rsid w:val="749F64DF"/>
    <w:rsid w:val="74A054C0"/>
    <w:rsid w:val="74AD3778"/>
    <w:rsid w:val="74E0439D"/>
    <w:rsid w:val="74FC2045"/>
    <w:rsid w:val="750C5FD0"/>
    <w:rsid w:val="75151DA7"/>
    <w:rsid w:val="75205095"/>
    <w:rsid w:val="75AC3C3A"/>
    <w:rsid w:val="75B3479B"/>
    <w:rsid w:val="75F76E5A"/>
    <w:rsid w:val="760A7538"/>
    <w:rsid w:val="760F8314"/>
    <w:rsid w:val="76101441"/>
    <w:rsid w:val="761E7B25"/>
    <w:rsid w:val="76205AA0"/>
    <w:rsid w:val="76321447"/>
    <w:rsid w:val="76480A06"/>
    <w:rsid w:val="766703E1"/>
    <w:rsid w:val="768F5B89"/>
    <w:rsid w:val="76AD1131"/>
    <w:rsid w:val="76C9238F"/>
    <w:rsid w:val="76CD5077"/>
    <w:rsid w:val="76DA690B"/>
    <w:rsid w:val="76DF266D"/>
    <w:rsid w:val="76E03F7A"/>
    <w:rsid w:val="77253507"/>
    <w:rsid w:val="77577ED0"/>
    <w:rsid w:val="775D15A5"/>
    <w:rsid w:val="77751F0F"/>
    <w:rsid w:val="777FFD13"/>
    <w:rsid w:val="77905715"/>
    <w:rsid w:val="7799599F"/>
    <w:rsid w:val="77A967D7"/>
    <w:rsid w:val="77AD62C7"/>
    <w:rsid w:val="77B04009"/>
    <w:rsid w:val="77B8865D"/>
    <w:rsid w:val="77BA1E5A"/>
    <w:rsid w:val="77BF5FFA"/>
    <w:rsid w:val="77C70E30"/>
    <w:rsid w:val="77CB7035"/>
    <w:rsid w:val="77F23B55"/>
    <w:rsid w:val="77FFD4DE"/>
    <w:rsid w:val="78046869"/>
    <w:rsid w:val="78350ECA"/>
    <w:rsid w:val="78360BDD"/>
    <w:rsid w:val="78582600"/>
    <w:rsid w:val="786777A2"/>
    <w:rsid w:val="7883171E"/>
    <w:rsid w:val="78F44A71"/>
    <w:rsid w:val="79020A4B"/>
    <w:rsid w:val="79102556"/>
    <w:rsid w:val="79160434"/>
    <w:rsid w:val="796849BB"/>
    <w:rsid w:val="79742ACA"/>
    <w:rsid w:val="799040F2"/>
    <w:rsid w:val="79BF6208"/>
    <w:rsid w:val="79C8563A"/>
    <w:rsid w:val="79D00993"/>
    <w:rsid w:val="79E40A93"/>
    <w:rsid w:val="79E838B2"/>
    <w:rsid w:val="79EF332B"/>
    <w:rsid w:val="7A0C4C68"/>
    <w:rsid w:val="7A115627"/>
    <w:rsid w:val="7A24483B"/>
    <w:rsid w:val="7A483129"/>
    <w:rsid w:val="7A637EB5"/>
    <w:rsid w:val="7AD2296C"/>
    <w:rsid w:val="7AE16899"/>
    <w:rsid w:val="7AF7251F"/>
    <w:rsid w:val="7B070BE4"/>
    <w:rsid w:val="7B133AD1"/>
    <w:rsid w:val="7B234AF2"/>
    <w:rsid w:val="7B3C0837"/>
    <w:rsid w:val="7B450F0D"/>
    <w:rsid w:val="7B5573A2"/>
    <w:rsid w:val="7B5B603A"/>
    <w:rsid w:val="7B5D15F3"/>
    <w:rsid w:val="7B6A6F1E"/>
    <w:rsid w:val="7B8C6C0B"/>
    <w:rsid w:val="7B8E01BE"/>
    <w:rsid w:val="7B9A6B62"/>
    <w:rsid w:val="7BA2E1F3"/>
    <w:rsid w:val="7BB73905"/>
    <w:rsid w:val="7BC82854"/>
    <w:rsid w:val="7BF1FB28"/>
    <w:rsid w:val="7C0A4F8F"/>
    <w:rsid w:val="7C134F54"/>
    <w:rsid w:val="7C276ABD"/>
    <w:rsid w:val="7C363260"/>
    <w:rsid w:val="7C393895"/>
    <w:rsid w:val="7C46246B"/>
    <w:rsid w:val="7C4D0EFB"/>
    <w:rsid w:val="7C56106B"/>
    <w:rsid w:val="7C81665C"/>
    <w:rsid w:val="7C901885"/>
    <w:rsid w:val="7CA40EB7"/>
    <w:rsid w:val="7CA65AF7"/>
    <w:rsid w:val="7CE75641"/>
    <w:rsid w:val="7CFF59FE"/>
    <w:rsid w:val="7CFFB736"/>
    <w:rsid w:val="7D195E69"/>
    <w:rsid w:val="7D584F27"/>
    <w:rsid w:val="7D7F28B3"/>
    <w:rsid w:val="7D821FA4"/>
    <w:rsid w:val="7DBA6886"/>
    <w:rsid w:val="7DBE198E"/>
    <w:rsid w:val="7DC53D98"/>
    <w:rsid w:val="7DD21170"/>
    <w:rsid w:val="7DE37D24"/>
    <w:rsid w:val="7E1717EC"/>
    <w:rsid w:val="7E2B2AA3"/>
    <w:rsid w:val="7E2F6330"/>
    <w:rsid w:val="7E6B1276"/>
    <w:rsid w:val="7E6D4A02"/>
    <w:rsid w:val="7E71154E"/>
    <w:rsid w:val="7EB553F8"/>
    <w:rsid w:val="7EDB2D07"/>
    <w:rsid w:val="7EEF3AE4"/>
    <w:rsid w:val="7EFBAB31"/>
    <w:rsid w:val="7EFDF261"/>
    <w:rsid w:val="7F034FD4"/>
    <w:rsid w:val="7F153897"/>
    <w:rsid w:val="7F5DE504"/>
    <w:rsid w:val="7F5F5CBD"/>
    <w:rsid w:val="7F6B0E19"/>
    <w:rsid w:val="7F97089F"/>
    <w:rsid w:val="7FAB3A34"/>
    <w:rsid w:val="7FB936DA"/>
    <w:rsid w:val="7FB99707"/>
    <w:rsid w:val="7FBDC3E9"/>
    <w:rsid w:val="7FD7165A"/>
    <w:rsid w:val="7FFBAD2A"/>
    <w:rsid w:val="7FFC29FA"/>
    <w:rsid w:val="7FFE3E1B"/>
    <w:rsid w:val="93AA5A79"/>
    <w:rsid w:val="976D0095"/>
    <w:rsid w:val="97B7AB0E"/>
    <w:rsid w:val="9EFF62B9"/>
    <w:rsid w:val="9FBB8F1A"/>
    <w:rsid w:val="9FE78D7B"/>
    <w:rsid w:val="AFFBC401"/>
    <w:rsid w:val="AFFC1D79"/>
    <w:rsid w:val="B3FBF7A4"/>
    <w:rsid w:val="B9FF077A"/>
    <w:rsid w:val="BA3FF1B9"/>
    <w:rsid w:val="BB3A364D"/>
    <w:rsid w:val="BCF084F0"/>
    <w:rsid w:val="BDDE186C"/>
    <w:rsid w:val="BE7B4AB0"/>
    <w:rsid w:val="BED3FBFA"/>
    <w:rsid w:val="BFED8E58"/>
    <w:rsid w:val="BFF758EC"/>
    <w:rsid w:val="C73D9C4F"/>
    <w:rsid w:val="CFD536F0"/>
    <w:rsid w:val="CFFEF826"/>
    <w:rsid w:val="D5E2AD6F"/>
    <w:rsid w:val="D6373B41"/>
    <w:rsid w:val="D7F7C24B"/>
    <w:rsid w:val="DB8F14CC"/>
    <w:rsid w:val="DBBFB665"/>
    <w:rsid w:val="DDFFD8EC"/>
    <w:rsid w:val="DF1B5650"/>
    <w:rsid w:val="DFDB82A5"/>
    <w:rsid w:val="E10DB45C"/>
    <w:rsid w:val="E3DC1BFD"/>
    <w:rsid w:val="E7FF60A3"/>
    <w:rsid w:val="EADE0538"/>
    <w:rsid w:val="EBBF489D"/>
    <w:rsid w:val="EBE25AF8"/>
    <w:rsid w:val="EFDFCB35"/>
    <w:rsid w:val="F277C5C6"/>
    <w:rsid w:val="F3CD0569"/>
    <w:rsid w:val="F5FECDD3"/>
    <w:rsid w:val="F6FE45D1"/>
    <w:rsid w:val="F7BA6723"/>
    <w:rsid w:val="F8FEB928"/>
    <w:rsid w:val="FAFB9060"/>
    <w:rsid w:val="FB8DCC41"/>
    <w:rsid w:val="FBC65BA3"/>
    <w:rsid w:val="FBD79E78"/>
    <w:rsid w:val="FBDF2299"/>
    <w:rsid w:val="FBF5FE14"/>
    <w:rsid w:val="FD1FCC5F"/>
    <w:rsid w:val="FD79D3B1"/>
    <w:rsid w:val="FD7FC348"/>
    <w:rsid w:val="FDF309D4"/>
    <w:rsid w:val="FDFB7DCA"/>
    <w:rsid w:val="FE6D95CE"/>
    <w:rsid w:val="FEBDAB3A"/>
    <w:rsid w:val="FEDDB210"/>
    <w:rsid w:val="FEF7607B"/>
    <w:rsid w:val="FEFB03AA"/>
    <w:rsid w:val="FEFCFAF5"/>
    <w:rsid w:val="FEFF155E"/>
    <w:rsid w:val="FF9FE869"/>
    <w:rsid w:val="FFBD410A"/>
    <w:rsid w:val="FFBF62E2"/>
    <w:rsid w:val="FFD723DF"/>
    <w:rsid w:val="FFEFFB30"/>
    <w:rsid w:val="FFFBD37B"/>
    <w:rsid w:val="FFFCCB55"/>
    <w:rsid w:val="FFFFD8C4"/>
    <w:rsid w:val="FFFFF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4196AB6"/>
  <w15:chartTrackingRefBased/>
  <w15:docId w15:val="{8C70AC21-CDC7-4625-9D86-56CF5E67787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qFormat="1"/>
    <w:lsdException w:name="footnote text" w:uiPriority="99"/>
    <w:lsdException w:name="annotation text" w:uiPriority="99"/>
    <w:lsdException w:name="caption" w:qFormat="1"/>
    <w:lsdException w:name="footnote reference" w:uiPriority="99"/>
    <w:lsdException w:name="annotation reference" w:uiPriority="99" w:unhideWhenUsed="1"/>
    <w:lsdException w:name="endnote reference" w:uiPriority="99"/>
    <w:lsdException w:name="endnote text" w:uiPriority="99" w:unhideWhenUsed="1"/>
    <w:lsdException w:name="toa heading" w:uiPriority="99"/>
    <w:lsdException w:name="Title" w:uiPriority="10" w:qFormat="1"/>
    <w:lsdException w:name="Default Paragraph Font" w:semiHidden="1"/>
    <w:lsdException w:name="Subtitle" w:qFormat="1"/>
    <w:lsdException w:name="Body Text First Indent" w:unhideWhenUsed="1"/>
    <w:lsdException w:name="Note Heading" w:uiPriority="99"/>
    <w:lsdException w:name="Hyperlink" w:uiPriority="99"/>
    <w:lsdException w:name="FollowedHyperlink" w:uiPriority="99"/>
    <w:lsdException w:name="Strong" w:qFormat="1"/>
    <w:lsdException w:name="Emphasis" w:qFormat="1"/>
    <w:lsdException w:name="Normal (Web)" w:uiPriority="99"/>
    <w:lsdException w:name="HTML Preformatted" w:uiPriority="99"/>
    <w:lsdException w:name="Normal Table" w:semiHidden="1"/>
    <w:lsdException w:name="annotation subject"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iPriority="99"/>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pPr>
    <w:rPr>
      <w:kern w:val="2"/>
      <w:sz w:val="18"/>
    </w:rPr>
  </w:style>
  <w:style w:type="paragraph" w:styleId="1">
    <w:name w:val="heading 1"/>
    <w:basedOn w:val="a"/>
    <w:next w:val="a0"/>
    <w:link w:val="10"/>
    <w:qFormat/>
    <w:pPr>
      <w:spacing w:line="18pt" w:lineRule="auto"/>
      <w:outlineLvl w:val="0"/>
    </w:pPr>
    <w:rPr>
      <w:rFonts w:eastAsia="黑体"/>
      <w:kern w:val="44"/>
      <w:sz w:val="32"/>
    </w:rPr>
  </w:style>
  <w:style w:type="paragraph" w:styleId="20">
    <w:name w:val="heading 2"/>
    <w:basedOn w:val="1"/>
    <w:next w:val="a"/>
    <w:link w:val="21"/>
    <w:qFormat/>
    <w:pPr>
      <w:outlineLvl w:val="1"/>
    </w:pPr>
    <w:rPr>
      <w:sz w:val="28"/>
    </w:rPr>
  </w:style>
  <w:style w:type="paragraph" w:styleId="3">
    <w:name w:val="heading 3"/>
    <w:basedOn w:val="a"/>
    <w:next w:val="a0"/>
    <w:link w:val="31"/>
    <w:qFormat/>
    <w:pPr>
      <w:tabs>
        <w:tab w:val="start" w:pos="36pt"/>
      </w:tabs>
      <w:spacing w:line="18pt" w:lineRule="auto"/>
      <w:outlineLvl w:val="2"/>
    </w:pPr>
    <w:rPr>
      <w:rFonts w:eastAsia="黑体"/>
      <w:sz w:val="24"/>
    </w:rPr>
  </w:style>
  <w:style w:type="paragraph" w:styleId="4">
    <w:name w:val="heading 4"/>
    <w:basedOn w:val="a"/>
    <w:next w:val="a"/>
    <w:link w:val="42"/>
    <w:qFormat/>
    <w:pPr>
      <w:numPr>
        <w:numId w:val="1"/>
      </w:numPr>
      <w:tabs>
        <w:tab w:val="start" w:pos="21pt"/>
      </w:tabs>
      <w:spacing w:line="18pt" w:lineRule="auto"/>
      <w:outlineLvl w:val="3"/>
    </w:pPr>
    <w:rPr>
      <w:rFonts w:eastAsia="黑体"/>
      <w:sz w:val="24"/>
    </w:rPr>
  </w:style>
  <w:style w:type="paragraph" w:styleId="5">
    <w:name w:val="heading 5"/>
    <w:basedOn w:val="a"/>
    <w:next w:val="a0"/>
    <w:link w:val="50"/>
    <w:qFormat/>
    <w:pPr>
      <w:keepNext/>
      <w:keepLines/>
      <w:tabs>
        <w:tab w:val="start" w:pos="43.50pt"/>
      </w:tabs>
      <w:adjustRightInd w:val="0"/>
      <w:outlineLvl w:val="4"/>
    </w:pPr>
    <w:rPr>
      <w:rFonts w:eastAsia="黑体"/>
      <w:bCs/>
      <w:color w:val="000000"/>
      <w:kern w:val="0"/>
      <w:sz w:val="24"/>
      <w:szCs w:val="28"/>
    </w:rPr>
  </w:style>
  <w:style w:type="paragraph" w:styleId="6">
    <w:name w:val="heading 6"/>
    <w:basedOn w:val="a"/>
    <w:next w:val="a"/>
    <w:link w:val="60"/>
    <w:uiPriority w:val="9"/>
    <w:qFormat/>
    <w:pPr>
      <w:keepNext/>
      <w:widowControl/>
      <w:tabs>
        <w:tab w:val="start" w:pos="32.90pt"/>
      </w:tabs>
      <w:overflowPunct w:val="0"/>
      <w:adjustRightInd w:val="0"/>
      <w:snapToGrid w:val="0"/>
      <w:spacing w:beforeLines="50" w:before="7.80pt" w:afterLines="50" w:after="7.80pt" w:line="18pt" w:lineRule="auto"/>
      <w:outlineLvl w:val="5"/>
    </w:pPr>
    <w:rPr>
      <w:rFonts w:ascii="Arial" w:eastAsia="Arial Unicode MS" w:hAnsi="Arial"/>
      <w:b/>
      <w:kern w:val="0"/>
      <w:sz w:val="28"/>
      <w:lang w:val="en-GB"/>
    </w:rPr>
  </w:style>
  <w:style w:type="paragraph" w:styleId="7">
    <w:name w:val="heading 7"/>
    <w:basedOn w:val="a"/>
    <w:next w:val="a"/>
    <w:link w:val="70"/>
    <w:qFormat/>
    <w:pPr>
      <w:keepNext/>
      <w:keepLines/>
      <w:numPr>
        <w:ilvl w:val="6"/>
        <w:numId w:val="2"/>
      </w:numPr>
      <w:adjustRightInd w:val="0"/>
      <w:spacing w:before="12pt" w:after="3.20pt" w:line="16pt" w:lineRule="atLeast"/>
      <w:textAlignment w:val="baseline"/>
      <w:outlineLvl w:val="6"/>
    </w:pPr>
    <w:rPr>
      <w:rFonts w:ascii="Arial Rounded MT Bold" w:eastAsia="仿宋_GB2312" w:hAnsi="Arial Rounded MT Bold"/>
      <w:b/>
      <w:kern w:val="0"/>
      <w:sz w:val="24"/>
    </w:rPr>
  </w:style>
  <w:style w:type="paragraph" w:styleId="8">
    <w:name w:val="heading 8"/>
    <w:basedOn w:val="a"/>
    <w:next w:val="a"/>
    <w:link w:val="80"/>
    <w:qFormat/>
    <w:pPr>
      <w:keepNext/>
      <w:keepLines/>
      <w:numPr>
        <w:ilvl w:val="7"/>
        <w:numId w:val="2"/>
      </w:numPr>
      <w:adjustRightInd w:val="0"/>
      <w:spacing w:before="12pt" w:after="3.20pt" w:line="16pt" w:lineRule="atLeast"/>
      <w:textAlignment w:val="baseline"/>
      <w:outlineLvl w:val="7"/>
    </w:pPr>
    <w:rPr>
      <w:rFonts w:ascii="Arial" w:eastAsia="黑体" w:hAnsi="Arial"/>
      <w:kern w:val="0"/>
      <w:sz w:val="24"/>
    </w:rPr>
  </w:style>
  <w:style w:type="paragraph" w:styleId="9">
    <w:name w:val="heading 9"/>
    <w:basedOn w:val="a"/>
    <w:next w:val="a"/>
    <w:link w:val="90"/>
    <w:qFormat/>
    <w:pPr>
      <w:keepNext/>
      <w:keepLines/>
      <w:numPr>
        <w:ilvl w:val="8"/>
        <w:numId w:val="2"/>
      </w:numPr>
      <w:adjustRightInd w:val="0"/>
      <w:spacing w:before="12pt" w:after="3.20pt" w:line="16pt" w:lineRule="atLeast"/>
      <w:textAlignment w:val="baseline"/>
      <w:outlineLvl w:val="8"/>
    </w:pPr>
    <w:rPr>
      <w:rFonts w:ascii="Arial" w:eastAsia="黑体" w:hAnsi="Arial"/>
      <w:kern w:val="0"/>
    </w:rPr>
  </w:style>
  <w:style w:type="character" w:default="1" w:styleId="a1">
    <w:name w:val="Default Paragraph Font"/>
    <w:link w:val="CharCharCharCharCharCharCharCharChar"/>
    <w:semiHidden/>
  </w:style>
  <w:style w:type="table" w:default="1" w:styleId="a2">
    <w:name w:val="Normal Table"/>
    <w:semiHidden/>
    <w:tblPr>
      <w:tblCellMar>
        <w:top w:w="0pt" w:type="dxa"/>
        <w:start w:w="5.40pt" w:type="dxa"/>
        <w:bottom w:w="0pt" w:type="dxa"/>
        <w:end w:w="5.40pt" w:type="dxa"/>
      </w:tblCellMar>
    </w:tblPr>
  </w:style>
  <w:style w:type="numbering" w:default="1" w:styleId="a3">
    <w:name w:val="No List"/>
    <w:uiPriority w:val="99"/>
    <w:semiHidden/>
    <w:unhideWhenUsed/>
  </w:style>
  <w:style w:type="paragraph" w:styleId="2">
    <w:name w:val="Body Text First Indent 2"/>
    <w:basedOn w:val="a4"/>
    <w:next w:val="a"/>
    <w:link w:val="210"/>
    <w:pPr>
      <w:spacing w:after="6pt"/>
      <w:ind w:firstLineChars="200" w:firstLine="21pt"/>
    </w:pPr>
    <w:rPr>
      <w:rFonts w:ascii="Times New Roman" w:eastAsia="宋体" w:hAnsi="Times New Roman"/>
      <w:sz w:val="21"/>
    </w:rPr>
  </w:style>
  <w:style w:type="paragraph" w:styleId="a4">
    <w:name w:val="Body Text Indent"/>
    <w:basedOn w:val="a"/>
    <w:next w:val="a"/>
    <w:link w:val="a5"/>
    <w:pPr>
      <w:spacing w:line="18pt" w:lineRule="auto"/>
      <w:ind w:firstLine="28.50pt"/>
    </w:pPr>
    <w:rPr>
      <w:rFonts w:ascii="仿宋_GB2312" w:eastAsia="仿宋_GB2312" w:hAnsi="宋体"/>
      <w:sz w:val="32"/>
    </w:rPr>
  </w:style>
  <w:style w:type="character" w:customStyle="1" w:styleId="a5">
    <w:name w:val="正文文本缩进 字符"/>
    <w:link w:val="a4"/>
    <w:uiPriority w:val="99"/>
    <w:qFormat/>
    <w:rPr>
      <w:rFonts w:ascii="仿宋_GB2312" w:eastAsia="仿宋_GB2312" w:hAnsi="宋体"/>
      <w:kern w:val="2"/>
      <w:sz w:val="32"/>
    </w:rPr>
  </w:style>
  <w:style w:type="character" w:customStyle="1" w:styleId="210">
    <w:name w:val="正文文本首行缩进 2 字符1"/>
    <w:link w:val="2"/>
    <w:qFormat/>
    <w:rPr>
      <w:rFonts w:ascii="仿宋_GB2312" w:eastAsia="宋体" w:hAnsi="宋体"/>
      <w:kern w:val="2"/>
      <w:sz w:val="21"/>
    </w:rPr>
  </w:style>
  <w:style w:type="character" w:customStyle="1" w:styleId="10">
    <w:name w:val="标题 1 字符"/>
    <w:link w:val="1"/>
    <w:qFormat/>
    <w:rPr>
      <w:rFonts w:ascii="Times New Roman" w:eastAsia="黑体" w:hAnsi="Times New Roman"/>
      <w:kern w:val="44"/>
      <w:sz w:val="32"/>
    </w:rPr>
  </w:style>
  <w:style w:type="paragraph" w:styleId="a0">
    <w:name w:val="Body Text First Indent"/>
    <w:basedOn w:val="a"/>
    <w:next w:val="a"/>
    <w:link w:val="11"/>
    <w:unhideWhenUsed/>
    <w:pPr>
      <w:tabs>
        <w:tab w:val="start" w:pos="32.90pt"/>
      </w:tabs>
      <w:adjustRightInd w:val="0"/>
      <w:snapToGrid w:val="0"/>
      <w:spacing w:line="18pt" w:lineRule="auto"/>
      <w:ind w:firstLineChars="200" w:firstLine="21pt"/>
    </w:pPr>
    <w:rPr>
      <w:color w:val="000000"/>
      <w:sz w:val="24"/>
      <w:lang w:val="en-GB"/>
    </w:rPr>
  </w:style>
  <w:style w:type="character" w:customStyle="1" w:styleId="11">
    <w:name w:val="正文文本首行缩进 字符1"/>
    <w:link w:val="a0"/>
    <w:qFormat/>
    <w:rPr>
      <w:rFonts w:eastAsia="宋体" w:hAnsi="Times New Roman"/>
      <w:color w:val="000000"/>
      <w:kern w:val="2"/>
      <w:sz w:val="24"/>
      <w:szCs w:val="24"/>
      <w:lang w:val="en-GB"/>
    </w:rPr>
  </w:style>
  <w:style w:type="character" w:customStyle="1" w:styleId="21">
    <w:name w:val="标题 2 字符1"/>
    <w:link w:val="20"/>
    <w:rPr>
      <w:rFonts w:ascii="等线 Light" w:eastAsia="等线 Light" w:hAnsi="等线 Light" w:cs="Times New Roman" w:hint="eastAsia"/>
      <w:b/>
      <w:bCs/>
      <w:kern w:val="2"/>
      <w:sz w:val="32"/>
      <w:szCs w:val="32"/>
    </w:rPr>
  </w:style>
  <w:style w:type="character" w:customStyle="1" w:styleId="31">
    <w:name w:val="标题 3 字符1"/>
    <w:link w:val="3"/>
    <w:rPr>
      <w:rFonts w:eastAsia="黑体"/>
      <w:sz w:val="24"/>
    </w:rPr>
  </w:style>
  <w:style w:type="character" w:customStyle="1" w:styleId="42">
    <w:name w:val="标题 4 字符2"/>
    <w:link w:val="4"/>
    <w:rPr>
      <w:rFonts w:ascii="Times New Roman" w:eastAsia="黑体" w:hAnsi="Times New Roman"/>
      <w:sz w:val="24"/>
    </w:rPr>
  </w:style>
  <w:style w:type="character" w:customStyle="1" w:styleId="50">
    <w:name w:val="标题 5 字符"/>
    <w:link w:val="5"/>
    <w:uiPriority w:val="9"/>
    <w:qFormat/>
    <w:rPr>
      <w:rFonts w:ascii="Times New Roman" w:eastAsia="黑体" w:hAnsi="Times New Roman"/>
      <w:bCs/>
      <w:color w:val="000000"/>
      <w:sz w:val="24"/>
      <w:szCs w:val="28"/>
    </w:rPr>
  </w:style>
  <w:style w:type="character" w:customStyle="1" w:styleId="60">
    <w:name w:val="标题 6 字符"/>
    <w:link w:val="6"/>
    <w:uiPriority w:val="9"/>
    <w:qFormat/>
    <w:rPr>
      <w:rFonts w:ascii="Arial" w:eastAsia="Arial Unicode MS" w:hAnsi="Arial"/>
      <w:b/>
      <w:sz w:val="28"/>
      <w:lang w:val="en-GB"/>
    </w:rPr>
  </w:style>
  <w:style w:type="character" w:customStyle="1" w:styleId="70">
    <w:name w:val="标题 7 字符"/>
    <w:link w:val="7"/>
    <w:qFormat/>
    <w:rPr>
      <w:rFonts w:ascii="Arial Rounded MT Bold" w:eastAsia="仿宋_GB2312" w:hAnsi="Arial Rounded MT Bold"/>
      <w:b/>
      <w:sz w:val="24"/>
    </w:rPr>
  </w:style>
  <w:style w:type="character" w:customStyle="1" w:styleId="80">
    <w:name w:val="标题 8 字符"/>
    <w:link w:val="8"/>
    <w:qFormat/>
    <w:rPr>
      <w:rFonts w:ascii="Arial" w:eastAsia="黑体" w:hAnsi="Arial"/>
      <w:sz w:val="24"/>
    </w:rPr>
  </w:style>
  <w:style w:type="character" w:customStyle="1" w:styleId="90">
    <w:name w:val="标题 9 字符"/>
    <w:link w:val="9"/>
    <w:qFormat/>
    <w:rPr>
      <w:rFonts w:ascii="Arial" w:eastAsia="黑体" w:hAnsi="Arial"/>
      <w:sz w:val="21"/>
    </w:rPr>
  </w:style>
  <w:style w:type="paragraph" w:styleId="30">
    <w:name w:val="List 3"/>
    <w:basedOn w:val="a"/>
    <w:pPr>
      <w:ind w:startChars="400" w:start="5pt" w:hangingChars="200" w:hanging="10pt"/>
    </w:pPr>
    <w:rPr>
      <w:sz w:val="24"/>
      <w:szCs w:val="24"/>
    </w:rPr>
  </w:style>
  <w:style w:type="paragraph" w:styleId="TOC7">
    <w:name w:val="toc 7"/>
    <w:basedOn w:val="a"/>
    <w:next w:val="a"/>
    <w:uiPriority w:val="39"/>
    <w:pPr>
      <w:ind w:startChars="1200" w:start="126pt"/>
    </w:pPr>
    <w:rPr>
      <w:szCs w:val="24"/>
    </w:rPr>
  </w:style>
  <w:style w:type="paragraph" w:styleId="22">
    <w:name w:val="List Number 2"/>
    <w:basedOn w:val="a"/>
    <w:pPr>
      <w:widowControl/>
      <w:spacing w:before="6pt" w:after="12pt"/>
    </w:pPr>
    <w:rPr>
      <w:rFonts w:eastAsia="黑体"/>
      <w:b/>
      <w:kern w:val="0"/>
      <w:sz w:val="28"/>
      <w:lang w:val="en-US" w:eastAsia="zh-CN"/>
    </w:rPr>
  </w:style>
  <w:style w:type="paragraph" w:styleId="a6">
    <w:name w:val="table of authorities"/>
    <w:basedOn w:val="a"/>
    <w:next w:val="a"/>
    <w:pPr>
      <w:autoSpaceDE w:val="0"/>
      <w:autoSpaceDN w:val="0"/>
      <w:adjustRightInd w:val="0"/>
      <w:snapToGrid w:val="0"/>
      <w:spacing w:line="18pt" w:lineRule="auto"/>
      <w:ind w:startChars="200" w:start="21pt" w:firstLineChars="200" w:firstLine="10pt"/>
    </w:pPr>
    <w:rPr>
      <w:color w:val="000000"/>
      <w:kern w:val="0"/>
      <w:sz w:val="24"/>
    </w:rPr>
  </w:style>
  <w:style w:type="paragraph" w:styleId="a7">
    <w:name w:val="Note Heading"/>
    <w:next w:val="a"/>
    <w:link w:val="12"/>
    <w:uiPriority w:val="99"/>
    <w:pPr>
      <w:adjustRightInd w:val="0"/>
      <w:snapToGrid w:val="0"/>
      <w:spacing w:line="18pt" w:lineRule="auto"/>
      <w:jc w:val="center"/>
    </w:pPr>
    <w:rPr>
      <w:kern w:val="2"/>
      <w:sz w:val="24"/>
      <w:szCs w:val="24"/>
    </w:rPr>
  </w:style>
  <w:style w:type="character" w:customStyle="1" w:styleId="12">
    <w:name w:val="注释标题 字符1"/>
    <w:link w:val="a7"/>
    <w:uiPriority w:val="99"/>
    <w:rPr>
      <w:kern w:val="2"/>
      <w:sz w:val="24"/>
      <w:szCs w:val="24"/>
    </w:rPr>
  </w:style>
  <w:style w:type="paragraph" w:styleId="40">
    <w:name w:val="List Bullet 4"/>
    <w:basedOn w:val="a"/>
    <w:pPr>
      <w:tabs>
        <w:tab w:val="start" w:pos="54pt"/>
        <w:tab w:val="start" w:pos="67.50pt"/>
      </w:tabs>
      <w:autoSpaceDE w:val="0"/>
      <w:autoSpaceDN w:val="0"/>
      <w:snapToGrid w:val="0"/>
      <w:ind w:start="54pt" w:firstLineChars="200" w:hanging="36pt"/>
    </w:pPr>
    <w:rPr>
      <w:color w:val="000000"/>
      <w:sz w:val="24"/>
      <w:szCs w:val="24"/>
    </w:rPr>
  </w:style>
  <w:style w:type="paragraph" w:styleId="81">
    <w:name w:val="index 8"/>
    <w:basedOn w:val="a"/>
    <w:next w:val="a"/>
    <w:pPr>
      <w:ind w:startChars="1400" w:start="70pt"/>
    </w:pPr>
    <w:rPr>
      <w:sz w:val="24"/>
    </w:rPr>
  </w:style>
  <w:style w:type="paragraph" w:styleId="a8">
    <w:name w:val="List Number"/>
    <w:basedOn w:val="a"/>
    <w:pPr>
      <w:widowControl/>
      <w:spacing w:before="6pt" w:after="12pt"/>
    </w:pPr>
    <w:rPr>
      <w:rFonts w:eastAsia="黑体"/>
      <w:b/>
      <w:kern w:val="0"/>
      <w:sz w:val="28"/>
      <w:lang w:val="en-US" w:eastAsia="zh-CN"/>
    </w:rPr>
  </w:style>
  <w:style w:type="paragraph" w:styleId="a9">
    <w:name w:val="Normal Indent"/>
    <w:basedOn w:val="a"/>
    <w:link w:val="aa"/>
    <w:uiPriority w:val="99"/>
    <w:qFormat/>
    <w:pPr>
      <w:spacing w:line="18pt" w:lineRule="auto"/>
      <w:ind w:firstLine="21pt"/>
    </w:pPr>
    <w:rPr>
      <w:sz w:val="24"/>
    </w:rPr>
  </w:style>
  <w:style w:type="character" w:customStyle="1" w:styleId="aa">
    <w:name w:val="正文缩进 字符"/>
    <w:link w:val="a9"/>
    <w:qFormat/>
    <w:rPr>
      <w:kern w:val="2"/>
      <w:sz w:val="24"/>
    </w:rPr>
  </w:style>
  <w:style w:type="paragraph" w:styleId="ab">
    <w:name w:val="caption"/>
    <w:basedOn w:val="a"/>
    <w:next w:val="a"/>
    <w:link w:val="ac"/>
    <w:qFormat/>
    <w:rPr>
      <w:rFonts w:ascii="Arial" w:eastAsia="黑体" w:hAnsi="Arial" w:cs="Arial"/>
      <w:sz w:val="20"/>
    </w:rPr>
  </w:style>
  <w:style w:type="character" w:customStyle="1" w:styleId="ac">
    <w:name w:val="题注 字符"/>
    <w:link w:val="ab"/>
    <w:qFormat/>
    <w:rPr>
      <w:rFonts w:ascii="Arial" w:eastAsia="黑体" w:hAnsi="Arial" w:cs="Arial"/>
      <w:kern w:val="2"/>
    </w:rPr>
  </w:style>
  <w:style w:type="paragraph" w:styleId="51">
    <w:name w:val="index 5"/>
    <w:basedOn w:val="a"/>
    <w:next w:val="a"/>
    <w:pPr>
      <w:ind w:startChars="800" w:start="40pt"/>
    </w:pPr>
    <w:rPr>
      <w:sz w:val="24"/>
    </w:rPr>
  </w:style>
  <w:style w:type="paragraph" w:styleId="ad">
    <w:name w:val="List Bullet"/>
    <w:basedOn w:val="a"/>
    <w:pPr>
      <w:tabs>
        <w:tab w:val="start" w:pos="54.75pt"/>
      </w:tabs>
      <w:autoSpaceDE w:val="0"/>
      <w:autoSpaceDN w:val="0"/>
      <w:snapToGrid w:val="0"/>
      <w:ind w:start="54.75pt" w:firstLineChars="200" w:hanging="36pt"/>
    </w:pPr>
    <w:rPr>
      <w:color w:val="000000"/>
      <w:sz w:val="24"/>
      <w:szCs w:val="24"/>
    </w:rPr>
  </w:style>
  <w:style w:type="paragraph" w:styleId="ae">
    <w:name w:val="Document Map"/>
    <w:basedOn w:val="a"/>
    <w:link w:val="af"/>
    <w:pPr>
      <w:shd w:val="clear" w:color="auto" w:fill="000080"/>
    </w:pPr>
  </w:style>
  <w:style w:type="character" w:customStyle="1" w:styleId="af">
    <w:name w:val="文档结构图 字符"/>
    <w:link w:val="ae"/>
    <w:uiPriority w:val="99"/>
    <w:qFormat/>
    <w:rPr>
      <w:kern w:val="2"/>
      <w:sz w:val="21"/>
      <w:shd w:val="clear" w:color="auto" w:fill="000080"/>
    </w:rPr>
  </w:style>
  <w:style w:type="paragraph" w:styleId="af0">
    <w:name w:val="toa heading"/>
    <w:basedOn w:val="a"/>
    <w:next w:val="a"/>
    <w:uiPriority w:val="99"/>
    <w:pPr>
      <w:spacing w:before="6pt" w:line="12.60pt" w:lineRule="auto"/>
    </w:pPr>
    <w:rPr>
      <w:rFonts w:ascii="Arial" w:hAnsi="Arial"/>
    </w:rPr>
  </w:style>
  <w:style w:type="paragraph" w:styleId="af1">
    <w:name w:val="annotation text"/>
    <w:basedOn w:val="a"/>
    <w:link w:val="23"/>
    <w:uiPriority w:val="99"/>
    <w:pPr>
      <w:spacing w:line="18pt" w:lineRule="auto"/>
    </w:pPr>
  </w:style>
  <w:style w:type="character" w:customStyle="1" w:styleId="23">
    <w:name w:val="批注文字 字符2"/>
    <w:link w:val="af1"/>
    <w:rPr>
      <w:kern w:val="2"/>
      <w:sz w:val="21"/>
    </w:rPr>
  </w:style>
  <w:style w:type="paragraph" w:styleId="61">
    <w:name w:val="index 6"/>
    <w:basedOn w:val="a"/>
    <w:next w:val="a"/>
    <w:pPr>
      <w:ind w:startChars="1000" w:start="50pt"/>
    </w:pPr>
    <w:rPr>
      <w:sz w:val="24"/>
    </w:rPr>
  </w:style>
  <w:style w:type="paragraph" w:styleId="32">
    <w:name w:val="Body Text 3"/>
    <w:basedOn w:val="a"/>
    <w:link w:val="310"/>
    <w:pPr>
      <w:spacing w:after="6pt" w:line="18pt" w:lineRule="auto"/>
      <w:ind w:startChars="100" w:start="21pt" w:endChars="100" w:end="5pt" w:firstLineChars="200" w:firstLine="28pt"/>
    </w:pPr>
    <w:rPr>
      <w:rFonts w:ascii="宋体"/>
      <w:kern w:val="0"/>
      <w:sz w:val="16"/>
      <w:szCs w:val="16"/>
    </w:rPr>
  </w:style>
  <w:style w:type="character" w:customStyle="1" w:styleId="310">
    <w:name w:val="正文文本 3 字符1"/>
    <w:link w:val="32"/>
    <w:rPr>
      <w:rFonts w:ascii="宋体"/>
      <w:sz w:val="16"/>
      <w:szCs w:val="16"/>
    </w:rPr>
  </w:style>
  <w:style w:type="paragraph" w:styleId="33">
    <w:name w:val="List Bullet 3"/>
    <w:basedOn w:val="a"/>
    <w:pPr>
      <w:tabs>
        <w:tab w:val="start" w:pos="52.50pt"/>
      </w:tabs>
      <w:autoSpaceDE w:val="0"/>
      <w:autoSpaceDN w:val="0"/>
      <w:snapToGrid w:val="0"/>
      <w:ind w:start="52.50pt" w:firstLineChars="200" w:hanging="21pt"/>
    </w:pPr>
    <w:rPr>
      <w:color w:val="000000"/>
      <w:sz w:val="24"/>
      <w:szCs w:val="24"/>
    </w:rPr>
  </w:style>
  <w:style w:type="paragraph" w:styleId="af2">
    <w:name w:val="Body Text"/>
    <w:basedOn w:val="a"/>
    <w:next w:val="a"/>
    <w:link w:val="24"/>
    <w:pPr>
      <w:spacing w:after="6pt"/>
    </w:pPr>
    <w:rPr>
      <w:szCs w:val="24"/>
    </w:rPr>
  </w:style>
  <w:style w:type="character" w:customStyle="1" w:styleId="24">
    <w:name w:val="正文文本 字符2"/>
    <w:link w:val="af2"/>
    <w:uiPriority w:val="99"/>
    <w:rPr>
      <w:kern w:val="2"/>
      <w:sz w:val="21"/>
      <w:szCs w:val="24"/>
    </w:rPr>
  </w:style>
  <w:style w:type="paragraph" w:styleId="34">
    <w:name w:val="List Number 3"/>
    <w:basedOn w:val="a"/>
    <w:pPr>
      <w:widowControl/>
      <w:spacing w:before="6pt" w:after="6pt" w:line="18pt" w:lineRule="auto"/>
    </w:pPr>
    <w:rPr>
      <w:rFonts w:eastAsia="幼圆"/>
      <w:b/>
      <w:kern w:val="0"/>
      <w:sz w:val="28"/>
      <w:lang w:val="en-US" w:eastAsia="zh-CN"/>
    </w:rPr>
  </w:style>
  <w:style w:type="paragraph" w:styleId="25">
    <w:name w:val="List 2"/>
    <w:basedOn w:val="a"/>
    <w:pPr>
      <w:ind w:startChars="200" w:start="5pt" w:hangingChars="200" w:hanging="10pt"/>
    </w:pPr>
    <w:rPr>
      <w:sz w:val="24"/>
      <w:szCs w:val="24"/>
    </w:rPr>
  </w:style>
  <w:style w:type="paragraph" w:styleId="af3">
    <w:name w:val="List Continue"/>
    <w:basedOn w:val="a"/>
    <w:pPr>
      <w:adjustRightInd w:val="0"/>
      <w:spacing w:after="6pt" w:line="18pt" w:lineRule="atLeast"/>
      <w:ind w:start="21pt"/>
      <w:textAlignment w:val="baseline"/>
    </w:pPr>
    <w:rPr>
      <w:kern w:val="0"/>
      <w:sz w:val="24"/>
    </w:rPr>
  </w:style>
  <w:style w:type="paragraph" w:styleId="af4">
    <w:name w:val="Block Text"/>
    <w:basedOn w:val="a"/>
    <w:pPr>
      <w:tabs>
        <w:tab w:val="start" w:pos="42pt"/>
      </w:tabs>
      <w:adjustRightInd w:val="0"/>
      <w:spacing w:before="6pt"/>
      <w:ind w:start="132pt" w:end="8.10pt" w:hanging="60pt"/>
      <w:textAlignment w:val="baseline"/>
    </w:pPr>
    <w:rPr>
      <w:kern w:val="0"/>
      <w:sz w:val="28"/>
    </w:rPr>
  </w:style>
  <w:style w:type="paragraph" w:styleId="41">
    <w:name w:val="index 4"/>
    <w:basedOn w:val="a"/>
    <w:next w:val="a"/>
    <w:pPr>
      <w:ind w:startChars="600" w:start="30pt"/>
    </w:pPr>
    <w:rPr>
      <w:sz w:val="24"/>
    </w:rPr>
  </w:style>
  <w:style w:type="paragraph" w:styleId="TOC5">
    <w:name w:val="toc 5"/>
    <w:basedOn w:val="a"/>
    <w:next w:val="a"/>
    <w:uiPriority w:val="39"/>
    <w:pPr>
      <w:ind w:startChars="800" w:start="84pt"/>
    </w:pPr>
    <w:rPr>
      <w:szCs w:val="24"/>
    </w:rPr>
  </w:style>
  <w:style w:type="paragraph" w:styleId="TOC3">
    <w:name w:val="toc 3"/>
    <w:basedOn w:val="a"/>
    <w:next w:val="a"/>
    <w:uiPriority w:val="39"/>
    <w:pPr>
      <w:ind w:startChars="400" w:start="42pt"/>
    </w:pPr>
    <w:rPr>
      <w:szCs w:val="24"/>
    </w:rPr>
  </w:style>
  <w:style w:type="paragraph" w:styleId="af5">
    <w:name w:val="Plain Text"/>
    <w:basedOn w:val="a"/>
    <w:link w:val="13"/>
    <w:rPr>
      <w:rFonts w:ascii="宋体" w:hAnsi="Courier New"/>
    </w:rPr>
  </w:style>
  <w:style w:type="character" w:customStyle="1" w:styleId="13">
    <w:name w:val="纯文本 字符1"/>
    <w:link w:val="af5"/>
    <w:qFormat/>
    <w:rPr>
      <w:rFonts w:ascii="宋体" w:hAnsi="Courier New"/>
      <w:kern w:val="2"/>
      <w:sz w:val="21"/>
    </w:rPr>
  </w:style>
  <w:style w:type="paragraph" w:styleId="43">
    <w:name w:val="List Number 4"/>
    <w:basedOn w:val="a"/>
    <w:pPr>
      <w:widowControl/>
      <w:spacing w:line="18pt" w:lineRule="auto"/>
    </w:pPr>
    <w:rPr>
      <w:rFonts w:eastAsia="幼圆"/>
      <w:kern w:val="0"/>
      <w:sz w:val="28"/>
      <w:lang w:val="en-US" w:eastAsia="zh-CN"/>
    </w:rPr>
  </w:style>
  <w:style w:type="paragraph" w:styleId="TOC8">
    <w:name w:val="toc 8"/>
    <w:basedOn w:val="a"/>
    <w:next w:val="a"/>
    <w:uiPriority w:val="39"/>
    <w:pPr>
      <w:ind w:startChars="1400" w:start="147pt"/>
    </w:pPr>
    <w:rPr>
      <w:szCs w:val="24"/>
    </w:rPr>
  </w:style>
  <w:style w:type="paragraph" w:styleId="35">
    <w:name w:val="index 3"/>
    <w:basedOn w:val="a"/>
    <w:next w:val="a"/>
    <w:pPr>
      <w:ind w:startChars="400" w:start="20pt"/>
    </w:pPr>
    <w:rPr>
      <w:sz w:val="24"/>
    </w:rPr>
  </w:style>
  <w:style w:type="paragraph" w:styleId="af6">
    <w:name w:val="Date"/>
    <w:basedOn w:val="a"/>
    <w:next w:val="a"/>
    <w:link w:val="af7"/>
    <w:pPr>
      <w:spacing w:line="18pt" w:lineRule="auto"/>
      <w:ind w:firstLine="28.35pt"/>
    </w:pPr>
    <w:rPr>
      <w:rFonts w:ascii="仿宋_GB2312" w:eastAsia="仿宋_GB2312"/>
      <w:sz w:val="28"/>
    </w:rPr>
  </w:style>
  <w:style w:type="character" w:customStyle="1" w:styleId="af7">
    <w:name w:val="日期 字符"/>
    <w:link w:val="af6"/>
    <w:uiPriority w:val="99"/>
    <w:qFormat/>
    <w:rPr>
      <w:rFonts w:ascii="仿宋_GB2312" w:eastAsia="仿宋_GB2312"/>
      <w:kern w:val="2"/>
      <w:sz w:val="28"/>
    </w:rPr>
  </w:style>
  <w:style w:type="paragraph" w:styleId="26">
    <w:name w:val="Body Text Indent 2"/>
    <w:basedOn w:val="a"/>
    <w:link w:val="27"/>
    <w:pPr>
      <w:widowControl/>
      <w:ind w:firstLine="28.35pt"/>
    </w:pPr>
    <w:rPr>
      <w:rFonts w:ascii="宋体"/>
      <w:kern w:val="0"/>
      <w:sz w:val="28"/>
    </w:rPr>
  </w:style>
  <w:style w:type="character" w:customStyle="1" w:styleId="27">
    <w:name w:val="正文文本缩进 2 字符"/>
    <w:link w:val="26"/>
    <w:uiPriority w:val="99"/>
    <w:qFormat/>
    <w:rPr>
      <w:rFonts w:ascii="宋体"/>
      <w:sz w:val="28"/>
    </w:rPr>
  </w:style>
  <w:style w:type="paragraph" w:styleId="af8">
    <w:name w:val="endnote text"/>
    <w:basedOn w:val="a"/>
    <w:link w:val="14"/>
    <w:uiPriority w:val="99"/>
    <w:unhideWhenUsed/>
    <w:pPr>
      <w:snapToGrid w:val="0"/>
    </w:pPr>
    <w:rPr>
      <w:kern w:val="0"/>
      <w:sz w:val="20"/>
    </w:rPr>
  </w:style>
  <w:style w:type="character" w:customStyle="1" w:styleId="14">
    <w:name w:val="尾注文本 字符1"/>
    <w:link w:val="af8"/>
    <w:uiPriority w:val="99"/>
  </w:style>
  <w:style w:type="paragraph" w:styleId="af9">
    <w:name w:val="Balloon Text"/>
    <w:basedOn w:val="a"/>
    <w:link w:val="afa"/>
    <w:uiPriority w:val="99"/>
    <w:rPr>
      <w:szCs w:val="18"/>
    </w:rPr>
  </w:style>
  <w:style w:type="character" w:customStyle="1" w:styleId="afa">
    <w:name w:val="批注框文本 字符"/>
    <w:link w:val="af9"/>
    <w:uiPriority w:val="99"/>
    <w:qFormat/>
    <w:rPr>
      <w:kern w:val="2"/>
      <w:sz w:val="18"/>
      <w:szCs w:val="18"/>
    </w:rPr>
  </w:style>
  <w:style w:type="paragraph" w:styleId="afb">
    <w:name w:val="footer"/>
    <w:basedOn w:val="a"/>
    <w:link w:val="44"/>
    <w:pPr>
      <w:tabs>
        <w:tab w:val="center" w:pos="207.65pt"/>
        <w:tab w:val="end" w:pos="415.30pt"/>
      </w:tabs>
      <w:adjustRightInd w:val="0"/>
      <w:spacing w:line="12pt" w:lineRule="atLeast"/>
      <w:textAlignment w:val="baseline"/>
    </w:pPr>
    <w:rPr>
      <w:kern w:val="0"/>
    </w:rPr>
  </w:style>
  <w:style w:type="character" w:customStyle="1" w:styleId="44">
    <w:name w:val="页脚 字符4"/>
    <w:link w:val="afb"/>
    <w:uiPriority w:val="99"/>
    <w:rPr>
      <w:sz w:val="18"/>
    </w:rPr>
  </w:style>
  <w:style w:type="paragraph" w:styleId="afc">
    <w:name w:val="header"/>
    <w:basedOn w:val="a"/>
    <w:link w:val="28"/>
    <w:pPr>
      <w:pBdr>
        <w:bottom w:val="single" w:sz="6" w:space="1" w:color="auto"/>
      </w:pBdr>
      <w:tabs>
        <w:tab w:val="center" w:pos="207.65pt"/>
        <w:tab w:val="end" w:pos="415.30pt"/>
      </w:tabs>
      <w:snapToGrid w:val="0"/>
      <w:jc w:val="center"/>
    </w:pPr>
    <w:rPr>
      <w:szCs w:val="18"/>
    </w:rPr>
  </w:style>
  <w:style w:type="character" w:customStyle="1" w:styleId="28">
    <w:name w:val="页眉 字符2"/>
    <w:link w:val="afc"/>
    <w:rPr>
      <w:rFonts w:ascii="等线" w:eastAsia="等线" w:hAnsi="等线" w:cs="Times New Roman" w:hint="eastAsia"/>
      <w:kern w:val="2"/>
      <w:sz w:val="18"/>
      <w:szCs w:val="18"/>
    </w:rPr>
  </w:style>
  <w:style w:type="paragraph" w:styleId="TOC1">
    <w:name w:val="toc 1"/>
    <w:basedOn w:val="a"/>
    <w:next w:val="a"/>
    <w:uiPriority w:val="39"/>
    <w:pPr>
      <w:tabs>
        <w:tab w:val="end" w:leader="dot" w:pos="453pt"/>
      </w:tabs>
      <w:spacing w:line="18pt" w:lineRule="auto"/>
    </w:pPr>
  </w:style>
  <w:style w:type="paragraph" w:styleId="TOC4">
    <w:name w:val="toc 4"/>
    <w:basedOn w:val="a"/>
    <w:next w:val="a"/>
    <w:uiPriority w:val="39"/>
    <w:pPr>
      <w:ind w:startChars="600" w:start="63pt"/>
    </w:pPr>
    <w:rPr>
      <w:szCs w:val="24"/>
    </w:rPr>
  </w:style>
  <w:style w:type="paragraph" w:styleId="afd">
    <w:name w:val="index heading"/>
    <w:basedOn w:val="a"/>
    <w:next w:val="15"/>
    <w:rPr>
      <w:sz w:val="24"/>
    </w:rPr>
  </w:style>
  <w:style w:type="paragraph" w:styleId="15">
    <w:name w:val="index 1"/>
    <w:basedOn w:val="a"/>
    <w:next w:val="a"/>
  </w:style>
  <w:style w:type="paragraph" w:styleId="afe">
    <w:name w:val="Subtitle"/>
    <w:basedOn w:val="a"/>
    <w:link w:val="16"/>
    <w:qFormat/>
    <w:pPr>
      <w:autoSpaceDE w:val="0"/>
      <w:autoSpaceDN w:val="0"/>
      <w:adjustRightInd w:val="0"/>
      <w:snapToGrid w:val="0"/>
      <w:spacing w:before="6pt" w:after="6pt" w:line="12pt" w:lineRule="atLeast"/>
      <w:ind w:firstLineChars="200" w:firstLine="24pt"/>
      <w:jc w:val="center"/>
    </w:pPr>
    <w:rPr>
      <w:b/>
      <w:bCs/>
      <w:kern w:val="0"/>
      <w:sz w:val="32"/>
      <w:szCs w:val="32"/>
    </w:rPr>
  </w:style>
  <w:style w:type="character" w:customStyle="1" w:styleId="16">
    <w:name w:val="副标题 字符1"/>
    <w:link w:val="afe"/>
    <w:rPr>
      <w:b/>
      <w:bCs/>
      <w:sz w:val="32"/>
      <w:szCs w:val="32"/>
    </w:rPr>
  </w:style>
  <w:style w:type="paragraph" w:styleId="aff">
    <w:name w:val="List"/>
    <w:basedOn w:val="a"/>
    <w:pPr>
      <w:widowControl/>
      <w:overflowPunct w:val="0"/>
      <w:autoSpaceDE w:val="0"/>
      <w:autoSpaceDN w:val="0"/>
      <w:adjustRightInd w:val="0"/>
      <w:ind w:start="21pt" w:hanging="21pt"/>
    </w:pPr>
    <w:rPr>
      <w:kern w:val="0"/>
      <w:sz w:val="20"/>
      <w:lang w:val="en-GB"/>
    </w:rPr>
  </w:style>
  <w:style w:type="paragraph" w:styleId="aff0">
    <w:name w:val="footnote text"/>
    <w:basedOn w:val="a"/>
    <w:link w:val="aff1"/>
    <w:uiPriority w:val="99"/>
    <w:pPr>
      <w:snapToGrid w:val="0"/>
      <w:spacing w:line="18pt" w:lineRule="auto"/>
    </w:pPr>
    <w:rPr>
      <w:szCs w:val="18"/>
    </w:rPr>
  </w:style>
  <w:style w:type="character" w:customStyle="1" w:styleId="aff1">
    <w:name w:val="脚注文本 字符"/>
    <w:link w:val="aff0"/>
    <w:uiPriority w:val="99"/>
    <w:rPr>
      <w:kern w:val="2"/>
      <w:sz w:val="18"/>
      <w:szCs w:val="18"/>
    </w:rPr>
  </w:style>
  <w:style w:type="paragraph" w:styleId="TOC6">
    <w:name w:val="toc 6"/>
    <w:basedOn w:val="a"/>
    <w:next w:val="a"/>
    <w:uiPriority w:val="39"/>
    <w:pPr>
      <w:ind w:startChars="1000" w:start="105pt"/>
    </w:pPr>
    <w:rPr>
      <w:szCs w:val="24"/>
    </w:rPr>
  </w:style>
  <w:style w:type="paragraph" w:styleId="52">
    <w:name w:val="List 5"/>
    <w:basedOn w:val="a"/>
    <w:pPr>
      <w:spacing w:line="18pt" w:lineRule="auto"/>
      <w:ind w:startChars="800" w:start="5pt" w:hangingChars="200" w:hanging="10pt"/>
    </w:pPr>
    <w:rPr>
      <w:sz w:val="24"/>
    </w:rPr>
  </w:style>
  <w:style w:type="paragraph" w:styleId="36">
    <w:name w:val="Body Text Indent 3"/>
    <w:basedOn w:val="a"/>
    <w:link w:val="37"/>
    <w:pPr>
      <w:adjustRightInd w:val="0"/>
      <w:spacing w:line="18pt" w:lineRule="auto"/>
      <w:ind w:firstLine="24pt"/>
      <w:textAlignment w:val="baseline"/>
    </w:pPr>
    <w:rPr>
      <w:kern w:val="0"/>
      <w:sz w:val="24"/>
      <w:szCs w:val="24"/>
    </w:rPr>
  </w:style>
  <w:style w:type="character" w:customStyle="1" w:styleId="37">
    <w:name w:val="正文文本缩进 3 字符"/>
    <w:link w:val="36"/>
    <w:qFormat/>
    <w:rPr>
      <w:sz w:val="24"/>
      <w:szCs w:val="24"/>
    </w:rPr>
  </w:style>
  <w:style w:type="paragraph" w:styleId="71">
    <w:name w:val="index 7"/>
    <w:basedOn w:val="a"/>
    <w:next w:val="a"/>
    <w:pPr>
      <w:ind w:startChars="1200" w:start="60pt"/>
    </w:pPr>
    <w:rPr>
      <w:sz w:val="24"/>
    </w:rPr>
  </w:style>
  <w:style w:type="paragraph" w:styleId="91">
    <w:name w:val="index 9"/>
    <w:basedOn w:val="a"/>
    <w:next w:val="a"/>
    <w:pPr>
      <w:ind w:startChars="1600" w:start="80pt"/>
    </w:pPr>
    <w:rPr>
      <w:sz w:val="24"/>
    </w:rPr>
  </w:style>
  <w:style w:type="paragraph" w:styleId="aff2">
    <w:name w:val="table of figures"/>
    <w:basedOn w:val="a"/>
    <w:next w:val="a"/>
    <w:pPr>
      <w:spacing w:line="18pt" w:lineRule="auto"/>
      <w:ind w:startChars="200" w:start="10pt" w:hangingChars="200" w:hanging="10pt"/>
    </w:pPr>
    <w:rPr>
      <w:rFonts w:eastAsia="黑体"/>
      <w:sz w:val="24"/>
    </w:rPr>
  </w:style>
  <w:style w:type="paragraph" w:styleId="TOC2">
    <w:name w:val="toc 2"/>
    <w:basedOn w:val="a"/>
    <w:next w:val="a"/>
    <w:uiPriority w:val="39"/>
    <w:pPr>
      <w:spacing w:line="18pt" w:lineRule="auto"/>
      <w:ind w:start="21pt"/>
    </w:pPr>
  </w:style>
  <w:style w:type="paragraph" w:styleId="TOC9">
    <w:name w:val="toc 9"/>
    <w:basedOn w:val="a"/>
    <w:next w:val="a"/>
    <w:uiPriority w:val="39"/>
    <w:pPr>
      <w:ind w:startChars="1600" w:start="168pt"/>
    </w:pPr>
    <w:rPr>
      <w:szCs w:val="24"/>
    </w:rPr>
  </w:style>
  <w:style w:type="paragraph" w:styleId="29">
    <w:name w:val="Body Text 2"/>
    <w:basedOn w:val="a"/>
    <w:link w:val="211"/>
    <w:pPr>
      <w:widowControl/>
      <w:spacing w:line="23pt" w:lineRule="exact"/>
      <w:ind w:end="2.60pt"/>
      <w:textAlignment w:val="bottom"/>
    </w:pPr>
    <w:rPr>
      <w:rFonts w:ascii="宋体" w:hAnsi="宋体"/>
      <w:bCs/>
      <w:kern w:val="0"/>
      <w:sz w:val="28"/>
      <w:szCs w:val="24"/>
    </w:rPr>
  </w:style>
  <w:style w:type="character" w:customStyle="1" w:styleId="211">
    <w:name w:val="正文文本 2 字符1"/>
    <w:link w:val="29"/>
    <w:rPr>
      <w:rFonts w:ascii="宋体" w:hAnsi="宋体"/>
      <w:bCs/>
      <w:sz w:val="28"/>
      <w:szCs w:val="24"/>
    </w:rPr>
  </w:style>
  <w:style w:type="paragraph" w:styleId="HTML">
    <w:name w:val="HTML Preformatted"/>
    <w:basedOn w:val="a"/>
    <w:link w:val="HTML1"/>
    <w:uiPriority w:val="99"/>
    <w:pPr>
      <w:widowControl/>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spacing w:line="18.75pt" w:lineRule="atLeast"/>
    </w:pPr>
    <w:rPr>
      <w:rFonts w:ascii="Arial" w:hAnsi="Arial"/>
      <w:kern w:val="0"/>
      <w:sz w:val="20"/>
      <w:szCs w:val="21"/>
    </w:rPr>
  </w:style>
  <w:style w:type="character" w:customStyle="1" w:styleId="HTML1">
    <w:name w:val="HTML 预设格式 字符1"/>
    <w:link w:val="HTML"/>
    <w:uiPriority w:val="99"/>
    <w:rPr>
      <w:rFonts w:ascii="Arial" w:hAnsi="Arial"/>
      <w:szCs w:val="21"/>
    </w:rPr>
  </w:style>
  <w:style w:type="paragraph" w:styleId="aff3">
    <w:name w:val="Normal (Web)"/>
    <w:basedOn w:val="a"/>
    <w:uiPriority w:val="99"/>
    <w:pPr>
      <w:widowControl/>
      <w:spacing w:before="4.50pt" w:after="4.50pt"/>
    </w:pPr>
    <w:rPr>
      <w:rFonts w:ascii="宋体" w:hAnsi="宋体"/>
      <w:kern w:val="0"/>
      <w:sz w:val="24"/>
    </w:rPr>
  </w:style>
  <w:style w:type="paragraph" w:styleId="2a">
    <w:name w:val="index 2"/>
    <w:basedOn w:val="a"/>
    <w:next w:val="a"/>
    <w:pPr>
      <w:ind w:startChars="200" w:start="10pt"/>
    </w:pPr>
    <w:rPr>
      <w:sz w:val="24"/>
    </w:rPr>
  </w:style>
  <w:style w:type="paragraph" w:styleId="aff4">
    <w:name w:val="Title"/>
    <w:basedOn w:val="a"/>
    <w:next w:val="a"/>
    <w:link w:val="aff5"/>
    <w:uiPriority w:val="10"/>
    <w:qFormat/>
    <w:pPr>
      <w:snapToGrid w:val="0"/>
      <w:spacing w:before="6pt" w:after="6pt"/>
      <w:outlineLvl w:val="0"/>
    </w:pPr>
    <w:rPr>
      <w:rFonts w:ascii="Arial" w:eastAsia="黑体" w:hAnsi="Arial"/>
      <w:b/>
      <w:sz w:val="24"/>
    </w:rPr>
  </w:style>
  <w:style w:type="character" w:customStyle="1" w:styleId="aff5">
    <w:name w:val="标题 字符"/>
    <w:link w:val="aff4"/>
    <w:uiPriority w:val="10"/>
    <w:rPr>
      <w:rFonts w:ascii="Arial" w:eastAsia="黑体" w:hAnsi="Arial"/>
      <w:b/>
      <w:kern w:val="2"/>
      <w:sz w:val="24"/>
    </w:rPr>
  </w:style>
  <w:style w:type="paragraph" w:styleId="aff6">
    <w:name w:val="annotation subject"/>
    <w:basedOn w:val="af1"/>
    <w:next w:val="af1"/>
    <w:link w:val="17"/>
    <w:uiPriority w:val="99"/>
    <w:rPr>
      <w:b/>
      <w:bCs/>
    </w:rPr>
  </w:style>
  <w:style w:type="character" w:customStyle="1" w:styleId="17">
    <w:name w:val="批注主题 字符1"/>
    <w:link w:val="aff6"/>
    <w:uiPriority w:val="99"/>
    <w:rPr>
      <w:b/>
      <w:bCs/>
      <w:kern w:val="2"/>
      <w:sz w:val="21"/>
    </w:rPr>
  </w:style>
  <w:style w:type="table" w:styleId="aff7">
    <w:name w:val="Table Grid"/>
    <w:basedOn w:val="a2"/>
    <w:qFormat/>
    <w:pPr>
      <w:widowControl w:val="0"/>
      <w:spacing w:line="18pt" w:lineRule="auto"/>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aff8">
    <w:name w:val="Table Theme"/>
    <w:basedOn w:val="a2"/>
    <w:pPr>
      <w:widowControl w:val="0"/>
      <w:spacing w:line="18pt" w:lineRule="auto"/>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18">
    <w:name w:val="Table Classic 1"/>
    <w:basedOn w:val="a2"/>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start w:val="nil"/>
          <w:bottom w:val="single" w:sz="6" w:space="0" w:color="000000"/>
          <w:end w:val="nil"/>
          <w:insideH w:val="nil"/>
          <w:insideV w:val="nil"/>
          <w:tl2br w:val="nil"/>
          <w:tr2bl w:val="nil"/>
        </w:tcBorders>
      </w:tcPr>
    </w:tblStylePr>
    <w:tblStylePr w:type="lastRow">
      <w:rPr>
        <w:color w:val="auto"/>
      </w:rPr>
      <w:tblPr/>
      <w:tcPr>
        <w:tcBorders>
          <w:top w:val="single" w:sz="6" w:space="0" w:color="000000"/>
          <w:start w:val="nil"/>
          <w:bottom w:val="nil"/>
          <w:end w:val="nil"/>
          <w:insideH w:val="nil"/>
          <w:insideV w:val="nil"/>
          <w:tl2br w:val="nil"/>
          <w:tr2bl w:val="nil"/>
        </w:tcBorders>
      </w:tcPr>
    </w:tblStylePr>
    <w:tblStylePr w:type="firstCol">
      <w:tblPr/>
      <w:tcPr>
        <w:tcBorders>
          <w:top w:val="nil"/>
          <w:start w:val="nil"/>
          <w:bottom w:val="nil"/>
          <w:end w:val="single" w:sz="6" w:space="0" w:color="000000"/>
          <w:insideH w:val="nil"/>
          <w:insideV w:val="nil"/>
          <w:tl2br w:val="nil"/>
          <w:tr2bl w:val="nil"/>
        </w:tcBorders>
      </w:tcPr>
    </w:tblStylePr>
    <w:tblStylePr w:type="neCell">
      <w:rPr>
        <w:b/>
        <w:bCs/>
        <w:i w:val="0"/>
        <w:iCs w:val="0"/>
      </w:rPr>
      <w:tblPr/>
      <w:tcPr>
        <w:tcBorders>
          <w:top w:val="nil"/>
          <w:start w:val="nil"/>
          <w:bottom w:val="nil"/>
          <w:end w:val="nil"/>
          <w:insideH w:val="nil"/>
          <w:insideV w:val="nil"/>
          <w:tl2br w:val="nil"/>
          <w:tr2bl w:val="nil"/>
        </w:tcBorders>
      </w:tcPr>
    </w:tblStylePr>
    <w:tblStylePr w:type="swCell">
      <w:rPr>
        <w:b/>
        <w:bCs/>
      </w:rPr>
      <w:tblPr/>
      <w:tcPr>
        <w:tcBorders>
          <w:top w:val="nil"/>
          <w:start w:val="nil"/>
          <w:bottom w:val="nil"/>
          <w:end w:val="nil"/>
          <w:insideH w:val="nil"/>
          <w:insideV w:val="nil"/>
          <w:tl2br w:val="nil"/>
          <w:tr2bl w:val="nil"/>
        </w:tcBorders>
      </w:tcPr>
    </w:tblStylePr>
  </w:style>
  <w:style w:type="table" w:styleId="19">
    <w:name w:val="Table Simple 1"/>
    <w:basedOn w:val="a2"/>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start w:val="nil"/>
          <w:bottom w:val="single" w:sz="6" w:space="0" w:color="008000"/>
          <w:end w:val="nil"/>
          <w:insideH w:val="nil"/>
          <w:insideV w:val="nil"/>
          <w:tl2br w:val="nil"/>
          <w:tr2bl w:val="nil"/>
        </w:tcBorders>
      </w:tcPr>
    </w:tblStylePr>
    <w:tblStylePr w:type="lastRow">
      <w:tblPr/>
      <w:tcPr>
        <w:tcBorders>
          <w:top w:val="single" w:sz="6" w:space="0" w:color="008000"/>
          <w:start w:val="nil"/>
          <w:bottom w:val="nil"/>
          <w:end w:val="nil"/>
          <w:insideH w:val="nil"/>
          <w:insideV w:val="nil"/>
          <w:tl2br w:val="nil"/>
          <w:tr2bl w:val="nil"/>
        </w:tcBorders>
      </w:tcPr>
    </w:tblStylePr>
  </w:style>
  <w:style w:type="table" w:styleId="1a">
    <w:name w:val="Table Grid 1"/>
    <w:basedOn w:val="a2"/>
    <w:pPr>
      <w:widowControl w:val="0"/>
      <w:jc w:val="both"/>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cPr>
      <w:shd w:val="clear" w:color="auto" w:fill="auto"/>
    </w:tcPr>
    <w:tblStylePr w:type="lastRow">
      <w:rPr>
        <w:i/>
        <w:iCs/>
      </w:rPr>
      <w:tblPr/>
      <w:tcPr>
        <w:tcBorders>
          <w:top w:val="nil"/>
          <w:start w:val="nil"/>
          <w:bottom w:val="nil"/>
          <w:end w:val="nil"/>
          <w:insideH w:val="nil"/>
          <w:insideV w:val="nil"/>
          <w:tl2br w:val="nil"/>
          <w:tr2bl w:val="nil"/>
        </w:tcBorders>
      </w:tcPr>
    </w:tblStylePr>
    <w:tblStylePr w:type="lastCol">
      <w:rPr>
        <w:i/>
        <w:iCs/>
      </w:rPr>
      <w:tblPr/>
      <w:tcPr>
        <w:tcBorders>
          <w:top w:val="nil"/>
          <w:start w:val="nil"/>
          <w:bottom w:val="nil"/>
          <w:end w:val="nil"/>
          <w:insideH w:val="nil"/>
          <w:insideV w:val="nil"/>
          <w:tl2br w:val="nil"/>
          <w:tr2bl w:val="nil"/>
        </w:tcBorders>
      </w:tcPr>
    </w:tblStylePr>
    <w:tblStylePr w:type="nwCell">
      <w:tblPr/>
      <w:tcPr>
        <w:tcBorders>
          <w:top w:val="nil"/>
          <w:start w:val="nil"/>
          <w:bottom w:val="nil"/>
          <w:end w:val="nil"/>
          <w:insideH w:val="nil"/>
          <w:insideV w:val="nil"/>
          <w:tl2br w:val="single" w:sz="6" w:space="0" w:color="000000"/>
          <w:tr2bl w:val="nil"/>
        </w:tcBorders>
      </w:tcPr>
    </w:tblStylePr>
  </w:style>
  <w:style w:type="table" w:styleId="53">
    <w:name w:val="Table Grid 5"/>
    <w:basedOn w:val="a2"/>
    <w:pPr>
      <w:widowControl w:val="0"/>
      <w:jc w:val="both"/>
    </w:p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cPr>
      <w:shd w:val="clear" w:color="auto" w:fill="auto"/>
    </w:tcPr>
    <w:tblStylePr w:type="firstRow">
      <w:tblPr/>
      <w:tcPr>
        <w:tcBorders>
          <w:top w:val="nil"/>
          <w:start w:val="nil"/>
          <w:bottom w:val="single" w:sz="12" w:space="0" w:color="000000"/>
          <w:end w:val="nil"/>
          <w:insideH w:val="nil"/>
          <w:insideV w:val="nil"/>
          <w:tl2br w:val="nil"/>
          <w:tr2bl w:val="nil"/>
        </w:tcBorders>
      </w:tcPr>
    </w:tblStylePr>
    <w:tblStylePr w:type="lastRow">
      <w:rPr>
        <w:b/>
        <w:bCs/>
      </w:rPr>
      <w:tblPr/>
      <w:tcPr>
        <w:tcBorders>
          <w:top w:val="nil"/>
          <w:start w:val="nil"/>
          <w:bottom w:val="nil"/>
          <w:end w:val="nil"/>
          <w:insideH w:val="nil"/>
          <w:insideV w:val="nil"/>
          <w:tl2br w:val="nil"/>
          <w:tr2bl w:val="nil"/>
        </w:tcBorders>
      </w:tcPr>
    </w:tblStylePr>
    <w:tblStylePr w:type="lastCol">
      <w:rPr>
        <w:b/>
        <w:bCs/>
      </w:rPr>
      <w:tblPr/>
      <w:tcPr>
        <w:tcBorders>
          <w:top w:val="nil"/>
          <w:start w:val="nil"/>
          <w:bottom w:val="nil"/>
          <w:end w:val="nil"/>
          <w:insideH w:val="nil"/>
          <w:insideV w:val="nil"/>
          <w:tl2br w:val="nil"/>
          <w:tr2bl w:val="nil"/>
        </w:tcBorders>
      </w:tcPr>
    </w:tblStylePr>
    <w:tblStylePr w:type="nwCell">
      <w:tblPr/>
      <w:tcPr>
        <w:tcBorders>
          <w:top w:val="nil"/>
          <w:start w:val="nil"/>
          <w:bottom w:val="nil"/>
          <w:end w:val="nil"/>
          <w:insideH w:val="nil"/>
          <w:insideV w:val="nil"/>
          <w:tl2br w:val="single" w:sz="6" w:space="0" w:color="000000"/>
          <w:tr2bl w:val="nil"/>
        </w:tcBorders>
      </w:tcPr>
    </w:tblStylePr>
  </w:style>
  <w:style w:type="paragraph" w:customStyle="1" w:styleId="CharCharCharCharCharCharCharCharChar">
    <w:name w:val=" Char Char Char Char Char Char Char Char Char"/>
    <w:basedOn w:val="a"/>
    <w:link w:val="a1"/>
    <w:pPr>
      <w:keepNext/>
      <w:widowControl/>
      <w:tabs>
        <w:tab w:val="start" w:pos="21.25pt"/>
      </w:tabs>
      <w:autoSpaceDE w:val="0"/>
      <w:autoSpaceDN w:val="0"/>
      <w:adjustRightInd w:val="0"/>
      <w:spacing w:before="4pt" w:after="4pt"/>
      <w:ind w:hanging="21.25pt"/>
    </w:pPr>
    <w:rPr>
      <w:rFonts w:ascii="Arial" w:hAnsi="Arial" w:cs="Arial"/>
      <w:sz w:val="20"/>
    </w:rPr>
  </w:style>
  <w:style w:type="character" w:styleId="aff9">
    <w:name w:val="Strong"/>
    <w:qFormat/>
    <w:rPr>
      <w:b/>
      <w:bCs/>
    </w:rPr>
  </w:style>
  <w:style w:type="character" w:styleId="affa">
    <w:name w:val="endnote reference"/>
    <w:uiPriority w:val="99"/>
    <w:rPr>
      <w:vertAlign w:val="superscript"/>
    </w:rPr>
  </w:style>
  <w:style w:type="character" w:styleId="affb">
    <w:name w:val="page number"/>
  </w:style>
  <w:style w:type="character" w:styleId="affc">
    <w:name w:val="FollowedHyperlink"/>
    <w:uiPriority w:val="99"/>
    <w:rPr>
      <w:color w:val="800080"/>
      <w:u w:val="single"/>
    </w:rPr>
  </w:style>
  <w:style w:type="character" w:styleId="affd">
    <w:name w:val="Emphasis"/>
    <w:qFormat/>
    <w:rPr>
      <w:color w:val="CC0000"/>
    </w:rPr>
  </w:style>
  <w:style w:type="character" w:styleId="affe">
    <w:name w:val="Hyperlink"/>
    <w:uiPriority w:val="99"/>
    <w:rPr>
      <w:color w:val="0000FF"/>
      <w:u w:val="single"/>
    </w:rPr>
  </w:style>
  <w:style w:type="character" w:styleId="afff">
    <w:name w:val="annotation reference"/>
    <w:uiPriority w:val="99"/>
    <w:unhideWhenUsed/>
    <w:rPr>
      <w:sz w:val="21"/>
      <w:szCs w:val="21"/>
    </w:rPr>
  </w:style>
  <w:style w:type="character" w:styleId="afff0">
    <w:name w:val="footnote reference"/>
    <w:uiPriority w:val="99"/>
    <w:rPr>
      <w:vertAlign w:val="superscript"/>
    </w:rPr>
  </w:style>
  <w:style w:type="character" w:customStyle="1" w:styleId="2b">
    <w:name w:val="标题 2 字符"/>
    <w:aliases w:val="02-节标题 字符"/>
    <w:link w:val="20"/>
    <w:qFormat/>
    <w:rPr>
      <w:rFonts w:eastAsia="黑体"/>
      <w:sz w:val="28"/>
    </w:rPr>
  </w:style>
  <w:style w:type="character" w:customStyle="1" w:styleId="afff1">
    <w:name w:val="页眉 字符"/>
    <w:aliases w:val="页眉 Char 字符,页眉  字符,页眉2 字符,页眉 Char Char 字符,页眉 Char Char Char 字符"/>
    <w:link w:val="afc"/>
    <w:qFormat/>
    <w:rPr>
      <w:kern w:val="2"/>
      <w:sz w:val="18"/>
      <w:szCs w:val="18"/>
    </w:rPr>
  </w:style>
  <w:style w:type="paragraph" w:customStyle="1" w:styleId="1b">
    <w:name w:val="列出段落1"/>
    <w:basedOn w:val="a"/>
    <w:link w:val="1c"/>
    <w:pPr>
      <w:spacing w:line="18pt" w:lineRule="auto"/>
      <w:ind w:firstLineChars="200" w:firstLine="21pt"/>
    </w:pPr>
  </w:style>
  <w:style w:type="character" w:customStyle="1" w:styleId="1c">
    <w:name w:val="列出段落 字符1"/>
    <w:link w:val="1b"/>
    <w:locked/>
    <w:rPr>
      <w:kern w:val="2"/>
      <w:sz w:val="21"/>
    </w:rPr>
  </w:style>
  <w:style w:type="paragraph" w:customStyle="1" w:styleId="62">
    <w:name w:val="样式6 正文"/>
    <w:link w:val="6Char1"/>
    <w:qFormat/>
    <w:pPr>
      <w:widowControl w:val="0"/>
      <w:tabs>
        <w:tab w:val="start" w:pos="21pt"/>
      </w:tabs>
      <w:spacing w:line="18pt" w:lineRule="auto"/>
      <w:ind w:firstLineChars="200" w:firstLine="44.15pt"/>
    </w:pPr>
    <w:rPr>
      <w:sz w:val="24"/>
    </w:rPr>
  </w:style>
  <w:style w:type="character" w:customStyle="1" w:styleId="6Char1">
    <w:name w:val="样式6 正文 Char1"/>
    <w:link w:val="62"/>
    <w:qFormat/>
    <w:rPr>
      <w:rFonts w:ascii="Times New Roman" w:eastAsia="宋体" w:hAnsi="Times New Roman"/>
      <w:sz w:val="24"/>
      <w:lang w:val="en-US" w:eastAsia="zh-CN"/>
    </w:rPr>
  </w:style>
  <w:style w:type="paragraph" w:customStyle="1" w:styleId="CharChar1">
    <w:name w:val=" Char Char1"/>
    <w:basedOn w:val="a"/>
    <w:pPr>
      <w:snapToGrid w:val="0"/>
      <w:spacing w:line="18pt" w:lineRule="auto"/>
      <w:ind w:firstLineChars="200" w:firstLine="10pt"/>
    </w:pPr>
    <w:rPr>
      <w:rFonts w:eastAsia="仿宋_GB2312"/>
      <w:sz w:val="24"/>
      <w:szCs w:val="24"/>
    </w:rPr>
  </w:style>
  <w:style w:type="paragraph" w:customStyle="1" w:styleId="afff2">
    <w:name w:val="章标题"/>
    <w:next w:val="a"/>
    <w:pPr>
      <w:numPr>
        <w:ilvl w:val="1"/>
        <w:numId w:val="3"/>
      </w:numPr>
      <w:spacing w:beforeLines="50" w:before="2.50pt" w:afterLines="50" w:after="2.50pt"/>
      <w:jc w:val="both"/>
      <w:outlineLvl w:val="1"/>
    </w:pPr>
    <w:rPr>
      <w:rFonts w:ascii="黑体" w:eastAsia="黑体"/>
      <w:sz w:val="21"/>
    </w:rPr>
  </w:style>
  <w:style w:type="paragraph" w:customStyle="1" w:styleId="afff3">
    <w:name w:val="三级条标题"/>
    <w:basedOn w:val="a"/>
    <w:next w:val="a"/>
    <w:pPr>
      <w:widowControl/>
      <w:numPr>
        <w:numId w:val="4"/>
      </w:numPr>
      <w:ind w:start="46.75pt" w:hanging="21.25pt"/>
      <w:outlineLvl w:val="4"/>
    </w:pPr>
    <w:rPr>
      <w:rFonts w:ascii="黑体" w:eastAsia="黑体"/>
      <w:kern w:val="0"/>
    </w:rPr>
  </w:style>
  <w:style w:type="paragraph" w:customStyle="1" w:styleId="afff4">
    <w:name w:val="四级无标题条"/>
    <w:basedOn w:val="a"/>
    <w:pPr>
      <w:numPr>
        <w:ilvl w:val="1"/>
        <w:numId w:val="4"/>
      </w:numPr>
    </w:pPr>
    <w:rPr>
      <w:szCs w:val="24"/>
    </w:rPr>
  </w:style>
  <w:style w:type="paragraph" w:customStyle="1" w:styleId="afff5">
    <w:name w:val="五级条标题"/>
    <w:basedOn w:val="a"/>
    <w:next w:val="a"/>
    <w:pPr>
      <w:widowControl/>
      <w:numPr>
        <w:ilvl w:val="2"/>
        <w:numId w:val="4"/>
      </w:numPr>
      <w:ind w:start="41.50pt" w:hanging="21.25pt"/>
      <w:outlineLvl w:val="6"/>
    </w:pPr>
    <w:rPr>
      <w:rFonts w:ascii="黑体" w:eastAsia="黑体"/>
      <w:kern w:val="0"/>
    </w:rPr>
  </w:style>
  <w:style w:type="paragraph" w:customStyle="1" w:styleId="afff6">
    <w:name w:val="五级无标题条"/>
    <w:basedOn w:val="a"/>
    <w:pPr>
      <w:numPr>
        <w:ilvl w:val="3"/>
        <w:numId w:val="4"/>
      </w:numPr>
    </w:pPr>
    <w:rPr>
      <w:szCs w:val="24"/>
    </w:rPr>
  </w:style>
  <w:style w:type="paragraph" w:customStyle="1" w:styleId="CharCharCharCharCharCharCharCharCharCharCharCharCharCharCharChar">
    <w:name w:val=" Char Char Char Char Char Char Char Char Char Char Char Char Char Char Char Char"/>
    <w:basedOn w:val="a"/>
    <w:rPr>
      <w:szCs w:val="24"/>
    </w:rPr>
  </w:style>
  <w:style w:type="paragraph" w:customStyle="1" w:styleId="72">
    <w:name w:val="样式7表名"/>
    <w:next w:val="82"/>
    <w:link w:val="7CharChar"/>
    <w:pPr>
      <w:spacing w:before="6pt" w:line="18pt" w:lineRule="auto"/>
      <w:jc w:val="center"/>
    </w:pPr>
    <w:rPr>
      <w:rFonts w:ascii="黑体" w:eastAsia="黑体"/>
      <w:spacing w:val="60"/>
      <w:sz w:val="24"/>
    </w:rPr>
  </w:style>
  <w:style w:type="character" w:customStyle="1" w:styleId="7CharChar">
    <w:name w:val="样式7表名 Char Char"/>
    <w:link w:val="72"/>
    <w:qFormat/>
    <w:rPr>
      <w:rFonts w:ascii="黑体" w:eastAsia="黑体"/>
      <w:spacing w:val="60"/>
      <w:sz w:val="24"/>
    </w:rPr>
  </w:style>
  <w:style w:type="paragraph" w:customStyle="1" w:styleId="82">
    <w:name w:val="样式8表号"/>
    <w:next w:val="92"/>
    <w:link w:val="83"/>
    <w:pPr>
      <w:widowControl w:val="0"/>
      <w:spacing w:line="18pt" w:lineRule="auto"/>
      <w:ind w:firstLine="25.50pt"/>
      <w:jc w:val="both"/>
    </w:pPr>
  </w:style>
  <w:style w:type="character" w:customStyle="1" w:styleId="83">
    <w:name w:val="样式8表号 字符"/>
    <w:link w:val="82"/>
    <w:rPr>
      <w:lang w:val="en-US" w:eastAsia="zh-CN"/>
    </w:rPr>
  </w:style>
  <w:style w:type="paragraph" w:customStyle="1" w:styleId="92">
    <w:name w:val="样式9表格"/>
    <w:next w:val="a"/>
    <w:link w:val="9Char"/>
    <w:pPr>
      <w:widowControl w:val="0"/>
      <w:spacing w:before="5pt" w:afterLines="40" w:after="4.80pt"/>
      <w:jc w:val="center"/>
    </w:pPr>
  </w:style>
  <w:style w:type="character" w:customStyle="1" w:styleId="9Char">
    <w:name w:val="样式9表格 Char"/>
    <w:link w:val="92"/>
    <w:qFormat/>
  </w:style>
  <w:style w:type="paragraph" w:customStyle="1" w:styleId="54">
    <w:name w:val="样式5 编号"/>
    <w:basedOn w:val="62"/>
    <w:link w:val="5Char"/>
    <w:qFormat/>
    <w:pPr>
      <w:numPr>
        <w:numId w:val="5"/>
      </w:numPr>
      <w:tabs>
        <w:tab w:val="clear" w:pos="21pt"/>
        <w:tab w:val="start" w:pos="31.50pt"/>
        <w:tab w:val="start" w:pos="42.10pt"/>
      </w:tabs>
    </w:pPr>
  </w:style>
  <w:style w:type="character" w:customStyle="1" w:styleId="5Char">
    <w:name w:val="样式5 编号 Char"/>
    <w:link w:val="54"/>
    <w:qFormat/>
    <w:rPr>
      <w:sz w:val="24"/>
    </w:rPr>
  </w:style>
  <w:style w:type="paragraph" w:customStyle="1" w:styleId="CharCharCharChar1CharCharCharCharCharCharCharCharCharCharCharCharCharCharCharCharCharCharCharCharCharChar">
    <w:name w:val=" Char Char Char Char1 Char Char Char Char Char Char Char Char Char Char Char Char Char Char Char Char Char Char Char Char Char Char"/>
    <w:basedOn w:val="a"/>
    <w:pPr>
      <w:snapToGrid w:val="0"/>
      <w:spacing w:line="18pt" w:lineRule="auto"/>
      <w:ind w:firstLineChars="200" w:firstLine="10pt"/>
    </w:pPr>
    <w:rPr>
      <w:rFonts w:eastAsia="仿宋_GB2312"/>
      <w:sz w:val="24"/>
      <w:szCs w:val="24"/>
    </w:rPr>
  </w:style>
  <w:style w:type="character" w:customStyle="1" w:styleId="6Char">
    <w:name w:val="样式6 正文 Char"/>
    <w:unhideWhenUsed/>
    <w:rPr>
      <w:sz w:val="24"/>
      <w:lang w:val="en-US" w:eastAsia="zh-CN" w:bidi="ar-SA"/>
    </w:rPr>
  </w:style>
  <w:style w:type="paragraph" w:customStyle="1" w:styleId="wu">
    <w:name w:val="wu正文"/>
    <w:link w:val="wuChar"/>
    <w:pPr>
      <w:spacing w:line="18pt" w:lineRule="auto"/>
      <w:ind w:firstLine="25.50pt"/>
      <w:jc w:val="both"/>
    </w:pPr>
    <w:rPr>
      <w:sz w:val="24"/>
    </w:rPr>
  </w:style>
  <w:style w:type="character" w:customStyle="1" w:styleId="wuChar">
    <w:name w:val="wu正文 Char"/>
    <w:link w:val="wu"/>
    <w:qFormat/>
    <w:rPr>
      <w:sz w:val="24"/>
    </w:rPr>
  </w:style>
  <w:style w:type="paragraph" w:customStyle="1" w:styleId="afff7">
    <w:name w:val="内容"/>
    <w:basedOn w:val="a"/>
    <w:link w:val="Char1"/>
    <w:pPr>
      <w:spacing w:line="18pt" w:lineRule="auto"/>
      <w:ind w:firstLineChars="200" w:firstLine="28pt"/>
    </w:pPr>
    <w:rPr>
      <w:rFonts w:ascii="Calibri" w:hAnsi="Calibri" w:cs="宋体"/>
      <w:sz w:val="24"/>
      <w:szCs w:val="28"/>
    </w:rPr>
  </w:style>
  <w:style w:type="character" w:customStyle="1" w:styleId="Char1">
    <w:name w:val="内容 Char1"/>
    <w:link w:val="afff7"/>
    <w:rPr>
      <w:rFonts w:ascii="Calibri" w:hAnsi="Calibri" w:cs="宋体"/>
      <w:kern w:val="2"/>
      <w:sz w:val="24"/>
      <w:szCs w:val="28"/>
    </w:rPr>
  </w:style>
  <w:style w:type="paragraph" w:customStyle="1" w:styleId="afff8">
    <w:name w:val="样式"/>
    <w:pPr>
      <w:widowControl w:val="0"/>
      <w:adjustRightInd w:val="0"/>
      <w:spacing w:line="18pt" w:lineRule="auto"/>
      <w:ind w:firstLine="24.10pt"/>
      <w:jc w:val="both"/>
      <w:textAlignment w:val="baseline"/>
    </w:pPr>
    <w:rPr>
      <w:sz w:val="24"/>
    </w:rPr>
  </w:style>
  <w:style w:type="character" w:customStyle="1" w:styleId="afff9">
    <w:name w:val="正文文本 字符"/>
    <w:uiPriority w:val="99"/>
    <w:rPr>
      <w:kern w:val="2"/>
      <w:sz w:val="21"/>
    </w:rPr>
  </w:style>
  <w:style w:type="paragraph" w:customStyle="1" w:styleId="2c">
    <w:name w:val="样式2"/>
    <w:basedOn w:val="4"/>
    <w:pPr>
      <w:keepNext/>
      <w:keepLines/>
      <w:numPr>
        <w:numId w:val="0"/>
      </w:numPr>
      <w:tabs>
        <w:tab w:val="start" w:pos="36pt"/>
        <w:tab w:val="start" w:pos="84pt"/>
      </w:tabs>
      <w:spacing w:before="14pt" w:after="14.50pt"/>
      <w:ind w:start="84pt" w:hanging="21pt"/>
    </w:pPr>
    <w:rPr>
      <w:rFonts w:ascii="Arial" w:hAnsi="Arial"/>
      <w:bCs/>
      <w:szCs w:val="28"/>
    </w:rPr>
  </w:style>
  <w:style w:type="character" w:customStyle="1" w:styleId="afffa">
    <w:name w:val="纯文本 字符"/>
    <w:rPr>
      <w:rFonts w:ascii="宋体" w:hAnsi="Courier New" w:cs="Courier New"/>
      <w:kern w:val="2"/>
      <w:sz w:val="21"/>
      <w:szCs w:val="21"/>
    </w:rPr>
  </w:style>
  <w:style w:type="paragraph" w:customStyle="1" w:styleId="afffb">
    <w:name w:val="工程院正文"/>
    <w:basedOn w:val="a"/>
    <w:link w:val="Char"/>
    <w:pPr>
      <w:widowControl/>
      <w:spacing w:line="18pt" w:lineRule="auto"/>
      <w:ind w:firstLineChars="200" w:firstLine="10pt"/>
    </w:pPr>
    <w:rPr>
      <w:kern w:val="0"/>
      <w:sz w:val="24"/>
      <w:szCs w:val="24"/>
    </w:rPr>
  </w:style>
  <w:style w:type="character" w:customStyle="1" w:styleId="Char">
    <w:name w:val="工程院正文 Char"/>
    <w:link w:val="afffb"/>
    <w:qFormat/>
    <w:rPr>
      <w:sz w:val="24"/>
      <w:szCs w:val="24"/>
    </w:rPr>
  </w:style>
  <w:style w:type="character" w:customStyle="1" w:styleId="afffc">
    <w:name w:val="批注文字 字符"/>
    <w:rPr>
      <w:kern w:val="2"/>
      <w:sz w:val="21"/>
    </w:rPr>
  </w:style>
  <w:style w:type="character" w:customStyle="1" w:styleId="afffd">
    <w:name w:val="批注主题 字符"/>
    <w:uiPriority w:val="99"/>
    <w:rPr>
      <w:b/>
      <w:bCs/>
      <w:kern w:val="2"/>
      <w:sz w:val="21"/>
    </w:rPr>
  </w:style>
  <w:style w:type="paragraph" w:customStyle="1" w:styleId="Z1F">
    <w:name w:val="Z1F二级"/>
    <w:pPr>
      <w:numPr>
        <w:ilvl w:val="1"/>
        <w:numId w:val="6"/>
      </w:numPr>
      <w:tabs>
        <w:tab w:val="start" w:pos="108pt"/>
      </w:tabs>
      <w:spacing w:line="18pt" w:lineRule="auto"/>
      <w:outlineLvl w:val="1"/>
    </w:pPr>
    <w:rPr>
      <w:rFonts w:ascii="黑体" w:eastAsia="黑体" w:hAnsi="宋体"/>
      <w:sz w:val="30"/>
      <w:szCs w:val="24"/>
    </w:rPr>
  </w:style>
  <w:style w:type="paragraph" w:customStyle="1" w:styleId="Z1F0">
    <w:name w:val="Z1F三级"/>
    <w:pPr>
      <w:numPr>
        <w:ilvl w:val="2"/>
        <w:numId w:val="6"/>
      </w:numPr>
      <w:tabs>
        <w:tab w:val="start" w:pos="0pt"/>
      </w:tabs>
      <w:spacing w:beforeLines="50" w:before="7.80pt" w:line="18pt" w:lineRule="auto"/>
      <w:outlineLvl w:val="2"/>
    </w:pPr>
    <w:rPr>
      <w:rFonts w:ascii="黑体" w:eastAsia="黑体"/>
      <w:bCs/>
      <w:sz w:val="28"/>
      <w:szCs w:val="28"/>
    </w:rPr>
  </w:style>
  <w:style w:type="paragraph" w:customStyle="1" w:styleId="Z1F1">
    <w:name w:val="Z1F一级"/>
    <w:basedOn w:val="a"/>
    <w:pPr>
      <w:widowControl/>
      <w:numPr>
        <w:numId w:val="6"/>
      </w:numPr>
      <w:tabs>
        <w:tab w:val="start" w:pos="-27pt"/>
      </w:tabs>
      <w:spacing w:after="12pt" w:line="50pt" w:lineRule="exact"/>
      <w:jc w:val="center"/>
      <w:outlineLvl w:val="0"/>
    </w:pPr>
    <w:rPr>
      <w:rFonts w:ascii="黑体" w:eastAsia="黑体"/>
      <w:kern w:val="0"/>
      <w:sz w:val="36"/>
      <w:szCs w:val="28"/>
    </w:rPr>
  </w:style>
  <w:style w:type="paragraph" w:customStyle="1" w:styleId="1d">
    <w:name w:val="工程院标题1"/>
    <w:basedOn w:val="a"/>
    <w:link w:val="1Char"/>
    <w:pPr>
      <w:widowControl/>
      <w:spacing w:before="18pt" w:after="18pt" w:line="18pt" w:lineRule="auto"/>
    </w:pPr>
    <w:rPr>
      <w:b/>
      <w:bCs/>
      <w:kern w:val="0"/>
      <w:sz w:val="30"/>
      <w:szCs w:val="24"/>
    </w:rPr>
  </w:style>
  <w:style w:type="character" w:customStyle="1" w:styleId="1Char">
    <w:name w:val="工程院标题1 Char"/>
    <w:link w:val="1d"/>
    <w:rPr>
      <w:b/>
      <w:bCs/>
      <w:sz w:val="30"/>
      <w:szCs w:val="24"/>
    </w:rPr>
  </w:style>
  <w:style w:type="paragraph" w:customStyle="1" w:styleId="10-">
    <w:name w:val="10-图表名"/>
    <w:basedOn w:val="a"/>
    <w:link w:val="10-0"/>
    <w:qFormat/>
    <w:pPr>
      <w:adjustRightInd w:val="0"/>
      <w:snapToGrid w:val="0"/>
      <w:spacing w:beforeLines="50" w:before="6pt" w:afterLines="50" w:after="6pt"/>
      <w:jc w:val="center"/>
    </w:pPr>
    <w:rPr>
      <w:rFonts w:eastAsia="黑体"/>
      <w:sz w:val="24"/>
      <w:szCs w:val="24"/>
    </w:rPr>
  </w:style>
  <w:style w:type="character" w:customStyle="1" w:styleId="10-0">
    <w:name w:val="10-图表名 字符"/>
    <w:link w:val="10-"/>
    <w:rPr>
      <w:rFonts w:eastAsia="黑体"/>
      <w:kern w:val="2"/>
      <w:sz w:val="24"/>
      <w:szCs w:val="24"/>
    </w:rPr>
  </w:style>
  <w:style w:type="character" w:customStyle="1" w:styleId="afffe">
    <w:name w:val="页脚 字符"/>
    <w:rPr>
      <w:kern w:val="2"/>
      <w:sz w:val="18"/>
    </w:rPr>
  </w:style>
  <w:style w:type="paragraph" w:customStyle="1" w:styleId="Default">
    <w:name w:val="Default"/>
    <w:next w:val="TOC2"/>
    <w:pPr>
      <w:widowControl w:val="0"/>
      <w:autoSpaceDE w:val="0"/>
      <w:autoSpaceDN w:val="0"/>
      <w:adjustRightInd w:val="0"/>
    </w:pPr>
    <w:rPr>
      <w:rFonts w:ascii="Calibri" w:hAnsi="Calibri"/>
      <w:color w:val="000000"/>
      <w:sz w:val="24"/>
      <w:szCs w:val="24"/>
    </w:rPr>
  </w:style>
  <w:style w:type="paragraph" w:customStyle="1" w:styleId="311">
    <w:name w:val="样式3 (1)"/>
    <w:basedOn w:val="wu"/>
    <w:pPr>
      <w:numPr>
        <w:numId w:val="7"/>
      </w:numPr>
      <w:tabs>
        <w:tab w:val="start" w:pos="25.50pt"/>
        <w:tab w:val="start" w:pos="43.50pt"/>
      </w:tabs>
      <w:adjustRightInd w:val="0"/>
    </w:pPr>
    <w:rPr>
      <w:lang w:val="en-US" w:eastAsia="zh-CN"/>
    </w:rPr>
  </w:style>
  <w:style w:type="paragraph" w:customStyle="1" w:styleId="4ab">
    <w:name w:val="样式4 a.b."/>
    <w:basedOn w:val="wu"/>
    <w:pPr>
      <w:numPr>
        <w:numId w:val="8"/>
      </w:numPr>
      <w:tabs>
        <w:tab w:val="start" w:pos="43.50pt"/>
      </w:tabs>
    </w:pPr>
    <w:rPr>
      <w:lang w:val="en-US" w:eastAsia="zh-CN"/>
    </w:rPr>
  </w:style>
  <w:style w:type="paragraph" w:customStyle="1" w:styleId="wu0">
    <w:name w:val="wu表名"/>
    <w:next w:val="wu1"/>
    <w:pPr>
      <w:spacing w:line="18pt" w:lineRule="auto"/>
      <w:jc w:val="center"/>
    </w:pPr>
    <w:rPr>
      <w:rFonts w:ascii="黑体" w:eastAsia="黑体"/>
      <w:sz w:val="24"/>
    </w:rPr>
  </w:style>
  <w:style w:type="paragraph" w:customStyle="1" w:styleId="wu1">
    <w:name w:val="wu表号"/>
    <w:next w:val="11-"/>
    <w:pPr>
      <w:spacing w:line="18pt" w:lineRule="auto"/>
      <w:ind w:firstLine="21.25pt"/>
      <w:jc w:val="both"/>
    </w:pPr>
    <w:rPr>
      <w:sz w:val="21"/>
    </w:rPr>
  </w:style>
  <w:style w:type="paragraph" w:customStyle="1" w:styleId="11-">
    <w:name w:val="11-表中文字"/>
    <w:next w:val="0"/>
    <w:pPr>
      <w:widowControl w:val="0"/>
      <w:spacing w:before="5pt" w:after="5pt"/>
      <w:jc w:val="center"/>
    </w:pPr>
    <w:rPr>
      <w:kern w:val="2"/>
      <w:sz w:val="21"/>
      <w:szCs w:val="21"/>
    </w:rPr>
  </w:style>
  <w:style w:type="paragraph" w:customStyle="1" w:styleId="0">
    <w:name w:val="样式0表换行"/>
    <w:basedOn w:val="11-"/>
    <w:pPr>
      <w:spacing w:before="0pt"/>
    </w:pPr>
  </w:style>
  <w:style w:type="paragraph" w:customStyle="1" w:styleId="affff">
    <w:name w:val="表名"/>
    <w:next w:val="wu1"/>
    <w:link w:val="Char0"/>
    <w:pPr>
      <w:spacing w:line="18pt" w:lineRule="auto"/>
      <w:jc w:val="center"/>
    </w:pPr>
    <w:rPr>
      <w:rFonts w:ascii="黑体" w:eastAsia="黑体"/>
      <w:sz w:val="24"/>
    </w:rPr>
  </w:style>
  <w:style w:type="character" w:customStyle="1" w:styleId="Char0">
    <w:name w:val="表名 Char"/>
    <w:link w:val="affff"/>
    <w:qFormat/>
    <w:locked/>
    <w:rPr>
      <w:rFonts w:ascii="黑体" w:eastAsia="黑体"/>
      <w:sz w:val="24"/>
    </w:rPr>
  </w:style>
  <w:style w:type="paragraph" w:customStyle="1" w:styleId="110">
    <w:name w:val="目录 11"/>
    <w:basedOn w:val="a"/>
    <w:next w:val="a"/>
    <w:uiPriority w:val="39"/>
  </w:style>
  <w:style w:type="paragraph" w:customStyle="1" w:styleId="45">
    <w:name w:val="标题4－自定义"/>
    <w:basedOn w:val="a"/>
    <w:pPr>
      <w:spacing w:before="3pt" w:line="18pt" w:lineRule="auto"/>
      <w:outlineLvl w:val="3"/>
    </w:pPr>
    <w:rPr>
      <w:sz w:val="24"/>
    </w:rPr>
  </w:style>
  <w:style w:type="paragraph" w:customStyle="1" w:styleId="420">
    <w:name w:val="标题4－自定义2"/>
    <w:basedOn w:val="4"/>
    <w:pPr>
      <w:keepNext/>
      <w:keepLines/>
      <w:widowControl/>
      <w:numPr>
        <w:numId w:val="0"/>
      </w:numPr>
    </w:pPr>
    <w:rPr>
      <w:lang w:val="en-US" w:eastAsia="zh-CN"/>
    </w:rPr>
  </w:style>
  <w:style w:type="paragraph" w:customStyle="1" w:styleId="CharCharCharChar">
    <w:name w:val="Char Char Char Char"/>
    <w:basedOn w:val="a"/>
    <w:rPr>
      <w:szCs w:val="24"/>
    </w:rPr>
  </w:style>
  <w:style w:type="paragraph" w:customStyle="1" w:styleId="Char10">
    <w:name w:val="Char1"/>
    <w:basedOn w:val="a"/>
    <w:rPr>
      <w:szCs w:val="24"/>
    </w:rPr>
  </w:style>
  <w:style w:type="character" w:customStyle="1" w:styleId="line241">
    <w:name w:val="line241"/>
  </w:style>
  <w:style w:type="paragraph" w:customStyle="1" w:styleId="CharCharCharCharCharCharCharCharChar0">
    <w:name w:val="Char Char Char Char Char Char Char Char Char"/>
    <w:basedOn w:val="a"/>
    <w:pPr>
      <w:keepNext/>
      <w:widowControl/>
      <w:tabs>
        <w:tab w:val="start" w:pos="21.25pt"/>
      </w:tabs>
      <w:autoSpaceDE w:val="0"/>
      <w:autoSpaceDN w:val="0"/>
      <w:adjustRightInd w:val="0"/>
      <w:spacing w:before="4pt" w:after="4pt"/>
      <w:ind w:hanging="21.25pt"/>
    </w:pPr>
    <w:rPr>
      <w:rFonts w:ascii="Arial" w:hAnsi="Arial" w:cs="Arial"/>
      <w:sz w:val="20"/>
    </w:rPr>
  </w:style>
  <w:style w:type="paragraph" w:customStyle="1" w:styleId="CharCharCharChar1">
    <w:name w:val="Char Char Char Char1"/>
    <w:basedOn w:val="a"/>
    <w:rPr>
      <w:szCs w:val="24"/>
    </w:rPr>
  </w:style>
  <w:style w:type="paragraph" w:customStyle="1" w:styleId="1e">
    <w:name w:val="1"/>
    <w:basedOn w:val="a"/>
    <w:rPr>
      <w:szCs w:val="24"/>
    </w:rPr>
  </w:style>
  <w:style w:type="paragraph" w:customStyle="1" w:styleId="affff0">
    <w:name w:val="港珠澳表格"/>
    <w:basedOn w:val="a"/>
    <w:pPr>
      <w:adjustRightInd w:val="0"/>
      <w:snapToGrid w:val="0"/>
      <w:spacing w:after="3pt"/>
      <w:jc w:val="center"/>
    </w:pPr>
    <w:rPr>
      <w:sz w:val="24"/>
      <w:szCs w:val="24"/>
    </w:rPr>
  </w:style>
  <w:style w:type="paragraph" w:customStyle="1" w:styleId="CharCharCharCharCharCharChar">
    <w:name w:val="Char Char Char Char Char Char Char"/>
    <w:basedOn w:val="a"/>
    <w:pPr>
      <w:adjustRightInd w:val="0"/>
      <w:spacing w:line="18pt" w:lineRule="auto"/>
    </w:pPr>
    <w:rPr>
      <w:kern w:val="0"/>
      <w:sz w:val="24"/>
      <w:szCs w:val="24"/>
    </w:rPr>
  </w:style>
  <w:style w:type="paragraph" w:customStyle="1" w:styleId="affff1">
    <w:name w:val="图号"/>
    <w:basedOn w:val="a"/>
    <w:link w:val="Char2"/>
    <w:pPr>
      <w:spacing w:line="18pt" w:lineRule="auto"/>
      <w:jc w:val="center"/>
    </w:pPr>
    <w:rPr>
      <w:rFonts w:eastAsia="黑体"/>
      <w:sz w:val="24"/>
      <w:szCs w:val="22"/>
      <w:lang w:val="en-US" w:eastAsia="zh-CN"/>
    </w:rPr>
  </w:style>
  <w:style w:type="character" w:customStyle="1" w:styleId="Char2">
    <w:name w:val="图号 Char"/>
    <w:link w:val="affff1"/>
    <w:qFormat/>
    <w:rPr>
      <w:rFonts w:eastAsia="黑体"/>
      <w:kern w:val="2"/>
      <w:sz w:val="24"/>
      <w:szCs w:val="22"/>
      <w:lang w:val="en-US" w:eastAsia="zh-CN"/>
    </w:rPr>
  </w:style>
  <w:style w:type="paragraph" w:customStyle="1" w:styleId="wu2">
    <w:name w:val="wu表注"/>
    <w:next w:val="wu"/>
    <w:pPr>
      <w:spacing w:line="13.80pt" w:lineRule="auto"/>
      <w:ind w:firstLine="21.25pt"/>
      <w:jc w:val="both"/>
    </w:pPr>
    <w:rPr>
      <w:rFonts w:cs="宋体"/>
      <w:sz w:val="21"/>
    </w:rPr>
  </w:style>
  <w:style w:type="paragraph" w:customStyle="1" w:styleId="212">
    <w:name w:val="目录 21"/>
    <w:basedOn w:val="a"/>
    <w:next w:val="a"/>
    <w:uiPriority w:val="39"/>
    <w:pPr>
      <w:spacing w:line="18pt" w:lineRule="auto"/>
      <w:ind w:startChars="200" w:start="21pt"/>
    </w:pPr>
    <w:rPr>
      <w:sz w:val="24"/>
    </w:rPr>
  </w:style>
  <w:style w:type="paragraph" w:customStyle="1" w:styleId="312">
    <w:name w:val="目录 31"/>
    <w:basedOn w:val="a"/>
    <w:next w:val="a"/>
    <w:uiPriority w:val="39"/>
    <w:pPr>
      <w:spacing w:line="18pt" w:lineRule="auto"/>
      <w:ind w:startChars="400" w:start="42pt"/>
    </w:pPr>
    <w:rPr>
      <w:sz w:val="24"/>
    </w:rPr>
  </w:style>
  <w:style w:type="paragraph" w:customStyle="1" w:styleId="410">
    <w:name w:val="目录 41"/>
    <w:basedOn w:val="a"/>
    <w:next w:val="a"/>
    <w:uiPriority w:val="39"/>
    <w:pPr>
      <w:spacing w:line="18pt" w:lineRule="auto"/>
      <w:ind w:startChars="600" w:start="63pt"/>
    </w:pPr>
    <w:rPr>
      <w:sz w:val="24"/>
    </w:rPr>
  </w:style>
  <w:style w:type="paragraph" w:customStyle="1" w:styleId="affff2">
    <w:name w:val="表中文字"/>
    <w:basedOn w:val="a"/>
    <w:link w:val="Char3"/>
    <w:pPr>
      <w:adjustRightInd w:val="0"/>
      <w:snapToGrid w:val="0"/>
      <w:spacing w:before="5pt" w:after="5pt"/>
      <w:jc w:val="center"/>
    </w:pPr>
    <w:rPr>
      <w:color w:val="000000"/>
      <w:szCs w:val="21"/>
    </w:rPr>
  </w:style>
  <w:style w:type="character" w:customStyle="1" w:styleId="Char3">
    <w:name w:val="表中文字 Char"/>
    <w:link w:val="affff2"/>
    <w:qFormat/>
    <w:rPr>
      <w:color w:val="000000"/>
      <w:kern w:val="2"/>
      <w:sz w:val="21"/>
      <w:szCs w:val="21"/>
    </w:rPr>
  </w:style>
  <w:style w:type="paragraph" w:customStyle="1" w:styleId="wu3">
    <w:name w:val="wu图号"/>
    <w:basedOn w:val="a"/>
    <w:next w:val="wu"/>
    <w:link w:val="wuChar0"/>
    <w:pPr>
      <w:spacing w:line="18pt" w:lineRule="auto"/>
      <w:jc w:val="center"/>
    </w:pPr>
    <w:rPr>
      <w:rFonts w:eastAsia="黑体"/>
      <w:sz w:val="24"/>
      <w:szCs w:val="22"/>
      <w:lang w:val="en-US" w:eastAsia="zh-CN"/>
    </w:rPr>
  </w:style>
  <w:style w:type="character" w:customStyle="1" w:styleId="wuChar0">
    <w:name w:val="wu图号 Char"/>
    <w:link w:val="wu3"/>
    <w:qFormat/>
    <w:rPr>
      <w:rFonts w:eastAsia="黑体"/>
      <w:kern w:val="2"/>
      <w:sz w:val="24"/>
      <w:szCs w:val="22"/>
      <w:lang w:val="en-US" w:eastAsia="zh-CN"/>
    </w:rPr>
  </w:style>
  <w:style w:type="paragraph" w:customStyle="1" w:styleId="affff3">
    <w:name w:val="表号"/>
    <w:basedOn w:val="a"/>
    <w:link w:val="Char4"/>
    <w:pPr>
      <w:spacing w:line="18pt" w:lineRule="auto"/>
      <w:jc w:val="center"/>
    </w:pPr>
    <w:rPr>
      <w:rFonts w:eastAsia="黑体"/>
      <w:kern w:val="0"/>
      <w:sz w:val="24"/>
      <w:lang w:val="en-US" w:eastAsia="zh-CN"/>
    </w:rPr>
  </w:style>
  <w:style w:type="character" w:customStyle="1" w:styleId="Char4">
    <w:name w:val="表号 Char"/>
    <w:link w:val="affff3"/>
    <w:rPr>
      <w:rFonts w:eastAsia="黑体"/>
      <w:sz w:val="24"/>
      <w:lang w:val="en-US" w:eastAsia="zh-CN"/>
    </w:rPr>
  </w:style>
  <w:style w:type="paragraph" w:styleId="affff4">
    <w:name w:val="Revision"/>
    <w:uiPriority w:val="99"/>
    <w:rPr>
      <w:kern w:val="2"/>
      <w:sz w:val="24"/>
    </w:rPr>
  </w:style>
  <w:style w:type="character" w:customStyle="1" w:styleId="38">
    <w:name w:val="标题 3 字符"/>
    <w:uiPriority w:val="9"/>
    <w:rPr>
      <w:rFonts w:ascii="黑体" w:eastAsia="黑体"/>
      <w:sz w:val="24"/>
      <w:lang w:val="en-US" w:eastAsia="zh-CN"/>
    </w:rPr>
  </w:style>
  <w:style w:type="paragraph" w:customStyle="1" w:styleId="tabcaption2">
    <w:name w:val="tab_caption2"/>
    <w:next w:val="92"/>
    <w:pPr>
      <w:spacing w:line="18pt" w:lineRule="auto"/>
      <w:ind w:firstLine="21.25pt"/>
      <w:jc w:val="both"/>
    </w:pPr>
    <w:rPr>
      <w:sz w:val="21"/>
    </w:rPr>
  </w:style>
  <w:style w:type="paragraph" w:customStyle="1" w:styleId="tabcaption1">
    <w:name w:val="tab_caption1"/>
    <w:next w:val="a"/>
    <w:link w:val="tabcaption1Char"/>
    <w:pPr>
      <w:spacing w:beforeLines="50" w:before="6pt" w:line="18pt" w:lineRule="auto"/>
      <w:jc w:val="center"/>
    </w:pPr>
    <w:rPr>
      <w:rFonts w:eastAsia="黑体"/>
      <w:kern w:val="2"/>
      <w:sz w:val="24"/>
      <w:szCs w:val="24"/>
    </w:rPr>
  </w:style>
  <w:style w:type="character" w:customStyle="1" w:styleId="tabcaption1Char">
    <w:name w:val="tab_caption1 Char"/>
    <w:link w:val="tabcaption1"/>
    <w:rPr>
      <w:rFonts w:eastAsia="黑体"/>
      <w:kern w:val="2"/>
      <w:sz w:val="24"/>
      <w:szCs w:val="24"/>
    </w:rPr>
  </w:style>
  <w:style w:type="paragraph" w:customStyle="1" w:styleId="font5">
    <w:name w:val="font5"/>
    <w:basedOn w:val="a"/>
    <w:pPr>
      <w:widowControl/>
      <w:spacing w:before="5pt" w:beforeAutospacing="1" w:after="5pt" w:afterAutospacing="1"/>
    </w:pPr>
    <w:rPr>
      <w:rFonts w:ascii="等线" w:eastAsia="等线" w:hAnsi="等线" w:cs="宋体"/>
      <w:kern w:val="0"/>
      <w:szCs w:val="18"/>
    </w:rPr>
  </w:style>
  <w:style w:type="character" w:customStyle="1" w:styleId="tableChar">
    <w:name w:val="table Char"/>
    <w:link w:val="table"/>
    <w:rPr>
      <w:kern w:val="2"/>
      <w:sz w:val="21"/>
      <w:szCs w:val="24"/>
    </w:rPr>
  </w:style>
  <w:style w:type="paragraph" w:customStyle="1" w:styleId="table">
    <w:name w:val="table"/>
    <w:basedOn w:val="a"/>
    <w:link w:val="tableChar"/>
    <w:pPr>
      <w:spacing w:before="5pt" w:after="5pt"/>
      <w:jc w:val="center"/>
    </w:pPr>
    <w:rPr>
      <w:szCs w:val="24"/>
    </w:rPr>
  </w:style>
  <w:style w:type="character" w:customStyle="1" w:styleId="46">
    <w:name w:val="标题 4 字符"/>
    <w:locked/>
    <w:rPr>
      <w:sz w:val="24"/>
      <w:lang w:bidi="ar-SA"/>
    </w:rPr>
  </w:style>
  <w:style w:type="character" w:customStyle="1" w:styleId="inrepfieldsvalue">
    <w:name w:val="inrepfieldsvalue"/>
  </w:style>
  <w:style w:type="character" w:customStyle="1" w:styleId="9CharChar">
    <w:name w:val="样式9表格 Char Char"/>
    <w:rPr>
      <w:lang w:val="en-US" w:eastAsia="zh-CN" w:bidi="ar-SA"/>
    </w:rPr>
  </w:style>
  <w:style w:type="character" w:customStyle="1" w:styleId="unnamed1">
    <w:name w:val="unnamed1"/>
  </w:style>
  <w:style w:type="character" w:customStyle="1" w:styleId="apple-converted-space">
    <w:name w:val="apple-converted-space"/>
  </w:style>
  <w:style w:type="character" w:customStyle="1" w:styleId="8CharChar">
    <w:name w:val="样式8表号 Char Char"/>
    <w:rPr>
      <w:lang w:val="en-US" w:eastAsia="zh-CN" w:bidi="ar-SA"/>
    </w:rPr>
  </w:style>
  <w:style w:type="character" w:customStyle="1" w:styleId="fldtext1">
    <w:name w:val="fldtext1"/>
    <w:rPr>
      <w:sz w:val="20"/>
      <w:szCs w:val="20"/>
    </w:rPr>
  </w:style>
  <w:style w:type="paragraph" w:customStyle="1" w:styleId="xl31">
    <w:name w:val="xl31"/>
    <w:basedOn w:val="a"/>
    <w:pPr>
      <w:widowControl/>
      <w:pBdr>
        <w:left w:val="single" w:sz="4" w:space="0" w:color="auto"/>
        <w:bottom w:val="single" w:sz="4" w:space="0" w:color="auto"/>
        <w:right w:val="single" w:sz="4" w:space="0" w:color="auto"/>
      </w:pBdr>
      <w:spacing w:before="5pt" w:beforeAutospacing="1" w:after="5pt" w:afterAutospacing="1"/>
      <w:jc w:val="center"/>
      <w:textAlignment w:val="center"/>
    </w:pPr>
    <w:rPr>
      <w:rFonts w:ascii="Arial Unicode MS" w:eastAsia="Arial Unicode MS" w:hAnsi="Arial Unicode MS" w:cs="Arial Unicode MS"/>
      <w:kern w:val="0"/>
      <w:sz w:val="24"/>
      <w:szCs w:val="24"/>
    </w:rPr>
  </w:style>
  <w:style w:type="paragraph" w:customStyle="1" w:styleId="ParaCharCharCharChar">
    <w:name w:val="默认段落字体 Para Char Char Char Char"/>
    <w:basedOn w:val="a"/>
    <w:rPr>
      <w:rFonts w:ascii="宋体" w:hAnsi="宋体"/>
      <w:b/>
      <w:color w:val="000000"/>
      <w:sz w:val="24"/>
      <w:szCs w:val="24"/>
    </w:rPr>
  </w:style>
  <w:style w:type="paragraph" w:customStyle="1" w:styleId="affff5">
    <w:name w:val="叙述"/>
    <w:basedOn w:val="a"/>
    <w:pPr>
      <w:tabs>
        <w:tab w:val="start" w:pos="30pt"/>
        <w:tab w:val="start" w:pos="78pt"/>
      </w:tabs>
      <w:spacing w:line="18pt" w:lineRule="auto"/>
      <w:ind w:start="36pt"/>
    </w:pPr>
    <w:rPr>
      <w:rFonts w:ascii="Arial" w:hAnsi="Arial"/>
      <w:sz w:val="24"/>
    </w:rPr>
  </w:style>
  <w:style w:type="paragraph" w:customStyle="1" w:styleId="CharCharCharCharCharCharCharCharCharCharCharCharCharCharCharCharCharCharChar">
    <w:name w:val="Char Char Char Char Char Char Char Char Char Char Char Char Char Char Char Char Char Char Char"/>
    <w:basedOn w:val="a"/>
    <w:rPr>
      <w:szCs w:val="24"/>
    </w:rPr>
  </w:style>
  <w:style w:type="paragraph" w:customStyle="1" w:styleId="xl27">
    <w:name w:val="xl27"/>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pPr>
    <w:rPr>
      <w:rFonts w:ascii="宋体" w:hAnsi="宋体"/>
      <w:kern w:val="0"/>
      <w:sz w:val="24"/>
      <w:szCs w:val="24"/>
    </w:rPr>
  </w:style>
  <w:style w:type="paragraph" w:customStyle="1" w:styleId="1111N">
    <w:name w:val="1.1.1.1N"/>
    <w:basedOn w:val="a"/>
    <w:pPr>
      <w:autoSpaceDE w:val="0"/>
      <w:autoSpaceDN w:val="0"/>
      <w:adjustRightInd w:val="0"/>
      <w:spacing w:line="24pt" w:lineRule="exact"/>
      <w:ind w:start="56.70pt"/>
    </w:pPr>
    <w:rPr>
      <w:rFonts w:ascii="宋体"/>
      <w:kern w:val="0"/>
      <w:sz w:val="24"/>
    </w:rPr>
  </w:style>
  <w:style w:type="paragraph" w:customStyle="1" w:styleId="000001111">
    <w:name w:val="样式000001111"/>
    <w:basedOn w:val="3"/>
    <w:pPr>
      <w:keepNext/>
      <w:keepLines/>
      <w:tabs>
        <w:tab w:val="clear" w:pos="36pt"/>
        <w:tab w:val="start" w:pos="0pt"/>
        <w:tab w:val="start" w:pos="10.50pt"/>
        <w:tab w:val="start" w:pos="21pt"/>
        <w:tab w:val="start" w:pos="79.50pt"/>
        <w:tab w:val="start" w:pos="89.50pt"/>
      </w:tabs>
      <w:ind w:start="10pt" w:firstLine="25.50pt"/>
      <w:outlineLvl w:val="3"/>
    </w:pPr>
    <w:rPr>
      <w:bCs/>
      <w:szCs w:val="24"/>
    </w:rPr>
  </w:style>
  <w:style w:type="paragraph" w:customStyle="1" w:styleId="affff6">
    <w:name w:val="条款正文（三级标题）"/>
    <w:basedOn w:val="3"/>
    <w:next w:val="a"/>
    <w:pPr>
      <w:keepNext/>
      <w:keepLines/>
      <w:adjustRightInd w:val="0"/>
      <w:spacing w:after="3pt"/>
    </w:pPr>
    <w:rPr>
      <w:rFonts w:eastAsia="宋体"/>
      <w:bCs/>
      <w:kern w:val="24"/>
      <w:szCs w:val="24"/>
    </w:rPr>
  </w:style>
  <w:style w:type="paragraph" w:customStyle="1" w:styleId="CharCharCharCharCharChar1Char">
    <w:name w:val="Char Char Char Char Char Char1 Char"/>
    <w:basedOn w:val="a"/>
  </w:style>
  <w:style w:type="paragraph" w:customStyle="1" w:styleId="affff7">
    <w:name w:val="四级标题"/>
    <w:pPr>
      <w:adjustRightInd w:val="0"/>
      <w:snapToGrid w:val="0"/>
      <w:spacing w:line="18pt" w:lineRule="auto"/>
      <w:jc w:val="both"/>
      <w:outlineLvl w:val="3"/>
    </w:pPr>
    <w:rPr>
      <w:color w:val="000000"/>
      <w:sz w:val="24"/>
      <w:szCs w:val="24"/>
    </w:rPr>
  </w:style>
  <w:style w:type="paragraph" w:customStyle="1" w:styleId="1f">
    <w:name w:val="表格1"/>
    <w:basedOn w:val="a"/>
    <w:pPr>
      <w:spacing w:before="3pt" w:after="3pt"/>
      <w:jc w:val="center"/>
    </w:pPr>
  </w:style>
  <w:style w:type="paragraph" w:customStyle="1" w:styleId="00000111">
    <w:name w:val="样式00000111"/>
    <w:basedOn w:val="3"/>
    <w:pPr>
      <w:keepNext/>
      <w:keepLines/>
      <w:tabs>
        <w:tab w:val="clear" w:pos="36pt"/>
      </w:tabs>
    </w:pPr>
    <w:rPr>
      <w:bCs/>
      <w:szCs w:val="24"/>
    </w:rPr>
  </w:style>
  <w:style w:type="paragraph" w:customStyle="1" w:styleId="93">
    <w:name w:val="样式9 表格文字"/>
    <w:basedOn w:val="a"/>
    <w:pPr>
      <w:spacing w:beforeLines="40" w:before="4.80pt" w:afterLines="40" w:after="4.80pt" w:line="12pt" w:lineRule="exact"/>
      <w:jc w:val="center"/>
    </w:pPr>
    <w:rPr>
      <w:rFonts w:cs="宋体"/>
      <w:kern w:val="0"/>
      <w:sz w:val="20"/>
      <w:szCs w:val="24"/>
    </w:rPr>
  </w:style>
  <w:style w:type="paragraph" w:customStyle="1" w:styleId="ParaChar">
    <w:name w:val="默认段落字体 Para Char"/>
    <w:basedOn w:val="a"/>
    <w:rPr>
      <w:rFonts w:eastAsia="黑体"/>
      <w:sz w:val="32"/>
      <w:szCs w:val="32"/>
    </w:rPr>
  </w:style>
  <w:style w:type="paragraph" w:customStyle="1" w:styleId="1111">
    <w:name w:val="1.1.1.1"/>
    <w:basedOn w:val="a"/>
    <w:pPr>
      <w:tabs>
        <w:tab w:val="start" w:pos="56.70pt"/>
      </w:tabs>
      <w:adjustRightInd w:val="0"/>
      <w:spacing w:line="24pt" w:lineRule="exact"/>
      <w:ind w:start="56.70pt" w:hanging="56.70pt"/>
      <w:textAlignment w:val="baseline"/>
    </w:pPr>
    <w:rPr>
      <w:rFonts w:ascii="Arial" w:hAnsi="Arial"/>
      <w:kern w:val="0"/>
      <w:sz w:val="24"/>
    </w:rPr>
  </w:style>
  <w:style w:type="paragraph" w:customStyle="1" w:styleId="222">
    <w:name w:val="样式 样式 段落 + 首行缩进:  2 字符2 + 首行缩进:  2 字符"/>
    <w:basedOn w:val="a"/>
    <w:pPr>
      <w:spacing w:line="18pt" w:lineRule="auto"/>
      <w:ind w:firstLineChars="200" w:firstLine="30pt"/>
    </w:pPr>
    <w:rPr>
      <w:spacing w:val="10"/>
      <w:sz w:val="28"/>
    </w:rPr>
  </w:style>
  <w:style w:type="paragraph" w:customStyle="1" w:styleId="1f0">
    <w:name w:val="(1)"/>
    <w:basedOn w:val="a"/>
    <w:pPr>
      <w:tabs>
        <w:tab w:val="start" w:pos="288pt"/>
      </w:tabs>
      <w:adjustRightInd w:val="0"/>
      <w:snapToGrid w:val="0"/>
      <w:spacing w:line="18pt" w:lineRule="auto"/>
    </w:pPr>
    <w:rPr>
      <w:rFonts w:ascii="Arial" w:hAnsi="Arial"/>
      <w:sz w:val="24"/>
    </w:rPr>
  </w:style>
  <w:style w:type="paragraph" w:customStyle="1" w:styleId="5-">
    <w:name w:val="标书5-编号"/>
    <w:basedOn w:val="a"/>
    <w:pPr>
      <w:numPr>
        <w:numId w:val="9"/>
      </w:numPr>
      <w:tabs>
        <w:tab w:val="start" w:pos="39.70pt"/>
        <w:tab w:val="start" w:pos="42.10pt"/>
        <w:tab w:val="start" w:pos="52.50pt"/>
      </w:tabs>
      <w:spacing w:line="18pt" w:lineRule="auto"/>
      <w:outlineLvl w:val="4"/>
    </w:pPr>
    <w:rPr>
      <w:kern w:val="0"/>
      <w:sz w:val="24"/>
    </w:rPr>
  </w:style>
  <w:style w:type="paragraph" w:customStyle="1" w:styleId="1f1">
    <w:name w:val="样式1"/>
    <w:basedOn w:val="a"/>
    <w:pPr>
      <w:autoSpaceDE w:val="0"/>
      <w:autoSpaceDN w:val="0"/>
      <w:adjustRightInd w:val="0"/>
      <w:spacing w:after="6pt"/>
      <w:textAlignment w:val="baseline"/>
    </w:pPr>
    <w:rPr>
      <w:rFonts w:ascii="宋体" w:hAnsi="Tms Rmn"/>
      <w:kern w:val="0"/>
      <w:sz w:val="24"/>
    </w:rPr>
  </w:style>
  <w:style w:type="paragraph" w:customStyle="1" w:styleId="d2">
    <w:name w:val="d正文首行缩进 2 字符"/>
    <w:pPr>
      <w:spacing w:line="18pt" w:lineRule="auto"/>
      <w:ind w:firstLineChars="200" w:firstLine="10pt"/>
    </w:pPr>
    <w:rPr>
      <w:kern w:val="2"/>
      <w:sz w:val="24"/>
      <w:szCs w:val="24"/>
    </w:rPr>
  </w:style>
  <w:style w:type="paragraph" w:customStyle="1" w:styleId="CharCharCharChar1CharChar">
    <w:name w:val="Char Char Char Char1 Char Char"/>
    <w:basedOn w:val="a"/>
    <w:rPr>
      <w:szCs w:val="24"/>
    </w:rPr>
  </w:style>
  <w:style w:type="paragraph" w:customStyle="1" w:styleId="CharCharCharCharCharCharCharCharCharCharCharCharCharCharCharChar0">
    <w:name w:val="Char Char Char Char Char Char Char Char Char Char Char Char Char Char Char Char"/>
    <w:basedOn w:val="a"/>
    <w:rPr>
      <w:szCs w:val="24"/>
    </w:rPr>
  </w:style>
  <w:style w:type="paragraph" w:customStyle="1" w:styleId="CharCharCharCharCharCharCharCharCharCharCharCharCharCharCharCharCharCharChar1">
    <w:name w:val="Char Char Char Char Char Char Char Char Char Char Char Char Char Char Char Char Char Char Char1"/>
    <w:basedOn w:val="a"/>
    <w:pPr>
      <w:spacing w:line="18pt" w:lineRule="auto"/>
    </w:pPr>
  </w:style>
  <w:style w:type="paragraph" w:customStyle="1" w:styleId="Char1CharCharCharCharCharChar">
    <w:name w:val="Char1 Char Char Char Char Char Char"/>
    <w:basedOn w:val="a"/>
    <w:rPr>
      <w:szCs w:val="21"/>
    </w:rPr>
  </w:style>
  <w:style w:type="paragraph" w:customStyle="1" w:styleId="affff8">
    <w:name w:val="穿山正文"/>
    <w:basedOn w:val="af2"/>
    <w:next w:val="af2"/>
    <w:pPr>
      <w:tabs>
        <w:tab w:val="start" w:pos="32.90pt"/>
      </w:tabs>
      <w:adjustRightInd w:val="0"/>
      <w:snapToGrid w:val="0"/>
      <w:spacing w:after="0pt" w:line="18pt" w:lineRule="auto"/>
      <w:ind w:startChars="100" w:start="42pt" w:endChars="100" w:end="5pt" w:firstLineChars="200" w:firstLine="24pt"/>
    </w:pPr>
    <w:rPr>
      <w:sz w:val="24"/>
      <w:lang w:val="en-GB"/>
    </w:rPr>
  </w:style>
  <w:style w:type="table" w:customStyle="1" w:styleId="1f2">
    <w:name w:val="网格型1"/>
    <w:basedOn w:val="a2"/>
    <w:qFormat/>
    <w:pPr>
      <w:widowControl w:val="0"/>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CharCharCharCharCharCharCharCharChar1">
    <w:name w:val="Char Char Char Char Char Char Char Char Char1"/>
    <w:basedOn w:val="a"/>
    <w:pPr>
      <w:keepNext/>
      <w:widowControl/>
      <w:tabs>
        <w:tab w:val="start" w:pos="21.25pt"/>
      </w:tabs>
      <w:autoSpaceDE w:val="0"/>
      <w:autoSpaceDN w:val="0"/>
      <w:adjustRightInd w:val="0"/>
      <w:spacing w:before="4pt" w:after="4pt"/>
      <w:ind w:hanging="21.25pt"/>
    </w:pPr>
    <w:rPr>
      <w:rFonts w:ascii="Arial" w:hAnsi="Arial" w:cs="Arial"/>
      <w:sz w:val="20"/>
    </w:rPr>
  </w:style>
  <w:style w:type="character" w:customStyle="1" w:styleId="CharChar5">
    <w:name w:val="Char Char5"/>
    <w:rPr>
      <w:rFonts w:ascii="黑体" w:eastAsia="黑体"/>
      <w:kern w:val="44"/>
      <w:sz w:val="32"/>
      <w:lang w:val="en-US" w:eastAsia="zh-CN" w:bidi="ar-SA"/>
    </w:rPr>
  </w:style>
  <w:style w:type="character" w:customStyle="1" w:styleId="CharChar2">
    <w:name w:val="Char Char2"/>
    <w:aliases w:val="条标题1.1.1 Char1,白鹤滩标题 3 Char1,小标题 Char1,标题 3 Char Char Char1,Char Char Char1,Sottoparagrafo Char1,H3 Char1,公司3 Char1,标题 3XW Char1,白鹤滩3 Char1,3 Char1,h3 Char1,3rd level Char1,l3 Char1,CT Char1,龙开口 3 Char1,标题 3 Char3 Char1,页眉1 Char"/>
    <w:rPr>
      <w:kern w:val="2"/>
      <w:sz w:val="18"/>
      <w:szCs w:val="18"/>
    </w:rPr>
  </w:style>
  <w:style w:type="paragraph" w:customStyle="1" w:styleId="2d">
    <w:name w:val="列出段落2"/>
    <w:basedOn w:val="a"/>
    <w:pPr>
      <w:spacing w:line="18pt" w:lineRule="auto"/>
      <w:ind w:firstLineChars="200" w:firstLine="21pt"/>
    </w:pPr>
    <w:rPr>
      <w:sz w:val="24"/>
      <w:szCs w:val="22"/>
    </w:rPr>
  </w:style>
  <w:style w:type="paragraph" w:customStyle="1" w:styleId="1f3">
    <w:name w:val="修订1"/>
    <w:uiPriority w:val="99"/>
    <w:rPr>
      <w:kern w:val="2"/>
      <w:sz w:val="21"/>
      <w:szCs w:val="24"/>
    </w:rPr>
  </w:style>
  <w:style w:type="paragraph" w:customStyle="1" w:styleId="p0">
    <w:name w:val="p0"/>
    <w:basedOn w:val="a"/>
    <w:pPr>
      <w:widowControl/>
      <w:spacing w:line="18pt" w:lineRule="auto"/>
    </w:pPr>
    <w:rPr>
      <w:rFonts w:ascii="黑体" w:eastAsia="黑体" w:hAnsi="黑体" w:cs="宋体"/>
      <w:kern w:val="0"/>
      <w:szCs w:val="21"/>
    </w:rPr>
  </w:style>
  <w:style w:type="paragraph" w:customStyle="1" w:styleId="p18">
    <w:name w:val="p18"/>
    <w:basedOn w:val="a"/>
    <w:pPr>
      <w:widowControl/>
      <w:spacing w:afterLines="40" w:line="12pt" w:lineRule="atLeast"/>
      <w:jc w:val="center"/>
    </w:pPr>
    <w:rPr>
      <w:rFonts w:ascii="黑体" w:eastAsia="黑体" w:hAnsi="黑体" w:cs="宋体"/>
      <w:kern w:val="0"/>
      <w:sz w:val="24"/>
      <w:szCs w:val="24"/>
    </w:rPr>
  </w:style>
  <w:style w:type="paragraph" w:customStyle="1" w:styleId="p19">
    <w:name w:val="p19"/>
    <w:basedOn w:val="a"/>
    <w:pPr>
      <w:widowControl/>
      <w:spacing w:line="18pt" w:lineRule="auto"/>
      <w:ind w:firstLine="24.10pt"/>
    </w:pPr>
    <w:rPr>
      <w:rFonts w:ascii="黑体" w:eastAsia="黑体" w:hAnsi="黑体" w:cs="宋体"/>
      <w:kern w:val="0"/>
      <w:sz w:val="24"/>
      <w:szCs w:val="24"/>
    </w:rPr>
  </w:style>
  <w:style w:type="paragraph" w:customStyle="1" w:styleId="p20">
    <w:name w:val="p20"/>
    <w:basedOn w:val="a"/>
    <w:pPr>
      <w:widowControl/>
      <w:spacing w:beforeLines="40" w:afterLines="40" w:line="12pt" w:lineRule="atLeast"/>
      <w:jc w:val="center"/>
    </w:pPr>
    <w:rPr>
      <w:rFonts w:ascii="黑体" w:eastAsia="黑体" w:hAnsi="黑体" w:cs="宋体"/>
      <w:kern w:val="0"/>
      <w:sz w:val="24"/>
      <w:szCs w:val="24"/>
    </w:rPr>
  </w:style>
  <w:style w:type="paragraph" w:customStyle="1" w:styleId="StyleBefore3ptAfter3pt">
    <w:name w:val="Style Before:  3 pt After:  3 pt"/>
    <w:basedOn w:val="a"/>
    <w:pPr>
      <w:spacing w:before="3pt" w:after="3pt"/>
    </w:pPr>
    <w:rPr>
      <w:rFonts w:cs="宋体"/>
      <w:sz w:val="24"/>
      <w:lang w:eastAsia="zh-TW"/>
    </w:rPr>
  </w:style>
  <w:style w:type="paragraph" w:customStyle="1" w:styleId="2e">
    <w:name w:val="修订2"/>
    <w:uiPriority w:val="99"/>
    <w:semiHidden/>
    <w:qFormat/>
    <w:rPr>
      <w:kern w:val="2"/>
      <w:sz w:val="21"/>
      <w:szCs w:val="24"/>
    </w:rPr>
  </w:style>
  <w:style w:type="character" w:customStyle="1" w:styleId="font21">
    <w:name w:val="font21"/>
    <w:rPr>
      <w:rFonts w:ascii="宋体" w:eastAsia="宋体" w:hAnsi="宋体" w:cs="宋体" w:hint="eastAsia"/>
      <w:color w:val="000000"/>
      <w:sz w:val="21"/>
      <w:szCs w:val="21"/>
      <w:u w:val="none"/>
    </w:rPr>
  </w:style>
  <w:style w:type="character" w:customStyle="1" w:styleId="font11">
    <w:name w:val="font11"/>
    <w:rPr>
      <w:rFonts w:ascii="Times New Roman" w:hAnsi="Times New Roman" w:cs="Times New Roman" w:hint="default"/>
      <w:color w:val="000000"/>
      <w:sz w:val="21"/>
      <w:szCs w:val="21"/>
      <w:u w:val="none"/>
    </w:rPr>
  </w:style>
  <w:style w:type="character" w:customStyle="1" w:styleId="font01">
    <w:name w:val="font01"/>
    <w:rPr>
      <w:rFonts w:ascii="宋体" w:eastAsia="宋体" w:hAnsi="宋体" w:cs="宋体" w:hint="eastAsia"/>
      <w:color w:val="000000"/>
      <w:sz w:val="18"/>
      <w:szCs w:val="18"/>
      <w:u w:val="none"/>
    </w:rPr>
  </w:style>
  <w:style w:type="character" w:customStyle="1" w:styleId="font31">
    <w:name w:val="font31"/>
    <w:rPr>
      <w:rFonts w:ascii="Times New Roman" w:hAnsi="Times New Roman" w:cs="Times New Roman" w:hint="default"/>
      <w:color w:val="000000"/>
      <w:sz w:val="21"/>
      <w:szCs w:val="21"/>
      <w:u w:val="none"/>
    </w:rPr>
  </w:style>
  <w:style w:type="character" w:customStyle="1" w:styleId="font41">
    <w:name w:val="font41"/>
    <w:rPr>
      <w:rFonts w:ascii="Calibri" w:hAnsi="Calibri" w:cs="Calibri"/>
      <w:color w:val="000000"/>
      <w:sz w:val="21"/>
      <w:szCs w:val="21"/>
      <w:u w:val="none"/>
    </w:rPr>
  </w:style>
  <w:style w:type="character" w:customStyle="1" w:styleId="font81">
    <w:name w:val="font81"/>
    <w:rPr>
      <w:rFonts w:ascii="宋体" w:eastAsia="宋体" w:hAnsi="宋体" w:cs="宋体" w:hint="eastAsia"/>
      <w:color w:val="000000"/>
      <w:sz w:val="20"/>
      <w:szCs w:val="20"/>
      <w:u w:val="none"/>
    </w:rPr>
  </w:style>
  <w:style w:type="character" w:customStyle="1" w:styleId="font61">
    <w:name w:val="font61"/>
    <w:rPr>
      <w:rFonts w:ascii="Arial" w:hAnsi="Arial" w:cs="Arial" w:hint="default"/>
      <w:color w:val="000000"/>
      <w:sz w:val="18"/>
      <w:szCs w:val="18"/>
      <w:u w:val="none"/>
    </w:rPr>
  </w:style>
  <w:style w:type="character" w:customStyle="1" w:styleId="font51">
    <w:name w:val="font51"/>
    <w:rPr>
      <w:rFonts w:ascii="Times New Roman" w:hAnsi="Times New Roman" w:cs="Times New Roman" w:hint="default"/>
      <w:b/>
      <w:bCs/>
      <w:color w:val="000000"/>
      <w:sz w:val="21"/>
      <w:szCs w:val="21"/>
      <w:u w:val="none"/>
    </w:rPr>
  </w:style>
  <w:style w:type="character" w:customStyle="1" w:styleId="font71">
    <w:name w:val="font71"/>
    <w:rPr>
      <w:rFonts w:ascii="Times New Roman" w:hAnsi="Times New Roman" w:cs="Times New Roman" w:hint="default"/>
      <w:color w:val="000000"/>
      <w:sz w:val="21"/>
      <w:szCs w:val="21"/>
      <w:u w:val="none"/>
      <w:vertAlign w:val="superscript"/>
    </w:rPr>
  </w:style>
  <w:style w:type="paragraph" w:customStyle="1" w:styleId="affff9">
    <w:name w:val="报告正文"/>
    <w:basedOn w:val="62"/>
    <w:link w:val="affffa"/>
  </w:style>
  <w:style w:type="character" w:customStyle="1" w:styleId="affffa">
    <w:name w:val="报告正文 字符"/>
    <w:link w:val="affff9"/>
    <w:rPr>
      <w:lang w:val="en-US" w:eastAsia="zh-CN"/>
    </w:rPr>
  </w:style>
  <w:style w:type="paragraph" w:customStyle="1" w:styleId="Style62">
    <w:name w:val="_Style 62"/>
    <w:next w:val="a"/>
    <w:pPr>
      <w:widowControl w:val="0"/>
      <w:jc w:val="both"/>
    </w:pPr>
    <w:rPr>
      <w:kern w:val="2"/>
      <w:sz w:val="21"/>
      <w:szCs w:val="24"/>
    </w:rPr>
  </w:style>
  <w:style w:type="paragraph" w:customStyle="1" w:styleId="CharCharCharCharCharCharCharCharCharCharCharCharCharCharCharCharCharCharChar11">
    <w:name w:val="Char Char Char Char Char Char Char Char Char Char Char Char Char Char Char Char Char Char Char11"/>
    <w:basedOn w:val="a"/>
    <w:rPr>
      <w:szCs w:val="24"/>
    </w:rPr>
  </w:style>
  <w:style w:type="character" w:customStyle="1" w:styleId="7Char">
    <w:name w:val="样式7表名 Char"/>
    <w:rPr>
      <w:rFonts w:ascii="黑体" w:eastAsia="黑体"/>
      <w:spacing w:val="60"/>
      <w:sz w:val="24"/>
      <w:lang w:bidi="ar-SA"/>
    </w:rPr>
  </w:style>
  <w:style w:type="character" w:customStyle="1" w:styleId="Char11">
    <w:name w:val="批注框文本 Char1"/>
    <w:rPr>
      <w:rFonts w:ascii="Times New Roman" w:eastAsia="宋体" w:hAnsi="Times New Roman" w:cs="Times New Roman"/>
      <w:sz w:val="18"/>
      <w:szCs w:val="18"/>
    </w:rPr>
  </w:style>
  <w:style w:type="character" w:customStyle="1" w:styleId="Char12">
    <w:name w:val="批注文字 Char1"/>
    <w:uiPriority w:val="99"/>
    <w:rPr>
      <w:kern w:val="2"/>
      <w:sz w:val="21"/>
    </w:rPr>
  </w:style>
  <w:style w:type="character" w:customStyle="1" w:styleId="5CharChar">
    <w:name w:val="样式5 编号 Char Char"/>
  </w:style>
  <w:style w:type="character" w:customStyle="1" w:styleId="Char5">
    <w:name w:val="报告正文 Char"/>
    <w:rPr>
      <w:spacing w:val="14"/>
      <w:kern w:val="2"/>
      <w:sz w:val="24"/>
    </w:rPr>
  </w:style>
  <w:style w:type="character" w:customStyle="1" w:styleId="411114411111111433CharChar">
    <w:name w:val="样式 样式 标题 4款标题1.1.1.1白鹤滩标题 4标题 4，1.1.1.1条标题1.1.1.1马山4标题 33 + 右...... Char Char"/>
    <w:link w:val="411114411111111433"/>
    <w:qFormat/>
    <w:rPr>
      <w:sz w:val="24"/>
    </w:rPr>
  </w:style>
  <w:style w:type="paragraph" w:customStyle="1" w:styleId="411114411111111433">
    <w:name w:val="样式 样式 标题 4款标题1.1.1.1白鹤滩标题 4标题 4，1.1.1.1条标题1.1.1.1马山4标题 33 + 右......"/>
    <w:basedOn w:val="4111144111111114330"/>
    <w:link w:val="411114411111111433CharChar"/>
    <w:pPr>
      <w:adjustRightInd w:val="0"/>
      <w:ind w:endChars="0" w:end="0pt"/>
    </w:pPr>
  </w:style>
  <w:style w:type="paragraph" w:customStyle="1" w:styleId="4111144111111114330">
    <w:name w:val="样式 标题 4款标题1.1.1.1白鹤滩标题 4标题 4，1.1.1.1条标题1.1.1.1马山4标题 33 + 右..."/>
    <w:basedOn w:val="4"/>
    <w:link w:val="411114411111111433CharChar0"/>
    <w:pPr>
      <w:tabs>
        <w:tab w:val="start" w:pos="79.50pt"/>
        <w:tab w:val="start" w:pos="89.50pt"/>
      </w:tabs>
      <w:spacing w:before="3pt"/>
      <w:ind w:start="38.40pt" w:endChars="100" w:end="10.50pt" w:firstLine="25.50pt"/>
    </w:pPr>
  </w:style>
  <w:style w:type="character" w:customStyle="1" w:styleId="411114411111111433CharChar0">
    <w:name w:val="样式 标题 4款标题1.1.1.1白鹤滩标题 4标题 4，1.1.1.1条标题1.1.1.1马山4标题 33 + 右... Char Char"/>
    <w:link w:val="4111144111111114330"/>
    <w:qFormat/>
    <w:rPr>
      <w:sz w:val="24"/>
    </w:rPr>
  </w:style>
  <w:style w:type="character" w:customStyle="1" w:styleId="2Char1">
    <w:name w:val="正文文本缩进 2 Char1"/>
    <w:rPr>
      <w:kern w:val="2"/>
      <w:sz w:val="21"/>
    </w:rPr>
  </w:style>
  <w:style w:type="character" w:customStyle="1" w:styleId="CharChar4">
    <w:name w:val="Char Char4"/>
    <w:rPr>
      <w:rFonts w:ascii="宋体" w:eastAsia="宋体" w:hAnsi="Courier New"/>
      <w:kern w:val="2"/>
      <w:sz w:val="21"/>
      <w:lang w:val="en-US" w:eastAsia="zh-CN" w:bidi="ar-SA"/>
    </w:rPr>
  </w:style>
  <w:style w:type="character" w:customStyle="1" w:styleId="-Char">
    <w:name w:val="-*+ Char"/>
    <w:aliases w:val="标题 1 Char2,章标题 1 Char,标题 1XW Char,标题 1 Char Char,标题2 Char Char,标题2 Char1,章标题 Char,招标题1 Char,标题 1 Char1 Char,H1 Char,章节1 Char,level标题 2 Char,(C+F1) Char,Title1 Char,section:1 Char,section:11 Char,section:12 Char,section:13 Char,section:14 Char"/>
    <w:locked/>
    <w:rPr>
      <w:rFonts w:ascii="黑体" w:eastAsia="黑体"/>
      <w:kern w:val="44"/>
      <w:sz w:val="32"/>
      <w:lang w:val="en-US" w:eastAsia="zh-CN" w:bidi="ar-SA"/>
    </w:rPr>
  </w:style>
  <w:style w:type="character" w:customStyle="1" w:styleId="CharChar">
    <w:name w:val="表格头 Char Char"/>
    <w:link w:val="affffb"/>
    <w:qFormat/>
    <w:rPr>
      <w:rFonts w:ascii="Arial" w:eastAsia="黑体" w:hAnsi="Arial"/>
      <w:sz w:val="24"/>
      <w:szCs w:val="22"/>
      <w:lang w:eastAsia="en-US" w:bidi="en-US"/>
    </w:rPr>
  </w:style>
  <w:style w:type="paragraph" w:customStyle="1" w:styleId="affffb">
    <w:name w:val="表格头"/>
    <w:basedOn w:val="a"/>
    <w:link w:val="CharChar"/>
    <w:pPr>
      <w:widowControl/>
      <w:autoSpaceDE w:val="0"/>
      <w:autoSpaceDN w:val="0"/>
      <w:adjustRightInd w:val="0"/>
      <w:spacing w:before="5pt" w:beforeAutospacing="1" w:after="5pt" w:afterAutospacing="1" w:line="18pt" w:lineRule="auto"/>
      <w:ind w:endChars="-30" w:end="-1.50pt"/>
      <w:jc w:val="center"/>
    </w:pPr>
    <w:rPr>
      <w:rFonts w:ascii="Arial" w:eastAsia="黑体" w:hAnsi="Arial"/>
      <w:kern w:val="0"/>
      <w:sz w:val="24"/>
      <w:szCs w:val="22"/>
      <w:lang w:eastAsia="en-US" w:bidi="en-US"/>
    </w:rPr>
  </w:style>
  <w:style w:type="character" w:customStyle="1" w:styleId="CharChar0">
    <w:name w:val="表格文字 Char Char"/>
    <w:rPr>
      <w:sz w:val="21"/>
      <w:szCs w:val="22"/>
      <w:lang w:eastAsia="en-US" w:bidi="en-US"/>
    </w:rPr>
  </w:style>
  <w:style w:type="character" w:customStyle="1" w:styleId="100">
    <w:name w:val="10"/>
    <w:rPr>
      <w:rFonts w:ascii="Times New Roman" w:hAnsi="Times New Roman" w:cs="Times New Roman" w:hint="default"/>
    </w:rPr>
  </w:style>
  <w:style w:type="character" w:customStyle="1" w:styleId="CharCharCharCharCharChar1">
    <w:name w:val="纯文本 Char Char Char Char Char Char1"/>
    <w:rPr>
      <w:rFonts w:ascii="宋体" w:eastAsia="宋体" w:hAnsi="Courier New"/>
      <w:kern w:val="2"/>
      <w:sz w:val="24"/>
      <w:szCs w:val="24"/>
      <w:lang w:val="en-US" w:eastAsia="zh-CN" w:bidi="ar-SA"/>
    </w:rPr>
  </w:style>
  <w:style w:type="character" w:customStyle="1" w:styleId="Char13">
    <w:name w:val="批注主题 Char1"/>
    <w:rPr>
      <w:b/>
      <w:bCs/>
      <w:kern w:val="2"/>
      <w:sz w:val="21"/>
    </w:rPr>
  </w:style>
  <w:style w:type="character" w:customStyle="1" w:styleId="Char14">
    <w:name w:val="段落 Char1"/>
    <w:rPr>
      <w:rFonts w:eastAsia="宋体"/>
      <w:spacing w:val="-6"/>
      <w:kern w:val="44"/>
      <w:sz w:val="24"/>
      <w:lang w:val="en-US" w:eastAsia="zh-CN"/>
    </w:rPr>
  </w:style>
  <w:style w:type="character" w:customStyle="1" w:styleId="3Char1">
    <w:name w:val="正文文本缩进 3 Char1"/>
    <w:uiPriority w:val="99"/>
    <w:rPr>
      <w:kern w:val="2"/>
      <w:sz w:val="16"/>
      <w:szCs w:val="16"/>
    </w:rPr>
  </w:style>
  <w:style w:type="character" w:customStyle="1" w:styleId="150">
    <w:name w:val="15"/>
    <w:rPr>
      <w:rFonts w:ascii="宋体" w:eastAsia="宋体" w:hAnsi="宋体" w:hint="eastAsia"/>
    </w:rPr>
  </w:style>
  <w:style w:type="character" w:customStyle="1" w:styleId="CharChar11">
    <w:name w:val="Char Char11"/>
    <w:rPr>
      <w:rFonts w:eastAsia="宋体"/>
      <w:kern w:val="2"/>
      <w:sz w:val="18"/>
      <w:szCs w:val="18"/>
      <w:lang w:val="en-US" w:eastAsia="zh-CN" w:bidi="ar-SA"/>
    </w:rPr>
  </w:style>
  <w:style w:type="character" w:customStyle="1" w:styleId="6CharCharCharChar">
    <w:name w:val="样式6 正文 Char Char Char Char"/>
    <w:rPr>
      <w:sz w:val="24"/>
      <w:lang w:val="en-US" w:eastAsia="zh-CN" w:bidi="ar-SA"/>
    </w:rPr>
  </w:style>
  <w:style w:type="character" w:customStyle="1" w:styleId="8Char">
    <w:name w:val="样式8表号 Char"/>
    <w:rPr>
      <w:lang w:val="en-US" w:eastAsia="zh-CN" w:bidi="ar-SA"/>
    </w:rPr>
  </w:style>
  <w:style w:type="character" w:customStyle="1" w:styleId="Char6">
    <w:name w:val="!正文 Char"/>
    <w:aliases w:val="ALT+` Char,!正文 Char Char"/>
    <w:link w:val="affffc"/>
    <w:qFormat/>
    <w:rPr>
      <w:rFonts w:ascii="宋体" w:hAnsi="宋体"/>
      <w:kern w:val="2"/>
      <w:sz w:val="28"/>
    </w:rPr>
  </w:style>
  <w:style w:type="paragraph" w:customStyle="1" w:styleId="affffc">
    <w:name w:val="!正文"/>
    <w:basedOn w:val="a"/>
    <w:link w:val="Char6"/>
    <w:pPr>
      <w:adjustRightInd w:val="0"/>
      <w:snapToGrid w:val="0"/>
      <w:spacing w:before="3pt" w:line="25pt" w:lineRule="atLeast"/>
      <w:ind w:firstLineChars="200" w:firstLine="10pt"/>
      <w:textAlignment w:val="baseline"/>
    </w:pPr>
    <w:rPr>
      <w:rFonts w:ascii="宋体" w:hAnsi="宋体"/>
      <w:sz w:val="28"/>
    </w:rPr>
  </w:style>
  <w:style w:type="character" w:customStyle="1" w:styleId="affffd">
    <w:name w:val="正文内容"/>
    <w:rPr>
      <w:rFonts w:ascii="Arial Narrow" w:eastAsia="仿宋_GB2312" w:hAnsi="Arial Narrow"/>
      <w:color w:val="auto"/>
      <w:sz w:val="28"/>
      <w:u w:val="none"/>
    </w:rPr>
  </w:style>
  <w:style w:type="character" w:customStyle="1" w:styleId="Char15">
    <w:name w:val="正文文本缩进 Char1"/>
    <w:aliases w:val="特点标题 Char1"/>
    <w:rPr>
      <w:kern w:val="2"/>
      <w:sz w:val="21"/>
    </w:rPr>
  </w:style>
  <w:style w:type="paragraph" w:customStyle="1" w:styleId="affffe">
    <w:name w:val=".."/>
    <w:basedOn w:val="a"/>
    <w:next w:val="a"/>
    <w:pPr>
      <w:autoSpaceDE w:val="0"/>
      <w:autoSpaceDN w:val="0"/>
      <w:adjustRightInd w:val="0"/>
      <w:spacing w:before="3pt"/>
    </w:pPr>
    <w:rPr>
      <w:kern w:val="0"/>
      <w:sz w:val="24"/>
      <w:szCs w:val="24"/>
    </w:rPr>
  </w:style>
  <w:style w:type="paragraph" w:customStyle="1" w:styleId="1f4">
    <w:name w:val="报告标题1"/>
    <w:basedOn w:val="1"/>
    <w:pPr>
      <w:numPr>
        <w:numId w:val="10"/>
      </w:numPr>
      <w:spacing w:beforeLines="50" w:before="12pt" w:after="12pt"/>
    </w:pPr>
    <w:rPr>
      <w:rFonts w:eastAsia="宋体" w:cs="宋体"/>
      <w:kern w:val="0"/>
      <w:sz w:val="28"/>
    </w:rPr>
  </w:style>
  <w:style w:type="paragraph" w:customStyle="1" w:styleId="Char4CharChar1CharCharChar1Char">
    <w:name w:val="Char4 Char Char1 Char Char Char1 Char"/>
    <w:basedOn w:val="a"/>
    <w:pPr>
      <w:spacing w:before="3pt" w:afterLines="200"/>
    </w:pPr>
    <w:rPr>
      <w:rFonts w:ascii="黑体" w:eastAsia="黑体"/>
      <w:sz w:val="36"/>
      <w:szCs w:val="36"/>
    </w:rPr>
  </w:style>
  <w:style w:type="paragraph" w:customStyle="1" w:styleId="0000011">
    <w:name w:val="样式0000011"/>
    <w:basedOn w:val="20"/>
    <w:pPr>
      <w:adjustRightInd w:val="0"/>
      <w:spacing w:before="3pt"/>
      <w:textAlignment w:val="baseline"/>
    </w:pPr>
    <w:rPr>
      <w:rFonts w:ascii="黑体" w:hAnsi="Arial"/>
    </w:rPr>
  </w:style>
  <w:style w:type="paragraph" w:customStyle="1" w:styleId="afffff">
    <w:name w:val="基准页眉样式"/>
    <w:basedOn w:val="af2"/>
    <w:pPr>
      <w:keepLines/>
      <w:widowControl/>
      <w:tabs>
        <w:tab w:val="center" w:pos="216pt"/>
        <w:tab w:val="end" w:pos="432pt"/>
      </w:tabs>
      <w:spacing w:after="0pt"/>
      <w:ind w:start="41.75pt"/>
    </w:pPr>
    <w:rPr>
      <w:rFonts w:ascii="Arial" w:hAnsi="Arial"/>
      <w:spacing w:val="-5"/>
      <w:kern w:val="0"/>
      <w:sz w:val="20"/>
      <w:szCs w:val="20"/>
    </w:rPr>
  </w:style>
  <w:style w:type="paragraph" w:customStyle="1" w:styleId="5-075056">
    <w:name w:val="样式 标书5-编号 + 左侧:  0.75 厘米 首行缩进:  0.56 厘米"/>
    <w:basedOn w:val="5-"/>
    <w:pPr>
      <w:numPr>
        <w:numId w:val="0"/>
      </w:numPr>
      <w:tabs>
        <w:tab w:val="clear" w:pos="42.10pt"/>
      </w:tabs>
      <w:spacing w:before="3pt"/>
      <w:ind w:start="21.25pt"/>
    </w:pPr>
    <w:rPr>
      <w:rFonts w:cs="宋体"/>
    </w:rPr>
  </w:style>
  <w:style w:type="paragraph" w:customStyle="1" w:styleId="Char110">
    <w:name w:val="Char11"/>
    <w:basedOn w:val="a"/>
    <w:pPr>
      <w:spacing w:before="3pt" w:line="18pt" w:lineRule="auto"/>
    </w:pPr>
  </w:style>
  <w:style w:type="paragraph" w:customStyle="1" w:styleId="d">
    <w:name w:val="d 编号"/>
    <w:pPr>
      <w:tabs>
        <w:tab w:val="start" w:pos="36pt"/>
      </w:tabs>
      <w:spacing w:before="3pt" w:line="18pt" w:lineRule="auto"/>
      <w:ind w:firstLineChars="200" w:firstLine="10pt"/>
      <w:jc w:val="both"/>
    </w:pPr>
    <w:rPr>
      <w:snapToGrid w:val="0"/>
      <w:sz w:val="24"/>
      <w:szCs w:val="24"/>
    </w:rPr>
  </w:style>
  <w:style w:type="paragraph" w:customStyle="1" w:styleId="Char20">
    <w:name w:val="Char2"/>
    <w:basedOn w:val="a"/>
    <w:pPr>
      <w:widowControl/>
      <w:spacing w:before="3pt" w:after="8pt" w:line="12pt" w:lineRule="exact"/>
    </w:pPr>
    <w:rPr>
      <w:rFonts w:ascii="Arial" w:eastAsia="Times New Roman" w:hAnsi="Arial" w:cs="Verdana"/>
      <w:b/>
      <w:kern w:val="0"/>
      <w:sz w:val="24"/>
      <w:szCs w:val="24"/>
      <w:lang w:eastAsia="en-US"/>
    </w:rPr>
  </w:style>
  <w:style w:type="paragraph" w:customStyle="1" w:styleId="CharCharCharCharCharCharCharCharCharCharCharCharCharCharCharChar1">
    <w:name w:val="Char Char Char Char Char Char Char Char Char Char Char Char Char Char Char Char1"/>
    <w:basedOn w:val="a"/>
    <w:pPr>
      <w:spacing w:before="3pt"/>
    </w:pPr>
    <w:rPr>
      <w:szCs w:val="24"/>
    </w:rPr>
  </w:style>
  <w:style w:type="paragraph" w:customStyle="1" w:styleId="55">
    <w:name w:val="样式5"/>
    <w:basedOn w:val="a"/>
    <w:pPr>
      <w:adjustRightInd w:val="0"/>
      <w:snapToGrid w:val="0"/>
      <w:spacing w:before="3pt" w:line="18pt" w:lineRule="auto"/>
      <w:ind w:firstLineChars="200" w:firstLine="24pt"/>
    </w:pPr>
    <w:rPr>
      <w:rFonts w:ascii="宋体" w:hAnsi="宋体"/>
      <w:bCs/>
      <w:sz w:val="24"/>
      <w:szCs w:val="24"/>
    </w:rPr>
  </w:style>
  <w:style w:type="paragraph" w:customStyle="1" w:styleId="CharCharCharChar1CharChar11">
    <w:name w:val="Char Char Char Char1 Char Char11"/>
    <w:basedOn w:val="a"/>
    <w:pPr>
      <w:spacing w:before="3pt" w:line="18pt" w:lineRule="auto"/>
    </w:pPr>
  </w:style>
  <w:style w:type="paragraph" w:customStyle="1" w:styleId="CM9">
    <w:name w:val="CM9"/>
    <w:basedOn w:val="Default"/>
    <w:next w:val="Default"/>
    <w:pPr>
      <w:spacing w:before="3pt" w:line="29.55pt" w:lineRule="atLeast"/>
      <w:jc w:val="both"/>
    </w:pPr>
    <w:rPr>
      <w:rFonts w:ascii="华文细黑" w:eastAsia="华文细黑" w:hAnsi="Times New Roman"/>
      <w:color w:val="auto"/>
      <w:szCs w:val="20"/>
    </w:rPr>
  </w:style>
  <w:style w:type="paragraph" w:customStyle="1" w:styleId="313">
    <w:name w:val="标题 31"/>
    <w:next w:val="62"/>
    <w:pPr>
      <w:widowControl w:val="0"/>
      <w:tabs>
        <w:tab w:val="start" w:pos="36pt"/>
        <w:tab w:val="start" w:pos="50.20pt"/>
        <w:tab w:val="start" w:pos="85.65pt"/>
      </w:tabs>
      <w:spacing w:before="3pt" w:line="18pt" w:lineRule="auto"/>
      <w:ind w:start="14.20pt"/>
      <w:jc w:val="both"/>
      <w:outlineLvl w:val="2"/>
    </w:pPr>
    <w:rPr>
      <w:rFonts w:ascii="黑体" w:eastAsia="黑体" w:hint="eastAsia"/>
      <w:sz w:val="24"/>
    </w:rPr>
  </w:style>
  <w:style w:type="paragraph" w:customStyle="1" w:styleId="CharCharCharCharCharCharChar1">
    <w:name w:val="Char Char Char Char Char Char Char1"/>
    <w:basedOn w:val="a"/>
    <w:pPr>
      <w:spacing w:before="3pt"/>
    </w:pPr>
    <w:rPr>
      <w:rFonts w:ascii="仿宋_GB2312" w:eastAsia="仿宋_GB2312"/>
      <w:b/>
      <w:sz w:val="32"/>
      <w:szCs w:val="32"/>
    </w:rPr>
  </w:style>
  <w:style w:type="character" w:customStyle="1" w:styleId="Char21">
    <w:name w:val="批注文字 Char2"/>
    <w:rPr>
      <w:kern w:val="2"/>
      <w:sz w:val="21"/>
      <w:szCs w:val="24"/>
    </w:rPr>
  </w:style>
  <w:style w:type="paragraph" w:customStyle="1" w:styleId="d20">
    <w:name w:val="d 标2"/>
    <w:next w:val="a"/>
    <w:pPr>
      <w:spacing w:before="3pt" w:line="18pt" w:lineRule="auto"/>
      <w:jc w:val="both"/>
      <w:outlineLvl w:val="1"/>
    </w:pPr>
    <w:rPr>
      <w:rFonts w:eastAsia="黑体"/>
      <w:kern w:val="2"/>
      <w:sz w:val="28"/>
      <w:szCs w:val="28"/>
    </w:rPr>
  </w:style>
  <w:style w:type="paragraph" w:customStyle="1" w:styleId="afffff0">
    <w:name w:val="表"/>
    <w:basedOn w:val="a"/>
    <w:pPr>
      <w:adjustRightInd w:val="0"/>
      <w:snapToGrid w:val="0"/>
      <w:spacing w:before="3pt" w:after="3pt"/>
      <w:jc w:val="center"/>
    </w:pPr>
    <w:rPr>
      <w:rFonts w:ascii="宋体" w:hint="eastAsia"/>
      <w:sz w:val="24"/>
    </w:rPr>
  </w:style>
  <w:style w:type="character" w:customStyle="1" w:styleId="Char22">
    <w:name w:val="批注主题 Char2"/>
    <w:uiPriority w:val="99"/>
    <w:rPr>
      <w:b/>
      <w:bCs/>
      <w:kern w:val="2"/>
      <w:sz w:val="21"/>
      <w:szCs w:val="24"/>
    </w:rPr>
  </w:style>
  <w:style w:type="paragraph" w:customStyle="1" w:styleId="CharCharCharCharCharCharCharCharCharCharCharCharCharCharCharChar2">
    <w:name w:val="Char Char Char Char Char Char Char Char Char Char Char Char Char Char Char Char2"/>
    <w:basedOn w:val="82"/>
    <w:pPr>
      <w:adjustRightInd w:val="0"/>
      <w:spacing w:before="3pt"/>
      <w:ind w:firstLine="0pt"/>
    </w:pPr>
  </w:style>
  <w:style w:type="paragraph" w:customStyle="1" w:styleId="p21">
    <w:name w:val="p21"/>
    <w:basedOn w:val="a"/>
    <w:pPr>
      <w:widowControl/>
      <w:spacing w:before="6pt" w:line="18pt" w:lineRule="auto"/>
      <w:jc w:val="center"/>
    </w:pPr>
    <w:rPr>
      <w:rFonts w:ascii="黑体" w:eastAsia="黑体" w:hAnsi="黑体" w:cs="宋体"/>
      <w:spacing w:val="60"/>
      <w:kern w:val="0"/>
      <w:sz w:val="24"/>
      <w:szCs w:val="24"/>
    </w:rPr>
  </w:style>
  <w:style w:type="paragraph" w:customStyle="1" w:styleId="afffff1">
    <w:name w:val="小四正文"/>
    <w:basedOn w:val="a"/>
    <w:pPr>
      <w:snapToGrid w:val="0"/>
      <w:spacing w:before="3pt" w:line="18pt" w:lineRule="auto"/>
      <w:ind w:firstLineChars="250" w:firstLine="30pt"/>
    </w:pPr>
    <w:rPr>
      <w:rFonts w:ascii="宋体" w:hAnsi="宋体" w:cs="宋体"/>
      <w:kern w:val="0"/>
      <w:sz w:val="24"/>
    </w:rPr>
  </w:style>
  <w:style w:type="paragraph" w:customStyle="1" w:styleId="CharCharCharCharCharCharCharCharCharCharCharCharCharCharCharCharCharCharChar2">
    <w:name w:val="Char Char Char Char Char Char Char Char Char Char Char Char Char Char Char Char Char Char Char2"/>
    <w:basedOn w:val="a"/>
    <w:pPr>
      <w:spacing w:before="3pt" w:line="18pt" w:lineRule="auto"/>
    </w:pPr>
  </w:style>
  <w:style w:type="paragraph" w:customStyle="1" w:styleId="000001">
    <w:name w:val="样式000001"/>
    <w:basedOn w:val="1f4"/>
    <w:pPr>
      <w:spacing w:before="6pt"/>
    </w:pPr>
    <w:rPr>
      <w:snapToGrid w:val="0"/>
    </w:rPr>
  </w:style>
  <w:style w:type="paragraph" w:styleId="afffff2">
    <w:name w:val="List Paragraph"/>
    <w:basedOn w:val="a"/>
    <w:uiPriority w:val="34"/>
    <w:qFormat/>
    <w:pPr>
      <w:spacing w:before="3pt"/>
      <w:ind w:firstLineChars="200" w:firstLine="21pt"/>
    </w:pPr>
    <w:rPr>
      <w:rFonts w:ascii="Calibri" w:hAnsi="Calibri"/>
      <w:szCs w:val="22"/>
    </w:rPr>
  </w:style>
  <w:style w:type="paragraph" w:customStyle="1" w:styleId="CharCharCharCharCharCharChar2">
    <w:name w:val="Char Char Char Char Char Char Char2"/>
    <w:basedOn w:val="a"/>
    <w:pPr>
      <w:widowControl/>
      <w:spacing w:before="3pt" w:after="8pt" w:line="12pt" w:lineRule="exact"/>
    </w:pPr>
    <w:rPr>
      <w:rFonts w:ascii="Arial" w:hAnsi="Arial" w:cs="Arial"/>
      <w:b/>
      <w:bCs/>
      <w:kern w:val="0"/>
      <w:sz w:val="24"/>
      <w:szCs w:val="24"/>
      <w:lang w:eastAsia="en-US"/>
    </w:rPr>
  </w:style>
  <w:style w:type="paragraph" w:customStyle="1" w:styleId="CharChar1CharCharCharCharCharCharCharCharCharCharCharChar">
    <w:name w:val="Char Char1 Char Char Char Char Char Char Char Char Char Char Char Char"/>
    <w:basedOn w:val="a"/>
    <w:pPr>
      <w:spacing w:before="3pt" w:line="18pt" w:lineRule="auto"/>
      <w:ind w:firstLineChars="200" w:firstLine="10pt"/>
    </w:pPr>
    <w:rPr>
      <w:rFonts w:cs="宋体"/>
      <w:sz w:val="24"/>
      <w:szCs w:val="24"/>
    </w:rPr>
  </w:style>
  <w:style w:type="paragraph" w:customStyle="1" w:styleId="CharCharCharChar1CharChar1">
    <w:name w:val="Char Char Char Char1 Char Char1"/>
    <w:basedOn w:val="a"/>
    <w:pPr>
      <w:spacing w:before="3pt"/>
    </w:pPr>
    <w:rPr>
      <w:szCs w:val="24"/>
    </w:rPr>
  </w:style>
  <w:style w:type="paragraph" w:customStyle="1" w:styleId="111">
    <w:name w:val="1.1.1"/>
    <w:basedOn w:val="a"/>
    <w:pPr>
      <w:tabs>
        <w:tab w:val="start" w:pos="264pt"/>
      </w:tabs>
      <w:spacing w:line="18pt" w:lineRule="auto"/>
    </w:pPr>
    <w:rPr>
      <w:rFonts w:ascii="Arial" w:hAnsi="Arial"/>
      <w:sz w:val="24"/>
    </w:rPr>
  </w:style>
  <w:style w:type="paragraph" w:customStyle="1" w:styleId="xl37">
    <w:name w:val="xl37"/>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pPr>
    <w:rPr>
      <w:rFonts w:ascii="Arial Unicode MS" w:eastAsia="Arial Unicode MS" w:hAnsi="Arial Unicode MS" w:cs="Arial Unicode MS"/>
      <w:color w:val="FF00FF"/>
      <w:kern w:val="0"/>
      <w:sz w:val="24"/>
      <w:szCs w:val="24"/>
    </w:rPr>
  </w:style>
  <w:style w:type="paragraph" w:customStyle="1" w:styleId="afffff3">
    <w:name w:val="图表题"/>
    <w:pPr>
      <w:spacing w:before="3pt" w:line="23pt" w:lineRule="exact"/>
      <w:jc w:val="center"/>
    </w:pPr>
    <w:rPr>
      <w:rFonts w:eastAsia="楷体_GB2312"/>
      <w:kern w:val="2"/>
      <w:sz w:val="24"/>
      <w:szCs w:val="24"/>
    </w:rPr>
  </w:style>
  <w:style w:type="paragraph" w:customStyle="1" w:styleId="xl40">
    <w:name w:val="xl40"/>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pPr>
    <w:rPr>
      <w:rFonts w:ascii="Arial Unicode MS" w:eastAsia="Arial Unicode MS" w:hAnsi="Arial Unicode MS" w:cs="Arial Unicode MS"/>
      <w:color w:val="FF00FF"/>
      <w:kern w:val="0"/>
      <w:sz w:val="24"/>
      <w:szCs w:val="24"/>
    </w:rPr>
  </w:style>
  <w:style w:type="paragraph" w:customStyle="1" w:styleId="p16">
    <w:name w:val="p16"/>
    <w:basedOn w:val="a"/>
    <w:pPr>
      <w:widowControl/>
      <w:spacing w:before="3pt" w:line="18pt" w:lineRule="auto"/>
      <w:ind w:firstLine="25.50pt"/>
    </w:pPr>
    <w:rPr>
      <w:kern w:val="0"/>
      <w:sz w:val="24"/>
      <w:szCs w:val="24"/>
    </w:rPr>
  </w:style>
  <w:style w:type="paragraph" w:customStyle="1" w:styleId="213">
    <w:name w:val="正文文本 21"/>
    <w:basedOn w:val="a"/>
    <w:pPr>
      <w:autoSpaceDE w:val="0"/>
      <w:autoSpaceDN w:val="0"/>
      <w:adjustRightInd w:val="0"/>
      <w:spacing w:before="3pt" w:line="24pt" w:lineRule="atLeast"/>
      <w:ind w:firstLine="28.50pt"/>
      <w:textAlignment w:val="baseline"/>
    </w:pPr>
    <w:rPr>
      <w:rFonts w:ascii="宋体" w:hAnsi="Tms Rmn"/>
      <w:kern w:val="0"/>
      <w:sz w:val="28"/>
    </w:rPr>
  </w:style>
  <w:style w:type="paragraph" w:customStyle="1" w:styleId="Char210">
    <w:name w:val="Char21"/>
    <w:basedOn w:val="a"/>
    <w:pPr>
      <w:spacing w:before="3pt"/>
    </w:pPr>
  </w:style>
  <w:style w:type="paragraph" w:customStyle="1" w:styleId="xl39">
    <w:name w:val="xl39"/>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pPr>
    <w:rPr>
      <w:rFonts w:ascii="Arial Unicode MS" w:eastAsia="Arial Unicode MS" w:hAnsi="Arial Unicode MS" w:cs="Arial Unicode MS"/>
      <w:color w:val="FF00FF"/>
      <w:kern w:val="0"/>
      <w:sz w:val="24"/>
      <w:szCs w:val="24"/>
    </w:rPr>
  </w:style>
  <w:style w:type="paragraph" w:customStyle="1" w:styleId="p17">
    <w:name w:val="p17"/>
    <w:basedOn w:val="a"/>
    <w:pPr>
      <w:widowControl/>
      <w:spacing w:before="3pt" w:line="18pt" w:lineRule="auto"/>
      <w:ind w:firstLine="24.10pt"/>
    </w:pPr>
    <w:rPr>
      <w:kern w:val="0"/>
      <w:sz w:val="24"/>
      <w:szCs w:val="24"/>
    </w:rPr>
  </w:style>
  <w:style w:type="paragraph" w:customStyle="1" w:styleId="CharCharCharChar2">
    <w:name w:val="Char Char Char Char2"/>
    <w:basedOn w:val="a"/>
    <w:pPr>
      <w:keepNext/>
      <w:keepLines/>
      <w:widowControl/>
      <w:spacing w:before="3pt"/>
    </w:pPr>
    <w:rPr>
      <w:szCs w:val="24"/>
    </w:rPr>
  </w:style>
  <w:style w:type="paragraph" w:customStyle="1" w:styleId="d0">
    <w:name w:val="d表名"/>
    <w:next w:val="a"/>
    <w:pPr>
      <w:spacing w:before="3pt" w:line="18pt" w:lineRule="auto"/>
      <w:jc w:val="center"/>
    </w:pPr>
    <w:rPr>
      <w:rFonts w:eastAsia="黑体"/>
      <w:sz w:val="24"/>
      <w:szCs w:val="24"/>
    </w:rPr>
  </w:style>
  <w:style w:type="paragraph" w:customStyle="1" w:styleId="MTDisplayEquation">
    <w:name w:val="MTDisplayEquation"/>
    <w:basedOn w:val="62"/>
    <w:next w:val="a"/>
    <w:pPr>
      <w:tabs>
        <w:tab w:val="clear" w:pos="21pt"/>
        <w:tab w:val="center" w:pos="227pt"/>
        <w:tab w:val="end" w:pos="454pt"/>
      </w:tabs>
      <w:spacing w:before="3pt"/>
    </w:pPr>
  </w:style>
  <w:style w:type="paragraph" w:customStyle="1" w:styleId="d3">
    <w:name w:val="d 标3"/>
    <w:next w:val="a"/>
    <w:pPr>
      <w:spacing w:before="3pt" w:line="18pt" w:lineRule="auto"/>
      <w:jc w:val="both"/>
      <w:outlineLvl w:val="2"/>
    </w:pPr>
    <w:rPr>
      <w:rFonts w:eastAsia="黑体"/>
      <w:kern w:val="2"/>
      <w:sz w:val="24"/>
    </w:rPr>
  </w:style>
  <w:style w:type="paragraph" w:customStyle="1" w:styleId="TOC10">
    <w:name w:val="TOC 标题1"/>
    <w:basedOn w:val="1"/>
    <w:next w:val="a"/>
    <w:pPr>
      <w:keepNext/>
      <w:keepLines/>
      <w:widowControl/>
      <w:spacing w:line="13.80pt" w:lineRule="auto"/>
      <w:outlineLvl w:val="9"/>
    </w:pPr>
    <w:rPr>
      <w:rFonts w:ascii="Cambria" w:eastAsia="宋体" w:hAnsi="Cambria"/>
      <w:b/>
      <w:bCs/>
      <w:color w:val="365F91"/>
      <w:kern w:val="0"/>
      <w:sz w:val="28"/>
      <w:szCs w:val="28"/>
    </w:rPr>
  </w:style>
  <w:style w:type="paragraph" w:customStyle="1" w:styleId="0000011111">
    <w:name w:val="样式0000011111"/>
    <w:basedOn w:val="62"/>
    <w:pPr>
      <w:spacing w:before="3pt"/>
      <w:ind w:firstLine="24pt"/>
    </w:pPr>
  </w:style>
  <w:style w:type="paragraph" w:customStyle="1" w:styleId="d1">
    <w:name w:val="d 标1"/>
    <w:next w:val="a"/>
    <w:pPr>
      <w:spacing w:before="3pt" w:line="18pt" w:lineRule="auto"/>
      <w:jc w:val="center"/>
      <w:outlineLvl w:val="0"/>
    </w:pPr>
    <w:rPr>
      <w:rFonts w:eastAsia="黑体"/>
      <w:kern w:val="44"/>
      <w:sz w:val="30"/>
    </w:rPr>
  </w:style>
  <w:style w:type="paragraph" w:customStyle="1" w:styleId="afffff4">
    <w:name w:val="首行文字缩进"/>
    <w:basedOn w:val="a"/>
    <w:pPr>
      <w:adjustRightInd w:val="0"/>
      <w:spacing w:before="3pt" w:line="18pt" w:lineRule="auto"/>
      <w:ind w:firstLine="24pt"/>
      <w:textAlignment w:val="baseline"/>
    </w:pPr>
    <w:rPr>
      <w:rFonts w:ascii="宋体"/>
      <w:kern w:val="0"/>
      <w:sz w:val="24"/>
    </w:rPr>
  </w:style>
  <w:style w:type="paragraph" w:customStyle="1" w:styleId="afffff5">
    <w:name w:val="表格文字"/>
    <w:basedOn w:val="a"/>
    <w:link w:val="Char7"/>
    <w:pPr>
      <w:adjustRightInd w:val="0"/>
      <w:snapToGrid w:val="0"/>
      <w:spacing w:before="5pt" w:after="5pt"/>
      <w:ind w:end="-2.85pt"/>
      <w:jc w:val="center"/>
      <w:textAlignment w:val="baseline"/>
    </w:pPr>
    <w:rPr>
      <w:color w:val="000000"/>
      <w:kern w:val="24"/>
      <w:szCs w:val="21"/>
    </w:rPr>
  </w:style>
  <w:style w:type="character" w:customStyle="1" w:styleId="Char7">
    <w:name w:val="表格文字 Char"/>
    <w:link w:val="afffff5"/>
    <w:rPr>
      <w:color w:val="000000"/>
      <w:kern w:val="24"/>
      <w:sz w:val="21"/>
      <w:szCs w:val="21"/>
    </w:rPr>
  </w:style>
  <w:style w:type="paragraph" w:customStyle="1" w:styleId="afffff6">
    <w:name w:val="可研报告正文"/>
    <w:basedOn w:val="62"/>
    <w:link w:val="afffff7"/>
    <w:rPr>
      <w:kern w:val="2"/>
      <w:szCs w:val="24"/>
    </w:rPr>
  </w:style>
  <w:style w:type="character" w:customStyle="1" w:styleId="afffff7">
    <w:name w:val="可研报告正文 字符"/>
    <w:link w:val="afffff6"/>
    <w:rPr>
      <w:kern w:val="2"/>
      <w:sz w:val="24"/>
      <w:szCs w:val="24"/>
      <w:lang w:val="en-US" w:eastAsia="zh-CN"/>
    </w:rPr>
  </w:style>
  <w:style w:type="paragraph" w:customStyle="1" w:styleId="Style294">
    <w:name w:val="_Style 294"/>
    <w:basedOn w:val="a"/>
    <w:next w:val="afffff2"/>
    <w:uiPriority w:val="34"/>
    <w:pPr>
      <w:ind w:firstLineChars="200" w:firstLine="21pt"/>
    </w:pPr>
    <w:rPr>
      <w:szCs w:val="24"/>
    </w:rPr>
  </w:style>
  <w:style w:type="paragraph" w:customStyle="1" w:styleId="Char23">
    <w:name w:val=" Char2"/>
    <w:basedOn w:val="a"/>
    <w:pPr>
      <w:widowControl/>
      <w:spacing w:after="8pt" w:line="12pt" w:lineRule="exact"/>
    </w:pPr>
    <w:rPr>
      <w:rFonts w:ascii="Arial" w:eastAsia="Times New Roman" w:hAnsi="Arial" w:cs="Verdana"/>
      <w:b/>
      <w:kern w:val="0"/>
      <w:sz w:val="24"/>
      <w:szCs w:val="24"/>
      <w:lang w:eastAsia="en-US"/>
    </w:rPr>
  </w:style>
  <w:style w:type="paragraph" w:customStyle="1" w:styleId="CharCharCharChar0">
    <w:name w:val=" Char Char Char Char"/>
    <w:basedOn w:val="a"/>
    <w:rPr>
      <w:szCs w:val="24"/>
    </w:rPr>
  </w:style>
  <w:style w:type="paragraph" w:customStyle="1" w:styleId="6-">
    <w:name w:val="标书6-正文"/>
    <w:basedOn w:val="62"/>
    <w:qFormat/>
    <w:pPr>
      <w:ind w:firstLine="24.10pt"/>
    </w:pPr>
    <w:rPr>
      <w:lang w:val="en-US" w:eastAsia="zh-CN"/>
    </w:rPr>
  </w:style>
  <w:style w:type="paragraph" w:customStyle="1" w:styleId="afffff8">
    <w:name w:val="表格样式"/>
    <w:basedOn w:val="92"/>
    <w:pPr>
      <w:spacing w:before="4.80pt" w:after="0pt"/>
    </w:pPr>
    <w:rPr>
      <w:sz w:val="21"/>
      <w:szCs w:val="21"/>
    </w:rPr>
  </w:style>
  <w:style w:type="paragraph" w:customStyle="1" w:styleId="afffff9">
    <w:name w:val="表样式"/>
    <w:basedOn w:val="ab"/>
    <w:link w:val="Char8"/>
    <w:pPr>
      <w:adjustRightInd w:val="0"/>
      <w:snapToGrid w:val="0"/>
      <w:spacing w:line="18pt" w:lineRule="auto"/>
      <w:ind w:firstLineChars="200" w:firstLine="10pt"/>
    </w:pPr>
    <w:rPr>
      <w:rFonts w:ascii="Times New Roman" w:hAnsi="Times New Roman" w:cs="Times New Roman"/>
      <w:sz w:val="21"/>
      <w:szCs w:val="21"/>
    </w:rPr>
  </w:style>
  <w:style w:type="character" w:customStyle="1" w:styleId="Char8">
    <w:name w:val="表样式 Char"/>
    <w:link w:val="afffff9"/>
    <w:rPr>
      <w:rFonts w:eastAsia="黑体"/>
      <w:kern w:val="2"/>
      <w:sz w:val="21"/>
      <w:szCs w:val="21"/>
    </w:rPr>
  </w:style>
  <w:style w:type="paragraph" w:customStyle="1" w:styleId="afffffa">
    <w:name w:val="图样式"/>
    <w:basedOn w:val="a"/>
    <w:link w:val="Char9"/>
    <w:pPr>
      <w:adjustRightInd w:val="0"/>
      <w:snapToGrid w:val="0"/>
      <w:spacing w:line="18pt" w:lineRule="auto"/>
      <w:jc w:val="center"/>
    </w:pPr>
    <w:rPr>
      <w:rFonts w:eastAsia="黑体"/>
      <w:sz w:val="24"/>
    </w:rPr>
  </w:style>
  <w:style w:type="character" w:customStyle="1" w:styleId="Char9">
    <w:name w:val="图样式 Char"/>
    <w:link w:val="afffffa"/>
    <w:rPr>
      <w:rFonts w:eastAsia="黑体"/>
      <w:kern w:val="2"/>
      <w:sz w:val="24"/>
    </w:rPr>
  </w:style>
  <w:style w:type="paragraph" w:customStyle="1" w:styleId="afffffb">
    <w:name w:val="图名带编号"/>
    <w:basedOn w:val="62"/>
    <w:link w:val="Chara"/>
    <w:pPr>
      <w:numPr>
        <w:numId w:val="11"/>
      </w:numPr>
      <w:jc w:val="center"/>
    </w:pPr>
    <w:rPr>
      <w:rFonts w:eastAsia="黑体"/>
      <w:spacing w:val="-4"/>
      <w:szCs w:val="24"/>
      <w:lang w:val="zh-CN"/>
    </w:rPr>
  </w:style>
  <w:style w:type="character" w:customStyle="1" w:styleId="Chara">
    <w:name w:val="图名带编号 Char"/>
    <w:link w:val="afffffb"/>
    <w:rPr>
      <w:rFonts w:eastAsia="黑体"/>
      <w:spacing w:val="-4"/>
      <w:sz w:val="24"/>
      <w:szCs w:val="24"/>
      <w:lang w:val="zh-CN"/>
    </w:rPr>
  </w:style>
  <w:style w:type="character" w:customStyle="1" w:styleId="sfChar">
    <w:name w:val="sf正文 Char"/>
    <w:link w:val="sf"/>
    <w:qFormat/>
    <w:rPr>
      <w:sz w:val="24"/>
    </w:rPr>
  </w:style>
  <w:style w:type="paragraph" w:customStyle="1" w:styleId="sf">
    <w:name w:val="sf正文"/>
    <w:link w:val="sfChar"/>
    <w:pPr>
      <w:widowControl w:val="0"/>
      <w:spacing w:line="18pt" w:lineRule="auto"/>
      <w:ind w:firstLine="24.10pt"/>
    </w:pPr>
    <w:rPr>
      <w:sz w:val="24"/>
    </w:rPr>
  </w:style>
  <w:style w:type="paragraph" w:customStyle="1" w:styleId="CharChar50">
    <w:name w:val=" Char Char5"/>
    <w:basedOn w:val="a"/>
    <w:pPr>
      <w:widowControl/>
      <w:spacing w:after="8pt" w:line="12pt" w:lineRule="exact"/>
    </w:pPr>
    <w:rPr>
      <w:rFonts w:ascii="Arial" w:eastAsia="Times New Roman" w:hAnsi="Arial" w:cs="Verdana"/>
      <w:b/>
      <w:kern w:val="0"/>
      <w:sz w:val="24"/>
      <w:szCs w:val="24"/>
      <w:lang w:eastAsia="en-US"/>
    </w:rPr>
  </w:style>
  <w:style w:type="paragraph" w:customStyle="1" w:styleId="Style310">
    <w:name w:val="_Style 310"/>
    <w:basedOn w:val="a"/>
    <w:next w:val="afffff2"/>
    <w:link w:val="2f"/>
    <w:pPr>
      <w:spacing w:line="18pt" w:lineRule="auto"/>
      <w:ind w:firstLineChars="200" w:firstLine="21pt"/>
    </w:pPr>
    <w:rPr>
      <w:szCs w:val="24"/>
    </w:rPr>
  </w:style>
  <w:style w:type="character" w:customStyle="1" w:styleId="2f">
    <w:name w:val="正文文本首行缩进 2 字符"/>
    <w:link w:val="Style310"/>
    <w:rPr>
      <w:kern w:val="2"/>
      <w:sz w:val="21"/>
      <w:szCs w:val="24"/>
    </w:rPr>
  </w:style>
  <w:style w:type="character" w:customStyle="1" w:styleId="afffffc">
    <w:name w:val="正文文本首行缩进 字符"/>
    <w:uiPriority w:val="99"/>
    <w:rPr>
      <w:kern w:val="2"/>
      <w:sz w:val="24"/>
    </w:rPr>
  </w:style>
  <w:style w:type="character" w:customStyle="1" w:styleId="taskname">
    <w:name w:val="taskname"/>
  </w:style>
  <w:style w:type="character" w:customStyle="1" w:styleId="3CharChar">
    <w:name w:val="样式3 Char Char"/>
    <w:link w:val="39"/>
    <w:locked/>
    <w:rPr>
      <w:color w:val="000000"/>
      <w:kern w:val="2"/>
      <w:sz w:val="24"/>
      <w:szCs w:val="24"/>
    </w:rPr>
  </w:style>
  <w:style w:type="paragraph" w:customStyle="1" w:styleId="39">
    <w:name w:val="样式3"/>
    <w:basedOn w:val="a"/>
    <w:link w:val="3CharChar"/>
    <w:pPr>
      <w:spacing w:line="18pt" w:lineRule="auto"/>
      <w:ind w:firstLineChars="200" w:firstLine="10pt"/>
    </w:pPr>
    <w:rPr>
      <w:color w:val="000000"/>
      <w:sz w:val="24"/>
      <w:szCs w:val="24"/>
    </w:rPr>
  </w:style>
  <w:style w:type="character" w:customStyle="1" w:styleId="yxmark">
    <w:name w:val="yxmark"/>
    <w:rPr>
      <w:rFonts w:ascii="Courier New" w:hAnsi="Courier New" w:cs="Courier New" w:hint="default"/>
      <w:vanish/>
      <w:color w:val="800000"/>
      <w:vertAlign w:val="subscript"/>
    </w:rPr>
  </w:style>
  <w:style w:type="character" w:customStyle="1" w:styleId="Char16">
    <w:name w:val="正文缩进 Char1"/>
    <w:aliases w:val="正文缩进 Char Char,文本条款 Char,表格标题 Char1,正文（首行缩进两字） Char Char Char Char Char Char Char Char,表正文 Char,正文非缩进 Char,四号 Char,特点 Char,标题4 Char,段1 Char,正文（首行缩进两字） Char Char Char2,表格标题 Char Char,表格标题 Char Char Char Char,正文不缩进 Char,ÕýÎÄ1 Char,正文1 Char"/>
    <w:rPr>
      <w:kern w:val="2"/>
      <w:sz w:val="24"/>
    </w:rPr>
  </w:style>
  <w:style w:type="character" w:customStyle="1" w:styleId="CharChar3">
    <w:name w:val="正文文字 Char Char"/>
    <w:rPr>
      <w:rFonts w:eastAsia="宋体"/>
      <w:kern w:val="2"/>
      <w:sz w:val="21"/>
      <w:szCs w:val="24"/>
      <w:lang w:val="en-US" w:eastAsia="zh-CN" w:bidi="ar-SA"/>
    </w:rPr>
  </w:style>
  <w:style w:type="character" w:styleId="afffffd">
    <w:name w:val="Placeholder Text"/>
    <w:uiPriority w:val="99"/>
    <w:semiHidden/>
    <w:rPr>
      <w:color w:val="808080"/>
    </w:rPr>
  </w:style>
  <w:style w:type="character" w:customStyle="1" w:styleId="CharChar6">
    <w:name w:val="文本条款 Char Char"/>
    <w:rPr>
      <w:rFonts w:eastAsia="宋体"/>
      <w:sz w:val="24"/>
      <w:lang w:val="en-US" w:eastAsia="zh-CN" w:bidi="ar-SA"/>
    </w:rPr>
  </w:style>
  <w:style w:type="character" w:customStyle="1" w:styleId="structname">
    <w:name w:val="structname"/>
  </w:style>
  <w:style w:type="character" w:customStyle="1" w:styleId="Charb">
    <w:name w:val="表格头 Char"/>
    <w:rPr>
      <w:rFonts w:ascii="Arial" w:eastAsia="黑体" w:hAnsi="Arial"/>
      <w:sz w:val="24"/>
      <w:szCs w:val="22"/>
      <w:lang w:eastAsia="en-US" w:bidi="en-US"/>
    </w:rPr>
  </w:style>
  <w:style w:type="character" w:customStyle="1" w:styleId="z-">
    <w:name w:val="z-窗体底端 字符"/>
    <w:link w:val="z-0"/>
    <w:rPr>
      <w:rFonts w:ascii="Arial" w:hAnsi="Arial" w:cs="Arial"/>
      <w:vanish/>
      <w:sz w:val="16"/>
      <w:szCs w:val="16"/>
    </w:rPr>
  </w:style>
  <w:style w:type="paragraph" w:styleId="z-0">
    <w:name w:val="HTML Bottom of Form"/>
    <w:basedOn w:val="a"/>
    <w:next w:val="a"/>
    <w:link w:val="z-"/>
    <w:pPr>
      <w:widowControl/>
      <w:pBdr>
        <w:top w:val="single" w:sz="6" w:space="1" w:color="auto"/>
      </w:pBdr>
      <w:jc w:val="center"/>
    </w:pPr>
    <w:rPr>
      <w:rFonts w:ascii="Arial" w:hAnsi="Arial" w:cs="Arial"/>
      <w:vanish/>
      <w:kern w:val="0"/>
      <w:sz w:val="16"/>
      <w:szCs w:val="16"/>
    </w:rPr>
  </w:style>
  <w:style w:type="character" w:customStyle="1" w:styleId="z-1">
    <w:name w:val="z-窗体底端 字符1"/>
    <w:uiPriority w:val="99"/>
    <w:semiHidden/>
    <w:rPr>
      <w:rFonts w:ascii="Arial" w:hAnsi="Arial" w:cs="Arial"/>
      <w:vanish/>
      <w:kern w:val="2"/>
      <w:sz w:val="16"/>
      <w:szCs w:val="16"/>
    </w:rPr>
  </w:style>
  <w:style w:type="character" w:customStyle="1" w:styleId="-Char2">
    <w:name w:val="-*+ Char2"/>
    <w:aliases w:val="章标题 1 Char2,标题 1XW Char2,标题2 Char Char2,标题2 Char3,章标题 Char2,招标题1 Char2,标题 1 Char1 Char2,H1 Char2,章节1 Char1,标题 1 Char3,-*+ Char1,章标题 1 Char1,标题 1XW Char1,标题2 Char Char1,标题2 Char2,章标题 Char1,招标题1 Char1,标题 1 Char1 Char1,H1 Char1,h1 Char1"/>
    <w:rPr>
      <w:b/>
      <w:bCs/>
      <w:kern w:val="44"/>
      <w:sz w:val="44"/>
      <w:szCs w:val="44"/>
    </w:rPr>
  </w:style>
  <w:style w:type="character" w:customStyle="1" w:styleId="4Char1">
    <w:name w:val="标题 4 Char1"/>
    <w:aliases w:val="款标题1.1.1.1 Char1,白鹤滩标题 4 Char1,标题 4，1.1.1.1 Char1,条标题1.1.1.1 Char1,马山4 Char1,标题 33 Char1,标题 0 Char1,标题 4XW Char1,表图题 Char,H4 Char,标题 4 三极题名 Char,1.1.1.1 Char1"/>
    <w:rPr>
      <w:rFonts w:ascii="Cambria" w:eastAsia="宋体" w:hAnsi="Cambria" w:cs="Times New Roman"/>
      <w:b/>
      <w:bCs/>
      <w:kern w:val="2"/>
      <w:sz w:val="28"/>
      <w:szCs w:val="28"/>
    </w:rPr>
  </w:style>
  <w:style w:type="character" w:customStyle="1" w:styleId="jChar">
    <w:name w:val="正文文本缩进j Char"/>
    <w:link w:val="j"/>
    <w:rPr>
      <w:rFonts w:ascii="宋体" w:hAnsi="宋体"/>
      <w:kern w:val="2"/>
      <w:sz w:val="24"/>
      <w:szCs w:val="24"/>
    </w:rPr>
  </w:style>
  <w:style w:type="paragraph" w:customStyle="1" w:styleId="j">
    <w:name w:val="正文文本缩进j"/>
    <w:basedOn w:val="a"/>
    <w:link w:val="jChar"/>
    <w:pPr>
      <w:snapToGrid w:val="0"/>
      <w:spacing w:line="18pt" w:lineRule="auto"/>
      <w:ind w:startChars="128" w:start="17.90pt" w:endChars="99" w:end="13.85pt" w:firstLine="27.10pt"/>
    </w:pPr>
    <w:rPr>
      <w:rFonts w:ascii="宋体" w:hAnsi="宋体"/>
      <w:sz w:val="24"/>
      <w:szCs w:val="24"/>
    </w:rPr>
  </w:style>
  <w:style w:type="character" w:customStyle="1" w:styleId="Char17">
    <w:name w:val="页眉 Char1"/>
    <w:aliases w:val="页眉 Char Char1,页眉  Char, Char Char,页眉2 Char,页眉 Char Char Char1,页眉 Char Char Char Char,even Char Char Char,even Char Char Char1,h Char,页眉cover Char"/>
    <w:rPr>
      <w:kern w:val="2"/>
      <w:sz w:val="18"/>
      <w:szCs w:val="18"/>
    </w:rPr>
  </w:style>
  <w:style w:type="character" w:customStyle="1" w:styleId="Char18">
    <w:name w:val="正文文本 Char1"/>
    <w:aliases w:val="正文文字 Char1"/>
    <w:rPr>
      <w:kern w:val="2"/>
      <w:sz w:val="21"/>
    </w:rPr>
  </w:style>
  <w:style w:type="character" w:customStyle="1" w:styleId="z-2">
    <w:name w:val="z-窗体顶端 字符"/>
    <w:link w:val="z-3"/>
    <w:rPr>
      <w:rFonts w:ascii="Arial" w:hAnsi="Arial" w:cs="Arial"/>
      <w:vanish/>
      <w:sz w:val="16"/>
      <w:szCs w:val="16"/>
    </w:rPr>
  </w:style>
  <w:style w:type="paragraph" w:styleId="z-3">
    <w:name w:val="HTML Top of Form"/>
    <w:basedOn w:val="a"/>
    <w:next w:val="a"/>
    <w:link w:val="z-2"/>
    <w:pPr>
      <w:widowControl/>
      <w:pBdr>
        <w:bottom w:val="single" w:sz="6" w:space="1" w:color="auto"/>
      </w:pBdr>
      <w:jc w:val="center"/>
    </w:pPr>
    <w:rPr>
      <w:rFonts w:ascii="Arial" w:hAnsi="Arial" w:cs="Arial"/>
      <w:vanish/>
      <w:kern w:val="0"/>
      <w:sz w:val="16"/>
      <w:szCs w:val="16"/>
    </w:rPr>
  </w:style>
  <w:style w:type="character" w:customStyle="1" w:styleId="z-10">
    <w:name w:val="z-窗体顶端 字符1"/>
    <w:uiPriority w:val="99"/>
    <w:semiHidden/>
    <w:rPr>
      <w:rFonts w:ascii="Arial" w:hAnsi="Arial" w:cs="Arial"/>
      <w:vanish/>
      <w:kern w:val="2"/>
      <w:sz w:val="16"/>
      <w:szCs w:val="16"/>
    </w:rPr>
  </w:style>
  <w:style w:type="character" w:customStyle="1" w:styleId="411114411111111433Char">
    <w:name w:val="样式 样式 标题 4款标题1.1.1.1白鹤滩标题 4标题 4，1.1.1.1条标题1.1.1.1马山4标题 33 + 右...... Char"/>
    <w:rPr>
      <w:rFonts w:cs="宋体"/>
      <w:sz w:val="24"/>
    </w:rPr>
  </w:style>
  <w:style w:type="character" w:customStyle="1" w:styleId="Char19">
    <w:name w:val="日期 Char1"/>
    <w:uiPriority w:val="99"/>
    <w:rPr>
      <w:kern w:val="2"/>
      <w:sz w:val="21"/>
      <w:szCs w:val="24"/>
    </w:rPr>
  </w:style>
  <w:style w:type="character" w:customStyle="1" w:styleId="Char1a">
    <w:name w:val="文档结构图 Char1"/>
    <w:uiPriority w:val="99"/>
    <w:rPr>
      <w:rFonts w:ascii="Microsoft YaHei UI" w:eastAsia="Microsoft YaHei UI"/>
      <w:kern w:val="2"/>
      <w:sz w:val="18"/>
      <w:szCs w:val="18"/>
    </w:rPr>
  </w:style>
  <w:style w:type="character" w:customStyle="1" w:styleId="Char1b">
    <w:name w:val="页脚 Char1"/>
    <w:uiPriority w:val="99"/>
    <w:semiHidden/>
    <w:rPr>
      <w:kern w:val="2"/>
      <w:sz w:val="18"/>
      <w:szCs w:val="18"/>
    </w:rPr>
  </w:style>
  <w:style w:type="character" w:customStyle="1" w:styleId="Char24">
    <w:name w:val="页眉 Char2"/>
    <w:aliases w:val="页眉 Char Char2,页眉  Char2,页眉2 Char2,页眉 Char Char Char3,h Char1,even Char Char Char2,even Char Char1,华东院页眉 Char1,页眉 Char Char Char Char1"/>
    <w:uiPriority w:val="99"/>
    <w:rPr>
      <w:kern w:val="2"/>
      <w:sz w:val="18"/>
      <w:szCs w:val="18"/>
    </w:rPr>
  </w:style>
  <w:style w:type="paragraph" w:customStyle="1" w:styleId="-">
    <w:name w:val="报告导读-标题"/>
    <w:basedOn w:val="af2"/>
    <w:pPr>
      <w:adjustRightInd w:val="0"/>
      <w:spacing w:before="4pt" w:after="0pt" w:line="18pt" w:lineRule="auto"/>
      <w:jc w:val="center"/>
    </w:pPr>
    <w:rPr>
      <w:rFonts w:ascii="仿宋_GB2312" w:eastAsia="仿宋_GB2312" w:hAnsi="仿宋_GB2312" w:cs="宋体"/>
      <w:b/>
      <w:bCs/>
      <w:color w:val="000000"/>
      <w:spacing w:val="14"/>
      <w:kern w:val="0"/>
      <w:sz w:val="32"/>
      <w:szCs w:val="20"/>
    </w:rPr>
  </w:style>
  <w:style w:type="paragraph" w:customStyle="1" w:styleId="4111144111111114331">
    <w:name w:val="样式 样式 标题 4款标题1.1.1.1白鹤滩标题 4标题 4，1.1.1.1条标题1.1.1.1马山4标题 33标题 ... ..."/>
    <w:basedOn w:val="4111144111111114332"/>
    <w:pPr>
      <w:spacing w:line="12pt" w:lineRule="auto"/>
      <w:ind w:startChars="100" w:start="10.50pt" w:end="10.50pt"/>
    </w:pPr>
  </w:style>
  <w:style w:type="paragraph" w:customStyle="1" w:styleId="4111144111111114332">
    <w:name w:val="样式 标题 4款标题1.1.1.1白鹤滩标题 4标题 4，1.1.1.1条标题1.1.1.1马山4标题 33标题 ..."/>
    <w:basedOn w:val="4"/>
    <w:pPr>
      <w:numPr>
        <w:ilvl w:val="3"/>
        <w:numId w:val="10"/>
      </w:numPr>
      <w:tabs>
        <w:tab w:val="clear" w:pos="21pt"/>
        <w:tab w:val="start" w:pos="79.50pt"/>
      </w:tabs>
      <w:ind w:start="-7.10pt" w:endChars="100" w:end="5pt" w:firstLine="14.20pt"/>
    </w:pPr>
    <w:rPr>
      <w:rFonts w:cs="宋体"/>
    </w:rPr>
  </w:style>
  <w:style w:type="paragraph" w:customStyle="1" w:styleId="afffffe">
    <w:name w:val="表头"/>
    <w:basedOn w:val="a"/>
    <w:link w:val="Charc"/>
    <w:pPr>
      <w:spacing w:line="18pt" w:lineRule="auto"/>
      <w:jc w:val="center"/>
    </w:pPr>
    <w:rPr>
      <w:rFonts w:cs="宋体"/>
      <w:sz w:val="24"/>
      <w:lang w:bidi="he-IL"/>
    </w:rPr>
  </w:style>
  <w:style w:type="character" w:customStyle="1" w:styleId="Charc">
    <w:name w:val="表头 Char"/>
    <w:link w:val="afffffe"/>
    <w:rPr>
      <w:rFonts w:cs="宋体"/>
      <w:kern w:val="2"/>
      <w:sz w:val="24"/>
      <w:lang w:bidi="he-IL"/>
    </w:rPr>
  </w:style>
  <w:style w:type="paragraph" w:customStyle="1" w:styleId="CharChar5CharCharCharChar">
    <w:name w:val="Char Char5 Char Char Char Char"/>
    <w:basedOn w:val="a"/>
    <w:pPr>
      <w:widowControl/>
      <w:spacing w:after="8pt" w:line="12pt" w:lineRule="exact"/>
    </w:pPr>
    <w:rPr>
      <w:rFonts w:ascii="Arial" w:eastAsia="Times New Roman" w:hAnsi="Arial" w:cs="Verdana"/>
      <w:b/>
      <w:kern w:val="0"/>
      <w:sz w:val="24"/>
      <w:szCs w:val="24"/>
      <w:lang w:eastAsia="en-US"/>
    </w:rPr>
  </w:style>
  <w:style w:type="paragraph" w:customStyle="1" w:styleId="xl41">
    <w:name w:val="xl41"/>
    <w:basedOn w:val="a"/>
    <w:pPr>
      <w:widowControl/>
      <w:pBdr>
        <w:bottom w:val="single" w:sz="4" w:space="0" w:color="auto"/>
      </w:pBdr>
      <w:spacing w:before="5pt" w:beforeAutospacing="1" w:after="5pt" w:afterAutospacing="1"/>
      <w:jc w:val="center"/>
      <w:textAlignment w:val="center"/>
    </w:pPr>
    <w:rPr>
      <w:rFonts w:ascii="宋体" w:hAnsi="宋体"/>
      <w:kern w:val="0"/>
      <w:sz w:val="28"/>
      <w:szCs w:val="28"/>
    </w:rPr>
  </w:style>
  <w:style w:type="paragraph" w:customStyle="1" w:styleId="affffff">
    <w:name w:val="条"/>
    <w:basedOn w:val="a"/>
    <w:pPr>
      <w:tabs>
        <w:tab w:val="start" w:pos="63.80pt"/>
      </w:tabs>
      <w:ind w:start="63.80pt" w:hanging="63.80pt"/>
    </w:pPr>
    <w:rPr>
      <w:sz w:val="24"/>
    </w:rPr>
  </w:style>
  <w:style w:type="paragraph" w:customStyle="1" w:styleId="xl49">
    <w:name w:val="xl49"/>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kern w:val="0"/>
      <w:szCs w:val="18"/>
    </w:rPr>
  </w:style>
  <w:style w:type="paragraph" w:customStyle="1" w:styleId="xl24">
    <w:name w:val="xl24"/>
    <w:basedOn w:val="a"/>
    <w:pPr>
      <w:widowControl/>
      <w:spacing w:before="5pt" w:beforeAutospacing="1" w:after="5pt" w:afterAutospacing="1"/>
      <w:jc w:val="center"/>
      <w:textAlignment w:val="center"/>
    </w:pPr>
    <w:rPr>
      <w:rFonts w:ascii="楷体_GB2312" w:eastAsia="楷体_GB2312" w:hAnsi="宋体" w:hint="eastAsia"/>
      <w:kern w:val="0"/>
      <w:sz w:val="24"/>
      <w:szCs w:val="24"/>
    </w:rPr>
  </w:style>
  <w:style w:type="paragraph" w:customStyle="1" w:styleId="-2">
    <w:name w:val="报告标题-2"/>
    <w:basedOn w:val="a"/>
    <w:pPr>
      <w:snapToGrid w:val="0"/>
      <w:spacing w:line="25pt" w:lineRule="exact"/>
      <w:textAlignment w:val="center"/>
    </w:pPr>
    <w:rPr>
      <w:rFonts w:eastAsia="黑体"/>
      <w:color w:val="000000"/>
      <w:kern w:val="0"/>
      <w:sz w:val="24"/>
      <w:u w:color="000000"/>
    </w:rPr>
  </w:style>
  <w:style w:type="paragraph" w:customStyle="1" w:styleId="xl47">
    <w:name w:val="xl47"/>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kern w:val="0"/>
      <w:szCs w:val="18"/>
    </w:rPr>
  </w:style>
  <w:style w:type="paragraph" w:customStyle="1" w:styleId="affffff0">
    <w:name w:val="封面标准文稿类别"/>
    <w:pPr>
      <w:spacing w:before="22pt" w:line="20pt" w:lineRule="exact"/>
      <w:jc w:val="center"/>
    </w:pPr>
    <w:rPr>
      <w:rFonts w:ascii="宋体"/>
      <w:sz w:val="24"/>
    </w:rPr>
  </w:style>
  <w:style w:type="paragraph" w:customStyle="1" w:styleId="11315">
    <w:name w:val="样式 四号 首行缩进:  1.13 厘米 行距: 1.5 倍行距"/>
    <w:basedOn w:val="a"/>
    <w:pPr>
      <w:spacing w:line="18pt" w:lineRule="auto"/>
      <w:ind w:firstLine="32pt"/>
    </w:pPr>
    <w:rPr>
      <w:rFonts w:cs="宋体"/>
      <w:sz w:val="28"/>
    </w:rPr>
  </w:style>
  <w:style w:type="paragraph" w:customStyle="1" w:styleId="xl29">
    <w:name w:val="xl29"/>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pPr>
    <w:rPr>
      <w:rFonts w:ascii="宋体" w:hAnsi="宋体"/>
      <w:kern w:val="0"/>
      <w:szCs w:val="18"/>
    </w:rPr>
  </w:style>
  <w:style w:type="paragraph" w:customStyle="1" w:styleId="affffff1">
    <w:name w:val="综合报告表题"/>
    <w:basedOn w:val="a"/>
    <w:pPr>
      <w:adjustRightInd w:val="0"/>
      <w:spacing w:afterLines="50" w:line="28pt" w:lineRule="exact"/>
      <w:ind w:firstLineChars="200" w:firstLine="10pt"/>
      <w:jc w:val="center"/>
    </w:pPr>
    <w:rPr>
      <w:rFonts w:ascii="仿宋_GB2312" w:eastAsia="仿宋_GB2312" w:hAnsi="Arial"/>
      <w:b/>
      <w:bCs/>
      <w:sz w:val="24"/>
      <w:szCs w:val="24"/>
    </w:rPr>
  </w:style>
  <w:style w:type="paragraph" w:customStyle="1" w:styleId="affffff2">
    <w:name w:val="无缩进正文"/>
    <w:basedOn w:val="a"/>
    <w:pPr>
      <w:autoSpaceDE w:val="0"/>
      <w:autoSpaceDN w:val="0"/>
      <w:adjustRightInd w:val="0"/>
      <w:spacing w:after="3pt" w:line="18pt" w:lineRule="exact"/>
      <w:jc w:val="center"/>
      <w:textAlignment w:val="baseline"/>
    </w:pPr>
    <w:rPr>
      <w:kern w:val="24"/>
      <w:sz w:val="24"/>
    </w:rPr>
  </w:style>
  <w:style w:type="paragraph" w:customStyle="1" w:styleId="xl33">
    <w:name w:val="xl33"/>
    <w:basedOn w:val="a"/>
    <w:pPr>
      <w:widowControl/>
      <w:pBdr>
        <w:left w:val="single" w:sz="4" w:space="0" w:color="auto"/>
        <w:right w:val="single" w:sz="4" w:space="0" w:color="auto"/>
      </w:pBdr>
      <w:spacing w:before="5pt" w:beforeAutospacing="1" w:after="5pt" w:afterAutospacing="1"/>
    </w:pPr>
    <w:rPr>
      <w:rFonts w:ascii="宋体" w:hAnsi="宋体"/>
      <w:kern w:val="0"/>
      <w:szCs w:val="18"/>
    </w:rPr>
  </w:style>
  <w:style w:type="paragraph" w:customStyle="1" w:styleId="affffff3">
    <w:name w:val="章"/>
    <w:basedOn w:val="a"/>
    <w:pPr>
      <w:tabs>
        <w:tab w:val="start" w:pos="49.60pt"/>
      </w:tabs>
      <w:ind w:start="49.60pt" w:hanging="49.60pt"/>
    </w:pPr>
    <w:rPr>
      <w:sz w:val="24"/>
    </w:rPr>
  </w:style>
  <w:style w:type="paragraph" w:customStyle="1" w:styleId="xl43">
    <w:name w:val="xl43"/>
    <w:basedOn w:val="a"/>
    <w:pPr>
      <w:widowControl/>
      <w:pBdr>
        <w:left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25">
    <w:name w:val="xl25"/>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Cs w:val="18"/>
    </w:rPr>
  </w:style>
  <w:style w:type="paragraph" w:customStyle="1" w:styleId="xl26">
    <w:name w:val="xl26"/>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pPr>
    <w:rPr>
      <w:rFonts w:ascii="宋体" w:hAnsi="宋体"/>
      <w:kern w:val="0"/>
      <w:szCs w:val="18"/>
    </w:rPr>
  </w:style>
  <w:style w:type="paragraph" w:customStyle="1" w:styleId="2f0">
    <w:name w:val="2"/>
    <w:basedOn w:val="a"/>
    <w:rPr>
      <w:rFonts w:ascii="仿宋_GB2312" w:eastAsia="仿宋_GB2312"/>
      <w:b/>
      <w:sz w:val="32"/>
      <w:szCs w:val="32"/>
    </w:rPr>
  </w:style>
  <w:style w:type="paragraph" w:customStyle="1" w:styleId="font8">
    <w:name w:val="font8"/>
    <w:basedOn w:val="a"/>
    <w:pPr>
      <w:widowControl/>
      <w:spacing w:before="5pt" w:beforeAutospacing="1" w:after="5pt" w:afterAutospacing="1"/>
    </w:pPr>
    <w:rPr>
      <w:rFonts w:ascii="宋体" w:hAnsi="宋体" w:hint="eastAsia"/>
      <w:kern w:val="0"/>
      <w:sz w:val="28"/>
      <w:szCs w:val="28"/>
    </w:rPr>
  </w:style>
  <w:style w:type="paragraph" w:customStyle="1" w:styleId="Char1c">
    <w:name w:val=" Char1"/>
    <w:basedOn w:val="a"/>
    <w:rPr>
      <w:sz w:val="24"/>
      <w:szCs w:val="24"/>
    </w:rPr>
  </w:style>
  <w:style w:type="paragraph" w:customStyle="1" w:styleId="xl35">
    <w:name w:val="xl35"/>
    <w:basedOn w:val="a"/>
    <w:pPr>
      <w:widowControl/>
      <w:spacing w:before="5pt" w:beforeAutospacing="1" w:after="5pt" w:afterAutospacing="1"/>
      <w:jc w:val="center"/>
    </w:pPr>
    <w:rPr>
      <w:rFonts w:ascii="宋体" w:hAnsi="宋体"/>
      <w:b/>
      <w:bCs/>
      <w:kern w:val="0"/>
      <w:sz w:val="28"/>
      <w:szCs w:val="28"/>
    </w:rPr>
  </w:style>
  <w:style w:type="paragraph" w:customStyle="1" w:styleId="xl30">
    <w:name w:val="xl30"/>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pPr>
    <w:rPr>
      <w:rFonts w:ascii="宋体" w:hAnsi="宋体"/>
      <w:kern w:val="0"/>
      <w:szCs w:val="18"/>
    </w:rPr>
  </w:style>
  <w:style w:type="paragraph" w:customStyle="1" w:styleId="50120057">
    <w:name w:val="样式 样式 标题 5 + 左侧:  0 厘米 悬挂缩进: 1.2 字符 + 左侧:  0 厘米 悬挂缩进: 0.57 字符"/>
    <w:next w:val="4"/>
    <w:pPr>
      <w:ind w:start="6.85pt" w:hanging="6.85pt"/>
    </w:pPr>
    <w:rPr>
      <w:rFonts w:cs="宋体"/>
      <w:kern w:val="2"/>
      <w:sz w:val="24"/>
    </w:rPr>
  </w:style>
  <w:style w:type="paragraph" w:customStyle="1" w:styleId="font9">
    <w:name w:val="font9"/>
    <w:basedOn w:val="a"/>
    <w:pPr>
      <w:widowControl/>
      <w:spacing w:before="5pt" w:beforeAutospacing="1" w:after="5pt" w:afterAutospacing="1"/>
    </w:pPr>
    <w:rPr>
      <w:kern w:val="0"/>
      <w:sz w:val="28"/>
      <w:szCs w:val="28"/>
    </w:rPr>
  </w:style>
  <w:style w:type="paragraph" w:customStyle="1" w:styleId="affffff4">
    <w:name w:val="曹正文"/>
    <w:basedOn w:val="a"/>
    <w:pPr>
      <w:adjustRightInd w:val="0"/>
      <w:ind w:firstLineChars="200" w:firstLine="10pt"/>
    </w:pPr>
    <w:rPr>
      <w:sz w:val="24"/>
      <w:szCs w:val="21"/>
    </w:rPr>
  </w:style>
  <w:style w:type="paragraph" w:customStyle="1" w:styleId="Char120">
    <w:name w:val="Char12"/>
    <w:basedOn w:val="a"/>
    <w:rPr>
      <w:sz w:val="24"/>
      <w:szCs w:val="24"/>
    </w:rPr>
  </w:style>
  <w:style w:type="paragraph" w:customStyle="1" w:styleId="CharChar2CharChar">
    <w:name w:val="Char Char2 Char Char"/>
    <w:basedOn w:val="a"/>
    <w:rPr>
      <w:spacing w:val="20"/>
      <w:sz w:val="28"/>
      <w:szCs w:val="21"/>
    </w:rPr>
  </w:style>
  <w:style w:type="paragraph" w:customStyle="1" w:styleId="CharCharCharCharCharCharCharCharCharChar">
    <w:name w:val="Char Char Char Char Char Char Char Char Char Char"/>
    <w:basedOn w:val="a"/>
    <w:rPr>
      <w:sz w:val="24"/>
      <w:szCs w:val="24"/>
    </w:rPr>
  </w:style>
  <w:style w:type="paragraph" w:customStyle="1" w:styleId="112">
    <w:name w:val="样式 标题 1 + 宋体 三号 段前: 1 行"/>
    <w:basedOn w:val="1"/>
    <w:pPr>
      <w:tabs>
        <w:tab w:val="start" w:pos="18pt"/>
      </w:tabs>
      <w:spacing w:after="6pt" w:line="12pt" w:lineRule="auto"/>
      <w:jc w:val="both"/>
    </w:pPr>
    <w:rPr>
      <w:rFonts w:ascii="宋体" w:eastAsia="宋体" w:hAnsi="宋体"/>
      <w:b/>
      <w:szCs w:val="32"/>
    </w:rPr>
  </w:style>
  <w:style w:type="paragraph" w:customStyle="1" w:styleId="xl32">
    <w:name w:val="xl32"/>
    <w:basedOn w:val="a"/>
    <w:pPr>
      <w:widowControl/>
      <w:pBdr>
        <w:top w:val="single" w:sz="4" w:space="0" w:color="auto"/>
        <w:left w:val="single" w:sz="4" w:space="0" w:color="auto"/>
        <w:right w:val="single" w:sz="4" w:space="0" w:color="auto"/>
      </w:pBdr>
      <w:spacing w:before="5pt" w:beforeAutospacing="1" w:after="5pt" w:afterAutospacing="1"/>
    </w:pPr>
    <w:rPr>
      <w:kern w:val="0"/>
      <w:szCs w:val="18"/>
    </w:rPr>
  </w:style>
  <w:style w:type="paragraph" w:customStyle="1" w:styleId="xl48">
    <w:name w:val="xl48"/>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kern w:val="0"/>
      <w:szCs w:val="18"/>
    </w:rPr>
  </w:style>
  <w:style w:type="paragraph" w:customStyle="1" w:styleId="affffff5">
    <w:name w:val="表格内容"/>
    <w:basedOn w:val="a"/>
    <w:pPr>
      <w:adjustRightInd w:val="0"/>
      <w:snapToGrid w:val="0"/>
      <w:spacing w:line="18pt" w:lineRule="auto"/>
      <w:jc w:val="center"/>
    </w:pPr>
    <w:rPr>
      <w:sz w:val="24"/>
      <w:szCs w:val="24"/>
    </w:rPr>
  </w:style>
  <w:style w:type="paragraph" w:customStyle="1" w:styleId="font6">
    <w:name w:val="font6"/>
    <w:basedOn w:val="a"/>
    <w:pPr>
      <w:widowControl/>
      <w:spacing w:before="5pt" w:beforeAutospacing="1" w:after="5pt" w:afterAutospacing="1"/>
    </w:pPr>
    <w:rPr>
      <w:kern w:val="0"/>
      <w:szCs w:val="18"/>
    </w:rPr>
  </w:style>
  <w:style w:type="paragraph" w:customStyle="1" w:styleId="font7">
    <w:name w:val="font7"/>
    <w:basedOn w:val="a"/>
    <w:pPr>
      <w:widowControl/>
      <w:spacing w:before="5pt" w:beforeAutospacing="1" w:after="5pt" w:afterAutospacing="1"/>
    </w:pPr>
    <w:rPr>
      <w:kern w:val="0"/>
      <w:sz w:val="24"/>
      <w:szCs w:val="24"/>
    </w:rPr>
  </w:style>
  <w:style w:type="paragraph" w:customStyle="1" w:styleId="CharChar10">
    <w:name w:val="Char Char1"/>
    <w:basedOn w:val="a"/>
    <w:rPr>
      <w:rFonts w:ascii="仿宋_GB2312" w:eastAsia="仿宋_GB2312"/>
      <w:b/>
      <w:sz w:val="32"/>
      <w:szCs w:val="32"/>
    </w:rPr>
  </w:style>
  <w:style w:type="paragraph" w:customStyle="1" w:styleId="xl38">
    <w:name w:val="xl38"/>
    <w:basedOn w:val="a"/>
    <w:pPr>
      <w:widowControl/>
      <w:pBdr>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affffff6">
    <w:name w:val="四号 正文"/>
    <w:basedOn w:val="a"/>
    <w:pPr>
      <w:ind w:firstLineChars="200" w:firstLine="29.20pt"/>
    </w:pPr>
    <w:rPr>
      <w:rFonts w:cs="宋体"/>
      <w:spacing w:val="6"/>
      <w:sz w:val="28"/>
    </w:rPr>
  </w:style>
  <w:style w:type="paragraph" w:customStyle="1" w:styleId="215">
    <w:name w:val="样式 首行缩进:  2 字符 行距: 1.5 倍行距"/>
    <w:basedOn w:val="a"/>
    <w:pPr>
      <w:spacing w:line="18pt" w:lineRule="auto"/>
      <w:ind w:firstLineChars="200" w:firstLine="28pt"/>
    </w:pPr>
    <w:rPr>
      <w:rFonts w:cs="宋体"/>
      <w:sz w:val="24"/>
    </w:rPr>
  </w:style>
  <w:style w:type="paragraph" w:customStyle="1" w:styleId="affffff7">
    <w:name w:val="图标题"/>
    <w:basedOn w:val="a"/>
    <w:pPr>
      <w:spacing w:before="6pt" w:after="15pt"/>
      <w:jc w:val="center"/>
    </w:pPr>
    <w:rPr>
      <w:rFonts w:ascii="楷体_GB2312"/>
      <w:sz w:val="24"/>
      <w:szCs w:val="24"/>
    </w:rPr>
  </w:style>
  <w:style w:type="paragraph" w:customStyle="1" w:styleId="4111144111111114333">
    <w:name w:val="样式 标题 4款标题1.1.1.1白鹤滩标题 4标题 4，1.1.1.1条标题1.1.1.1马山4标题 33 + 黑..."/>
    <w:basedOn w:val="4"/>
    <w:pPr>
      <w:numPr>
        <w:ilvl w:val="3"/>
        <w:numId w:val="10"/>
      </w:numPr>
      <w:tabs>
        <w:tab w:val="clear" w:pos="21pt"/>
        <w:tab w:val="start" w:pos="79.50pt"/>
      </w:tabs>
      <w:ind w:start="31.80pt" w:hanging="17.60pt"/>
    </w:pPr>
    <w:rPr>
      <w:rFonts w:cs="宋体"/>
      <w:color w:val="000000"/>
    </w:rPr>
  </w:style>
  <w:style w:type="paragraph" w:customStyle="1" w:styleId="content">
    <w:name w:val="content"/>
    <w:pPr>
      <w:adjustRightInd w:val="0"/>
      <w:spacing w:line="18pt" w:lineRule="auto"/>
      <w:ind w:firstLineChars="200" w:firstLine="10pt"/>
      <w:jc w:val="both"/>
    </w:pPr>
    <w:rPr>
      <w:kern w:val="2"/>
      <w:sz w:val="24"/>
      <w:szCs w:val="24"/>
    </w:rPr>
  </w:style>
  <w:style w:type="paragraph" w:customStyle="1" w:styleId="xl46">
    <w:name w:val="xl46"/>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CM106">
    <w:name w:val="CM106"/>
    <w:basedOn w:val="a"/>
    <w:next w:val="a"/>
    <w:pPr>
      <w:autoSpaceDE w:val="0"/>
      <w:autoSpaceDN w:val="0"/>
      <w:adjustRightInd w:val="0"/>
      <w:spacing w:after="6pt"/>
    </w:pPr>
    <w:rPr>
      <w:rFonts w:ascii="Verdana" w:hAnsi="Verdana"/>
      <w:kern w:val="0"/>
      <w:sz w:val="24"/>
      <w:szCs w:val="24"/>
    </w:rPr>
  </w:style>
  <w:style w:type="paragraph" w:customStyle="1" w:styleId="xl42">
    <w:name w:val="xl42"/>
    <w:basedOn w:val="a"/>
    <w:pPr>
      <w:widowControl/>
      <w:pBdr>
        <w:top w:val="single" w:sz="4" w:space="0" w:color="auto"/>
        <w:left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28">
    <w:name w:val="xl28"/>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pPr>
    <w:rPr>
      <w:rFonts w:ascii="宋体" w:hAnsi="宋体"/>
      <w:kern w:val="0"/>
      <w:szCs w:val="18"/>
    </w:rPr>
  </w:style>
  <w:style w:type="paragraph" w:customStyle="1" w:styleId="affffff8">
    <w:name w:val="标准"/>
    <w:basedOn w:val="a"/>
    <w:pPr>
      <w:adjustRightInd w:val="0"/>
      <w:spacing w:line="18pt" w:lineRule="auto"/>
      <w:textAlignment w:val="baseline"/>
    </w:pPr>
    <w:rPr>
      <w:spacing w:val="40"/>
      <w:kern w:val="0"/>
      <w:sz w:val="28"/>
    </w:rPr>
  </w:style>
  <w:style w:type="paragraph" w:customStyle="1" w:styleId="affffff9">
    <w:name w:val="新表格"/>
    <w:basedOn w:val="a"/>
    <w:pPr>
      <w:spacing w:line="18pt" w:lineRule="auto"/>
      <w:ind w:start="21pt"/>
      <w:jc w:val="center"/>
    </w:pPr>
    <w:rPr>
      <w:b/>
      <w:bCs/>
      <w:sz w:val="24"/>
      <w:szCs w:val="24"/>
    </w:rPr>
  </w:style>
  <w:style w:type="paragraph" w:customStyle="1" w:styleId="Chard">
    <w:name w:val="表格内容 Char"/>
    <w:pPr>
      <w:widowControl w:val="0"/>
      <w:tabs>
        <w:tab w:val="start" w:pos="0pt"/>
      </w:tabs>
      <w:spacing w:line="18pt" w:lineRule="auto"/>
      <w:jc w:val="center"/>
    </w:pPr>
    <w:rPr>
      <w:sz w:val="24"/>
      <w:szCs w:val="24"/>
    </w:rPr>
  </w:style>
  <w:style w:type="paragraph" w:customStyle="1" w:styleId="56">
    <w:name w:val="表格5号"/>
    <w:pPr>
      <w:widowControl w:val="0"/>
      <w:jc w:val="center"/>
    </w:pPr>
    <w:rPr>
      <w:bCs/>
      <w:sz w:val="21"/>
      <w:szCs w:val="21"/>
    </w:rPr>
  </w:style>
  <w:style w:type="paragraph" w:customStyle="1" w:styleId="CharChar5CharChar">
    <w:name w:val="Char Char5 Char Char"/>
    <w:basedOn w:val="a"/>
    <w:pPr>
      <w:widowControl/>
      <w:spacing w:after="8pt" w:line="12pt" w:lineRule="exact"/>
    </w:pPr>
    <w:rPr>
      <w:rFonts w:ascii="Arial" w:eastAsia="Times New Roman" w:hAnsi="Arial" w:cs="Verdana"/>
      <w:b/>
      <w:kern w:val="0"/>
      <w:sz w:val="24"/>
      <w:szCs w:val="24"/>
      <w:lang w:eastAsia="en-US"/>
    </w:rPr>
  </w:style>
  <w:style w:type="paragraph" w:customStyle="1" w:styleId="xl45">
    <w:name w:val="xl45"/>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affffffa">
    <w:name w:val="表头一"/>
    <w:basedOn w:val="a"/>
    <w:next w:val="a8"/>
    <w:pPr>
      <w:jc w:val="center"/>
    </w:pPr>
    <w:rPr>
      <w:b/>
      <w:sz w:val="28"/>
      <w:szCs w:val="24"/>
    </w:rPr>
  </w:style>
  <w:style w:type="paragraph" w:customStyle="1" w:styleId="CharCharCharCharCharCharCharCharCharChar1">
    <w:name w:val="Char Char Char Char Char Char Char Char Char Char1"/>
    <w:basedOn w:val="a"/>
    <w:rPr>
      <w:sz w:val="24"/>
      <w:szCs w:val="24"/>
    </w:rPr>
  </w:style>
  <w:style w:type="paragraph" w:customStyle="1" w:styleId="xl44">
    <w:name w:val="xl44"/>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affffffb">
    <w:name w:val="爱爱爱"/>
    <w:basedOn w:val="a"/>
    <w:pPr>
      <w:tabs>
        <w:tab w:val="start" w:pos="21.25pt"/>
      </w:tabs>
      <w:spacing w:line="25pt" w:lineRule="exact"/>
      <w:ind w:start="21.25pt" w:firstLineChars="200" w:hanging="21.25pt"/>
    </w:pPr>
    <w:rPr>
      <w:rFonts w:eastAsia="仿宋_GB2312"/>
      <w:kern w:val="24"/>
      <w:sz w:val="24"/>
      <w:szCs w:val="26"/>
    </w:rPr>
  </w:style>
  <w:style w:type="paragraph" w:customStyle="1" w:styleId="CharCharCharCharCharCharCharCharChar1CharCharChar1CharCharCharCharCharCharChar">
    <w:name w:val="Char Char Char Char Char Char Char Char Char1 Char Char Char1 Char Char Char Char Char Char Char"/>
    <w:basedOn w:val="a"/>
    <w:pPr>
      <w:spacing w:line="18pt" w:lineRule="auto"/>
      <w:ind w:firstLineChars="200" w:firstLine="10pt"/>
    </w:pPr>
    <w:rPr>
      <w:rFonts w:ascii="宋体" w:hAnsi="宋体" w:cs="宋体"/>
      <w:sz w:val="24"/>
      <w:szCs w:val="24"/>
    </w:rPr>
  </w:style>
  <w:style w:type="paragraph" w:customStyle="1" w:styleId="311133CharCharCharCharCharSotto">
    <w:name w:val="样式 标题 3条标题1.1.1白鹤滩标题 3小标题标题 3 Char CharChar CharCharSotto..."/>
    <w:basedOn w:val="3"/>
    <w:pPr>
      <w:numPr>
        <w:ilvl w:val="2"/>
        <w:numId w:val="10"/>
      </w:numPr>
      <w:tabs>
        <w:tab w:val="clear" w:pos="36pt"/>
      </w:tabs>
      <w:ind w:start="5.65pt"/>
    </w:pPr>
    <w:rPr>
      <w:rFonts w:cs="宋体"/>
    </w:rPr>
  </w:style>
  <w:style w:type="paragraph" w:customStyle="1" w:styleId="CharChar3CharChar">
    <w:name w:val="Char Char3 Char Char"/>
    <w:basedOn w:val="a"/>
    <w:rPr>
      <w:rFonts w:ascii="宋体" w:hAnsi="宋体"/>
      <w:b/>
      <w:sz w:val="32"/>
      <w:szCs w:val="32"/>
    </w:rPr>
  </w:style>
  <w:style w:type="paragraph" w:customStyle="1" w:styleId="affffffc">
    <w:name w:val="表格"/>
    <w:basedOn w:val="a"/>
    <w:pPr>
      <w:spacing w:before="2pt" w:after="4pt" w:line="18pt" w:lineRule="exact"/>
    </w:pPr>
    <w:rPr>
      <w:sz w:val="24"/>
    </w:rPr>
  </w:style>
  <w:style w:type="paragraph" w:customStyle="1" w:styleId="xl34">
    <w:name w:val="xl34"/>
    <w:basedOn w:val="a"/>
    <w:pPr>
      <w:widowControl/>
      <w:pBdr>
        <w:left w:val="single" w:sz="4" w:space="0" w:color="auto"/>
        <w:bottom w:val="single" w:sz="4" w:space="0" w:color="auto"/>
        <w:right w:val="single" w:sz="4" w:space="0" w:color="auto"/>
      </w:pBdr>
      <w:spacing w:before="5pt" w:beforeAutospacing="1" w:after="5pt" w:afterAutospacing="1"/>
    </w:pPr>
    <w:rPr>
      <w:rFonts w:ascii="宋体" w:hAnsi="宋体"/>
      <w:kern w:val="0"/>
      <w:szCs w:val="18"/>
    </w:rPr>
  </w:style>
  <w:style w:type="paragraph" w:customStyle="1" w:styleId="CharChar1CharChar">
    <w:name w:val="Char Char1 Char Char"/>
    <w:basedOn w:val="a"/>
    <w:pPr>
      <w:widowControl/>
      <w:spacing w:after="8pt" w:line="12pt" w:lineRule="exact"/>
    </w:pPr>
    <w:rPr>
      <w:rFonts w:ascii="Arial" w:eastAsia="Times New Roman" w:hAnsi="Arial" w:cs="Verdana"/>
      <w:b/>
      <w:kern w:val="0"/>
      <w:sz w:val="24"/>
      <w:szCs w:val="24"/>
      <w:lang w:eastAsia="en-US"/>
    </w:rPr>
  </w:style>
  <w:style w:type="paragraph" w:customStyle="1" w:styleId="2f1">
    <w:name w:val="样式 段落 + 首行缩进:  2 字符"/>
    <w:basedOn w:val="a"/>
    <w:pPr>
      <w:keepNext/>
      <w:keepLines/>
      <w:spacing w:before="15pt" w:after="13pt"/>
      <w:ind w:firstLineChars="200" w:firstLine="10pt"/>
      <w:outlineLvl w:val="2"/>
    </w:pPr>
    <w:rPr>
      <w:rFonts w:ascii="黑体" w:eastAsia="黑体" w:cs="宋体"/>
      <w:spacing w:val="6"/>
      <w:sz w:val="28"/>
    </w:rPr>
  </w:style>
  <w:style w:type="paragraph" w:customStyle="1" w:styleId="TimesNewRoman">
    <w:name w:val="样式 题注 + (西文) Times New Roman (中文) 宋体 五号"/>
    <w:basedOn w:val="ab"/>
    <w:pPr>
      <w:spacing w:line="18pt" w:lineRule="auto"/>
      <w:ind w:firstLineChars="200" w:firstLine="10pt"/>
    </w:pPr>
    <w:rPr>
      <w:rFonts w:ascii="Times New Roman" w:eastAsia="宋体" w:hAnsi="Times New Roman" w:cs="Times New Roman"/>
      <w:sz w:val="21"/>
    </w:rPr>
  </w:style>
  <w:style w:type="paragraph" w:customStyle="1" w:styleId="affffffd">
    <w:name w:val="款"/>
    <w:basedOn w:val="a"/>
    <w:pPr>
      <w:tabs>
        <w:tab w:val="start" w:pos="70.90pt"/>
      </w:tabs>
      <w:ind w:start="70.90pt" w:hanging="70.90pt"/>
    </w:pPr>
    <w:rPr>
      <w:sz w:val="24"/>
    </w:rPr>
  </w:style>
  <w:style w:type="paragraph" w:customStyle="1" w:styleId="xl36">
    <w:name w:val="xl36"/>
    <w:basedOn w:val="a"/>
    <w:pPr>
      <w:widowControl/>
      <w:pBdr>
        <w:top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styleId="TOC">
    <w:name w:val="TOC Heading"/>
    <w:basedOn w:val="1"/>
    <w:next w:val="a"/>
    <w:uiPriority w:val="39"/>
    <w:qFormat/>
    <w:pPr>
      <w:keepNext/>
      <w:keepLines/>
      <w:widowControl/>
      <w:spacing w:line="13.80pt" w:lineRule="auto"/>
      <w:outlineLvl w:val="9"/>
    </w:pPr>
    <w:rPr>
      <w:rFonts w:ascii="Cambria" w:eastAsia="宋体" w:hAnsi="Cambria"/>
      <w:b/>
      <w:bCs/>
      <w:color w:val="6E9400"/>
      <w:kern w:val="0"/>
      <w:sz w:val="28"/>
      <w:szCs w:val="28"/>
    </w:rPr>
  </w:style>
  <w:style w:type="paragraph" w:customStyle="1" w:styleId="5012">
    <w:name w:val="样式 标题 5 + 左侧:  0 厘米 悬挂缩进: 1.2 字符"/>
    <w:basedOn w:val="5"/>
    <w:pPr>
      <w:widowControl/>
      <w:numPr>
        <w:ilvl w:val="4"/>
        <w:numId w:val="10"/>
      </w:numPr>
      <w:tabs>
        <w:tab w:val="start" w:pos="139.05pt"/>
      </w:tabs>
      <w:adjustRightInd/>
      <w:spacing w:line="18pt" w:lineRule="auto"/>
      <w:ind w:hangingChars="57" w:hanging="5.95pt"/>
    </w:pPr>
    <w:rPr>
      <w:rFonts w:eastAsia="宋体" w:cs="宋体"/>
      <w:bCs w:val="0"/>
      <w:color w:val="auto"/>
      <w:kern w:val="2"/>
      <w:szCs w:val="20"/>
    </w:rPr>
  </w:style>
  <w:style w:type="paragraph" w:customStyle="1" w:styleId="CharChar1CharChar0">
    <w:name w:val=" Char Char1 Char Char"/>
    <w:basedOn w:val="a"/>
    <w:pPr>
      <w:widowControl/>
      <w:spacing w:after="8pt" w:line="12pt" w:lineRule="exact"/>
    </w:pPr>
    <w:rPr>
      <w:rFonts w:ascii="Arial" w:eastAsia="Times New Roman" w:hAnsi="Arial" w:cs="Verdana"/>
      <w:b/>
      <w:kern w:val="0"/>
      <w:sz w:val="24"/>
      <w:szCs w:val="24"/>
      <w:lang w:eastAsia="en-US"/>
    </w:rPr>
  </w:style>
  <w:style w:type="paragraph" w:customStyle="1" w:styleId="CharChar100">
    <w:name w:val="Char Char10"/>
    <w:basedOn w:val="a"/>
    <w:rPr>
      <w:rFonts w:ascii="仿宋_GB2312" w:eastAsia="仿宋_GB2312"/>
      <w:b/>
      <w:sz w:val="32"/>
      <w:szCs w:val="32"/>
    </w:rPr>
  </w:style>
  <w:style w:type="paragraph" w:customStyle="1" w:styleId="CharCharCharCharCharCharCharCharCharCharChar">
    <w:name w:val="Char Char Char Char Char Char Char Char Char Char Char"/>
    <w:basedOn w:val="a"/>
    <w:pPr>
      <w:pageBreakBefore/>
      <w:snapToGrid w:val="0"/>
      <w:spacing w:line="18pt" w:lineRule="auto"/>
      <w:ind w:firstLineChars="200" w:firstLine="10pt"/>
    </w:pPr>
    <w:rPr>
      <w:rFonts w:ascii="宋体" w:eastAsia="System" w:hAnsi="宋体"/>
      <w:b/>
      <w:kern w:val="0"/>
      <w:szCs w:val="24"/>
    </w:rPr>
  </w:style>
  <w:style w:type="table" w:customStyle="1" w:styleId="TableNormal">
    <w:name w:val="Table Normal"/>
    <w:uiPriority w:val="2"/>
    <w:unhideWhenUsed/>
    <w:qFormat/>
    <w:pPr>
      <w:widowControl w:val="0"/>
    </w:pPr>
    <w:rPr>
      <w:sz w:val="22"/>
      <w:szCs w:val="22"/>
      <w:lang w:eastAsia="en-US"/>
    </w:rPr>
    <w:tblPr>
      <w:tblCellMar>
        <w:top w:w="0pt" w:type="dxa"/>
        <w:start w:w="0pt" w:type="dxa"/>
        <w:bottom w:w="0pt" w:type="dxa"/>
        <w:end w:w="0pt" w:type="dxa"/>
      </w:tblCellMar>
    </w:tblPr>
  </w:style>
  <w:style w:type="paragraph" w:customStyle="1" w:styleId="TableParagraph">
    <w:name w:val="Table Paragraph"/>
    <w:basedOn w:val="a"/>
    <w:uiPriority w:val="1"/>
    <w:rPr>
      <w:rFonts w:ascii="Calibri" w:hAnsi="Calibri"/>
      <w:kern w:val="0"/>
      <w:sz w:val="22"/>
      <w:szCs w:val="22"/>
      <w:lang w:eastAsia="en-US"/>
    </w:rPr>
  </w:style>
  <w:style w:type="character" w:customStyle="1" w:styleId="cdj">
    <w:name w:val="正文_cdj 字符"/>
    <w:link w:val="cdj0"/>
    <w:rPr>
      <w:rFonts w:ascii="Fang Song" w:eastAsia="等线 Light" w:hAnsi="Fang Song" w:cs="宋体"/>
      <w:sz w:val="24"/>
    </w:rPr>
  </w:style>
  <w:style w:type="paragraph" w:customStyle="1" w:styleId="cdj0">
    <w:name w:val="正文_cdj"/>
    <w:basedOn w:val="a"/>
    <w:link w:val="cdj"/>
    <w:pPr>
      <w:spacing w:line="18pt" w:lineRule="auto"/>
      <w:ind w:firstLineChars="200" w:firstLine="24pt"/>
    </w:pPr>
    <w:rPr>
      <w:rFonts w:ascii="Fang Song" w:eastAsia="等线 Light" w:hAnsi="Fang Song" w:cs="宋体"/>
      <w:kern w:val="0"/>
      <w:sz w:val="24"/>
    </w:rPr>
  </w:style>
  <w:style w:type="paragraph" w:customStyle="1" w:styleId="affffffe">
    <w:name w:val="表中内容"/>
    <w:basedOn w:val="ab"/>
    <w:pPr>
      <w:tabs>
        <w:tab w:val="center" w:pos="0pt"/>
      </w:tabs>
      <w:spacing w:beforeLines="50" w:before="6pt" w:afterLines="50" w:after="6pt"/>
    </w:pPr>
    <w:rPr>
      <w:rFonts w:ascii="Cambria" w:eastAsia="宋体" w:hAnsi="Cambria" w:cs="Times New Roman"/>
      <w:sz w:val="21"/>
      <w:szCs w:val="21"/>
    </w:rPr>
  </w:style>
  <w:style w:type="character" w:customStyle="1" w:styleId="afffffff">
    <w:name w:val="表号 字符"/>
    <w:rPr>
      <w:kern w:val="2"/>
      <w:sz w:val="21"/>
    </w:rPr>
  </w:style>
  <w:style w:type="paragraph" w:customStyle="1" w:styleId="afffffff0">
    <w:name w:val="图表标题"/>
    <w:next w:val="a"/>
    <w:link w:val="afffffff1"/>
    <w:pPr>
      <w:spacing w:line="18pt" w:lineRule="auto"/>
      <w:jc w:val="center"/>
    </w:pPr>
    <w:rPr>
      <w:rFonts w:eastAsia="黑体"/>
      <w:kern w:val="2"/>
      <w:sz w:val="24"/>
    </w:rPr>
  </w:style>
  <w:style w:type="character" w:customStyle="1" w:styleId="afffffff1">
    <w:name w:val="图表标题 字符"/>
    <w:link w:val="afffffff0"/>
    <w:qFormat/>
    <w:rPr>
      <w:rFonts w:eastAsia="黑体"/>
      <w:kern w:val="2"/>
      <w:sz w:val="24"/>
    </w:rPr>
  </w:style>
  <w:style w:type="paragraph" w:customStyle="1" w:styleId="afffffff2">
    <w:name w:val="表内容"/>
    <w:link w:val="afffffff3"/>
    <w:pPr>
      <w:spacing w:before="5pt" w:after="5pt"/>
      <w:jc w:val="center"/>
    </w:pPr>
    <w:rPr>
      <w:kern w:val="2"/>
      <w:sz w:val="21"/>
    </w:rPr>
  </w:style>
  <w:style w:type="character" w:customStyle="1" w:styleId="afffffff3">
    <w:name w:val="表内容 字符"/>
    <w:link w:val="afffffff2"/>
    <w:qFormat/>
    <w:rPr>
      <w:kern w:val="2"/>
      <w:sz w:val="21"/>
    </w:rPr>
  </w:style>
  <w:style w:type="paragraph" w:customStyle="1" w:styleId="afffffff4">
    <w:name w:val="图名"/>
    <w:basedOn w:val="a"/>
    <w:next w:val="a"/>
    <w:pPr>
      <w:widowControl/>
      <w:spacing w:after="5pt" w:line="18pt" w:lineRule="auto"/>
      <w:jc w:val="center"/>
      <w:textAlignment w:val="center"/>
    </w:pPr>
    <w:rPr>
      <w:rFonts w:eastAsia="黑体"/>
      <w:snapToGrid w:val="0"/>
      <w:sz w:val="24"/>
      <w:szCs w:val="24"/>
      <w:lang w:val="zh-CN" w:eastAsia="zh-CN"/>
    </w:rPr>
  </w:style>
  <w:style w:type="paragraph" w:customStyle="1" w:styleId="afffffff5">
    <w:name w:val="图"/>
    <w:pPr>
      <w:jc w:val="center"/>
      <w:textAlignment w:val="center"/>
    </w:pPr>
    <w:rPr>
      <w:kern w:val="2"/>
      <w:sz w:val="24"/>
      <w:szCs w:val="24"/>
    </w:rPr>
  </w:style>
  <w:style w:type="character" w:customStyle="1" w:styleId="2f2">
    <w:name w:val="题注 字符2"/>
    <w:uiPriority w:val="35"/>
    <w:rPr>
      <w:rFonts w:eastAsia="宋体"/>
      <w:kern w:val="2"/>
      <w:sz w:val="21"/>
      <w:szCs w:val="21"/>
    </w:rPr>
  </w:style>
  <w:style w:type="character" w:customStyle="1" w:styleId="1f5">
    <w:name w:val="批注文字 字符1"/>
    <w:uiPriority w:val="99"/>
    <w:rPr>
      <w:kern w:val="2"/>
      <w:sz w:val="21"/>
      <w:szCs w:val="24"/>
    </w:rPr>
  </w:style>
  <w:style w:type="paragraph" w:customStyle="1" w:styleId="Chare">
    <w:name w:val=" Char"/>
    <w:basedOn w:val="a"/>
    <w:rPr>
      <w:rFonts w:ascii="仿宋_GB2312" w:eastAsia="仿宋_GB2312"/>
      <w:b/>
      <w:sz w:val="32"/>
      <w:szCs w:val="32"/>
    </w:rPr>
  </w:style>
  <w:style w:type="paragraph" w:customStyle="1" w:styleId="CharCharCharCharCharCharCharCharCharChar0">
    <w:name w:val=" Char Char Char Char Char Char Char Char Char Char"/>
    <w:basedOn w:val="a"/>
    <w:pPr>
      <w:snapToGrid w:val="0"/>
      <w:spacing w:line="18pt" w:lineRule="auto"/>
      <w:ind w:firstLineChars="200" w:firstLine="10pt"/>
    </w:pPr>
    <w:rPr>
      <w:rFonts w:eastAsia="仿宋_GB2312"/>
      <w:sz w:val="24"/>
      <w:szCs w:val="24"/>
    </w:rPr>
  </w:style>
  <w:style w:type="paragraph" w:customStyle="1" w:styleId="afffffff6">
    <w:name w:val="工程院标题二"/>
    <w:basedOn w:val="a"/>
    <w:pPr>
      <w:widowControl/>
      <w:spacing w:before="12pt" w:after="12pt" w:line="18pt" w:lineRule="auto"/>
    </w:pPr>
    <w:rPr>
      <w:b/>
      <w:bCs/>
      <w:kern w:val="0"/>
      <w:sz w:val="28"/>
      <w:szCs w:val="24"/>
    </w:rPr>
  </w:style>
  <w:style w:type="paragraph" w:customStyle="1" w:styleId="47">
    <w:name w:val="标题4"/>
    <w:basedOn w:val="4"/>
    <w:pPr>
      <w:keepNext/>
      <w:keepLines/>
    </w:pPr>
    <w:rPr>
      <w:bCs/>
      <w:szCs w:val="24"/>
    </w:rPr>
  </w:style>
  <w:style w:type="paragraph" w:customStyle="1" w:styleId="Z1F2">
    <w:name w:val="Z1F"/>
    <w:pPr>
      <w:spacing w:line="18pt" w:lineRule="auto"/>
      <w:ind w:firstLineChars="200" w:firstLine="24pt"/>
      <w:jc w:val="both"/>
    </w:pPr>
    <w:rPr>
      <w:sz w:val="24"/>
      <w:szCs w:val="28"/>
    </w:rPr>
  </w:style>
  <w:style w:type="paragraph" w:customStyle="1" w:styleId="CharChar60">
    <w:name w:val=" Char Char6"/>
    <w:basedOn w:val="a"/>
    <w:rPr>
      <w:rFonts w:ascii="Tahoma" w:hAnsi="Tahoma"/>
      <w:sz w:val="24"/>
    </w:rPr>
  </w:style>
  <w:style w:type="character" w:customStyle="1" w:styleId="afffffff7">
    <w:name w:val="表编号 字符"/>
    <w:link w:val="afffffff8"/>
    <w:qFormat/>
    <w:rPr>
      <w:kern w:val="2"/>
      <w:sz w:val="21"/>
      <w:szCs w:val="21"/>
    </w:rPr>
  </w:style>
  <w:style w:type="paragraph" w:customStyle="1" w:styleId="afffffff8">
    <w:name w:val="表编号"/>
    <w:basedOn w:val="a"/>
    <w:link w:val="afffffff7"/>
    <w:pPr>
      <w:spacing w:line="18pt" w:lineRule="auto"/>
      <w:ind w:firstLineChars="200" w:firstLine="10pt"/>
    </w:pPr>
    <w:rPr>
      <w:szCs w:val="21"/>
    </w:rPr>
  </w:style>
  <w:style w:type="character" w:customStyle="1" w:styleId="411">
    <w:name w:val="标题 4 字符1"/>
    <w:rPr>
      <w:sz w:val="24"/>
    </w:rPr>
  </w:style>
  <w:style w:type="character" w:customStyle="1" w:styleId="afffffff9">
    <w:name w:val="注释标题 字符"/>
    <w:rPr>
      <w:kern w:val="2"/>
      <w:sz w:val="21"/>
    </w:rPr>
  </w:style>
  <w:style w:type="character" w:customStyle="1" w:styleId="3a">
    <w:name w:val="正文文本 3 字符"/>
    <w:rPr>
      <w:kern w:val="2"/>
      <w:sz w:val="16"/>
      <w:szCs w:val="16"/>
    </w:rPr>
  </w:style>
  <w:style w:type="character" w:customStyle="1" w:styleId="afffffffa">
    <w:name w:val="尾注文本 字符"/>
    <w:uiPriority w:val="99"/>
    <w:rPr>
      <w:kern w:val="2"/>
      <w:sz w:val="21"/>
    </w:rPr>
  </w:style>
  <w:style w:type="character" w:customStyle="1" w:styleId="2f3">
    <w:name w:val="页脚 字符2"/>
    <w:uiPriority w:val="99"/>
    <w:rPr>
      <w:kern w:val="2"/>
      <w:sz w:val="18"/>
      <w:szCs w:val="18"/>
    </w:rPr>
  </w:style>
  <w:style w:type="character" w:customStyle="1" w:styleId="1f6">
    <w:name w:val="页眉 字符1"/>
    <w:rPr>
      <w:kern w:val="2"/>
      <w:sz w:val="18"/>
      <w:szCs w:val="18"/>
    </w:rPr>
  </w:style>
  <w:style w:type="character" w:customStyle="1" w:styleId="afffffffb">
    <w:name w:val="副标题 字符"/>
    <w:rPr>
      <w:rFonts w:ascii="等线 Light" w:hAnsi="等线 Light" w:cs="Times New Roman"/>
      <w:b/>
      <w:bCs/>
      <w:kern w:val="28"/>
      <w:sz w:val="32"/>
      <w:szCs w:val="32"/>
    </w:rPr>
  </w:style>
  <w:style w:type="character" w:customStyle="1" w:styleId="1f7">
    <w:name w:val="脚注文本 字符1"/>
    <w:uiPriority w:val="99"/>
    <w:rPr>
      <w:rFonts w:ascii="宋体"/>
      <w:sz w:val="18"/>
    </w:rPr>
  </w:style>
  <w:style w:type="character" w:customStyle="1" w:styleId="2f4">
    <w:name w:val="正文文本 2 字符"/>
    <w:rPr>
      <w:kern w:val="2"/>
      <w:sz w:val="21"/>
    </w:rPr>
  </w:style>
  <w:style w:type="character" w:customStyle="1" w:styleId="HTML0">
    <w:name w:val="HTML 预设格式 字符"/>
    <w:uiPriority w:val="99"/>
    <w:rPr>
      <w:rFonts w:ascii="Courier New" w:hAnsi="Courier New" w:cs="Courier New"/>
      <w:kern w:val="2"/>
    </w:rPr>
  </w:style>
  <w:style w:type="character" w:customStyle="1" w:styleId="1f8">
    <w:name w:val="页脚 字符1"/>
    <w:aliases w:val="Footer-Even 字符,fo 字符,footer odd 字符,odd 字符,footer Final 字符,页脚2 字符"/>
    <w:uiPriority w:val="99"/>
    <w:rPr>
      <w:sz w:val="18"/>
      <w:szCs w:val="18"/>
    </w:rPr>
  </w:style>
  <w:style w:type="character" w:customStyle="1" w:styleId="Charf">
    <w:name w:val="批注框文本 Char"/>
    <w:uiPriority w:val="99"/>
    <w:rPr>
      <w:rFonts w:ascii="Times New Roman" w:eastAsia="宋体" w:hAnsi="Times New Roman" w:cs="Times New Roman"/>
      <w:sz w:val="18"/>
      <w:szCs w:val="18"/>
    </w:rPr>
  </w:style>
  <w:style w:type="character" w:customStyle="1" w:styleId="11Char">
    <w:name w:val="节标题 1.1 Char"/>
    <w:aliases w:val="标题1.1 Char,节标题 Char,二处标题 2 Char,标题 2XW Char,BSH-2 Char,lxn标题2 节 Char,1.1 Char,招标题 2 Char,白鹤滩标题 2 Char,标题 2－ch Char,1.1标题2 Char,b2 Char,H2 Char,2nd level Char,h2 Char,Header 2 Char,UNDERRUBRIK 1-2 Char,l2 Char,Titre2 Char,白鹤滩2 Char"/>
    <w:uiPriority w:val="1"/>
    <w:rPr>
      <w:rFonts w:ascii="Cambria" w:eastAsia="黑体" w:hAnsi="Cambria"/>
      <w:bCs/>
      <w:kern w:val="2"/>
      <w:sz w:val="28"/>
      <w:szCs w:val="32"/>
    </w:rPr>
  </w:style>
  <w:style w:type="character" w:customStyle="1" w:styleId="5Char0">
    <w:name w:val="标题 5 Char"/>
    <w:aliases w:val="标题1.1.1.1.1 Char,H5 Char2"/>
    <w:uiPriority w:val="9"/>
    <w:rPr>
      <w:rFonts w:ascii="Times New Roman" w:hAnsi="Times New Roman"/>
      <w:bCs/>
      <w:sz w:val="24"/>
      <w:szCs w:val="28"/>
    </w:rPr>
  </w:style>
  <w:style w:type="character" w:customStyle="1" w:styleId="Charf0">
    <w:name w:val="文档结构图 Char"/>
    <w:uiPriority w:val="99"/>
    <w:rPr>
      <w:rFonts w:ascii="宋体" w:eastAsia="宋体" w:hAnsi="Times New Roman" w:cs="Times New Roman"/>
      <w:sz w:val="18"/>
      <w:szCs w:val="18"/>
    </w:rPr>
  </w:style>
  <w:style w:type="character" w:customStyle="1" w:styleId="6Char0">
    <w:name w:val="标题 6 Char"/>
    <w:aliases w:val="标题1.1.1.1.1.1 Char2,H6 Char2"/>
    <w:rPr>
      <w:rFonts w:ascii="Cambria" w:hAnsi="Cambria"/>
      <w:bCs/>
      <w:sz w:val="24"/>
      <w:szCs w:val="24"/>
      <w:lang w:val="en-US" w:eastAsia="zh-CN"/>
    </w:rPr>
  </w:style>
  <w:style w:type="character" w:customStyle="1" w:styleId="7Char0">
    <w:name w:val="标题 7 Char"/>
    <w:aliases w:val="项标题(1) Char"/>
    <w:uiPriority w:val="9"/>
    <w:rPr>
      <w:rFonts w:ascii="Arial Rounded MT Bold" w:hAnsi="Arial Rounded MT Bold"/>
      <w:sz w:val="24"/>
      <w:lang w:val="en-US" w:eastAsia="zh-CN"/>
    </w:rPr>
  </w:style>
  <w:style w:type="character" w:customStyle="1" w:styleId="8Char0">
    <w:name w:val="标题 8 Char"/>
    <w:aliases w:val="目标题 1) Char"/>
    <w:uiPriority w:val="9"/>
    <w:rPr>
      <w:rFonts w:ascii="Arial" w:eastAsia="黑体" w:hAnsi="Arial"/>
      <w:sz w:val="24"/>
    </w:rPr>
  </w:style>
  <w:style w:type="character" w:customStyle="1" w:styleId="9Char0">
    <w:name w:val="标题 9 Char"/>
    <w:aliases w:val="干标题(a) Char"/>
    <w:rPr>
      <w:rFonts w:ascii="Arial" w:eastAsia="黑体" w:hAnsi="Arial"/>
      <w:sz w:val="21"/>
    </w:rPr>
  </w:style>
  <w:style w:type="character" w:customStyle="1" w:styleId="CharChar12">
    <w:name w:val="正文（首行缩进两字） Char Char1"/>
    <w:aliases w:val="纯文本 Char Char Char Char Char Char Char Char Char Char Char Char Char Char Char Char1,纯文本1 Char Char,纯文本 Char Char Char Char Char Char Char Char Char Char Char Char Char Char Char Char Char,Plain Text Char Char"/>
    <w:rPr>
      <w:rFonts w:ascii="宋体" w:hAnsi="Courier New"/>
      <w:kern w:val="2"/>
      <w:sz w:val="21"/>
    </w:rPr>
  </w:style>
  <w:style w:type="character" w:customStyle="1" w:styleId="Charf1">
    <w:name w:val="日期 Char"/>
    <w:rPr>
      <w:rFonts w:ascii="Times New Roman" w:hAnsi="Times New Roman"/>
      <w:kern w:val="2"/>
      <w:sz w:val="21"/>
    </w:rPr>
  </w:style>
  <w:style w:type="character" w:customStyle="1" w:styleId="2Char">
    <w:name w:val="正文文本缩进 2 Char"/>
    <w:aliases w:val="正文文字缩进 2 Char"/>
    <w:uiPriority w:val="99"/>
    <w:rPr>
      <w:rFonts w:ascii="Times New Roman" w:hAnsi="Times New Roman"/>
      <w:kern w:val="2"/>
      <w:sz w:val="21"/>
    </w:rPr>
  </w:style>
  <w:style w:type="character" w:customStyle="1" w:styleId="3Char">
    <w:name w:val="正文文本缩进 3 Char"/>
    <w:rPr>
      <w:rFonts w:ascii="Times New Roman" w:hAnsi="Times New Roman"/>
      <w:kern w:val="2"/>
      <w:sz w:val="16"/>
      <w:szCs w:val="16"/>
    </w:rPr>
  </w:style>
  <w:style w:type="paragraph" w:customStyle="1" w:styleId="1f9">
    <w:name w:val="正文首行缩进1"/>
    <w:basedOn w:val="af2"/>
    <w:link w:val="1fa"/>
    <w:uiPriority w:val="99"/>
    <w:pPr>
      <w:spacing w:line="18pt" w:lineRule="auto"/>
      <w:ind w:firstLineChars="100" w:firstLine="21pt"/>
    </w:pPr>
    <w:rPr>
      <w:sz w:val="24"/>
      <w:szCs w:val="20"/>
    </w:rPr>
  </w:style>
  <w:style w:type="character" w:customStyle="1" w:styleId="1fa">
    <w:name w:val="正文首行缩进 字符1"/>
    <w:aliases w:val="正文首行缩进 Char Char Char 字符,正文首行缩进 Char Char Char Char Char 字符,正文首行缩进 Char Char Char Char 字符,正文首行缩进 Char Char Char Char Char Char Char Char Char Char Char Char Char Char Char Char Char Char 字符"/>
    <w:link w:val="1f9"/>
    <w:uiPriority w:val="99"/>
    <w:rPr>
      <w:kern w:val="2"/>
      <w:sz w:val="24"/>
    </w:rPr>
  </w:style>
  <w:style w:type="character" w:customStyle="1" w:styleId="Charf2">
    <w:name w:val="正文文本缩进 Char"/>
    <w:aliases w:val="正文小4缩进 Char1,正文文字 21 Char1,正文文字缩进3 Char1,正文文字缩进 Char Char1,PI Char1,正文文字首行缩进 Char1,特点标题 Char,正文文字缩进 Char2"/>
    <w:uiPriority w:val="99"/>
    <w:rPr>
      <w:rFonts w:ascii="Times New Roman" w:hAnsi="Times New Roman"/>
      <w:kern w:val="2"/>
      <w:sz w:val="21"/>
    </w:rPr>
  </w:style>
  <w:style w:type="paragraph" w:customStyle="1" w:styleId="510">
    <w:name w:val="目录 51"/>
    <w:basedOn w:val="a"/>
    <w:next w:val="a"/>
    <w:uiPriority w:val="39"/>
    <w:pPr>
      <w:ind w:startChars="800" w:start="84pt"/>
    </w:pPr>
    <w:rPr>
      <w:szCs w:val="24"/>
    </w:rPr>
  </w:style>
  <w:style w:type="paragraph" w:customStyle="1" w:styleId="610">
    <w:name w:val="目录 61"/>
    <w:basedOn w:val="a"/>
    <w:next w:val="a"/>
    <w:uiPriority w:val="39"/>
    <w:pPr>
      <w:ind w:startChars="1000" w:start="105pt"/>
    </w:pPr>
    <w:rPr>
      <w:szCs w:val="24"/>
    </w:rPr>
  </w:style>
  <w:style w:type="paragraph" w:customStyle="1" w:styleId="710">
    <w:name w:val="目录 71"/>
    <w:basedOn w:val="a"/>
    <w:next w:val="a"/>
    <w:uiPriority w:val="39"/>
    <w:pPr>
      <w:ind w:startChars="1200" w:start="126pt"/>
    </w:pPr>
    <w:rPr>
      <w:szCs w:val="24"/>
    </w:rPr>
  </w:style>
  <w:style w:type="paragraph" w:customStyle="1" w:styleId="810">
    <w:name w:val="目录 81"/>
    <w:basedOn w:val="a"/>
    <w:next w:val="a"/>
    <w:uiPriority w:val="39"/>
    <w:pPr>
      <w:ind w:startChars="1400" w:start="147pt"/>
    </w:pPr>
    <w:rPr>
      <w:szCs w:val="24"/>
    </w:rPr>
  </w:style>
  <w:style w:type="paragraph" w:customStyle="1" w:styleId="910">
    <w:name w:val="目录 91"/>
    <w:basedOn w:val="a"/>
    <w:next w:val="a"/>
    <w:uiPriority w:val="39"/>
    <w:pPr>
      <w:ind w:startChars="1600" w:start="168pt"/>
    </w:pPr>
    <w:rPr>
      <w:szCs w:val="24"/>
    </w:rPr>
  </w:style>
  <w:style w:type="paragraph" w:customStyle="1" w:styleId="214">
    <w:name w:val="正文首行缩进 21"/>
    <w:basedOn w:val="a4"/>
    <w:link w:val="216"/>
    <w:pPr>
      <w:spacing w:after="6pt" w:line="12pt" w:lineRule="auto"/>
      <w:ind w:startChars="200" w:start="21pt" w:firstLineChars="200" w:firstLine="21pt"/>
    </w:pPr>
    <w:rPr>
      <w:rFonts w:ascii="Times New Roman" w:eastAsia="宋体" w:hAnsi="Times New Roman"/>
      <w:sz w:val="21"/>
      <w:szCs w:val="24"/>
    </w:rPr>
  </w:style>
  <w:style w:type="character" w:customStyle="1" w:styleId="216">
    <w:name w:val="正文首行缩进 2 字符1"/>
    <w:link w:val="214"/>
    <w:rPr>
      <w:kern w:val="2"/>
      <w:sz w:val="21"/>
      <w:szCs w:val="24"/>
    </w:rPr>
  </w:style>
  <w:style w:type="character" w:customStyle="1" w:styleId="Charf3">
    <w:name w:val="标题 Char"/>
    <w:aliases w:val="Char Char2 Char,条标题1.1.1 Char1 Char,白鹤滩标题 3 Char1 Char,小标题 Char1 Char,标题 3 Char Char Char1 Char,Sottoparagrafo Char1 Char,H3 Char1 Char,公司3 Char1 Char,标题 3XW Char1 Char,白鹤滩3 Char1 Char,3 Char1 Char"/>
    <w:uiPriority w:val="10"/>
    <w:rPr>
      <w:rFonts w:ascii="Arial" w:eastAsia="黑体" w:hAnsi="Arial"/>
      <w:b/>
      <w:kern w:val="2"/>
      <w:sz w:val="24"/>
    </w:rPr>
  </w:style>
  <w:style w:type="character" w:customStyle="1" w:styleId="z-Char">
    <w:name w:val="z-窗体顶端 Char"/>
    <w:rPr>
      <w:rFonts w:ascii="Arial" w:hAnsi="Arial"/>
      <w:vanish/>
      <w:sz w:val="16"/>
      <w:szCs w:val="16"/>
    </w:rPr>
  </w:style>
  <w:style w:type="character" w:customStyle="1" w:styleId="z-Char0">
    <w:name w:val="z-窗体底端 Char"/>
    <w:rPr>
      <w:rFonts w:ascii="Arial" w:hAnsi="Arial"/>
      <w:vanish/>
      <w:sz w:val="16"/>
      <w:szCs w:val="16"/>
    </w:rPr>
  </w:style>
  <w:style w:type="character" w:customStyle="1" w:styleId="Charf4">
    <w:name w:val="题注 Char"/>
    <w:rPr>
      <w:rFonts w:ascii="Calibri Light" w:eastAsia="黑体" w:hAnsi="Calibri Light" w:cs="Times New Roman"/>
      <w:kern w:val="2"/>
    </w:rPr>
  </w:style>
  <w:style w:type="paragraph" w:customStyle="1" w:styleId="ParaCharCharCharCharCharCharCharCharCharChar">
    <w:name w:val="默认段落字体 Para Char Char Char Char Char Char Char Char Char Char"/>
    <w:basedOn w:val="a"/>
    <w:rPr>
      <w:rFonts w:ascii="Tahoma" w:hAnsi="Tahoma"/>
      <w:sz w:val="24"/>
    </w:rPr>
  </w:style>
  <w:style w:type="character" w:customStyle="1" w:styleId="3Char0">
    <w:name w:val="样式3 Char"/>
    <w:rPr>
      <w:rFonts w:eastAsia="宋体"/>
      <w:color w:val="000000"/>
      <w:kern w:val="2"/>
      <w:sz w:val="24"/>
      <w:szCs w:val="24"/>
      <w:lang w:val="en-US" w:eastAsia="zh-CN" w:bidi="ar-SA"/>
    </w:rPr>
  </w:style>
  <w:style w:type="character" w:customStyle="1" w:styleId="afffffffc">
    <w:name w:val="样式 小四"/>
    <w:rPr>
      <w:sz w:val="24"/>
    </w:rPr>
  </w:style>
  <w:style w:type="paragraph" w:customStyle="1" w:styleId="font0">
    <w:name w:val="font0"/>
    <w:basedOn w:val="a"/>
    <w:pPr>
      <w:widowControl/>
      <w:tabs>
        <w:tab w:val="start" w:pos="42.10pt"/>
      </w:tabs>
      <w:spacing w:before="5pt" w:beforeAutospacing="1" w:after="5pt" w:afterAutospacing="1"/>
      <w:ind w:firstLine="24.10pt"/>
    </w:pPr>
    <w:rPr>
      <w:rFonts w:ascii="宋体" w:hAnsi="宋体" w:cs="Arial Unicode MS" w:hint="eastAsia"/>
      <w:kern w:val="0"/>
      <w:sz w:val="24"/>
      <w:szCs w:val="24"/>
    </w:rPr>
  </w:style>
  <w:style w:type="paragraph" w:customStyle="1" w:styleId="BodyText21">
    <w:name w:val="Body Text 21"/>
    <w:basedOn w:val="a"/>
    <w:pPr>
      <w:autoSpaceDE w:val="0"/>
      <w:autoSpaceDN w:val="0"/>
      <w:adjustRightInd w:val="0"/>
      <w:spacing w:line="24pt" w:lineRule="atLeast"/>
      <w:ind w:firstLine="28.50pt"/>
      <w:textAlignment w:val="baseline"/>
    </w:pPr>
    <w:rPr>
      <w:rFonts w:ascii="Cambria" w:hAnsi="Cambria" w:cs="Futura Bk BT"/>
      <w:kern w:val="0"/>
      <w:sz w:val="28"/>
    </w:rPr>
  </w:style>
  <w:style w:type="paragraph" w:customStyle="1" w:styleId="Date1">
    <w:name w:val="Date1"/>
    <w:basedOn w:val="afff8"/>
    <w:next w:val="afff8"/>
    <w:pPr>
      <w:jc w:val="end"/>
    </w:pPr>
    <w:rPr>
      <w:rFonts w:ascii="Futura Bk BT" w:hAnsi="Futura Bk BT" w:cs="Futura Bk BT"/>
      <w:sz w:val="28"/>
    </w:rPr>
  </w:style>
  <w:style w:type="character" w:customStyle="1" w:styleId="170">
    <w:name w:val="17"/>
    <w:rPr>
      <w:rFonts w:ascii="宋体" w:eastAsia="宋体" w:hAnsi="宋体" w:hint="eastAsia"/>
      <w:b w:val="0"/>
      <w:bCs w:val="0"/>
      <w:i w:val="0"/>
      <w:iCs w:val="0"/>
      <w:color w:val="000000"/>
      <w:sz w:val="20"/>
      <w:szCs w:val="20"/>
    </w:rPr>
  </w:style>
  <w:style w:type="paragraph" w:customStyle="1" w:styleId="afffffffd">
    <w:name w:val="题注格式"/>
    <w:basedOn w:val="ab"/>
    <w:link w:val="Charf5"/>
    <w:pPr>
      <w:adjustRightInd w:val="0"/>
      <w:snapToGrid w:val="0"/>
      <w:spacing w:line="18pt" w:lineRule="auto"/>
      <w:jc w:val="center"/>
    </w:pPr>
    <w:rPr>
      <w:rFonts w:cs="Times New Roman"/>
      <w:sz w:val="24"/>
    </w:rPr>
  </w:style>
  <w:style w:type="character" w:customStyle="1" w:styleId="Charf5">
    <w:name w:val="题注格式 Char"/>
    <w:link w:val="afffffffd"/>
    <w:rPr>
      <w:rFonts w:ascii="Arial" w:eastAsia="黑体" w:hAnsi="Arial"/>
      <w:kern w:val="2"/>
      <w:sz w:val="24"/>
    </w:rPr>
  </w:style>
  <w:style w:type="character" w:customStyle="1" w:styleId="left">
    <w:name w:val="left"/>
  </w:style>
  <w:style w:type="character" w:customStyle="1" w:styleId="BTChar">
    <w:name w:val="BT正文 Char"/>
    <w:link w:val="BT"/>
    <w:rPr>
      <w:rFonts w:cs="宋体"/>
      <w:kern w:val="2"/>
      <w:sz w:val="24"/>
      <w:szCs w:val="24"/>
    </w:rPr>
  </w:style>
  <w:style w:type="paragraph" w:customStyle="1" w:styleId="BT">
    <w:name w:val="BT正文"/>
    <w:basedOn w:val="a"/>
    <w:link w:val="BTChar"/>
    <w:unhideWhenUsed/>
    <w:pPr>
      <w:spacing w:line="18pt" w:lineRule="auto"/>
      <w:ind w:firstLineChars="200" w:firstLine="10pt"/>
    </w:pPr>
    <w:rPr>
      <w:rFonts w:cs="宋体"/>
      <w:sz w:val="24"/>
      <w:szCs w:val="24"/>
    </w:rPr>
  </w:style>
  <w:style w:type="paragraph" w:customStyle="1" w:styleId="afffffffe">
    <w:name w:val="图片居中样式"/>
    <w:pPr>
      <w:tabs>
        <w:tab w:val="start" w:pos="0pt"/>
      </w:tabs>
      <w:jc w:val="center"/>
    </w:pPr>
  </w:style>
  <w:style w:type="paragraph" w:customStyle="1" w:styleId="p15">
    <w:name w:val="p15"/>
    <w:basedOn w:val="a"/>
    <w:pPr>
      <w:widowControl/>
      <w:adjustRightInd w:val="0"/>
      <w:snapToGrid w:val="0"/>
      <w:spacing w:before="5pt" w:after="6.20pt" w:line="18pt" w:lineRule="auto"/>
      <w:ind w:firstLineChars="200" w:firstLine="32pt"/>
      <w:jc w:val="center"/>
    </w:pPr>
    <w:rPr>
      <w:kern w:val="0"/>
      <w:sz w:val="20"/>
    </w:rPr>
  </w:style>
  <w:style w:type="character" w:customStyle="1" w:styleId="sfChar0">
    <w:name w:val="正文sf Char"/>
    <w:link w:val="sf0"/>
    <w:rPr>
      <w:sz w:val="24"/>
      <w:lang w:val="en-US" w:eastAsia="zh-CN"/>
    </w:rPr>
  </w:style>
  <w:style w:type="paragraph" w:customStyle="1" w:styleId="sf0">
    <w:name w:val="正文sf"/>
    <w:basedOn w:val="62"/>
    <w:link w:val="sfChar0"/>
    <w:rPr>
      <w:lang w:val="en-US" w:eastAsia="zh-CN"/>
    </w:rPr>
  </w:style>
  <w:style w:type="paragraph" w:customStyle="1" w:styleId="1fb">
    <w:name w:val="正文1"/>
    <w:pPr>
      <w:jc w:val="both"/>
    </w:pPr>
    <w:rPr>
      <w:kern w:val="2"/>
      <w:sz w:val="21"/>
      <w:szCs w:val="21"/>
    </w:rPr>
  </w:style>
  <w:style w:type="character" w:customStyle="1" w:styleId="Charf6">
    <w:name w:val="图下文字 Char"/>
    <w:link w:val="affffffff"/>
    <w:rPr>
      <w:rFonts w:ascii="黑体" w:eastAsia="黑体"/>
      <w:bCs/>
      <w:sz w:val="24"/>
      <w:szCs w:val="24"/>
    </w:rPr>
  </w:style>
  <w:style w:type="paragraph" w:customStyle="1" w:styleId="affffffff">
    <w:name w:val="图下文字"/>
    <w:link w:val="Charf6"/>
    <w:pPr>
      <w:widowControl w:val="0"/>
      <w:adjustRightInd w:val="0"/>
      <w:snapToGrid w:val="0"/>
      <w:spacing w:line="18pt" w:lineRule="auto"/>
      <w:jc w:val="center"/>
    </w:pPr>
    <w:rPr>
      <w:rFonts w:ascii="黑体" w:eastAsia="黑体"/>
      <w:bCs/>
      <w:sz w:val="24"/>
      <w:szCs w:val="24"/>
    </w:rPr>
  </w:style>
  <w:style w:type="character" w:customStyle="1" w:styleId="CharChar7">
    <w:name w:val="章节标题 Char Char"/>
    <w:rPr>
      <w:rFonts w:ascii="Arial" w:eastAsia="仿宋_GB2312" w:hAnsi="Arial"/>
      <w:b/>
      <w:kern w:val="44"/>
      <w:sz w:val="32"/>
    </w:rPr>
  </w:style>
  <w:style w:type="character" w:customStyle="1" w:styleId="Char25">
    <w:name w:val="正文文本缩进 Char2"/>
    <w:aliases w:val="正文小4缩进 Char,正文文字 21 Char,正文文字缩进3 Char,正文文字缩进 Char Char,PI Char,正文文字首行缩进 Char,特点标题 Char2,正文文字缩进 Char1"/>
    <w:rPr>
      <w:rFonts w:ascii="Times New Roman" w:hAnsi="Times New Roman"/>
      <w:szCs w:val="24"/>
    </w:rPr>
  </w:style>
  <w:style w:type="paragraph" w:customStyle="1" w:styleId="Char40">
    <w:name w:val="Char4"/>
    <w:basedOn w:val="a"/>
    <w:pPr>
      <w:spacing w:line="18pt" w:lineRule="auto"/>
      <w:ind w:firstLineChars="200" w:firstLine="10pt"/>
    </w:pPr>
    <w:rPr>
      <w:rFonts w:ascii="宋体" w:hAnsi="宋体" w:cs="宋体"/>
      <w:sz w:val="24"/>
      <w:szCs w:val="24"/>
    </w:rPr>
  </w:style>
  <w:style w:type="paragraph" w:customStyle="1" w:styleId="affffffff0">
    <w:name w:val="图框"/>
    <w:basedOn w:val="a"/>
    <w:link w:val="Char1d"/>
    <w:pPr>
      <w:ind w:firstLineChars="200" w:firstLine="21pt"/>
      <w:jc w:val="center"/>
    </w:pPr>
    <w:rPr>
      <w:kern w:val="0"/>
      <w:sz w:val="20"/>
      <w:szCs w:val="21"/>
    </w:rPr>
  </w:style>
  <w:style w:type="character" w:customStyle="1" w:styleId="Char1d">
    <w:name w:val="图框 Char1"/>
    <w:link w:val="affffffff0"/>
    <w:rPr>
      <w:szCs w:val="21"/>
    </w:rPr>
  </w:style>
  <w:style w:type="character" w:customStyle="1" w:styleId="Charf7">
    <w:name w:val="图框 Char"/>
    <w:rPr>
      <w:rFonts w:eastAsia="宋体"/>
      <w:kern w:val="2"/>
      <w:sz w:val="21"/>
      <w:szCs w:val="21"/>
      <w:lang w:val="en-US" w:eastAsia="zh-CN" w:bidi="ar-SA"/>
    </w:rPr>
  </w:style>
  <w:style w:type="paragraph" w:customStyle="1" w:styleId="Affffffff1">
    <w:name w:val="A正文"/>
    <w:basedOn w:val="a"/>
    <w:link w:val="AChar"/>
    <w:pPr>
      <w:tabs>
        <w:tab w:val="start" w:pos="24pt"/>
      </w:tabs>
      <w:spacing w:line="18pt" w:lineRule="auto"/>
      <w:outlineLvl w:val="3"/>
    </w:pPr>
    <w:rPr>
      <w:kern w:val="0"/>
      <w:sz w:val="24"/>
      <w:szCs w:val="24"/>
    </w:rPr>
  </w:style>
  <w:style w:type="character" w:customStyle="1" w:styleId="AChar">
    <w:name w:val="A正文 Char"/>
    <w:link w:val="Affffffff1"/>
    <w:rPr>
      <w:sz w:val="24"/>
      <w:szCs w:val="24"/>
    </w:rPr>
  </w:style>
  <w:style w:type="paragraph" w:customStyle="1" w:styleId="A50">
    <w:name w:val="A标题5"/>
    <w:basedOn w:val="a"/>
    <w:next w:val="a"/>
    <w:link w:val="A5CharChar"/>
    <w:pPr>
      <w:tabs>
        <w:tab w:val="start" w:pos="24pt"/>
        <w:tab w:val="start" w:pos="36pt"/>
      </w:tabs>
      <w:spacing w:line="18pt" w:lineRule="auto"/>
      <w:ind w:firstLine="25.50pt"/>
    </w:pPr>
    <w:rPr>
      <w:kern w:val="0"/>
      <w:sz w:val="24"/>
      <w:szCs w:val="24"/>
    </w:rPr>
  </w:style>
  <w:style w:type="character" w:customStyle="1" w:styleId="A5CharChar">
    <w:name w:val="A标题5 Char Char"/>
    <w:link w:val="A50"/>
    <w:rPr>
      <w:sz w:val="24"/>
      <w:szCs w:val="24"/>
    </w:rPr>
  </w:style>
  <w:style w:type="paragraph" w:customStyle="1" w:styleId="A60">
    <w:name w:val="A标题6"/>
    <w:basedOn w:val="a"/>
    <w:next w:val="a"/>
    <w:link w:val="A6CharChar"/>
    <w:pPr>
      <w:tabs>
        <w:tab w:val="start" w:pos="20pt"/>
        <w:tab w:val="start" w:pos="24pt"/>
      </w:tabs>
      <w:spacing w:line="18pt" w:lineRule="auto"/>
      <w:ind w:start="20pt"/>
    </w:pPr>
    <w:rPr>
      <w:kern w:val="0"/>
      <w:sz w:val="24"/>
      <w:szCs w:val="24"/>
    </w:rPr>
  </w:style>
  <w:style w:type="character" w:customStyle="1" w:styleId="A6CharChar">
    <w:name w:val="A标题6 Char Char"/>
    <w:link w:val="A60"/>
    <w:rPr>
      <w:sz w:val="24"/>
      <w:szCs w:val="24"/>
    </w:rPr>
  </w:style>
  <w:style w:type="paragraph" w:customStyle="1" w:styleId="Style3">
    <w:name w:val="_Style 3"/>
    <w:basedOn w:val="a"/>
  </w:style>
  <w:style w:type="paragraph" w:customStyle="1" w:styleId="120">
    <w:name w:val="1包四标2"/>
    <w:basedOn w:val="20"/>
    <w:pPr>
      <w:keepNext/>
      <w:keepLines/>
      <w:numPr>
        <w:ilvl w:val="1"/>
        <w:numId w:val="6"/>
      </w:numPr>
      <w:ind w:start="0pt" w:firstLine="0pt"/>
    </w:pPr>
    <w:rPr>
      <w:szCs w:val="32"/>
    </w:rPr>
  </w:style>
  <w:style w:type="paragraph" w:customStyle="1" w:styleId="113">
    <w:name w:val="1包四标1"/>
    <w:basedOn w:val="a"/>
    <w:pPr>
      <w:keepNext/>
      <w:keepLines/>
      <w:spacing w:line="18pt" w:lineRule="auto"/>
      <w:jc w:val="center"/>
      <w:outlineLvl w:val="0"/>
    </w:pPr>
    <w:rPr>
      <w:rFonts w:eastAsia="黑体"/>
      <w:kern w:val="44"/>
      <w:sz w:val="32"/>
      <w:szCs w:val="44"/>
    </w:rPr>
  </w:style>
  <w:style w:type="paragraph" w:customStyle="1" w:styleId="Char30">
    <w:name w:val="Char3"/>
    <w:basedOn w:val="a"/>
    <w:pPr>
      <w:keepNext/>
      <w:keepLines/>
      <w:widowControl/>
    </w:pPr>
    <w:rPr>
      <w:szCs w:val="24"/>
    </w:rPr>
  </w:style>
  <w:style w:type="character" w:customStyle="1" w:styleId="txtcontent11">
    <w:name w:val="txtcontent11"/>
    <w:rPr>
      <w:rFonts w:hint="default"/>
      <w:b w:val="0"/>
      <w:bCs w:val="0"/>
      <w:color w:val="000000"/>
      <w:sz w:val="21"/>
      <w:szCs w:val="21"/>
    </w:rPr>
  </w:style>
  <w:style w:type="character" w:customStyle="1" w:styleId="CharChar8">
    <w:name w:val="Char Char8"/>
    <w:rPr>
      <w:rFonts w:ascii="Arial" w:eastAsia="黑体" w:hAnsi="Arial"/>
      <w:b/>
      <w:bCs/>
      <w:kern w:val="2"/>
      <w:sz w:val="32"/>
      <w:szCs w:val="32"/>
    </w:rPr>
  </w:style>
  <w:style w:type="character" w:customStyle="1" w:styleId="CharChar70">
    <w:name w:val="Char Char7"/>
    <w:rPr>
      <w:rFonts w:ascii="Arial" w:eastAsia="黑体" w:hAnsi="Arial"/>
      <w:b/>
      <w:bCs/>
      <w:kern w:val="2"/>
      <w:sz w:val="32"/>
      <w:szCs w:val="32"/>
    </w:rPr>
  </w:style>
  <w:style w:type="paragraph" w:customStyle="1" w:styleId="3b">
    <w:name w:val="标题3"/>
    <w:basedOn w:val="a"/>
    <w:pPr>
      <w:spacing w:before="6pt" w:line="18pt" w:lineRule="auto"/>
    </w:pPr>
    <w:rPr>
      <w:rFonts w:ascii="宋体" w:hAnsi="Arial"/>
      <w:b/>
      <w:color w:val="0000FF"/>
      <w:spacing w:val="16"/>
      <w:sz w:val="24"/>
    </w:rPr>
  </w:style>
  <w:style w:type="paragraph" w:customStyle="1" w:styleId="11Char1Char1CharH1-h11stlevelSect">
    <w:name w:val="样式 标题 1章标题 1Char章标题 1 Char标题 1 CharH1-*+h11st levelSect..."/>
    <w:basedOn w:val="1"/>
    <w:pPr>
      <w:keepNext/>
      <w:keepLines/>
      <w:numPr>
        <w:numId w:val="6"/>
      </w:numPr>
      <w:tabs>
        <w:tab w:val="start" w:pos="-27pt"/>
        <w:tab w:val="start" w:pos="21.25pt"/>
      </w:tabs>
      <w:jc w:val="both"/>
    </w:pPr>
    <w:rPr>
      <w:rFonts w:ascii="宋体" w:eastAsia="宋体" w:cs="宋体"/>
      <w:sz w:val="27"/>
    </w:rPr>
  </w:style>
  <w:style w:type="paragraph" w:customStyle="1" w:styleId="211H2Major112b2h2l22ndlevelTitre22Head2">
    <w:name w:val="样式 标题 2节标题 1.1H2Major1.1标题2b2h2l22nd levelTitre22Head...2"/>
    <w:basedOn w:val="20"/>
    <w:pPr>
      <w:numPr>
        <w:ilvl w:val="1"/>
      </w:numPr>
      <w:tabs>
        <w:tab w:val="start" w:pos="28.35pt"/>
      </w:tabs>
      <w:ind w:start="28.35pt" w:hanging="28.35pt"/>
    </w:pPr>
    <w:rPr>
      <w:rFonts w:ascii="宋体" w:eastAsia="宋体"/>
      <w:b/>
      <w:sz w:val="27"/>
      <w:szCs w:val="28"/>
    </w:rPr>
  </w:style>
  <w:style w:type="paragraph" w:customStyle="1" w:styleId="11Char1Char1CharH1-h11stlevelSect1">
    <w:name w:val="样式 标题 1章标题 1Char章标题 1 Char标题 1 CharH1-*+h11st levelSect...1"/>
    <w:basedOn w:val="1"/>
    <w:pPr>
      <w:keepNext/>
      <w:keepLines/>
      <w:tabs>
        <w:tab w:val="start" w:pos="21.25pt"/>
      </w:tabs>
      <w:snapToGrid w:val="0"/>
      <w:ind w:start="37.50pt" w:hanging="19.50pt"/>
      <w:jc w:val="both"/>
    </w:pPr>
    <w:rPr>
      <w:rFonts w:eastAsia="宋体" w:hAnsi="宋体"/>
      <w:b/>
      <w:sz w:val="28"/>
      <w:szCs w:val="28"/>
    </w:rPr>
  </w:style>
  <w:style w:type="paragraph" w:customStyle="1" w:styleId="xl50">
    <w:name w:val="xl50"/>
    <w:basedOn w:val="a"/>
    <w:pPr>
      <w:widowControl/>
      <w:pBdr>
        <w:top w:val="single" w:sz="8" w:space="0" w:color="auto"/>
        <w:left w:val="single" w:sz="4" w:space="0" w:color="auto"/>
        <w:bottom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51">
    <w:name w:val="xl51"/>
    <w:basedOn w:val="a"/>
    <w:pPr>
      <w:widowControl/>
      <w:pBdr>
        <w:top w:val="single" w:sz="8" w:space="0" w:color="auto"/>
        <w:bottom w:val="single" w:sz="4" w:space="0" w:color="auto"/>
        <w:right w:val="single" w:sz="8" w:space="0" w:color="auto"/>
      </w:pBdr>
      <w:spacing w:before="5pt" w:beforeAutospacing="1" w:after="5pt" w:afterAutospacing="1"/>
      <w:jc w:val="center"/>
    </w:pPr>
    <w:rPr>
      <w:rFonts w:ascii="Arial Unicode MS" w:hAnsi="Arial Unicode MS"/>
      <w:color w:val="FF0000"/>
      <w:kern w:val="0"/>
      <w:szCs w:val="21"/>
    </w:rPr>
  </w:style>
  <w:style w:type="paragraph" w:customStyle="1" w:styleId="xl52">
    <w:name w:val="xl52"/>
    <w:basedOn w:val="a"/>
    <w:pPr>
      <w:widowControl/>
      <w:pBdr>
        <w:left w:val="single" w:sz="8" w:space="0" w:color="auto"/>
        <w:bottom w:val="single" w:sz="8" w:space="0" w:color="000000"/>
      </w:pBdr>
      <w:spacing w:before="5pt" w:beforeAutospacing="1" w:after="5pt" w:afterAutospacing="1"/>
    </w:pPr>
    <w:rPr>
      <w:rFonts w:ascii="Arial Unicode MS" w:hAnsi="Arial Unicode MS"/>
      <w:color w:val="FF0000"/>
      <w:kern w:val="0"/>
      <w:szCs w:val="21"/>
    </w:rPr>
  </w:style>
  <w:style w:type="paragraph" w:customStyle="1" w:styleId="xl53">
    <w:name w:val="xl53"/>
    <w:basedOn w:val="a"/>
    <w:pPr>
      <w:widowControl/>
      <w:pBdr>
        <w:bottom w:val="single" w:sz="8" w:space="0" w:color="000000"/>
        <w:right w:val="single" w:sz="4" w:space="0" w:color="auto"/>
      </w:pBdr>
      <w:spacing w:before="5pt" w:beforeAutospacing="1" w:after="5pt" w:afterAutospacing="1"/>
    </w:pPr>
    <w:rPr>
      <w:rFonts w:ascii="Arial Unicode MS" w:hAnsi="Arial Unicode MS"/>
      <w:color w:val="FF0000"/>
      <w:kern w:val="0"/>
      <w:szCs w:val="21"/>
    </w:rPr>
  </w:style>
  <w:style w:type="paragraph" w:customStyle="1" w:styleId="xl54">
    <w:name w:val="xl54"/>
    <w:basedOn w:val="a"/>
    <w:pPr>
      <w:widowControl/>
      <w:pBdr>
        <w:bottom w:val="single" w:sz="8" w:space="0" w:color="000000"/>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55">
    <w:name w:val="xl55"/>
    <w:basedOn w:val="a"/>
    <w:pPr>
      <w:widowControl/>
      <w:pBdr>
        <w:left w:val="single" w:sz="4" w:space="0" w:color="auto"/>
        <w:bottom w:val="single" w:sz="8" w:space="0" w:color="000000"/>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56">
    <w:name w:val="xl56"/>
    <w:basedOn w:val="a"/>
    <w:pPr>
      <w:widowControl/>
      <w:pBdr>
        <w:bottom w:val="single" w:sz="8" w:space="0" w:color="auto"/>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57">
    <w:name w:val="xl57"/>
    <w:basedOn w:val="a"/>
    <w:pPr>
      <w:widowControl/>
      <w:pBdr>
        <w:bottom w:val="single" w:sz="8" w:space="0" w:color="auto"/>
        <w:right w:val="single" w:sz="8" w:space="0" w:color="auto"/>
      </w:pBdr>
      <w:spacing w:before="5pt" w:beforeAutospacing="1" w:after="5pt" w:afterAutospacing="1"/>
      <w:jc w:val="center"/>
    </w:pPr>
    <w:rPr>
      <w:rFonts w:ascii="Arial Unicode MS" w:hAnsi="Arial Unicode MS"/>
      <w:color w:val="FF0000"/>
      <w:kern w:val="0"/>
      <w:szCs w:val="21"/>
    </w:rPr>
  </w:style>
  <w:style w:type="paragraph" w:customStyle="1" w:styleId="xl58">
    <w:name w:val="xl58"/>
    <w:basedOn w:val="a"/>
    <w:pPr>
      <w:widowControl/>
      <w:pBdr>
        <w:left w:val="single" w:sz="8" w:space="0" w:color="auto"/>
        <w:right w:val="single" w:sz="4" w:space="0" w:color="auto"/>
      </w:pBdr>
      <w:spacing w:before="5pt" w:beforeAutospacing="1" w:after="5pt" w:afterAutospacing="1"/>
    </w:pPr>
    <w:rPr>
      <w:rFonts w:ascii="Arial Unicode MS" w:hAnsi="Arial Unicode MS"/>
      <w:color w:val="FF0000"/>
      <w:kern w:val="0"/>
      <w:szCs w:val="21"/>
    </w:rPr>
  </w:style>
  <w:style w:type="paragraph" w:customStyle="1" w:styleId="xl59">
    <w:name w:val="xl59"/>
    <w:basedOn w:val="a"/>
    <w:pPr>
      <w:widowControl/>
      <w:pBdr>
        <w:left w:val="single" w:sz="8" w:space="0" w:color="auto"/>
        <w:right w:val="single" w:sz="4" w:space="0" w:color="auto"/>
      </w:pBdr>
      <w:spacing w:before="5pt" w:beforeAutospacing="1" w:after="5pt" w:afterAutospacing="1"/>
      <w:jc w:val="end"/>
    </w:pPr>
    <w:rPr>
      <w:rFonts w:ascii="Arial Unicode MS" w:hAnsi="Arial Unicode MS"/>
      <w:color w:val="FF0000"/>
      <w:kern w:val="0"/>
      <w:szCs w:val="21"/>
    </w:rPr>
  </w:style>
  <w:style w:type="paragraph" w:customStyle="1" w:styleId="xl60">
    <w:name w:val="xl60"/>
    <w:basedOn w:val="a"/>
    <w:pPr>
      <w:widowControl/>
      <w:pBdr>
        <w:left w:val="single" w:sz="8" w:space="0" w:color="auto"/>
        <w:bottom w:val="double" w:sz="6" w:space="0" w:color="000000"/>
        <w:right w:val="single" w:sz="4" w:space="0" w:color="auto"/>
      </w:pBdr>
      <w:spacing w:before="5pt" w:beforeAutospacing="1" w:after="5pt" w:afterAutospacing="1"/>
    </w:pPr>
    <w:rPr>
      <w:rFonts w:ascii="Arial Unicode MS" w:hAnsi="Arial Unicode MS"/>
      <w:color w:val="FF0000"/>
      <w:kern w:val="0"/>
      <w:sz w:val="24"/>
      <w:szCs w:val="24"/>
    </w:rPr>
  </w:style>
  <w:style w:type="paragraph" w:customStyle="1" w:styleId="xl61">
    <w:name w:val="xl61"/>
    <w:basedOn w:val="a"/>
    <w:pPr>
      <w:widowControl/>
      <w:pBdr>
        <w:bottom w:val="double" w:sz="6" w:space="0" w:color="auto"/>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62">
    <w:name w:val="xl62"/>
    <w:basedOn w:val="a"/>
    <w:pPr>
      <w:widowControl/>
      <w:pBdr>
        <w:bottom w:val="double" w:sz="6" w:space="0" w:color="auto"/>
        <w:right w:val="single" w:sz="8" w:space="0" w:color="auto"/>
      </w:pBdr>
      <w:spacing w:before="5pt" w:beforeAutospacing="1" w:after="5pt" w:afterAutospacing="1"/>
      <w:jc w:val="center"/>
    </w:pPr>
    <w:rPr>
      <w:rFonts w:ascii="Arial Unicode MS" w:hAnsi="Arial Unicode MS"/>
      <w:color w:val="FF0000"/>
      <w:kern w:val="0"/>
      <w:szCs w:val="21"/>
    </w:rPr>
  </w:style>
  <w:style w:type="paragraph" w:customStyle="1" w:styleId="xl63">
    <w:name w:val="xl63"/>
    <w:basedOn w:val="a"/>
    <w:pPr>
      <w:widowControl/>
      <w:pBdr>
        <w:top w:val="double" w:sz="6" w:space="0" w:color="000000"/>
        <w:left w:val="single" w:sz="8" w:space="0" w:color="auto"/>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64">
    <w:name w:val="xl64"/>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pPr>
    <w:rPr>
      <w:color w:val="FF0000"/>
      <w:kern w:val="0"/>
      <w:szCs w:val="21"/>
    </w:rPr>
  </w:style>
  <w:style w:type="paragraph" w:customStyle="1" w:styleId="xl65">
    <w:name w:val="xl65"/>
    <w:basedOn w:val="a"/>
    <w:pPr>
      <w:widowControl/>
      <w:pBdr>
        <w:bottom w:val="single" w:sz="4" w:space="0" w:color="auto"/>
        <w:right w:val="single" w:sz="8" w:space="0" w:color="auto"/>
      </w:pBdr>
      <w:spacing w:before="5pt" w:beforeAutospacing="1" w:after="5pt" w:afterAutospacing="1"/>
      <w:jc w:val="center"/>
    </w:pPr>
    <w:rPr>
      <w:color w:val="FF0000"/>
      <w:kern w:val="0"/>
      <w:szCs w:val="21"/>
    </w:rPr>
  </w:style>
  <w:style w:type="paragraph" w:customStyle="1" w:styleId="xl66">
    <w:name w:val="xl66"/>
    <w:basedOn w:val="a"/>
    <w:pPr>
      <w:widowControl/>
      <w:pBdr>
        <w:left w:val="single" w:sz="8" w:space="0" w:color="auto"/>
        <w:bottom w:val="single" w:sz="8" w:space="0" w:color="auto"/>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67">
    <w:name w:val="xl67"/>
    <w:basedOn w:val="a"/>
    <w:pPr>
      <w:widowControl/>
      <w:pBdr>
        <w:bottom w:val="single" w:sz="8" w:space="0" w:color="auto"/>
        <w:right w:val="single" w:sz="4" w:space="0" w:color="auto"/>
      </w:pBdr>
      <w:spacing w:before="5pt" w:beforeAutospacing="1" w:after="5pt" w:afterAutospacing="1"/>
      <w:jc w:val="center"/>
    </w:pPr>
    <w:rPr>
      <w:rFonts w:ascii="Arial Unicode MS" w:hAnsi="Arial Unicode MS"/>
      <w:color w:val="FF0000"/>
      <w:kern w:val="0"/>
      <w:szCs w:val="21"/>
    </w:rPr>
  </w:style>
  <w:style w:type="paragraph" w:customStyle="1" w:styleId="xl68">
    <w:name w:val="xl68"/>
    <w:basedOn w:val="a"/>
    <w:pPr>
      <w:widowControl/>
      <w:pBdr>
        <w:top w:val="single" w:sz="4" w:space="0" w:color="auto"/>
        <w:left w:val="single" w:sz="4" w:space="0" w:color="auto"/>
        <w:bottom w:val="single" w:sz="8" w:space="0" w:color="auto"/>
      </w:pBdr>
      <w:spacing w:before="5pt" w:beforeAutospacing="1" w:after="5pt" w:afterAutospacing="1"/>
      <w:jc w:val="center"/>
      <w:textAlignment w:val="center"/>
    </w:pPr>
    <w:rPr>
      <w:rFonts w:ascii="Arial Unicode MS" w:hAnsi="Arial Unicode MS"/>
      <w:color w:val="FF0000"/>
      <w:kern w:val="0"/>
      <w:szCs w:val="18"/>
    </w:rPr>
  </w:style>
  <w:style w:type="paragraph" w:customStyle="1" w:styleId="xl69">
    <w:name w:val="xl69"/>
    <w:basedOn w:val="a"/>
    <w:pPr>
      <w:widowControl/>
      <w:pBdr>
        <w:top w:val="single" w:sz="4" w:space="0" w:color="auto"/>
        <w:left w:val="single" w:sz="4" w:space="0" w:color="auto"/>
        <w:bottom w:val="single" w:sz="8" w:space="0" w:color="auto"/>
        <w:right w:val="single" w:sz="4" w:space="0" w:color="auto"/>
      </w:pBdr>
      <w:spacing w:before="5pt" w:beforeAutospacing="1" w:after="5pt" w:afterAutospacing="1"/>
      <w:jc w:val="center"/>
    </w:pPr>
    <w:rPr>
      <w:color w:val="FF0000"/>
      <w:kern w:val="0"/>
      <w:szCs w:val="21"/>
    </w:rPr>
  </w:style>
  <w:style w:type="paragraph" w:customStyle="1" w:styleId="xl70">
    <w:name w:val="xl70"/>
    <w:basedOn w:val="a"/>
    <w:pPr>
      <w:widowControl/>
      <w:pBdr>
        <w:bottom w:val="single" w:sz="8" w:space="0" w:color="auto"/>
        <w:right w:val="single" w:sz="8" w:space="0" w:color="auto"/>
      </w:pBdr>
      <w:spacing w:before="5pt" w:beforeAutospacing="1" w:after="5pt" w:afterAutospacing="1"/>
      <w:jc w:val="center"/>
    </w:pPr>
    <w:rPr>
      <w:color w:val="FF0000"/>
      <w:kern w:val="0"/>
      <w:szCs w:val="21"/>
    </w:rPr>
  </w:style>
  <w:style w:type="paragraph" w:customStyle="1" w:styleId="xl71">
    <w:name w:val="xl71"/>
    <w:basedOn w:val="a"/>
    <w:pPr>
      <w:widowControl/>
      <w:pBdr>
        <w:top w:val="single" w:sz="8"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2">
    <w:name w:val="xl72"/>
    <w:basedOn w:val="a"/>
    <w:pPr>
      <w:widowControl/>
      <w:pBdr>
        <w:bottom w:val="single" w:sz="8" w:space="0" w:color="000000"/>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3">
    <w:name w:val="xl73"/>
    <w:basedOn w:val="a"/>
    <w:pPr>
      <w:widowControl/>
      <w:pBdr>
        <w:bottom w:val="single" w:sz="4"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4">
    <w:name w:val="xl74"/>
    <w:basedOn w:val="a"/>
    <w:pPr>
      <w:widowControl/>
      <w:pBdr>
        <w:bottom w:val="single" w:sz="4"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5">
    <w:name w:val="xl75"/>
    <w:basedOn w:val="a"/>
    <w:pPr>
      <w:widowControl/>
      <w:pBdr>
        <w:bottom w:val="single" w:sz="4"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6">
    <w:name w:val="xl76"/>
    <w:basedOn w:val="a"/>
    <w:pPr>
      <w:widowControl/>
      <w:pBdr>
        <w:bottom w:val="double" w:sz="6"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7">
    <w:name w:val="xl77"/>
    <w:basedOn w:val="a"/>
    <w:pPr>
      <w:widowControl/>
      <w:pBdr>
        <w:bottom w:val="single" w:sz="4"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8">
    <w:name w:val="xl78"/>
    <w:basedOn w:val="a"/>
    <w:pPr>
      <w:widowControl/>
      <w:pBdr>
        <w:bottom w:val="single" w:sz="4"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79">
    <w:name w:val="xl79"/>
    <w:basedOn w:val="a"/>
    <w:pPr>
      <w:widowControl/>
      <w:pBdr>
        <w:bottom w:val="single" w:sz="4"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xl80">
    <w:name w:val="xl80"/>
    <w:basedOn w:val="a"/>
    <w:pPr>
      <w:widowControl/>
      <w:pBdr>
        <w:bottom w:val="single" w:sz="8" w:space="0" w:color="auto"/>
        <w:right w:val="single" w:sz="4" w:space="0" w:color="auto"/>
      </w:pBdr>
      <w:shd w:val="clear" w:color="auto" w:fill="00FF00"/>
      <w:spacing w:before="5pt" w:beforeAutospacing="1" w:after="5pt" w:afterAutospacing="1"/>
      <w:jc w:val="center"/>
    </w:pPr>
    <w:rPr>
      <w:rFonts w:ascii="Arial Unicode MS" w:hAnsi="Arial Unicode MS"/>
      <w:color w:val="FF0000"/>
      <w:kern w:val="0"/>
      <w:szCs w:val="21"/>
    </w:rPr>
  </w:style>
  <w:style w:type="paragraph" w:customStyle="1" w:styleId="40105">
    <w:name w:val="样式 标题 4 + 段前: 0.1 行 段后: 0.5 行"/>
    <w:basedOn w:val="4"/>
    <w:pPr>
      <w:keepNext/>
      <w:keepLines/>
      <w:numPr>
        <w:ilvl w:val="3"/>
        <w:numId w:val="8"/>
      </w:numPr>
      <w:tabs>
        <w:tab w:val="clear" w:pos="21pt"/>
        <w:tab w:val="start" w:pos="43.20pt"/>
        <w:tab w:val="start" w:pos="43.50pt"/>
      </w:tabs>
      <w:adjustRightInd w:val="0"/>
      <w:snapToGrid w:val="0"/>
      <w:spacing w:beforeLines="50" w:afterLines="70" w:line="12pt" w:lineRule="auto"/>
      <w:ind w:start="42.50pt" w:hanging="14.15pt"/>
    </w:pPr>
    <w:rPr>
      <w:b/>
      <w:bCs/>
    </w:rPr>
  </w:style>
  <w:style w:type="paragraph" w:customStyle="1" w:styleId="xl85">
    <w:name w:val="xl85"/>
    <w:basedOn w:val="a"/>
    <w:pPr>
      <w:widowControl/>
      <w:pBdr>
        <w:left w:val="single" w:sz="8" w:space="0" w:color="auto"/>
      </w:pBdr>
      <w:spacing w:before="5pt" w:beforeAutospacing="1" w:after="5pt" w:afterAutospacing="1"/>
      <w:jc w:val="center"/>
      <w:textAlignment w:val="center"/>
    </w:pPr>
    <w:rPr>
      <w:rFonts w:ascii="Arial Unicode MS" w:hAnsi="Arial Unicode MS"/>
      <w:kern w:val="0"/>
      <w:szCs w:val="21"/>
    </w:rPr>
  </w:style>
  <w:style w:type="paragraph" w:customStyle="1" w:styleId="11H1-h11stlevelSectionHeadl1b1heading1H">
    <w:name w:val="样式 标题 1章标题 1H1-*+h11st levelSection Headl1b1heading 1H..."/>
    <w:basedOn w:val="1"/>
    <w:pPr>
      <w:keepNext/>
      <w:keepLines/>
      <w:tabs>
        <w:tab w:val="start" w:pos="21.60pt"/>
      </w:tabs>
      <w:spacing w:beforeLines="100" w:before="17pt" w:afterLines="100" w:after="16.50pt"/>
      <w:ind w:start="21.60pt" w:hanging="21.60pt"/>
      <w:jc w:val="both"/>
    </w:pPr>
    <w:rPr>
      <w:rFonts w:ascii="宋体" w:eastAsia="宋体" w:hAnsi="宋体" w:cs="宋体"/>
      <w:b/>
      <w:bCs/>
      <w:sz w:val="30"/>
    </w:rPr>
  </w:style>
  <w:style w:type="paragraph" w:customStyle="1" w:styleId="11H1-h11stlevelSectionHeadl1b1heading1H0">
    <w:name w:val="样式 样式 标题 1章标题 1H1-*+h11st levelSection Headl1b1heading 1H... + 段..."/>
    <w:basedOn w:val="11H1-h11stlevelSectionHeadl1b1heading1H"/>
  </w:style>
  <w:style w:type="paragraph" w:customStyle="1" w:styleId="2-001000">
    <w:name w:val="样式 标题 2 + 宋体 四号 黑色 左侧:  -0.01 厘米 首行缩进:  0 厘米 段前: 0 磅 段后: 0..."/>
    <w:basedOn w:val="3"/>
    <w:pPr>
      <w:keepNext/>
      <w:tabs>
        <w:tab w:val="clear" w:pos="36pt"/>
        <w:tab w:val="start" w:pos="53.40pt"/>
      </w:tabs>
      <w:adjustRightInd w:val="0"/>
      <w:ind w:start="20.40pt" w:hanging="21pt"/>
      <w:textAlignment w:val="baseline"/>
    </w:pPr>
    <w:rPr>
      <w:rFonts w:ascii="宋体" w:eastAsia="宋体" w:hAnsi="宋体"/>
      <w:b/>
      <w:bCs/>
      <w:color w:val="000000"/>
      <w:sz w:val="28"/>
      <w:szCs w:val="28"/>
    </w:rPr>
  </w:style>
  <w:style w:type="paragraph" w:customStyle="1" w:styleId="2-0010015">
    <w:name w:val="样式 标题 2 + 宋体 四号 黑色 左侧:  -0.01 厘米 段前: 0 磅 段后: 0 磅 行距: 1.5 倍..."/>
    <w:basedOn w:val="20"/>
    <w:pPr>
      <w:keepNext/>
      <w:keepLines/>
      <w:tabs>
        <w:tab w:val="start" w:pos="28.20pt"/>
      </w:tabs>
      <w:adjustRightInd w:val="0"/>
      <w:ind w:start="28.20pt" w:hanging="28.80pt"/>
      <w:textAlignment w:val="baseline"/>
    </w:pPr>
    <w:rPr>
      <w:rFonts w:ascii="宋体" w:eastAsia="宋体" w:hAnsi="宋体" w:cs="宋体"/>
      <w:b/>
      <w:bCs/>
      <w:color w:val="000000"/>
    </w:rPr>
  </w:style>
  <w:style w:type="character" w:customStyle="1" w:styleId="GB2312GB23121">
    <w:name w:val="样式 (西文) 仿宋_GB2312 (中文) 楷体_GB2312 四号1"/>
    <w:rPr>
      <w:rFonts w:ascii="仿宋_GB2312" w:eastAsia="宋体" w:hAnsi="仿宋_GB2312"/>
      <w:sz w:val="24"/>
    </w:rPr>
  </w:style>
  <w:style w:type="paragraph" w:customStyle="1" w:styleId="CharCharCharCharCharCharCharCharCharCharCharCharCharCharCharCharCharCharCharCharCharCharChar">
    <w:name w:val="Char Char Char Char Char Char Char Char Char Char Char Char Char Char Char Char Char Char Char Char Char Char Char"/>
    <w:basedOn w:val="a"/>
    <w:rPr>
      <w:szCs w:val="24"/>
    </w:rPr>
  </w:style>
  <w:style w:type="character" w:customStyle="1" w:styleId="CharChar9">
    <w:name w:val="特点标题 Char Char"/>
    <w:rPr>
      <w:rFonts w:eastAsia="宋体"/>
      <w:kern w:val="2"/>
      <w:sz w:val="28"/>
      <w:szCs w:val="24"/>
      <w:lang w:val="en-US" w:eastAsia="zh-CN" w:bidi="ar-SA"/>
    </w:rPr>
  </w:style>
  <w:style w:type="character" w:customStyle="1" w:styleId="CharChar13">
    <w:name w:val="特点标题 Char Char1"/>
    <w:rPr>
      <w:rFonts w:eastAsia="宋体"/>
      <w:kern w:val="2"/>
      <w:sz w:val="28"/>
      <w:szCs w:val="24"/>
      <w:lang w:val="en-US" w:eastAsia="zh-CN" w:bidi="ar-SA"/>
    </w:rPr>
  </w:style>
  <w:style w:type="character" w:customStyle="1" w:styleId="CharChar14">
    <w:name w:val="纯文本 Char Char1"/>
    <w:aliases w:val="纯文本 Char1 Char Char1,纯文本 Char Char1 Char Char1,普通文字 Char Char Char Char Char1,普通文字 Char Char Char Char Char1 Char Char1,普通文字 Char Char Char Char Char Char Char Char Char Char Char Char1,文字缩进 Char Char1 Char Char1,普通文字 Ch Cha Char1"/>
    <w:rPr>
      <w:rFonts w:ascii="宋体" w:eastAsia="宋体" w:hAnsi="Courier New" w:cs="Courier New"/>
      <w:kern w:val="2"/>
      <w:sz w:val="21"/>
      <w:szCs w:val="21"/>
      <w:lang w:val="en-US" w:eastAsia="zh-CN" w:bidi="ar-SA"/>
    </w:rPr>
  </w:style>
  <w:style w:type="paragraph" w:customStyle="1" w:styleId="CharCharCharCharCharCharCharChar">
    <w:name w:val="Char Char Char Char Char Char Char Char"/>
    <w:basedOn w:val="a"/>
    <w:rPr>
      <w:szCs w:val="24"/>
    </w:rPr>
  </w:style>
  <w:style w:type="paragraph" w:customStyle="1" w:styleId="CharCharCharCharCharCharCharChar1">
    <w:name w:val="Char Char Char Char Char Char Char Char1"/>
    <w:basedOn w:val="a"/>
    <w:rPr>
      <w:szCs w:val="24"/>
    </w:rPr>
  </w:style>
  <w:style w:type="character" w:customStyle="1" w:styleId="11Char1">
    <w:name w:val="节标题 1.1 Char1"/>
    <w:aliases w:val="h2 Char1,l2 Char1,2nd level Char1,Titre2 Char1,2 Char1,Header 2 Char1,b2 Char1,Heading 2 Hidden Char1,Heading 2 CCBS Char1,Titre3 Char1,第一章 标题 2 Char1,H2 Char1,heading 2 Char1,ISO1 Char1,Heading Two Char1,PIM2 Char1,Head 2 Char1,HD2 Char1"/>
    <w:rPr>
      <w:rFonts w:ascii="Arial" w:eastAsia="黑体" w:hAnsi="Arial"/>
      <w:b/>
      <w:bCs/>
      <w:kern w:val="2"/>
      <w:sz w:val="32"/>
      <w:szCs w:val="32"/>
      <w:lang w:bidi="ar-SA"/>
    </w:rPr>
  </w:style>
  <w:style w:type="paragraph" w:customStyle="1" w:styleId="-0">
    <w:name w:val="摘要页-论文题目"/>
    <w:basedOn w:val="a"/>
    <w:next w:val="temp"/>
    <w:pPr>
      <w:pageBreakBefore/>
      <w:topLinePunct/>
      <w:jc w:val="center"/>
    </w:pPr>
    <w:rPr>
      <w:rFonts w:ascii="Arial" w:eastAsia="黑体" w:hAnsi="Arial"/>
      <w:sz w:val="32"/>
      <w:szCs w:val="24"/>
    </w:rPr>
  </w:style>
  <w:style w:type="paragraph" w:customStyle="1" w:styleId="temp">
    <w:name w:val="摘要标题temp"/>
    <w:basedOn w:val="affffffff2"/>
    <w:next w:val="affffffff2"/>
  </w:style>
  <w:style w:type="paragraph" w:customStyle="1" w:styleId="affffffff2">
    <w:name w:val="摘要标题"/>
    <w:basedOn w:val="a"/>
    <w:next w:val="affffffff3"/>
    <w:pPr>
      <w:topLinePunct/>
      <w:jc w:val="center"/>
    </w:pPr>
    <w:rPr>
      <w:rFonts w:ascii="Arial" w:eastAsia="黑体" w:hAnsi="Arial"/>
      <w:sz w:val="32"/>
      <w:szCs w:val="24"/>
    </w:rPr>
  </w:style>
  <w:style w:type="paragraph" w:customStyle="1" w:styleId="affffffff3">
    <w:name w:val="摘要正文"/>
    <w:basedOn w:val="a"/>
    <w:pPr>
      <w:topLinePunct/>
      <w:ind w:firstLineChars="200" w:firstLine="10pt"/>
    </w:pPr>
    <w:rPr>
      <w:rFonts w:ascii="Times" w:hAnsi="Times"/>
      <w:sz w:val="24"/>
      <w:szCs w:val="24"/>
    </w:rPr>
  </w:style>
  <w:style w:type="paragraph" w:customStyle="1" w:styleId="affffffff4">
    <w:name w:val="关键词正文"/>
    <w:basedOn w:val="a"/>
    <w:next w:val="a"/>
    <w:pPr>
      <w:topLinePunct/>
    </w:pPr>
    <w:rPr>
      <w:rFonts w:ascii="Times" w:hAnsi="Times"/>
      <w:sz w:val="28"/>
      <w:szCs w:val="24"/>
    </w:rPr>
  </w:style>
  <w:style w:type="character" w:customStyle="1" w:styleId="affffffff5">
    <w:name w:val="关键词标题"/>
    <w:rPr>
      <w:rFonts w:ascii="Arial" w:eastAsia="黑体" w:hAnsi="Arial"/>
      <w:sz w:val="28"/>
      <w:szCs w:val="28"/>
    </w:rPr>
  </w:style>
  <w:style w:type="paragraph" w:customStyle="1" w:styleId="Title-AbstractPage">
    <w:name w:val="Title - Abstract Page"/>
    <w:basedOn w:val="a"/>
    <w:next w:val="AbstractTitletemp"/>
    <w:pPr>
      <w:pageBreakBefore/>
      <w:topLinePunct/>
      <w:jc w:val="center"/>
    </w:pPr>
    <w:rPr>
      <w:rFonts w:ascii="Times" w:hAnsi="Times"/>
      <w:b/>
      <w:caps/>
      <w:sz w:val="32"/>
      <w:szCs w:val="32"/>
    </w:rPr>
  </w:style>
  <w:style w:type="paragraph" w:customStyle="1" w:styleId="AbstractTitletemp">
    <w:name w:val="Abstract Title temp"/>
    <w:basedOn w:val="AbstractTitle"/>
    <w:next w:val="AbstractTitle"/>
  </w:style>
  <w:style w:type="paragraph" w:customStyle="1" w:styleId="AbstractTitle">
    <w:name w:val="Abstract Title"/>
    <w:basedOn w:val="a"/>
    <w:next w:val="AbstractText"/>
    <w:pPr>
      <w:topLinePunct/>
      <w:jc w:val="center"/>
    </w:pPr>
    <w:rPr>
      <w:rFonts w:ascii="Times" w:hAnsi="Times"/>
      <w:b/>
      <w:caps/>
      <w:sz w:val="32"/>
      <w:szCs w:val="32"/>
    </w:rPr>
  </w:style>
  <w:style w:type="paragraph" w:customStyle="1" w:styleId="AbstractText">
    <w:name w:val="Abstract Text"/>
    <w:basedOn w:val="a"/>
    <w:pPr>
      <w:topLinePunct/>
      <w:ind w:firstLineChars="200" w:firstLine="10pt"/>
    </w:pPr>
    <w:rPr>
      <w:rFonts w:ascii="Times" w:hAnsi="Times"/>
      <w:sz w:val="24"/>
      <w:szCs w:val="24"/>
    </w:rPr>
  </w:style>
  <w:style w:type="paragraph" w:customStyle="1" w:styleId="KeywordText">
    <w:name w:val="Keyword Text"/>
    <w:basedOn w:val="a"/>
    <w:pPr>
      <w:topLinePunct/>
    </w:pPr>
    <w:rPr>
      <w:rFonts w:ascii="Times" w:hAnsi="Times"/>
      <w:sz w:val="28"/>
      <w:szCs w:val="24"/>
    </w:rPr>
  </w:style>
  <w:style w:type="character" w:customStyle="1" w:styleId="KeywordTitle">
    <w:name w:val="Keyword Title"/>
    <w:rPr>
      <w:rFonts w:ascii="Times" w:hAnsi="Times"/>
      <w:b/>
      <w:caps/>
      <w:sz w:val="28"/>
      <w:szCs w:val="24"/>
    </w:rPr>
  </w:style>
  <w:style w:type="paragraph" w:customStyle="1" w:styleId="affffffff6">
    <w:name w:val="目录标题"/>
    <w:basedOn w:val="a"/>
    <w:next w:val="a"/>
    <w:pPr>
      <w:keepNext/>
      <w:pageBreakBefore/>
      <w:topLinePunct/>
      <w:jc w:val="center"/>
    </w:pPr>
    <w:rPr>
      <w:rFonts w:ascii="Times" w:eastAsia="黑体" w:hAnsi="Times"/>
      <w:sz w:val="32"/>
      <w:szCs w:val="24"/>
    </w:rPr>
  </w:style>
  <w:style w:type="paragraph" w:customStyle="1" w:styleId="affffffff7">
    <w:name w:val="小节标题"/>
    <w:basedOn w:val="a"/>
    <w:next w:val="affffffff8"/>
    <w:link w:val="Charf8"/>
    <w:pPr>
      <w:topLinePunct/>
      <w:spacing w:beforeLines="50" w:afterLines="50"/>
      <w:outlineLvl w:val="2"/>
    </w:pPr>
    <w:rPr>
      <w:rFonts w:ascii="Times" w:eastAsia="黑体" w:hAnsi="Times"/>
      <w:kern w:val="0"/>
      <w:sz w:val="24"/>
      <w:szCs w:val="24"/>
    </w:rPr>
  </w:style>
  <w:style w:type="character" w:customStyle="1" w:styleId="Charf8">
    <w:name w:val="小节标题 Char"/>
    <w:link w:val="affffffff7"/>
    <w:rPr>
      <w:rFonts w:ascii="Times" w:eastAsia="黑体" w:hAnsi="Times"/>
      <w:sz w:val="24"/>
      <w:szCs w:val="24"/>
    </w:rPr>
  </w:style>
  <w:style w:type="paragraph" w:customStyle="1" w:styleId="affffffff8">
    <w:name w:val="论文正文"/>
    <w:basedOn w:val="a"/>
    <w:pPr>
      <w:topLinePunct/>
      <w:ind w:firstLineChars="200" w:firstLine="10pt"/>
    </w:pPr>
    <w:rPr>
      <w:rFonts w:ascii="Times" w:hAnsi="Times"/>
      <w:sz w:val="24"/>
      <w:szCs w:val="24"/>
    </w:rPr>
  </w:style>
  <w:style w:type="paragraph" w:customStyle="1" w:styleId="affffffff9">
    <w:name w:val="参考文献标题"/>
    <w:basedOn w:val="affffffff8"/>
    <w:next w:val="affffffffa"/>
    <w:pPr>
      <w:pageBreakBefore/>
      <w:ind w:firstLineChars="0" w:firstLine="0pt"/>
      <w:jc w:val="center"/>
      <w:outlineLvl w:val="0"/>
    </w:pPr>
    <w:rPr>
      <w:rFonts w:eastAsia="黑体"/>
      <w:sz w:val="32"/>
    </w:rPr>
  </w:style>
  <w:style w:type="paragraph" w:customStyle="1" w:styleId="affffffffa">
    <w:name w:val="参考文献正文"/>
    <w:basedOn w:val="a"/>
    <w:pPr>
      <w:numPr>
        <w:numId w:val="12"/>
      </w:numPr>
      <w:tabs>
        <w:tab w:val="start" w:pos="21.25pt"/>
      </w:tabs>
      <w:topLinePunct/>
      <w:ind w:firstLineChars="200" w:firstLine="10pt"/>
    </w:pPr>
    <w:rPr>
      <w:rFonts w:ascii="Times" w:hAnsi="Times"/>
      <w:sz w:val="24"/>
      <w:szCs w:val="24"/>
    </w:rPr>
  </w:style>
  <w:style w:type="paragraph" w:customStyle="1" w:styleId="affffffffb">
    <w:name w:val="符号说明正文"/>
    <w:basedOn w:val="a"/>
    <w:pPr>
      <w:tabs>
        <w:tab w:val="start" w:pos="144pt"/>
      </w:tabs>
      <w:topLinePunct/>
      <w:ind w:firstLineChars="200" w:firstLine="10pt"/>
    </w:pPr>
    <w:rPr>
      <w:rFonts w:ascii="Times" w:hAnsi="Times"/>
      <w:sz w:val="24"/>
      <w:szCs w:val="24"/>
    </w:rPr>
  </w:style>
  <w:style w:type="paragraph" w:customStyle="1" w:styleId="affffffffc">
    <w:name w:val="符号说明标题"/>
    <w:basedOn w:val="a"/>
    <w:next w:val="affffffffb"/>
    <w:pPr>
      <w:pageBreakBefore/>
      <w:topLinePunct/>
      <w:jc w:val="center"/>
    </w:pPr>
    <w:rPr>
      <w:rFonts w:ascii="Times" w:eastAsia="黑体" w:hAnsi="Times"/>
      <w:sz w:val="32"/>
      <w:szCs w:val="24"/>
    </w:rPr>
  </w:style>
  <w:style w:type="paragraph" w:customStyle="1" w:styleId="affffffffd">
    <w:name w:val="附录正文"/>
    <w:basedOn w:val="affffffff8"/>
  </w:style>
  <w:style w:type="paragraph" w:customStyle="1" w:styleId="affffffffe">
    <w:name w:val="附录标题"/>
    <w:basedOn w:val="affffffff9"/>
    <w:next w:val="affffffff8"/>
  </w:style>
  <w:style w:type="paragraph" w:customStyle="1" w:styleId="afffffffff">
    <w:name w:val="致谢正文"/>
    <w:basedOn w:val="affffffff8"/>
  </w:style>
  <w:style w:type="paragraph" w:customStyle="1" w:styleId="afffffffff0">
    <w:name w:val="致谢标题"/>
    <w:basedOn w:val="affffffff9"/>
    <w:next w:val="afffffffff"/>
  </w:style>
  <w:style w:type="paragraph" w:customStyle="1" w:styleId="afffffffff1">
    <w:name w:val="发表论文目录正文"/>
    <w:basedOn w:val="affffffff8"/>
  </w:style>
  <w:style w:type="paragraph" w:customStyle="1" w:styleId="afffffffff2">
    <w:name w:val="发表论文目录标题"/>
    <w:basedOn w:val="affffffff9"/>
    <w:next w:val="afffffffff1"/>
  </w:style>
  <w:style w:type="paragraph" w:customStyle="1" w:styleId="2f5">
    <w:name w:val="样式 摘要正文 + 首行缩进:  2 字符"/>
    <w:basedOn w:val="affffffff3"/>
    <w:pPr>
      <w:ind w:firstLine="24pt"/>
    </w:pPr>
    <w:rPr>
      <w:rFonts w:cs="宋体"/>
      <w:sz w:val="28"/>
      <w:szCs w:val="20"/>
    </w:rPr>
  </w:style>
  <w:style w:type="paragraph" w:customStyle="1" w:styleId="AbstractText2">
    <w:name w:val="样式 Abstract Text + 首行缩进:  2 字符"/>
    <w:basedOn w:val="AbstractText"/>
    <w:pPr>
      <w:ind w:firstLine="24pt"/>
    </w:pPr>
    <w:rPr>
      <w:rFonts w:cs="宋体"/>
      <w:sz w:val="28"/>
      <w:szCs w:val="20"/>
    </w:rPr>
  </w:style>
  <w:style w:type="paragraph" w:customStyle="1" w:styleId="2f6">
    <w:name w:val="样式 论文正文 + 首行缩进:  2 字符"/>
    <w:basedOn w:val="affffffff8"/>
    <w:pPr>
      <w:spacing w:line="18pt" w:lineRule="auto"/>
    </w:pPr>
    <w:rPr>
      <w:rFonts w:cs="宋体"/>
      <w:szCs w:val="20"/>
    </w:rPr>
  </w:style>
  <w:style w:type="paragraph" w:customStyle="1" w:styleId="2f7">
    <w:name w:val="样式 论文正文 + 宋体 首行缩进:  2 字符"/>
    <w:basedOn w:val="affffffff8"/>
    <w:pPr>
      <w:spacing w:line="18pt" w:lineRule="auto"/>
    </w:pPr>
    <w:rPr>
      <w:rFonts w:ascii="宋体" w:hAnsi="宋体" w:cs="宋体"/>
      <w:kern w:val="0"/>
      <w:szCs w:val="20"/>
    </w:rPr>
  </w:style>
  <w:style w:type="character" w:customStyle="1" w:styleId="H5Char">
    <w:name w:val="H5 Char"/>
    <w:aliases w:val="标题1.1.1.1.1 Char Char"/>
    <w:rPr>
      <w:rFonts w:ascii="宋体" w:eastAsia="宋体"/>
      <w:b/>
      <w:sz w:val="28"/>
      <w:lang w:val="en-US" w:eastAsia="zh-CN" w:bidi="ar-SA"/>
    </w:rPr>
  </w:style>
  <w:style w:type="character" w:customStyle="1" w:styleId="H6Char">
    <w:name w:val="H6 Char"/>
    <w:aliases w:val="标题1.1.1.1.1.1 Char,标题4 Char Char"/>
    <w:rPr>
      <w:rFonts w:ascii="Arial" w:eastAsia="黑体" w:hAnsi="Arial"/>
      <w:b/>
      <w:sz w:val="24"/>
      <w:lang w:val="en-US" w:eastAsia="zh-CN" w:bidi="ar-SA"/>
    </w:rPr>
  </w:style>
  <w:style w:type="character" w:customStyle="1" w:styleId="1CharChar">
    <w:name w:val="项标题(1) Char Char"/>
    <w:rPr>
      <w:rFonts w:ascii="宋体" w:eastAsia="宋体"/>
      <w:b/>
      <w:sz w:val="24"/>
      <w:lang w:val="en-US" w:eastAsia="zh-CN" w:bidi="ar-SA"/>
    </w:rPr>
  </w:style>
  <w:style w:type="character" w:customStyle="1" w:styleId="1CharChar0">
    <w:name w:val="目标题 1) Char Char"/>
    <w:rPr>
      <w:rFonts w:ascii="Arial" w:eastAsia="黑体" w:hAnsi="Arial"/>
      <w:sz w:val="24"/>
      <w:lang w:val="en-US" w:eastAsia="zh-CN" w:bidi="ar-SA"/>
    </w:rPr>
  </w:style>
  <w:style w:type="character" w:customStyle="1" w:styleId="Footer-EvenChar">
    <w:name w:val="Footer-Even Char"/>
    <w:aliases w:val="fo Char,footer odd Char,odd Char,footer Final Char Char"/>
    <w:rPr>
      <w:rFonts w:ascii="宋体" w:eastAsia="宋体" w:hAnsi="Times New Roman" w:cs="Times New Roman"/>
      <w:kern w:val="0"/>
      <w:sz w:val="18"/>
      <w:szCs w:val="20"/>
    </w:rPr>
  </w:style>
  <w:style w:type="paragraph" w:customStyle="1" w:styleId="-111-X">
    <w:name w:val="文本-1.1.1-X"/>
    <w:basedOn w:val="a"/>
    <w:pPr>
      <w:adjustRightInd w:val="0"/>
      <w:snapToGrid w:val="0"/>
      <w:spacing w:line="18pt" w:lineRule="auto"/>
      <w:ind w:firstLineChars="200" w:firstLine="10pt"/>
      <w:textAlignment w:val="baseline"/>
    </w:pPr>
    <w:rPr>
      <w:kern w:val="0"/>
      <w:sz w:val="24"/>
    </w:rPr>
  </w:style>
  <w:style w:type="paragraph" w:customStyle="1" w:styleId="152">
    <w:name w:val="样式 行距: 1.5 倍行距 首行缩进:  2 字符"/>
    <w:basedOn w:val="a"/>
    <w:pPr>
      <w:widowControl/>
      <w:wordWrap w:val="0"/>
      <w:adjustRightInd w:val="0"/>
      <w:snapToGrid w:val="0"/>
      <w:spacing w:line="18pt" w:lineRule="auto"/>
    </w:pPr>
    <w:rPr>
      <w:rFonts w:ascii="宋体" w:hAnsi="宋体"/>
      <w:spacing w:val="-14"/>
      <w:kern w:val="0"/>
      <w:position w:val="-4"/>
      <w:sz w:val="24"/>
      <w:szCs w:val="24"/>
    </w:rPr>
  </w:style>
  <w:style w:type="paragraph" w:customStyle="1" w:styleId="450">
    <w:name w:val="45正文"/>
    <w:pPr>
      <w:spacing w:line="20pt" w:lineRule="exact"/>
      <w:ind w:firstLineChars="200" w:firstLine="10pt"/>
    </w:pPr>
    <w:rPr>
      <w:kern w:val="2"/>
      <w:sz w:val="24"/>
      <w:szCs w:val="24"/>
    </w:rPr>
  </w:style>
  <w:style w:type="character" w:customStyle="1" w:styleId="45CharChar">
    <w:name w:val="45正文 Char Char"/>
    <w:rPr>
      <w:rFonts w:eastAsia="宋体"/>
      <w:kern w:val="2"/>
      <w:sz w:val="24"/>
      <w:szCs w:val="24"/>
      <w:lang w:val="en-US" w:eastAsia="zh-CN" w:bidi="ar-SA"/>
    </w:rPr>
  </w:style>
  <w:style w:type="paragraph" w:customStyle="1" w:styleId="2150">
    <w:name w:val="样式 标题 2 + 行距: 1.5 倍行距"/>
    <w:basedOn w:val="20"/>
    <w:pPr>
      <w:keepNext/>
      <w:keepLines/>
      <w:numPr>
        <w:ilvl w:val="1"/>
      </w:numPr>
      <w:tabs>
        <w:tab w:val="start" w:pos="38.20pt"/>
        <w:tab w:val="start" w:pos="51.05pt"/>
      </w:tabs>
      <w:adjustRightInd w:val="0"/>
      <w:snapToGrid w:val="0"/>
      <w:ind w:start="35.35pt" w:firstLine="34pt"/>
    </w:pPr>
    <w:rPr>
      <w:rFonts w:eastAsia="宋体"/>
      <w:b/>
      <w:bCs/>
    </w:rPr>
  </w:style>
  <w:style w:type="paragraph" w:customStyle="1" w:styleId="CharChar2CharCharCharChar">
    <w:name w:val="Char Char2 Char Char Char Char"/>
    <w:basedOn w:val="a"/>
    <w:rPr>
      <w:szCs w:val="24"/>
    </w:rPr>
  </w:style>
  <w:style w:type="paragraph" w:customStyle="1" w:styleId="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w:basedOn w:val="a"/>
    <w:rPr>
      <w:szCs w:val="24"/>
    </w:rPr>
  </w:style>
  <w:style w:type="paragraph" w:customStyle="1" w:styleId="121">
    <w:name w:val="样式12"/>
    <w:basedOn w:val="a"/>
    <w:link w:val="12Char"/>
    <w:pPr>
      <w:adjustRightInd w:val="0"/>
      <w:snapToGrid w:val="0"/>
      <w:spacing w:line="22pt" w:lineRule="exact"/>
      <w:ind w:firstLine="21.85pt"/>
    </w:pPr>
    <w:rPr>
      <w:rFonts w:ascii="宋体" w:hAnsi="宋体"/>
      <w:kern w:val="0"/>
      <w:sz w:val="24"/>
      <w:szCs w:val="24"/>
    </w:rPr>
  </w:style>
  <w:style w:type="character" w:customStyle="1" w:styleId="12Char">
    <w:name w:val="样式12 Char"/>
    <w:link w:val="121"/>
    <w:rPr>
      <w:rFonts w:ascii="宋体" w:hAnsi="宋体"/>
      <w:sz w:val="24"/>
      <w:szCs w:val="24"/>
    </w:rPr>
  </w:style>
  <w:style w:type="paragraph" w:customStyle="1" w:styleId="73">
    <w:name w:val="样式7"/>
    <w:basedOn w:val="a"/>
    <w:pPr>
      <w:jc w:val="center"/>
    </w:pPr>
    <w:rPr>
      <w:rFonts w:ascii="楷体_GB2312" w:eastAsia="楷体_GB2312" w:hAnsi="宋体"/>
      <w:b/>
      <w:bCs/>
      <w:szCs w:val="24"/>
    </w:rPr>
  </w:style>
  <w:style w:type="paragraph" w:customStyle="1" w:styleId="84">
    <w:name w:val="样式8"/>
    <w:basedOn w:val="a"/>
    <w:pPr>
      <w:snapToGrid w:val="0"/>
      <w:spacing w:beforeLines="50" w:line="18pt" w:lineRule="auto"/>
      <w:jc w:val="center"/>
    </w:pPr>
    <w:rPr>
      <w:rFonts w:ascii="黑体" w:eastAsia="黑体" w:hAnsi="宋体"/>
      <w:b/>
      <w:bCs/>
      <w:kern w:val="0"/>
      <w:szCs w:val="24"/>
      <w:lang w:val="zh-CN"/>
    </w:rPr>
  </w:style>
  <w:style w:type="paragraph" w:customStyle="1" w:styleId="afffffffff3">
    <w:name w:val="样式图名"/>
    <w:basedOn w:val="a"/>
    <w:pPr>
      <w:spacing w:beforeLines="50" w:afterLines="50"/>
      <w:jc w:val="center"/>
    </w:pPr>
    <w:rPr>
      <w:rFonts w:ascii="宋体" w:hAnsi="宋体"/>
      <w:b/>
      <w:bCs/>
      <w:sz w:val="24"/>
      <w:szCs w:val="24"/>
    </w:rPr>
  </w:style>
  <w:style w:type="paragraph" w:customStyle="1" w:styleId="afffffffff4">
    <w:name w:val="样式图"/>
    <w:basedOn w:val="a"/>
    <w:pPr>
      <w:spacing w:beforeLines="50" w:afterLines="50"/>
      <w:jc w:val="center"/>
    </w:pPr>
    <w:rPr>
      <w:rFonts w:ascii="黑体" w:eastAsia="黑体" w:hAnsi="宋体"/>
      <w:bCs/>
      <w:szCs w:val="21"/>
    </w:rPr>
  </w:style>
  <w:style w:type="paragraph" w:customStyle="1" w:styleId="afffffffff5">
    <w:name w:val="样式正文"/>
    <w:basedOn w:val="a"/>
    <w:link w:val="Charf9"/>
    <w:pPr>
      <w:snapToGrid w:val="0"/>
      <w:spacing w:line="22pt" w:lineRule="exact"/>
      <w:ind w:firstLineChars="200" w:firstLine="24pt"/>
    </w:pPr>
    <w:rPr>
      <w:rFonts w:ascii="宋体" w:hAnsi="宋体"/>
      <w:color w:val="000000"/>
      <w:kern w:val="0"/>
      <w:sz w:val="24"/>
      <w:szCs w:val="24"/>
    </w:rPr>
  </w:style>
  <w:style w:type="character" w:customStyle="1" w:styleId="Charf9">
    <w:name w:val="样式正文 Char"/>
    <w:link w:val="afffffffff5"/>
    <w:rPr>
      <w:rFonts w:ascii="宋体" w:hAnsi="宋体"/>
      <w:color w:val="000000"/>
      <w:sz w:val="24"/>
      <w:szCs w:val="24"/>
    </w:rPr>
  </w:style>
  <w:style w:type="paragraph" w:customStyle="1" w:styleId="2f8">
    <w:name w:val="样式标题2"/>
    <w:basedOn w:val="20"/>
    <w:pPr>
      <w:keepNext/>
      <w:keepLines/>
      <w:spacing w:before="12pt" w:after="12pt" w:line="22pt" w:lineRule="exact"/>
    </w:pPr>
    <w:rPr>
      <w:rFonts w:ascii="黑体" w:hAnsi="宋体"/>
      <w:bCs/>
      <w:sz w:val="30"/>
      <w:szCs w:val="30"/>
    </w:rPr>
  </w:style>
  <w:style w:type="paragraph" w:customStyle="1" w:styleId="1Char0">
    <w:name w:val="1 Char"/>
    <w:basedOn w:val="a"/>
    <w:rPr>
      <w:szCs w:val="24"/>
    </w:rPr>
  </w:style>
  <w:style w:type="paragraph" w:customStyle="1" w:styleId="57">
    <w:name w:val="标题5"/>
    <w:basedOn w:val="a"/>
    <w:pPr>
      <w:snapToGrid w:val="0"/>
      <w:spacing w:before="2.50pt" w:after="2.50pt" w:line="12.25pt" w:lineRule="auto"/>
      <w:outlineLvl w:val="4"/>
    </w:pPr>
    <w:rPr>
      <w:rFonts w:eastAsia="方正小标宋简体"/>
      <w:spacing w:val="4"/>
      <w:sz w:val="20"/>
    </w:rPr>
  </w:style>
  <w:style w:type="character" w:customStyle="1" w:styleId="CharChar25">
    <w:name w:val="Char Char25"/>
    <w:rPr>
      <w:rFonts w:eastAsia="宋体"/>
      <w:b/>
      <w:bCs/>
      <w:kern w:val="2"/>
      <w:sz w:val="32"/>
      <w:szCs w:val="32"/>
      <w:lang w:val="en-US" w:eastAsia="zh-CN" w:bidi="ar-SA"/>
    </w:rPr>
  </w:style>
  <w:style w:type="paragraph" w:customStyle="1" w:styleId="afffffffff6">
    <w:name w:val="正文报告"/>
    <w:basedOn w:val="a"/>
    <w:pPr>
      <w:tabs>
        <w:tab w:val="start" w:pos="25.50pt"/>
      </w:tabs>
      <w:adjustRightInd w:val="0"/>
      <w:spacing w:line="23pt" w:lineRule="atLeast"/>
      <w:ind w:firstLine="24.10pt"/>
    </w:pPr>
    <w:rPr>
      <w:kern w:val="0"/>
      <w:sz w:val="24"/>
    </w:rPr>
  </w:style>
  <w:style w:type="character" w:customStyle="1" w:styleId="CharChar27">
    <w:name w:val="Char Char27"/>
    <w:rPr>
      <w:rFonts w:eastAsia="宋体"/>
      <w:b/>
      <w:bCs/>
      <w:kern w:val="44"/>
      <w:sz w:val="44"/>
      <w:szCs w:val="44"/>
      <w:lang w:val="en-US" w:eastAsia="zh-CN" w:bidi="ar-SA"/>
    </w:rPr>
  </w:style>
  <w:style w:type="paragraph" w:customStyle="1" w:styleId="afffffffff7">
    <w:name w:val="表格小四"/>
    <w:pPr>
      <w:spacing w:line="18pt" w:lineRule="auto"/>
      <w:jc w:val="center"/>
    </w:pPr>
    <w:rPr>
      <w:rFonts w:ascii="宋体" w:hAnsi="宋体" w:cs="宋体"/>
      <w:kern w:val="2"/>
      <w:sz w:val="24"/>
      <w:szCs w:val="18"/>
    </w:rPr>
  </w:style>
  <w:style w:type="paragraph" w:customStyle="1" w:styleId="2TimesNewRoman">
    <w:name w:val="样式 标题 2 + Times New Roman"/>
    <w:basedOn w:val="20"/>
    <w:pPr>
      <w:keepNext/>
      <w:keepLines/>
      <w:numPr>
        <w:ilvl w:val="1"/>
      </w:numPr>
      <w:spacing w:before="6pt" w:after="6pt"/>
      <w:textAlignment w:val="center"/>
    </w:pPr>
    <w:rPr>
      <w:sz w:val="32"/>
    </w:rPr>
  </w:style>
  <w:style w:type="paragraph" w:customStyle="1" w:styleId="afffffffff8">
    <w:name w:val="样式 四号"/>
    <w:basedOn w:val="214"/>
    <w:pPr>
      <w:tabs>
        <w:tab w:val="start" w:pos="9pt"/>
        <w:tab w:val="start" w:pos="18pt"/>
      </w:tabs>
      <w:spacing w:after="0pt"/>
      <w:ind w:startChars="0" w:start="0pt" w:firstLineChars="0" w:firstLine="0pt"/>
    </w:pPr>
    <w:rPr>
      <w:rFonts w:ascii="楷体_GB2312" w:eastAsia="楷体_GB2312" w:cs="宋体"/>
      <w:b/>
      <w:kern w:val="0"/>
      <w:sz w:val="28"/>
      <w:szCs w:val="28"/>
    </w:rPr>
  </w:style>
  <w:style w:type="paragraph" w:customStyle="1" w:styleId="style11">
    <w:name w:val="style11"/>
    <w:basedOn w:val="a"/>
    <w:pPr>
      <w:widowControl/>
      <w:spacing w:before="5pt" w:beforeAutospacing="1" w:after="5pt" w:afterAutospacing="1"/>
    </w:pPr>
    <w:rPr>
      <w:rFonts w:ascii="宋体" w:hAnsi="宋体" w:cs="宋体"/>
      <w:kern w:val="0"/>
      <w:sz w:val="22"/>
      <w:szCs w:val="22"/>
    </w:rPr>
  </w:style>
  <w:style w:type="character" w:customStyle="1" w:styleId="style91">
    <w:name w:val="style91"/>
    <w:rPr>
      <w:color w:val="11305E"/>
    </w:rPr>
  </w:style>
  <w:style w:type="paragraph" w:customStyle="1" w:styleId="afffffffff9">
    <w:name w:val="表格五号"/>
    <w:unhideWhenUsed/>
    <w:pPr>
      <w:jc w:val="center"/>
      <w:textAlignment w:val="center"/>
    </w:pPr>
    <w:rPr>
      <w:kern w:val="2"/>
      <w:sz w:val="21"/>
      <w:szCs w:val="18"/>
    </w:rPr>
  </w:style>
  <w:style w:type="paragraph" w:customStyle="1" w:styleId="1fc">
    <w:name w:val="题注1"/>
    <w:pPr>
      <w:jc w:val="center"/>
    </w:pPr>
    <w:rPr>
      <w:rFonts w:eastAsia="黑体" w:hAnsi="Arial"/>
      <w:kern w:val="2"/>
      <w:sz w:val="28"/>
      <w:szCs w:val="28"/>
    </w:rPr>
  </w:style>
  <w:style w:type="paragraph" w:customStyle="1" w:styleId="afffffffffa">
    <w:name w:val="封面标题"/>
    <w:pPr>
      <w:jc w:val="center"/>
    </w:pPr>
    <w:rPr>
      <w:rFonts w:eastAsia="黑体"/>
      <w:b/>
      <w:kern w:val="2"/>
      <w:sz w:val="52"/>
      <w:szCs w:val="24"/>
    </w:rPr>
  </w:style>
  <w:style w:type="paragraph" w:customStyle="1" w:styleId="afffffffffb">
    <w:name w:val="封面落款"/>
    <w:pPr>
      <w:jc w:val="center"/>
    </w:pPr>
    <w:rPr>
      <w:kern w:val="2"/>
      <w:sz w:val="44"/>
      <w:szCs w:val="24"/>
    </w:rPr>
  </w:style>
  <w:style w:type="paragraph" w:customStyle="1" w:styleId="afffffffffc">
    <w:name w:val="表格小四左对齐"/>
    <w:basedOn w:val="a"/>
    <w:pPr>
      <w:widowControl/>
      <w:spacing w:line="18pt" w:lineRule="auto"/>
      <w:ind w:startChars="100" w:start="21pt" w:endChars="100" w:end="5pt"/>
    </w:pPr>
    <w:rPr>
      <w:rFonts w:ascii="宋体" w:hAnsi="宋体" w:cs="宋体"/>
      <w:sz w:val="24"/>
      <w:szCs w:val="18"/>
    </w:rPr>
  </w:style>
  <w:style w:type="paragraph" w:customStyle="1" w:styleId="3173">
    <w:name w:val="样式 标题 3 + 华文楷体 四号 行距: 多倍行距 1.73 字行"/>
    <w:basedOn w:val="3"/>
    <w:pPr>
      <w:keepNext/>
      <w:keepLines/>
      <w:widowControl/>
      <w:numPr>
        <w:ilvl w:val="2"/>
      </w:numPr>
      <w:spacing w:before="13pt" w:after="13pt" w:line="20.75pt" w:lineRule="auto"/>
    </w:pPr>
    <w:rPr>
      <w:rFonts w:ascii="华文楷体" w:eastAsia="华文楷体" w:hAnsi="华文楷体" w:cs="宋体"/>
      <w:b/>
      <w:sz w:val="28"/>
      <w:szCs w:val="28"/>
    </w:rPr>
  </w:style>
  <w:style w:type="paragraph" w:customStyle="1" w:styleId="220">
    <w:name w:val="样式 目录 2 + 首行缩进:  2 字符"/>
    <w:basedOn w:val="212"/>
    <w:pPr>
      <w:tabs>
        <w:tab w:val="start" w:pos="48pt"/>
        <w:tab w:val="end" w:leader="dot" w:pos="415.10pt"/>
        <w:tab w:val="end" w:leader="dot" w:pos="451.50pt"/>
        <w:tab w:val="end" w:leader="dot" w:pos="453pt"/>
      </w:tabs>
      <w:spacing w:line="23pt" w:lineRule="exact"/>
      <w:ind w:startChars="0" w:start="0pt" w:firstLineChars="200" w:firstLine="28.10pt"/>
    </w:pPr>
    <w:rPr>
      <w:rFonts w:cs="宋体"/>
      <w:b/>
      <w:bCs/>
      <w:lang w:val="en-US" w:eastAsia="zh-CN"/>
    </w:rPr>
  </w:style>
  <w:style w:type="paragraph" w:customStyle="1" w:styleId="2f9">
    <w:name w:val="样式 四号 首行缩进:  2 字符"/>
    <w:basedOn w:val="a"/>
    <w:pPr>
      <w:ind w:firstLineChars="200" w:firstLine="28pt"/>
    </w:pPr>
    <w:rPr>
      <w:rFonts w:cs="宋体"/>
      <w:sz w:val="28"/>
    </w:rPr>
  </w:style>
  <w:style w:type="paragraph" w:customStyle="1" w:styleId="Arial">
    <w:name w:val="样式 (符号) Arial 小四 居中"/>
    <w:basedOn w:val="a"/>
    <w:pPr>
      <w:jc w:val="center"/>
    </w:pPr>
    <w:rPr>
      <w:rFonts w:hAnsi="Arial" w:cs="宋体"/>
      <w:kern w:val="0"/>
      <w:sz w:val="24"/>
    </w:rPr>
  </w:style>
  <w:style w:type="paragraph" w:customStyle="1" w:styleId="2fa">
    <w:name w:val="样式 首行缩进:  2 字符"/>
    <w:basedOn w:val="a"/>
    <w:link w:val="2Char0"/>
    <w:pPr>
      <w:spacing w:line="18pt" w:lineRule="auto"/>
      <w:ind w:firstLineChars="200" w:firstLine="28pt"/>
    </w:pPr>
    <w:rPr>
      <w:rFonts w:ascii="宋体"/>
      <w:kern w:val="0"/>
      <w:sz w:val="28"/>
    </w:rPr>
  </w:style>
  <w:style w:type="character" w:customStyle="1" w:styleId="2Char0">
    <w:name w:val="样式 首行缩进:  2 字符 Char"/>
    <w:link w:val="2fa"/>
    <w:rPr>
      <w:rFonts w:ascii="宋体"/>
      <w:sz w:val="28"/>
    </w:rPr>
  </w:style>
  <w:style w:type="paragraph" w:customStyle="1" w:styleId="afffffffffd">
    <w:name w:val="表格五号 + 两端对齐"/>
    <w:basedOn w:val="afffffffff9"/>
    <w:pPr>
      <w:jc w:val="start"/>
    </w:pPr>
    <w:rPr>
      <w:rFonts w:ascii="宋体" w:hAnsi="宋体" w:cs="宋体"/>
      <w:szCs w:val="20"/>
    </w:rPr>
  </w:style>
  <w:style w:type="paragraph" w:customStyle="1" w:styleId="afffffffffe">
    <w:name w:val="样式 表格五号 +"/>
    <w:basedOn w:val="afffffffff9"/>
    <w:semiHidden/>
    <w:rPr>
      <w:rFonts w:eastAsia="Times New Roman" w:hAnsi="宋体"/>
      <w:kern w:val="0"/>
      <w:sz w:val="24"/>
      <w:szCs w:val="24"/>
    </w:rPr>
  </w:style>
  <w:style w:type="paragraph" w:customStyle="1" w:styleId="173215">
    <w:name w:val="样式 黑体 四号 黑色 居中 首行缩进:  1.73 厘米 段前: 2 磅 图案: 清除 (白色) 行距: 1.5..."/>
    <w:basedOn w:val="a"/>
    <w:semiHidden/>
    <w:pPr>
      <w:spacing w:before="2pt" w:line="18pt" w:lineRule="auto"/>
      <w:ind w:firstLine="49pt"/>
    </w:pPr>
    <w:rPr>
      <w:rFonts w:ascii="黑体" w:eastAsia="黑体" w:cs="宋体"/>
      <w:color w:val="000000"/>
      <w:sz w:val="28"/>
      <w:shd w:val="clear" w:color="auto" w:fill="FFFFFF"/>
    </w:rPr>
  </w:style>
  <w:style w:type="paragraph" w:customStyle="1" w:styleId="31730">
    <w:name w:val="样式 标题 3 + 四号 图案: 清除 (白色) 行距: 多倍行距 1.73 字行"/>
    <w:basedOn w:val="3"/>
    <w:pPr>
      <w:keepNext/>
      <w:keepLines/>
      <w:numPr>
        <w:ilvl w:val="2"/>
      </w:numPr>
      <w:tabs>
        <w:tab w:val="clear" w:pos="36pt"/>
        <w:tab w:val="start" w:pos="9pt"/>
      </w:tabs>
      <w:spacing w:before="13pt" w:after="13pt" w:line="20.75pt" w:lineRule="auto"/>
      <w:ind w:startChars="200" w:start="10pt" w:endChars="100" w:end="5pt" w:firstLine="35.45pt"/>
    </w:pPr>
    <w:rPr>
      <w:rFonts w:eastAsia="宋体" w:cs="宋体"/>
      <w:b/>
      <w:bCs/>
      <w:sz w:val="28"/>
      <w:shd w:val="clear" w:color="auto" w:fill="FFFFFF"/>
    </w:rPr>
  </w:style>
  <w:style w:type="paragraph" w:customStyle="1" w:styleId="2fb">
    <w:name w:val="样式 标题 2"/>
    <w:basedOn w:val="a"/>
    <w:pPr>
      <w:tabs>
        <w:tab w:val="start" w:pos="37.35pt"/>
      </w:tabs>
      <w:ind w:start="37.35pt" w:hanging="28.35pt"/>
    </w:pPr>
    <w:rPr>
      <w:szCs w:val="24"/>
    </w:rPr>
  </w:style>
  <w:style w:type="paragraph" w:customStyle="1" w:styleId="31731">
    <w:name w:val="样式 样式 标题 3 + 四号 图案: 清除 (白色) 行距: 多倍行距 1.73 字行 + 右侧:  1 字符"/>
    <w:basedOn w:val="31730"/>
    <w:pPr>
      <w:ind w:firstLine="0pt"/>
    </w:pPr>
  </w:style>
  <w:style w:type="paragraph" w:customStyle="1" w:styleId="305152">
    <w:name w:val="样式 段前: 3.05 磅 行距: 1.5 倍行距 首行缩进:  2 字符"/>
    <w:basedOn w:val="a"/>
    <w:pPr>
      <w:spacing w:before="3.05pt" w:line="18pt" w:lineRule="auto"/>
      <w:ind w:firstLineChars="200" w:firstLine="28pt"/>
    </w:pPr>
    <w:rPr>
      <w:rFonts w:cs="宋体"/>
      <w:sz w:val="28"/>
    </w:rPr>
  </w:style>
  <w:style w:type="character" w:customStyle="1" w:styleId="1fd">
    <w:name w:val="书籍标题1"/>
    <w:rPr>
      <w:rFonts w:ascii="Times New Roman" w:eastAsia="黑体" w:hAnsi="Times New Roman"/>
      <w:b/>
      <w:bCs/>
      <w:smallCaps/>
      <w:color w:val="auto"/>
      <w:spacing w:val="5"/>
      <w:sz w:val="44"/>
      <w:u w:val="none"/>
    </w:rPr>
  </w:style>
  <w:style w:type="paragraph" w:customStyle="1" w:styleId="217">
    <w:name w:val="样式 首行缩进:  2 字符1"/>
    <w:basedOn w:val="a"/>
    <w:pPr>
      <w:ind w:firstLineChars="200" w:firstLine="28pt"/>
    </w:pPr>
    <w:rPr>
      <w:rFonts w:cs="宋体"/>
      <w:sz w:val="28"/>
    </w:rPr>
  </w:style>
  <w:style w:type="paragraph" w:customStyle="1" w:styleId="affffffffff">
    <w:name w:val="小四"/>
    <w:basedOn w:val="a"/>
    <w:link w:val="Charfa"/>
    <w:pPr>
      <w:spacing w:line="18pt" w:lineRule="auto"/>
      <w:ind w:firstLineChars="200" w:firstLine="24pt"/>
    </w:pPr>
    <w:rPr>
      <w:rFonts w:ascii="宋体" w:hAnsi="宋体"/>
      <w:kern w:val="0"/>
      <w:sz w:val="24"/>
      <w:szCs w:val="24"/>
    </w:rPr>
  </w:style>
  <w:style w:type="character" w:customStyle="1" w:styleId="Charfa">
    <w:name w:val="小四 Char"/>
    <w:link w:val="affffffffff"/>
    <w:rPr>
      <w:rFonts w:ascii="宋体" w:hAnsi="宋体"/>
      <w:sz w:val="24"/>
      <w:szCs w:val="24"/>
    </w:rPr>
  </w:style>
  <w:style w:type="paragraph" w:customStyle="1" w:styleId="affffffffff0">
    <w:name w:val="表标题"/>
    <w:basedOn w:val="a"/>
    <w:pPr>
      <w:spacing w:beforeLines="50" w:afterLines="50"/>
      <w:ind w:firstLineChars="300" w:firstLine="36pt"/>
    </w:pPr>
    <w:rPr>
      <w:rFonts w:ascii="黑体" w:eastAsia="黑体"/>
      <w:bCs/>
      <w:sz w:val="24"/>
      <w:szCs w:val="24"/>
    </w:rPr>
  </w:style>
  <w:style w:type="paragraph" w:customStyle="1" w:styleId="1fe">
    <w:name w:val="正文谭亚1"/>
    <w:basedOn w:val="a"/>
    <w:next w:val="a"/>
    <w:pPr>
      <w:spacing w:line="18pt" w:lineRule="exact"/>
      <w:ind w:firstLineChars="200" w:firstLine="10pt"/>
    </w:pPr>
    <w:rPr>
      <w:rFonts w:ascii="宋体" w:hAnsi="宋体"/>
      <w:sz w:val="24"/>
    </w:rPr>
  </w:style>
  <w:style w:type="character" w:customStyle="1" w:styleId="CharChar16">
    <w:name w:val="Char Char16"/>
    <w:rPr>
      <w:b/>
      <w:bCs/>
      <w:kern w:val="44"/>
      <w:sz w:val="44"/>
      <w:szCs w:val="44"/>
      <w:lang w:val="en-US" w:eastAsia="zh-CN" w:bidi="ar-SA"/>
    </w:rPr>
  </w:style>
  <w:style w:type="paragraph" w:customStyle="1" w:styleId="2fc">
    <w:name w:val="正文+2"/>
    <w:basedOn w:val="Default"/>
    <w:next w:val="Default"/>
    <w:rPr>
      <w:rFonts w:ascii="Times New Roman" w:hAnsi="Times New Roman"/>
      <w:color w:val="auto"/>
    </w:rPr>
  </w:style>
  <w:style w:type="paragraph" w:customStyle="1" w:styleId="CharCharChar">
    <w:name w:val="样式 正文缩进 + 四号 Char Char Char"/>
    <w:basedOn w:val="a9"/>
    <w:pPr>
      <w:spacing w:line="24pt" w:lineRule="exact"/>
      <w:ind w:firstLine="0pt"/>
    </w:pPr>
    <w:rPr>
      <w:kern w:val="0"/>
      <w:sz w:val="28"/>
    </w:rPr>
  </w:style>
  <w:style w:type="paragraph" w:customStyle="1" w:styleId="affffffffff1">
    <w:name w:val="安评报告正文"/>
    <w:basedOn w:val="a"/>
    <w:next w:val="214"/>
    <w:link w:val="Charfb"/>
    <w:pPr>
      <w:spacing w:line="18pt" w:lineRule="auto"/>
      <w:ind w:firstLine="24.10pt"/>
    </w:pPr>
    <w:rPr>
      <w:rFonts w:hAnsi="Courier New"/>
      <w:kern w:val="0"/>
      <w:sz w:val="24"/>
      <w:szCs w:val="24"/>
    </w:rPr>
  </w:style>
  <w:style w:type="character" w:customStyle="1" w:styleId="Charfb">
    <w:name w:val="安评报告正文 Char"/>
    <w:link w:val="affffffffff1"/>
    <w:rPr>
      <w:rFonts w:hAnsi="Courier New"/>
      <w:sz w:val="24"/>
      <w:szCs w:val="24"/>
    </w:rPr>
  </w:style>
  <w:style w:type="paragraph" w:customStyle="1" w:styleId="2fd">
    <w:name w:val="安评报告节2"/>
    <w:basedOn w:val="a"/>
    <w:next w:val="214"/>
    <w:pPr>
      <w:spacing w:line="18pt" w:lineRule="auto"/>
      <w:ind w:firstLineChars="200" w:firstLine="10pt"/>
    </w:pPr>
    <w:rPr>
      <w:rFonts w:ascii="幼圆" w:hAnsi="Courier New"/>
      <w:b/>
      <w:sz w:val="24"/>
      <w:szCs w:val="24"/>
    </w:rPr>
  </w:style>
  <w:style w:type="paragraph" w:customStyle="1" w:styleId="affffffffff2">
    <w:name w:val="安评报告图标题"/>
    <w:basedOn w:val="a"/>
    <w:next w:val="214"/>
    <w:pPr>
      <w:spacing w:afterLines="50" w:line="18pt" w:lineRule="auto"/>
      <w:ind w:start="-6pt" w:firstLineChars="213" w:firstLine="32.05pt"/>
    </w:pPr>
    <w:rPr>
      <w:rFonts w:hAnsi="Courier New"/>
      <w:sz w:val="24"/>
      <w:szCs w:val="24"/>
    </w:rPr>
  </w:style>
  <w:style w:type="paragraph" w:customStyle="1" w:styleId="4lb">
    <w:name w:val="样式 标题 4 （lb）"/>
    <w:basedOn w:val="4"/>
    <w:pPr>
      <w:keepNext/>
      <w:keepLines/>
      <w:adjustRightInd w:val="0"/>
      <w:spacing w:line="20pt" w:lineRule="exact"/>
      <w:ind w:firstLineChars="100" w:firstLine="12pt"/>
      <w:textAlignment w:val="baseline"/>
    </w:pPr>
    <w:rPr>
      <w:rFonts w:ascii="Arial" w:hAnsi="Arial" w:cs="Arial"/>
      <w:bCs/>
      <w:szCs w:val="24"/>
    </w:rPr>
  </w:style>
  <w:style w:type="paragraph" w:customStyle="1" w:styleId="22lb0505">
    <w:name w:val="样式 标题 2标题 2（lb） + 段前: 0.5 行 段后: 0.5 行"/>
    <w:basedOn w:val="20"/>
    <w:pPr>
      <w:keepNext/>
      <w:keepLines/>
      <w:adjustRightInd w:val="0"/>
      <w:spacing w:beforeLines="50" w:before="13pt" w:afterLines="50" w:after="13pt" w:line="20pt" w:lineRule="exact"/>
      <w:textAlignment w:val="baseline"/>
      <w:outlineLvl w:val="9"/>
    </w:pPr>
    <w:rPr>
      <w:rFonts w:eastAsia="宋体"/>
      <w:b/>
      <w:bCs/>
    </w:rPr>
  </w:style>
  <w:style w:type="paragraph" w:customStyle="1" w:styleId="3lb">
    <w:name w:val="样式 标题 3 （lb）"/>
    <w:basedOn w:val="3"/>
    <w:pPr>
      <w:keepNext/>
      <w:keepLines/>
      <w:tabs>
        <w:tab w:val="clear" w:pos="36pt"/>
      </w:tabs>
      <w:adjustRightInd w:val="0"/>
      <w:spacing w:before="6pt" w:after="6pt"/>
    </w:pPr>
    <w:rPr>
      <w:rFonts w:ascii="Arial" w:eastAsia="宋体" w:hAnsi="Arial" w:cs="Arial"/>
      <w:b/>
      <w:szCs w:val="24"/>
    </w:rPr>
  </w:style>
  <w:style w:type="paragraph" w:customStyle="1" w:styleId="affffffffff3">
    <w:name w:val="风电表头"/>
    <w:basedOn w:val="a9"/>
    <w:link w:val="Charfc"/>
    <w:pPr>
      <w:spacing w:beforeLines="50" w:line="25pt" w:lineRule="exact"/>
      <w:ind w:firstLineChars="200" w:firstLine="10pt"/>
    </w:pPr>
    <w:rPr>
      <w:rFonts w:ascii="黑体" w:eastAsia="黑体" w:hAnsi="宋体"/>
      <w:kern w:val="0"/>
      <w:szCs w:val="24"/>
    </w:rPr>
  </w:style>
  <w:style w:type="character" w:customStyle="1" w:styleId="Charfc">
    <w:name w:val="风电表头 Char"/>
    <w:link w:val="affffffffff3"/>
    <w:rPr>
      <w:rFonts w:ascii="黑体" w:eastAsia="黑体" w:hAnsi="宋体"/>
      <w:sz w:val="24"/>
      <w:szCs w:val="24"/>
    </w:rPr>
  </w:style>
  <w:style w:type="paragraph" w:customStyle="1" w:styleId="74">
    <w:name w:val="7表格(治)"/>
    <w:pPr>
      <w:jc w:val="center"/>
    </w:pPr>
    <w:rPr>
      <w:rFonts w:eastAsia="楷体_GB2312"/>
      <w:sz w:val="21"/>
    </w:rPr>
  </w:style>
  <w:style w:type="paragraph" w:customStyle="1" w:styleId="Char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Char"/>
    <w:basedOn w:val="a"/>
    <w:rPr>
      <w:szCs w:val="24"/>
    </w:rPr>
  </w:style>
  <w:style w:type="paragraph" w:customStyle="1" w:styleId="xl22">
    <w:name w:val="xl22"/>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pPr>
    <w:rPr>
      <w:rFonts w:ascii="宋体" w:hAnsi="宋体" w:cs="宋体"/>
      <w:kern w:val="0"/>
      <w:szCs w:val="18"/>
    </w:rPr>
  </w:style>
  <w:style w:type="paragraph" w:customStyle="1" w:styleId="xl23">
    <w:name w:val="xl23"/>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pPr>
    <w:rPr>
      <w:rFonts w:ascii="宋体" w:hAnsi="宋体" w:cs="宋体"/>
      <w:kern w:val="0"/>
      <w:szCs w:val="18"/>
    </w:rPr>
  </w:style>
  <w:style w:type="paragraph" w:customStyle="1" w:styleId="affffffffff4">
    <w:name w:val="附录"/>
    <w:basedOn w:val="a"/>
    <w:pPr>
      <w:widowControl/>
      <w:spacing w:after="10pt" w:line="13.80pt" w:lineRule="auto"/>
    </w:pPr>
    <w:rPr>
      <w:rFonts w:ascii="Calibri" w:hAnsi="Calibri"/>
      <w:kern w:val="0"/>
      <w:sz w:val="22"/>
      <w:szCs w:val="22"/>
      <w:lang w:eastAsia="en-US"/>
    </w:rPr>
  </w:style>
  <w:style w:type="paragraph" w:customStyle="1" w:styleId="58">
    <w:name w:val="5文章"/>
    <w:basedOn w:val="a"/>
    <w:link w:val="5Char1"/>
    <w:pPr>
      <w:spacing w:line="18pt" w:lineRule="auto"/>
      <w:ind w:firstLineChars="200" w:firstLine="24pt"/>
    </w:pPr>
    <w:rPr>
      <w:rFonts w:ascii="Arial" w:hAnsi="Arial"/>
      <w:kern w:val="0"/>
      <w:sz w:val="24"/>
      <w:szCs w:val="21"/>
    </w:rPr>
  </w:style>
  <w:style w:type="character" w:customStyle="1" w:styleId="5Char1">
    <w:name w:val="5文章 Char"/>
    <w:link w:val="58"/>
    <w:rPr>
      <w:rFonts w:ascii="Arial" w:hAnsi="Arial"/>
      <w:sz w:val="24"/>
      <w:szCs w:val="21"/>
    </w:rPr>
  </w:style>
  <w:style w:type="character" w:customStyle="1" w:styleId="5Char10">
    <w:name w:val="标题 5 Char1"/>
    <w:aliases w:val="H5 Char1,标题1.1.1.1.1 Char1"/>
    <w:semiHidden/>
    <w:rPr>
      <w:b/>
      <w:bCs/>
      <w:sz w:val="28"/>
      <w:szCs w:val="28"/>
    </w:rPr>
  </w:style>
  <w:style w:type="character" w:customStyle="1" w:styleId="6Char10">
    <w:name w:val="标题 6 Char1"/>
    <w:aliases w:val="H6 Char1,标题1.1.1.1.1.1 Char1,标题4 Char1"/>
    <w:semiHidden/>
    <w:rPr>
      <w:rFonts w:ascii="Cambria" w:eastAsia="宋体" w:hAnsi="Cambria" w:cs="Times New Roman"/>
      <w:b/>
      <w:bCs/>
      <w:sz w:val="24"/>
      <w:szCs w:val="24"/>
    </w:rPr>
  </w:style>
  <w:style w:type="character" w:customStyle="1" w:styleId="7Char1">
    <w:name w:val="标题 7 Char1"/>
    <w:aliases w:val="项标题(1) Char1"/>
    <w:semiHidden/>
    <w:rPr>
      <w:b/>
      <w:bCs/>
      <w:sz w:val="24"/>
      <w:szCs w:val="24"/>
    </w:rPr>
  </w:style>
  <w:style w:type="character" w:customStyle="1" w:styleId="8Char1">
    <w:name w:val="标题 8 Char1"/>
    <w:aliases w:val="目标题 1) Char1"/>
    <w:semiHidden/>
    <w:rPr>
      <w:rFonts w:ascii="Cambria" w:eastAsia="宋体" w:hAnsi="Cambria" w:cs="Times New Roman"/>
      <w:sz w:val="24"/>
      <w:szCs w:val="24"/>
    </w:rPr>
  </w:style>
  <w:style w:type="character" w:customStyle="1" w:styleId="9Char1">
    <w:name w:val="标题 9 Char1"/>
    <w:aliases w:val="干标题(a) Char1"/>
    <w:semiHidden/>
    <w:rPr>
      <w:rFonts w:ascii="Cambria" w:eastAsia="宋体" w:hAnsi="Cambria" w:cs="Times New Roman"/>
      <w:sz w:val="21"/>
      <w:szCs w:val="21"/>
    </w:rPr>
  </w:style>
  <w:style w:type="character" w:customStyle="1" w:styleId="Char1CharCharChar1">
    <w:name w:val="纯文本 Char1 Char Char Char1"/>
    <w:aliases w:val="纯文本 Char Char Char Char Char1,纯文本 Char Char1 Char1,纯文本 Char1 Char Char2,纯文本 Char Char Char Char2"/>
    <w:semiHidden/>
    <w:rPr>
      <w:rFonts w:ascii="宋体" w:hAnsi="Courier New" w:cs="Courier New"/>
      <w:sz w:val="21"/>
      <w:szCs w:val="21"/>
    </w:rPr>
  </w:style>
  <w:style w:type="paragraph" w:customStyle="1" w:styleId="CharChar2CharCharCharChar1">
    <w:name w:val="Char Char2 Char Char Char Char1"/>
    <w:basedOn w:val="a"/>
    <w:rPr>
      <w:szCs w:val="24"/>
    </w:rPr>
  </w:style>
  <w:style w:type="paragraph" w:customStyle="1" w:styleId="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1"/>
    <w:basedOn w:val="a"/>
    <w:rPr>
      <w:szCs w:val="24"/>
    </w:rPr>
  </w:style>
  <w:style w:type="paragraph" w:customStyle="1" w:styleId="CharCharCharChar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 Char Char Char Char1"/>
    <w:basedOn w:val="a"/>
    <w:rPr>
      <w:szCs w:val="24"/>
    </w:rPr>
  </w:style>
  <w:style w:type="character" w:customStyle="1" w:styleId="CharChar251">
    <w:name w:val="Char Char251"/>
    <w:rPr>
      <w:rFonts w:ascii="宋体" w:eastAsia="宋体" w:hAnsi="宋体" w:hint="eastAsia"/>
      <w:b/>
      <w:bCs/>
      <w:kern w:val="2"/>
      <w:sz w:val="32"/>
      <w:szCs w:val="32"/>
      <w:lang w:val="en-US" w:eastAsia="zh-CN" w:bidi="ar-SA"/>
    </w:rPr>
  </w:style>
  <w:style w:type="character" w:customStyle="1" w:styleId="CharChar271">
    <w:name w:val="Char Char271"/>
    <w:rPr>
      <w:rFonts w:ascii="宋体" w:eastAsia="宋体" w:hAnsi="宋体" w:hint="eastAsia"/>
      <w:b/>
      <w:bCs/>
      <w:kern w:val="44"/>
      <w:sz w:val="44"/>
      <w:szCs w:val="44"/>
      <w:lang w:val="en-US" w:eastAsia="zh-CN" w:bidi="ar-SA"/>
    </w:rPr>
  </w:style>
  <w:style w:type="character" w:customStyle="1" w:styleId="CharChar161">
    <w:name w:val="Char Char161"/>
    <w:rPr>
      <w:b/>
      <w:bCs/>
      <w:kern w:val="44"/>
      <w:sz w:val="44"/>
      <w:szCs w:val="44"/>
      <w:lang w:val="en-US" w:eastAsia="zh-CN" w:bidi="ar-SA"/>
    </w:rPr>
  </w:style>
  <w:style w:type="paragraph" w:customStyle="1" w:styleId="099">
    <w:name w:val="样式 表格五号 + 首行缩进:  0.99 厘米"/>
    <w:basedOn w:val="afffffffff9"/>
    <w:rPr>
      <w:rFonts w:cs="宋体"/>
      <w:szCs w:val="20"/>
    </w:rPr>
  </w:style>
  <w:style w:type="paragraph" w:customStyle="1" w:styleId="0991">
    <w:name w:val="样式 表格五号 + 首行缩进:  0.99 厘米1"/>
    <w:basedOn w:val="afffffffff9"/>
    <w:rPr>
      <w:rFonts w:cs="宋体"/>
      <w:szCs w:val="20"/>
    </w:rPr>
  </w:style>
  <w:style w:type="character" w:customStyle="1" w:styleId="affffffffff5">
    <w:name w:val="样式 (符号) 宋体 四号"/>
    <w:rPr>
      <w:kern w:val="0"/>
      <w:sz w:val="24"/>
    </w:rPr>
  </w:style>
  <w:style w:type="paragraph" w:customStyle="1" w:styleId="30515">
    <w:name w:val="样式 (符号) 宋体 四号 段前: 3.05 磅 行距: 1.5 倍行距"/>
    <w:basedOn w:val="a"/>
    <w:pPr>
      <w:spacing w:before="3.05pt" w:line="18pt" w:lineRule="auto"/>
    </w:pPr>
    <w:rPr>
      <w:rFonts w:hAnsi="宋体" w:cs="宋体"/>
      <w:kern w:val="0"/>
      <w:sz w:val="24"/>
    </w:rPr>
  </w:style>
  <w:style w:type="paragraph" w:customStyle="1" w:styleId="31732">
    <w:name w:val="样式 标题 3 + 左 行距: 多倍行距 1.73 字行"/>
    <w:basedOn w:val="3"/>
    <w:pPr>
      <w:keepNext/>
      <w:keepLines/>
      <w:numPr>
        <w:ilvl w:val="2"/>
      </w:numPr>
      <w:tabs>
        <w:tab w:val="clear" w:pos="36pt"/>
      </w:tabs>
      <w:spacing w:before="13pt" w:after="13pt" w:line="20.75pt" w:lineRule="auto"/>
    </w:pPr>
    <w:rPr>
      <w:rFonts w:cs="宋体"/>
      <w:bCs/>
      <w:sz w:val="28"/>
    </w:rPr>
  </w:style>
  <w:style w:type="paragraph" w:customStyle="1" w:styleId="205173">
    <w:name w:val="样式 标题 2 + 首行缩进:  0.5 厘米 行距: 多倍行距 1.73 字行"/>
    <w:basedOn w:val="20"/>
    <w:pPr>
      <w:keepNext/>
      <w:keepLines/>
      <w:spacing w:before="13pt" w:after="13pt" w:line="20.75pt" w:lineRule="auto"/>
      <w:ind w:firstLine="14.20pt"/>
    </w:pPr>
    <w:rPr>
      <w:rFonts w:ascii="Arial" w:hAnsi="Arial" w:cs="宋体"/>
      <w:b/>
      <w:bCs/>
      <w:sz w:val="30"/>
    </w:rPr>
  </w:style>
  <w:style w:type="character" w:customStyle="1" w:styleId="Char1e">
    <w:name w:val="题注 Char1"/>
    <w:rPr>
      <w:rFonts w:ascii="Arial" w:eastAsia="黑体" w:hAnsi="Arial" w:cs="Arial"/>
      <w:kern w:val="2"/>
    </w:rPr>
  </w:style>
  <w:style w:type="character" w:styleId="affffffffff6">
    <w:name w:val="Book Title"/>
    <w:qFormat/>
    <w:rPr>
      <w:rFonts w:ascii="Times New Roman" w:eastAsia="黑体" w:hAnsi="Times New Roman"/>
      <w:b/>
      <w:bCs/>
      <w:smallCaps/>
      <w:color w:val="auto"/>
      <w:spacing w:val="5"/>
      <w:sz w:val="44"/>
      <w:u w:val="none"/>
    </w:rPr>
  </w:style>
  <w:style w:type="paragraph" w:customStyle="1" w:styleId="CharCharChar1Char">
    <w:name w:val="Char Char Char1 Char"/>
    <w:basedOn w:val="a"/>
    <w:rPr>
      <w:sz w:val="24"/>
      <w:szCs w:val="24"/>
    </w:rPr>
  </w:style>
  <w:style w:type="character" w:customStyle="1" w:styleId="2fe">
    <w:name w:val="书籍标题2"/>
    <w:rPr>
      <w:rFonts w:ascii="Times New Roman" w:eastAsia="黑体" w:hAnsi="Times New Roman"/>
      <w:b/>
      <w:bCs/>
      <w:smallCaps/>
      <w:color w:val="auto"/>
      <w:spacing w:val="5"/>
      <w:sz w:val="44"/>
      <w:u w:val="none"/>
    </w:rPr>
  </w:style>
  <w:style w:type="paragraph" w:customStyle="1" w:styleId="TOC20">
    <w:name w:val="TOC 标题2"/>
    <w:basedOn w:val="1"/>
    <w:next w:val="a"/>
    <w:pPr>
      <w:keepNext/>
      <w:keepLines/>
      <w:widowControl/>
      <w:spacing w:before="24pt" w:line="13.80pt" w:lineRule="auto"/>
      <w:outlineLvl w:val="9"/>
    </w:pPr>
    <w:rPr>
      <w:rFonts w:ascii="Cambria" w:eastAsia="宋体" w:hAnsi="Cambria"/>
      <w:b/>
      <w:bCs/>
      <w:color w:val="365F91"/>
      <w:kern w:val="0"/>
      <w:sz w:val="28"/>
      <w:szCs w:val="28"/>
    </w:rPr>
  </w:style>
  <w:style w:type="paragraph" w:customStyle="1" w:styleId="affffffffff7">
    <w:name w:val="正"/>
    <w:basedOn w:val="a"/>
    <w:pPr>
      <w:spacing w:line="18pt" w:lineRule="auto"/>
      <w:ind w:firstLine="8.50pt"/>
    </w:pPr>
    <w:rPr>
      <w:sz w:val="24"/>
      <w:szCs w:val="28"/>
    </w:rPr>
  </w:style>
  <w:style w:type="paragraph" w:customStyle="1" w:styleId="2ff">
    <w:name w:val="标题 2 + 加粗"/>
    <w:basedOn w:val="a"/>
    <w:pPr>
      <w:numPr>
        <w:ilvl w:val="1"/>
        <w:numId w:val="13"/>
      </w:numPr>
      <w:spacing w:line="26pt" w:lineRule="exact"/>
      <w:outlineLvl w:val="1"/>
    </w:pPr>
    <w:rPr>
      <w:b/>
      <w:bCs/>
      <w:sz w:val="24"/>
      <w:szCs w:val="24"/>
    </w:rPr>
  </w:style>
  <w:style w:type="paragraph" w:customStyle="1" w:styleId="2ff0">
    <w:name w:val="样式 标题 2 + 四号 非加粗 行距: 单倍行距"/>
    <w:basedOn w:val="20"/>
    <w:pPr>
      <w:keepNext/>
      <w:keepLines/>
      <w:spacing w:line="20pt" w:lineRule="exact"/>
    </w:pPr>
    <w:rPr>
      <w:rFonts w:eastAsia="宋体" w:cs="宋体"/>
      <w:b/>
    </w:rPr>
  </w:style>
  <w:style w:type="paragraph" w:customStyle="1" w:styleId="1Part1b1-h11stlevelSectionHeadl1">
    <w:name w:val="样式 标题 1Part章标题 1b1-*+h11st levelSection Headl1章节标题 + 楷体..."/>
    <w:basedOn w:val="1"/>
    <w:pPr>
      <w:keepNext/>
      <w:keepLines/>
      <w:spacing w:before="15pt" w:line="20pt" w:lineRule="exact"/>
    </w:pPr>
    <w:rPr>
      <w:rFonts w:eastAsia="宋体" w:cs="宋体"/>
      <w:b/>
      <w:bCs/>
    </w:rPr>
  </w:style>
  <w:style w:type="paragraph" w:customStyle="1" w:styleId="font10">
    <w:name w:val="font10"/>
    <w:basedOn w:val="a"/>
    <w:pPr>
      <w:widowControl/>
      <w:spacing w:before="5pt" w:beforeAutospacing="1" w:after="5pt" w:afterAutospacing="1"/>
    </w:pPr>
    <w:rPr>
      <w:b/>
      <w:bCs/>
      <w:kern w:val="0"/>
      <w:sz w:val="28"/>
      <w:szCs w:val="28"/>
    </w:rPr>
  </w:style>
  <w:style w:type="paragraph" w:customStyle="1" w:styleId="font12">
    <w:name w:val="font12"/>
    <w:basedOn w:val="a"/>
    <w:pPr>
      <w:widowControl/>
      <w:spacing w:before="5pt" w:beforeAutospacing="1" w:after="5pt" w:afterAutospacing="1"/>
    </w:pPr>
    <w:rPr>
      <w:rFonts w:ascii="宋体" w:hAnsi="宋体" w:hint="eastAsia"/>
      <w:color w:val="000000"/>
      <w:kern w:val="0"/>
      <w:szCs w:val="18"/>
    </w:rPr>
  </w:style>
  <w:style w:type="paragraph" w:customStyle="1" w:styleId="font13">
    <w:name w:val="font13"/>
    <w:basedOn w:val="a"/>
    <w:pPr>
      <w:widowControl/>
      <w:spacing w:before="5pt" w:beforeAutospacing="1" w:after="5pt" w:afterAutospacing="1"/>
    </w:pPr>
    <w:rPr>
      <w:rFonts w:ascii="宋体" w:hAnsi="宋体" w:hint="eastAsia"/>
      <w:b/>
      <w:bCs/>
      <w:color w:val="000000"/>
      <w:kern w:val="0"/>
      <w:szCs w:val="18"/>
    </w:rPr>
  </w:style>
  <w:style w:type="paragraph" w:customStyle="1" w:styleId="font14">
    <w:name w:val="font14"/>
    <w:basedOn w:val="a"/>
    <w:pPr>
      <w:widowControl/>
      <w:spacing w:before="5pt" w:beforeAutospacing="1" w:after="5pt" w:afterAutospacing="1"/>
    </w:pPr>
    <w:rPr>
      <w:kern w:val="0"/>
      <w:sz w:val="28"/>
      <w:szCs w:val="28"/>
    </w:rPr>
  </w:style>
  <w:style w:type="paragraph" w:customStyle="1" w:styleId="Web">
    <w:name w:val="普通 (Web)"/>
    <w:basedOn w:val="a"/>
    <w:pPr>
      <w:widowControl/>
      <w:spacing w:before="5pt" w:after="5pt"/>
    </w:pPr>
    <w:rPr>
      <w:rFonts w:ascii="宋体" w:hAnsi="宋体" w:hint="eastAsia"/>
      <w:kern w:val="0"/>
      <w:sz w:val="24"/>
    </w:rPr>
  </w:style>
  <w:style w:type="paragraph" w:customStyle="1" w:styleId="2ff1">
    <w:name w:val="纯文本2"/>
    <w:basedOn w:val="a"/>
    <w:pPr>
      <w:adjustRightInd w:val="0"/>
      <w:textAlignment w:val="baseline"/>
    </w:pPr>
    <w:rPr>
      <w:rFonts w:ascii="宋体"/>
      <w:kern w:val="0"/>
    </w:rPr>
  </w:style>
  <w:style w:type="paragraph" w:customStyle="1" w:styleId="3c">
    <w:name w:val="样式 标题 3 + 黑体 四号"/>
    <w:basedOn w:val="3"/>
    <w:pPr>
      <w:keepNext/>
      <w:keepLines/>
      <w:numPr>
        <w:ilvl w:val="2"/>
      </w:numPr>
      <w:adjustRightInd w:val="0"/>
      <w:spacing w:before="13pt" w:after="13pt" w:line="20.80pt" w:lineRule="atLeast"/>
      <w:ind w:start="36pt" w:hanging="36pt"/>
      <w:textAlignment w:val="baseline"/>
    </w:pPr>
    <w:rPr>
      <w:rFonts w:ascii="黑体" w:hAnsi="黑体"/>
      <w:b/>
      <w:bCs/>
      <w:sz w:val="28"/>
      <w:szCs w:val="28"/>
    </w:rPr>
  </w:style>
  <w:style w:type="paragraph" w:customStyle="1" w:styleId="1ff">
    <w:name w:val="批注框文本1"/>
    <w:basedOn w:val="a"/>
    <w:rPr>
      <w:szCs w:val="18"/>
    </w:rPr>
  </w:style>
  <w:style w:type="paragraph" w:customStyle="1" w:styleId="xl81">
    <w:name w:val="xl81"/>
    <w:basedOn w:val="a"/>
    <w:pPr>
      <w:widowControl/>
      <w:pBdr>
        <w:top w:val="single" w:sz="4" w:space="0" w:color="auto"/>
        <w:left w:val="single" w:sz="4" w:space="0" w:color="auto"/>
        <w:bottom w:val="single" w:sz="4" w:space="0" w:color="auto"/>
        <w:right w:val="single" w:sz="8"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82">
    <w:name w:val="xl82"/>
    <w:basedOn w:val="a"/>
    <w:pPr>
      <w:widowControl/>
      <w:pBdr>
        <w:top w:val="single" w:sz="4" w:space="0" w:color="auto"/>
        <w:left w:val="single" w:sz="4" w:space="0" w:color="auto"/>
        <w:bottom w:val="single" w:sz="8"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83">
    <w:name w:val="xl83"/>
    <w:basedOn w:val="a"/>
    <w:pPr>
      <w:widowControl/>
      <w:pBdr>
        <w:top w:val="single" w:sz="4" w:space="0" w:color="auto"/>
        <w:left w:val="single" w:sz="4" w:space="0" w:color="auto"/>
        <w:bottom w:val="single" w:sz="8" w:space="0" w:color="auto"/>
        <w:right w:val="single" w:sz="8"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84">
    <w:name w:val="xl84"/>
    <w:basedOn w:val="a"/>
    <w:pPr>
      <w:widowControl/>
      <w:pBdr>
        <w:top w:val="single" w:sz="4" w:space="0" w:color="auto"/>
        <w:left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86">
    <w:name w:val="xl86"/>
    <w:basedOn w:val="a"/>
    <w:pPr>
      <w:widowControl/>
      <w:pBdr>
        <w:top w:val="single" w:sz="4" w:space="0" w:color="auto"/>
        <w:left w:val="single" w:sz="4" w:space="0" w:color="auto"/>
        <w:bottom w:val="single" w:sz="4" w:space="0" w:color="auto"/>
        <w:right w:val="single" w:sz="8" w:space="0" w:color="auto"/>
      </w:pBdr>
      <w:spacing w:before="5pt" w:beforeAutospacing="1" w:after="5pt" w:afterAutospacing="1"/>
      <w:textAlignment w:val="center"/>
    </w:pPr>
    <w:rPr>
      <w:rFonts w:ascii="宋体" w:hAnsi="宋体"/>
      <w:kern w:val="0"/>
      <w:sz w:val="24"/>
      <w:szCs w:val="24"/>
    </w:rPr>
  </w:style>
  <w:style w:type="paragraph" w:customStyle="1" w:styleId="xl87">
    <w:name w:val="xl87"/>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textAlignment w:val="center"/>
    </w:pPr>
    <w:rPr>
      <w:rFonts w:ascii="宋体" w:hAnsi="宋体"/>
      <w:kern w:val="0"/>
      <w:sz w:val="24"/>
      <w:szCs w:val="24"/>
    </w:rPr>
  </w:style>
  <w:style w:type="paragraph" w:customStyle="1" w:styleId="xl88">
    <w:name w:val="xl88"/>
    <w:basedOn w:val="a"/>
    <w:pPr>
      <w:widowControl/>
      <w:pBdr>
        <w:top w:val="single" w:sz="4" w:space="0" w:color="auto"/>
        <w:left w:val="single" w:sz="4" w:space="0" w:color="auto"/>
        <w:bottom w:val="single" w:sz="8" w:space="0" w:color="auto"/>
        <w:right w:val="single" w:sz="4" w:space="0" w:color="auto"/>
      </w:pBdr>
      <w:spacing w:before="5pt" w:beforeAutospacing="1" w:after="5pt" w:afterAutospacing="1"/>
      <w:textAlignment w:val="center"/>
    </w:pPr>
    <w:rPr>
      <w:rFonts w:ascii="宋体" w:hAnsi="宋体"/>
      <w:kern w:val="0"/>
      <w:sz w:val="24"/>
      <w:szCs w:val="24"/>
    </w:rPr>
  </w:style>
  <w:style w:type="paragraph" w:customStyle="1" w:styleId="xl89">
    <w:name w:val="xl89"/>
    <w:basedOn w:val="a"/>
    <w:pPr>
      <w:widowControl/>
      <w:pBdr>
        <w:left w:val="single" w:sz="8" w:space="0" w:color="auto"/>
        <w:bottom w:val="single" w:sz="8" w:space="0" w:color="auto"/>
      </w:pBdr>
      <w:spacing w:before="5pt" w:beforeAutospacing="1" w:after="5pt" w:afterAutospacing="1"/>
      <w:jc w:val="center"/>
      <w:textAlignment w:val="center"/>
    </w:pPr>
    <w:rPr>
      <w:rFonts w:ascii="宋体" w:hAnsi="宋体"/>
      <w:kern w:val="0"/>
      <w:sz w:val="22"/>
      <w:szCs w:val="22"/>
    </w:rPr>
  </w:style>
  <w:style w:type="paragraph" w:customStyle="1" w:styleId="xl90">
    <w:name w:val="xl90"/>
    <w:basedOn w:val="a"/>
    <w:pPr>
      <w:widowControl/>
      <w:pBdr>
        <w:left w:val="single" w:sz="4" w:space="0" w:color="auto"/>
        <w:bottom w:val="single" w:sz="8" w:space="0" w:color="auto"/>
      </w:pBdr>
      <w:spacing w:before="5pt" w:beforeAutospacing="1" w:after="5pt" w:afterAutospacing="1"/>
      <w:textAlignment w:val="center"/>
    </w:pPr>
    <w:rPr>
      <w:rFonts w:ascii="宋体" w:hAnsi="宋体"/>
      <w:kern w:val="0"/>
      <w:sz w:val="22"/>
      <w:szCs w:val="22"/>
    </w:rPr>
  </w:style>
  <w:style w:type="paragraph" w:customStyle="1" w:styleId="xl91">
    <w:name w:val="xl91"/>
    <w:basedOn w:val="a"/>
    <w:pPr>
      <w:widowControl/>
      <w:pBdr>
        <w:top w:val="single" w:sz="4" w:space="0" w:color="auto"/>
        <w:left w:val="single" w:sz="4" w:space="0" w:color="auto"/>
        <w:bottom w:val="single" w:sz="8"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92">
    <w:name w:val="xl92"/>
    <w:basedOn w:val="a"/>
    <w:pPr>
      <w:widowControl/>
      <w:pBdr>
        <w:top w:val="single" w:sz="4" w:space="0" w:color="auto"/>
        <w:left w:val="single" w:sz="4" w:space="0" w:color="auto"/>
        <w:bottom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93">
    <w:name w:val="xl93"/>
    <w:basedOn w:val="a"/>
    <w:pPr>
      <w:widowControl/>
      <w:pBdr>
        <w:top w:val="single" w:sz="4" w:space="0" w:color="auto"/>
        <w:left w:val="single" w:sz="4" w:space="0" w:color="auto"/>
        <w:bottom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94">
    <w:name w:val="xl94"/>
    <w:basedOn w:val="a"/>
    <w:pPr>
      <w:widowControl/>
      <w:pBdr>
        <w:top w:val="single" w:sz="4" w:space="0" w:color="auto"/>
        <w:left w:val="single" w:sz="4" w:space="0" w:color="auto"/>
        <w:bottom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95">
    <w:name w:val="xl95"/>
    <w:basedOn w:val="a"/>
    <w:pPr>
      <w:widowControl/>
      <w:pBdr>
        <w:top w:val="single" w:sz="4" w:space="0" w:color="auto"/>
        <w:left w:val="single" w:sz="4" w:space="0" w:color="auto"/>
        <w:bottom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96">
    <w:name w:val="xl96"/>
    <w:basedOn w:val="a"/>
    <w:pPr>
      <w:widowControl/>
      <w:pBdr>
        <w:top w:val="single" w:sz="8"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97">
    <w:name w:val="xl97"/>
    <w:basedOn w:val="a"/>
    <w:pPr>
      <w:widowControl/>
      <w:pBdr>
        <w:top w:val="single" w:sz="8"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98">
    <w:name w:val="xl98"/>
    <w:basedOn w:val="a"/>
    <w:pPr>
      <w:widowControl/>
      <w:pBdr>
        <w:top w:val="single" w:sz="8" w:space="0" w:color="auto"/>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kern w:val="0"/>
      <w:sz w:val="22"/>
      <w:szCs w:val="22"/>
    </w:rPr>
  </w:style>
  <w:style w:type="paragraph" w:customStyle="1" w:styleId="xl99">
    <w:name w:val="xl99"/>
    <w:basedOn w:val="a"/>
    <w:pPr>
      <w:widowControl/>
      <w:pBdr>
        <w:top w:val="single" w:sz="8"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100">
    <w:name w:val="xl100"/>
    <w:basedOn w:val="a"/>
    <w:pPr>
      <w:widowControl/>
      <w:pBdr>
        <w:top w:val="single" w:sz="8"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101">
    <w:name w:val="xl101"/>
    <w:basedOn w:val="a"/>
    <w:pPr>
      <w:widowControl/>
      <w:pBdr>
        <w:top w:val="single" w:sz="8" w:space="0" w:color="auto"/>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kern w:val="0"/>
      <w:sz w:val="24"/>
      <w:szCs w:val="24"/>
    </w:rPr>
  </w:style>
  <w:style w:type="paragraph" w:customStyle="1" w:styleId="xl102">
    <w:name w:val="xl102"/>
    <w:basedOn w:val="a"/>
    <w:pPr>
      <w:widowControl/>
      <w:pBdr>
        <w:top w:val="single" w:sz="4" w:space="0" w:color="auto"/>
        <w:left w:val="single" w:sz="8" w:space="0" w:color="auto"/>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03">
    <w:name w:val="xl103"/>
    <w:basedOn w:val="a"/>
    <w:pPr>
      <w:widowControl/>
      <w:pBdr>
        <w:top w:val="single" w:sz="4" w:space="0" w:color="auto"/>
        <w:left w:val="single" w:sz="4" w:space="0" w:color="auto"/>
        <w:right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04">
    <w:name w:val="xl104"/>
    <w:basedOn w:val="a"/>
    <w:pPr>
      <w:widowControl/>
      <w:pBdr>
        <w:top w:val="single" w:sz="4" w:space="0" w:color="auto"/>
        <w:left w:val="single" w:sz="8" w:space="0" w:color="auto"/>
        <w:bottom w:val="single" w:sz="8" w:space="0" w:color="auto"/>
        <w:righ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105">
    <w:name w:val="xl105"/>
    <w:basedOn w:val="a"/>
    <w:pPr>
      <w:widowControl/>
      <w:pBdr>
        <w:top w:val="single" w:sz="4" w:space="0" w:color="auto"/>
        <w:left w:val="single" w:sz="4" w:space="0" w:color="auto"/>
        <w:bottom w:val="single" w:sz="8" w:space="0" w:color="auto"/>
        <w:righ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106">
    <w:name w:val="xl106"/>
    <w:basedOn w:val="a"/>
    <w:pPr>
      <w:widowControl/>
      <w:pBdr>
        <w:top w:val="single" w:sz="4" w:space="0" w:color="auto"/>
        <w:left w:val="single" w:sz="4" w:space="0" w:color="auto"/>
        <w:bottom w:val="single" w:sz="8" w:space="0" w:color="auto"/>
        <w:right w:val="single" w:sz="8" w:space="0" w:color="auto"/>
      </w:pBdr>
      <w:spacing w:before="5pt" w:beforeAutospacing="1" w:after="5pt" w:afterAutospacing="1"/>
      <w:jc w:val="center"/>
      <w:textAlignment w:val="center"/>
    </w:pPr>
    <w:rPr>
      <w:rFonts w:ascii="宋体" w:hAnsi="宋体"/>
      <w:kern w:val="0"/>
      <w:sz w:val="22"/>
      <w:szCs w:val="22"/>
    </w:rPr>
  </w:style>
  <w:style w:type="paragraph" w:customStyle="1" w:styleId="xl107">
    <w:name w:val="xl107"/>
    <w:basedOn w:val="a"/>
    <w:pPr>
      <w:widowControl/>
      <w:pBdr>
        <w:top w:val="single" w:sz="4"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108">
    <w:name w:val="xl108"/>
    <w:basedOn w:val="a"/>
    <w:pPr>
      <w:widowControl/>
      <w:pBdr>
        <w:top w:val="single" w:sz="4" w:space="0" w:color="auto"/>
        <w:lef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09">
    <w:name w:val="xl109"/>
    <w:basedOn w:val="a"/>
    <w:pPr>
      <w:widowControl/>
      <w:pBdr>
        <w:top w:val="single" w:sz="4" w:space="0" w:color="auto"/>
        <w:left w:val="single" w:sz="4" w:space="0" w:color="auto"/>
        <w:bottom w:val="single" w:sz="4" w:space="0" w:color="auto"/>
      </w:pBdr>
      <w:spacing w:before="5pt" w:beforeAutospacing="1" w:after="5pt" w:afterAutospacing="1"/>
      <w:textAlignment w:val="center"/>
    </w:pPr>
    <w:rPr>
      <w:rFonts w:ascii="宋体" w:hAnsi="宋体"/>
      <w:kern w:val="0"/>
      <w:sz w:val="24"/>
      <w:szCs w:val="24"/>
    </w:rPr>
  </w:style>
  <w:style w:type="paragraph" w:customStyle="1" w:styleId="xl110">
    <w:name w:val="xl110"/>
    <w:basedOn w:val="a"/>
    <w:pPr>
      <w:widowControl/>
      <w:pBdr>
        <w:top w:val="single" w:sz="4" w:space="0" w:color="auto"/>
        <w:left w:val="single" w:sz="4" w:space="0" w:color="auto"/>
        <w:bottom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111">
    <w:name w:val="xl111"/>
    <w:basedOn w:val="a"/>
    <w:pPr>
      <w:widowControl/>
      <w:pBdr>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112">
    <w:name w:val="xl112"/>
    <w:basedOn w:val="a"/>
    <w:pPr>
      <w:widowControl/>
      <w:pBdr>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113">
    <w:name w:val="xl113"/>
    <w:basedOn w:val="a"/>
    <w:pPr>
      <w:widowControl/>
      <w:pBdr>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kern w:val="0"/>
      <w:sz w:val="24"/>
      <w:szCs w:val="24"/>
    </w:rPr>
  </w:style>
  <w:style w:type="paragraph" w:customStyle="1" w:styleId="xl114">
    <w:name w:val="xl114"/>
    <w:basedOn w:val="a"/>
    <w:pPr>
      <w:widowControl/>
      <w:pBdr>
        <w:top w:val="single" w:sz="4" w:space="0" w:color="auto"/>
        <w:left w:val="single" w:sz="4" w:space="0" w:color="auto"/>
        <w:bottom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15">
    <w:name w:val="xl115"/>
    <w:basedOn w:val="a"/>
    <w:pPr>
      <w:widowControl/>
      <w:pBdr>
        <w:top w:val="single" w:sz="4" w:space="0" w:color="auto"/>
        <w:left w:val="single" w:sz="4" w:space="0" w:color="auto"/>
        <w:bottom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16">
    <w:name w:val="xl116"/>
    <w:basedOn w:val="a"/>
    <w:pPr>
      <w:widowControl/>
      <w:pBdr>
        <w:top w:val="single" w:sz="8" w:space="0" w:color="auto"/>
      </w:pBdr>
      <w:spacing w:before="5pt" w:beforeAutospacing="1" w:after="5pt" w:afterAutospacing="1"/>
      <w:jc w:val="end"/>
      <w:textAlignment w:val="center"/>
    </w:pPr>
    <w:rPr>
      <w:rFonts w:ascii="宋体" w:hAnsi="宋体"/>
      <w:kern w:val="0"/>
      <w:sz w:val="22"/>
      <w:szCs w:val="22"/>
    </w:rPr>
  </w:style>
  <w:style w:type="paragraph" w:customStyle="1" w:styleId="xl117">
    <w:name w:val="xl117"/>
    <w:basedOn w:val="a"/>
    <w:pPr>
      <w:widowControl/>
      <w:pBdr>
        <w:top w:val="single" w:sz="4" w:space="0" w:color="auto"/>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18">
    <w:name w:val="xl118"/>
    <w:basedOn w:val="a"/>
    <w:pPr>
      <w:widowControl/>
      <w:pBdr>
        <w:top w:val="single" w:sz="4" w:space="0" w:color="auto"/>
        <w:left w:val="single" w:sz="8"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kern w:val="0"/>
      <w:szCs w:val="18"/>
    </w:rPr>
  </w:style>
  <w:style w:type="paragraph" w:customStyle="1" w:styleId="xl119">
    <w:name w:val="xl119"/>
    <w:basedOn w:val="a"/>
    <w:pPr>
      <w:widowControl/>
      <w:pBdr>
        <w:top w:val="single" w:sz="4" w:space="0" w:color="auto"/>
        <w:left w:val="single" w:sz="4"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kern w:val="0"/>
      <w:szCs w:val="18"/>
    </w:rPr>
  </w:style>
  <w:style w:type="paragraph" w:customStyle="1" w:styleId="xl120">
    <w:name w:val="xl120"/>
    <w:basedOn w:val="a"/>
    <w:pPr>
      <w:widowControl/>
      <w:pBdr>
        <w:top w:val="single" w:sz="4" w:space="0" w:color="auto"/>
        <w:left w:val="single" w:sz="4" w:space="0" w:color="auto"/>
        <w:bottom w:val="single" w:sz="8" w:space="0" w:color="auto"/>
        <w:right w:val="single" w:sz="8" w:space="0" w:color="auto"/>
      </w:pBdr>
      <w:shd w:val="clear" w:color="auto" w:fill="FFFFFF"/>
      <w:spacing w:before="5pt" w:beforeAutospacing="1" w:after="5pt" w:afterAutospacing="1"/>
      <w:jc w:val="center"/>
      <w:textAlignment w:val="center"/>
    </w:pPr>
    <w:rPr>
      <w:rFonts w:ascii="宋体" w:hAnsi="宋体"/>
      <w:kern w:val="0"/>
      <w:szCs w:val="18"/>
    </w:rPr>
  </w:style>
  <w:style w:type="paragraph" w:customStyle="1" w:styleId="xl121">
    <w:name w:val="xl121"/>
    <w:basedOn w:val="a"/>
    <w:pPr>
      <w:widowControl/>
      <w:shd w:val="clear" w:color="auto" w:fill="FFFFFF"/>
      <w:spacing w:before="5pt" w:beforeAutospacing="1" w:after="5pt" w:afterAutospacing="1"/>
      <w:textAlignment w:val="center"/>
    </w:pPr>
    <w:rPr>
      <w:rFonts w:ascii="宋体" w:hAnsi="宋体"/>
      <w:kern w:val="0"/>
      <w:sz w:val="24"/>
      <w:szCs w:val="24"/>
    </w:rPr>
  </w:style>
  <w:style w:type="paragraph" w:customStyle="1" w:styleId="xl122">
    <w:name w:val="xl122"/>
    <w:basedOn w:val="a"/>
    <w:pPr>
      <w:widowControl/>
      <w:pBdr>
        <w:left w:val="single" w:sz="8" w:space="0" w:color="auto"/>
      </w:pBdr>
      <w:spacing w:before="5pt" w:beforeAutospacing="1" w:after="5pt" w:afterAutospacing="1"/>
      <w:textAlignment w:val="center"/>
    </w:pPr>
    <w:rPr>
      <w:rFonts w:ascii="宋体" w:hAnsi="宋体"/>
      <w:kern w:val="0"/>
      <w:sz w:val="24"/>
      <w:szCs w:val="24"/>
    </w:rPr>
  </w:style>
  <w:style w:type="paragraph" w:customStyle="1" w:styleId="xl123">
    <w:name w:val="xl123"/>
    <w:basedOn w:val="a"/>
    <w:pPr>
      <w:widowControl/>
      <w:pBdr>
        <w:top w:val="single" w:sz="8" w:space="0" w:color="auto"/>
        <w:left w:val="single" w:sz="4" w:space="0" w:color="auto"/>
        <w:bottom w:val="single" w:sz="4" w:space="0" w:color="auto"/>
        <w:right w:val="single" w:sz="4" w:space="0" w:color="auto"/>
      </w:pBdr>
      <w:spacing w:before="5pt" w:beforeAutospacing="1" w:after="5pt" w:afterAutospacing="1"/>
      <w:textAlignment w:val="center"/>
    </w:pPr>
    <w:rPr>
      <w:rFonts w:ascii="宋体" w:hAnsi="宋体"/>
      <w:color w:val="FF0000"/>
      <w:kern w:val="0"/>
      <w:sz w:val="24"/>
      <w:szCs w:val="24"/>
    </w:rPr>
  </w:style>
  <w:style w:type="paragraph" w:customStyle="1" w:styleId="xl124">
    <w:name w:val="xl124"/>
    <w:basedOn w:val="a"/>
    <w:pPr>
      <w:widowControl/>
      <w:pBdr>
        <w:top w:val="single" w:sz="8" w:space="0" w:color="auto"/>
        <w:left w:val="single" w:sz="8"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color w:val="FF0000"/>
      <w:kern w:val="0"/>
      <w:sz w:val="24"/>
      <w:szCs w:val="24"/>
    </w:rPr>
  </w:style>
  <w:style w:type="paragraph" w:customStyle="1" w:styleId="xl125">
    <w:name w:val="xl125"/>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textAlignment w:val="center"/>
    </w:pPr>
    <w:rPr>
      <w:rFonts w:ascii="宋体" w:hAnsi="宋体"/>
      <w:color w:val="FF0000"/>
      <w:kern w:val="0"/>
      <w:sz w:val="24"/>
      <w:szCs w:val="24"/>
    </w:rPr>
  </w:style>
  <w:style w:type="paragraph" w:customStyle="1" w:styleId="xl126">
    <w:name w:val="xl126"/>
    <w:basedOn w:val="a"/>
    <w:pPr>
      <w:widowControl/>
      <w:pBdr>
        <w:top w:val="single" w:sz="4" w:space="0" w:color="auto"/>
        <w:left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color w:val="FF0000"/>
      <w:kern w:val="0"/>
      <w:sz w:val="24"/>
      <w:szCs w:val="24"/>
    </w:rPr>
  </w:style>
  <w:style w:type="paragraph" w:customStyle="1" w:styleId="xl127">
    <w:name w:val="xl127"/>
    <w:basedOn w:val="a"/>
    <w:pPr>
      <w:widowControl/>
      <w:pBdr>
        <w:top w:val="single" w:sz="4" w:space="0" w:color="auto"/>
        <w:left w:val="single" w:sz="8"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color w:val="FF0000"/>
      <w:kern w:val="0"/>
      <w:sz w:val="24"/>
      <w:szCs w:val="24"/>
    </w:rPr>
  </w:style>
  <w:style w:type="paragraph" w:customStyle="1" w:styleId="xl128">
    <w:name w:val="xl128"/>
    <w:basedOn w:val="a"/>
    <w:pPr>
      <w:widowControl/>
      <w:pBdr>
        <w:top w:val="single" w:sz="4" w:space="0" w:color="auto"/>
        <w:lef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29">
    <w:name w:val="xl129"/>
    <w:basedOn w:val="a"/>
    <w:pPr>
      <w:widowControl/>
      <w:pBdr>
        <w:bottom w:val="single" w:sz="8" w:space="0" w:color="auto"/>
      </w:pBdr>
      <w:spacing w:before="5pt" w:beforeAutospacing="1" w:after="5pt" w:afterAutospacing="1"/>
      <w:textAlignment w:val="center"/>
    </w:pPr>
    <w:rPr>
      <w:rFonts w:ascii="宋体" w:hAnsi="宋体"/>
      <w:kern w:val="0"/>
      <w:sz w:val="22"/>
      <w:szCs w:val="22"/>
    </w:rPr>
  </w:style>
  <w:style w:type="paragraph" w:customStyle="1" w:styleId="xl130">
    <w:name w:val="xl130"/>
    <w:basedOn w:val="a"/>
    <w:pPr>
      <w:widowControl/>
      <w:pBdr>
        <w:top w:val="single" w:sz="8"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1">
    <w:name w:val="xl131"/>
    <w:basedOn w:val="a"/>
    <w:pPr>
      <w:widowControl/>
      <w:pBdr>
        <w:top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2">
    <w:name w:val="xl132"/>
    <w:basedOn w:val="a"/>
    <w:pPr>
      <w:widowControl/>
      <w:pBdr>
        <w:left w:val="single" w:sz="8" w:space="0" w:color="auto"/>
      </w:pBdr>
      <w:spacing w:before="5pt" w:beforeAutospacing="1" w:after="5pt" w:afterAutospacing="1"/>
      <w:jc w:val="center"/>
      <w:textAlignment w:val="center"/>
    </w:pPr>
    <w:rPr>
      <w:rFonts w:ascii="宋体" w:hAnsi="宋体"/>
      <w:kern w:val="0"/>
      <w:sz w:val="24"/>
      <w:szCs w:val="24"/>
    </w:rPr>
  </w:style>
  <w:style w:type="paragraph" w:customStyle="1" w:styleId="xl133">
    <w:name w:val="xl133"/>
    <w:basedOn w:val="a"/>
    <w:pPr>
      <w:widowControl/>
      <w:pBdr>
        <w:top w:val="single" w:sz="4" w:space="0" w:color="auto"/>
        <w:bottom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4">
    <w:name w:val="xl134"/>
    <w:basedOn w:val="a"/>
    <w:pPr>
      <w:widowControl/>
      <w:pBdr>
        <w:top w:val="single" w:sz="4" w:space="0" w:color="auto"/>
        <w:bottom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5">
    <w:name w:val="xl135"/>
    <w:basedOn w:val="a"/>
    <w:pPr>
      <w:widowControl/>
      <w:pBdr>
        <w:top w:val="single" w:sz="4" w:space="0" w:color="auto"/>
        <w:bottom w:val="single" w:sz="8"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6">
    <w:name w:val="xl136"/>
    <w:basedOn w:val="a"/>
    <w:pPr>
      <w:widowControl/>
      <w:pBdr>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7">
    <w:name w:val="xl137"/>
    <w:basedOn w:val="a"/>
    <w:pPr>
      <w:widowControl/>
      <w:pBdr>
        <w:top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8">
    <w:name w:val="xl138"/>
    <w:basedOn w:val="a"/>
    <w:pPr>
      <w:widowControl/>
      <w:pBdr>
        <w:top w:val="single" w:sz="4" w:space="0" w:color="auto"/>
        <w:bottom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39">
    <w:name w:val="xl139"/>
    <w:basedOn w:val="a"/>
    <w:pPr>
      <w:widowControl/>
      <w:pBdr>
        <w:top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40">
    <w:name w:val="xl140"/>
    <w:basedOn w:val="a"/>
    <w:pPr>
      <w:widowControl/>
      <w:pBdr>
        <w:top w:val="single" w:sz="4" w:space="0" w:color="auto"/>
        <w:bottom w:val="single" w:sz="8"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41">
    <w:name w:val="xl141"/>
    <w:basedOn w:val="a"/>
    <w:pPr>
      <w:widowControl/>
      <w:pBdr>
        <w:top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42">
    <w:name w:val="xl142"/>
    <w:basedOn w:val="a"/>
    <w:pPr>
      <w:widowControl/>
      <w:pBdr>
        <w:top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43">
    <w:name w:val="xl143"/>
    <w:basedOn w:val="a"/>
    <w:pPr>
      <w:widowControl/>
      <w:pBdr>
        <w:top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0"/>
    </w:rPr>
  </w:style>
  <w:style w:type="paragraph" w:customStyle="1" w:styleId="xl144">
    <w:name w:val="xl144"/>
    <w:basedOn w:val="a"/>
    <w:pPr>
      <w:widowControl/>
      <w:pBdr>
        <w:top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45">
    <w:name w:val="xl145"/>
    <w:basedOn w:val="a"/>
    <w:pPr>
      <w:widowControl/>
      <w:pBdr>
        <w:top w:val="single" w:sz="4" w:space="0" w:color="auto"/>
        <w:bottom w:val="single" w:sz="4" w:space="0" w:color="auto"/>
      </w:pBdr>
      <w:spacing w:before="5pt" w:beforeAutospacing="1" w:after="5pt" w:afterAutospacing="1"/>
      <w:textAlignment w:val="center"/>
    </w:pPr>
    <w:rPr>
      <w:rFonts w:ascii="宋体" w:hAnsi="宋体"/>
      <w:kern w:val="0"/>
      <w:sz w:val="24"/>
      <w:szCs w:val="24"/>
    </w:rPr>
  </w:style>
  <w:style w:type="paragraph" w:customStyle="1" w:styleId="xl146">
    <w:name w:val="xl146"/>
    <w:basedOn w:val="a"/>
    <w:pPr>
      <w:widowControl/>
      <w:pBdr>
        <w:top w:val="single" w:sz="4" w:space="0" w:color="auto"/>
        <w:bottom w:val="single" w:sz="4" w:space="0" w:color="auto"/>
        <w:right w:val="single" w:sz="4" w:space="0" w:color="auto"/>
      </w:pBdr>
      <w:spacing w:before="5pt" w:beforeAutospacing="1" w:after="5pt" w:afterAutospacing="1"/>
      <w:textAlignment w:val="center"/>
    </w:pPr>
    <w:rPr>
      <w:rFonts w:ascii="宋体" w:hAnsi="宋体"/>
      <w:kern w:val="0"/>
      <w:sz w:val="24"/>
      <w:szCs w:val="24"/>
    </w:rPr>
  </w:style>
  <w:style w:type="paragraph" w:customStyle="1" w:styleId="xl147">
    <w:name w:val="xl147"/>
    <w:basedOn w:val="a"/>
    <w:pPr>
      <w:widowControl/>
      <w:pBdr>
        <w:top w:val="single" w:sz="8" w:space="0" w:color="auto"/>
        <w:left w:val="single" w:sz="4" w:space="0" w:color="auto"/>
        <w:bottom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148">
    <w:name w:val="xl148"/>
    <w:basedOn w:val="a"/>
    <w:pPr>
      <w:widowControl/>
      <w:pBdr>
        <w:top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149">
    <w:name w:val="xl149"/>
    <w:basedOn w:val="a"/>
    <w:pPr>
      <w:widowControl/>
      <w:pBdr>
        <w:top w:val="single" w:sz="4" w:space="0" w:color="auto"/>
        <w:lef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50">
    <w:name w:val="xl150"/>
    <w:basedOn w:val="a"/>
    <w:pPr>
      <w:widowControl/>
      <w:pBdr>
        <w:left w:val="single" w:sz="8" w:space="0" w:color="auto"/>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51">
    <w:name w:val="xl151"/>
    <w:basedOn w:val="a"/>
    <w:pPr>
      <w:widowControl/>
      <w:pBdr>
        <w:left w:val="single" w:sz="4" w:space="0" w:color="auto"/>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52">
    <w:name w:val="xl152"/>
    <w:basedOn w:val="a"/>
    <w:pPr>
      <w:widowControl/>
      <w:pBdr>
        <w:left w:val="single" w:sz="4" w:space="0" w:color="auto"/>
        <w:right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53">
    <w:name w:val="xl153"/>
    <w:basedOn w:val="a"/>
    <w:pPr>
      <w:widowControl/>
      <w:pBdr>
        <w:top w:val="single" w:sz="4" w:space="0" w:color="auto"/>
        <w:left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2"/>
      <w:szCs w:val="22"/>
    </w:rPr>
  </w:style>
  <w:style w:type="paragraph" w:customStyle="1" w:styleId="xl154">
    <w:name w:val="xl154"/>
    <w:basedOn w:val="a"/>
    <w:pPr>
      <w:widowControl/>
      <w:pBdr>
        <w:lef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55">
    <w:name w:val="xl155"/>
    <w:basedOn w:val="a"/>
    <w:pPr>
      <w:widowControl/>
      <w:shd w:val="clear" w:color="auto" w:fill="FFFFFF"/>
      <w:spacing w:before="5pt" w:beforeAutospacing="1" w:after="5pt" w:afterAutospacing="1"/>
      <w:textAlignment w:val="center"/>
    </w:pPr>
    <w:rPr>
      <w:rFonts w:ascii="宋体" w:hAnsi="宋体"/>
      <w:kern w:val="0"/>
      <w:sz w:val="24"/>
      <w:szCs w:val="24"/>
    </w:rPr>
  </w:style>
  <w:style w:type="paragraph" w:customStyle="1" w:styleId="xl156">
    <w:name w:val="xl156"/>
    <w:basedOn w:val="a"/>
    <w:pPr>
      <w:widowControl/>
      <w:pBdr>
        <w:lef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57">
    <w:name w:val="xl157"/>
    <w:basedOn w:val="a"/>
    <w:pPr>
      <w:widowControl/>
      <w:pBdr>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158">
    <w:name w:val="xl158"/>
    <w:basedOn w:val="a"/>
    <w:pPr>
      <w:widowControl/>
      <w:pBdr>
        <w:top w:val="single" w:sz="8" w:space="0" w:color="auto"/>
        <w:left w:val="single" w:sz="8" w:space="0" w:color="auto"/>
        <w:right w:val="single" w:sz="4" w:space="0" w:color="auto"/>
      </w:pBdr>
      <w:spacing w:before="5pt" w:beforeAutospacing="1" w:after="5pt" w:afterAutospacing="1"/>
      <w:textAlignment w:val="center"/>
    </w:pPr>
    <w:rPr>
      <w:rFonts w:ascii="宋体" w:hAnsi="宋体"/>
      <w:kern w:val="0"/>
      <w:sz w:val="22"/>
      <w:szCs w:val="22"/>
    </w:rPr>
  </w:style>
  <w:style w:type="paragraph" w:customStyle="1" w:styleId="xl159">
    <w:name w:val="xl159"/>
    <w:basedOn w:val="a"/>
    <w:pPr>
      <w:widowControl/>
      <w:pBdr>
        <w:left w:val="single" w:sz="8" w:space="0" w:color="auto"/>
        <w:bottom w:val="single" w:sz="8" w:space="0" w:color="auto"/>
        <w:right w:val="single" w:sz="4" w:space="0" w:color="auto"/>
      </w:pBdr>
      <w:spacing w:before="5pt" w:beforeAutospacing="1" w:after="5pt" w:afterAutospacing="1"/>
      <w:textAlignment w:val="center"/>
    </w:pPr>
    <w:rPr>
      <w:rFonts w:ascii="宋体" w:hAnsi="宋体"/>
      <w:kern w:val="0"/>
      <w:sz w:val="22"/>
      <w:szCs w:val="22"/>
    </w:rPr>
  </w:style>
  <w:style w:type="paragraph" w:customStyle="1" w:styleId="xl160">
    <w:name w:val="xl160"/>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61">
    <w:name w:val="xl161"/>
    <w:basedOn w:val="a"/>
    <w:pPr>
      <w:widowControl/>
      <w:pBdr>
        <w:left w:val="single" w:sz="4" w:space="0" w:color="auto"/>
        <w:bottom w:val="single" w:sz="8" w:space="0" w:color="auto"/>
        <w:right w:val="single" w:sz="8"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162">
    <w:name w:val="xl162"/>
    <w:basedOn w:val="a"/>
    <w:pPr>
      <w:widowControl/>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63">
    <w:name w:val="xl163"/>
    <w:basedOn w:val="a"/>
    <w:pPr>
      <w:widowControl/>
      <w:shd w:val="clear" w:color="auto" w:fill="FFFFFF"/>
      <w:spacing w:before="5pt" w:beforeAutospacing="1" w:after="5pt" w:afterAutospacing="1"/>
      <w:textAlignment w:val="top"/>
    </w:pPr>
    <w:rPr>
      <w:rFonts w:ascii="宋体" w:hAnsi="宋体"/>
      <w:color w:val="FF0000"/>
      <w:kern w:val="0"/>
      <w:sz w:val="24"/>
      <w:szCs w:val="24"/>
    </w:rPr>
  </w:style>
  <w:style w:type="paragraph" w:customStyle="1" w:styleId="xl164">
    <w:name w:val="xl164"/>
    <w:basedOn w:val="a"/>
    <w:pPr>
      <w:widowControl/>
      <w:pBdr>
        <w:top w:val="single" w:sz="4" w:space="0" w:color="auto"/>
        <w:left w:val="single" w:sz="8"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0"/>
    </w:rPr>
  </w:style>
  <w:style w:type="paragraph" w:customStyle="1" w:styleId="xl165">
    <w:name w:val="xl165"/>
    <w:basedOn w:val="a"/>
    <w:pPr>
      <w:widowControl/>
      <w:pBdr>
        <w:top w:val="single" w:sz="4" w:space="0" w:color="auto"/>
        <w:left w:val="single" w:sz="4"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0"/>
    </w:rPr>
  </w:style>
  <w:style w:type="paragraph" w:customStyle="1" w:styleId="xl166">
    <w:name w:val="xl166"/>
    <w:basedOn w:val="a"/>
    <w:pPr>
      <w:widowControl/>
      <w:pBdr>
        <w:top w:val="single" w:sz="8" w:space="0" w:color="auto"/>
        <w:left w:val="single" w:sz="8"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67">
    <w:name w:val="xl167"/>
    <w:basedOn w:val="a"/>
    <w:pPr>
      <w:widowControl/>
      <w:pBdr>
        <w:top w:val="single" w:sz="8" w:space="0" w:color="auto"/>
        <w:left w:val="single" w:sz="4"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68">
    <w:name w:val="xl168"/>
    <w:basedOn w:val="a"/>
    <w:pPr>
      <w:widowControl/>
      <w:pBdr>
        <w:top w:val="single" w:sz="8" w:space="0" w:color="auto"/>
        <w:left w:val="single" w:sz="4" w:space="0" w:color="auto"/>
        <w:bottom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69">
    <w:name w:val="xl169"/>
    <w:basedOn w:val="a"/>
    <w:pPr>
      <w:widowControl/>
      <w:pBdr>
        <w:top w:val="single" w:sz="4"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70">
    <w:name w:val="xl170"/>
    <w:basedOn w:val="a"/>
    <w:pPr>
      <w:widowControl/>
      <w:pBdr>
        <w:top w:val="single" w:sz="4" w:space="0" w:color="auto"/>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71">
    <w:name w:val="xl171"/>
    <w:basedOn w:val="a"/>
    <w:pPr>
      <w:widowControl/>
      <w:pBdr>
        <w:top w:val="single" w:sz="4"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72">
    <w:name w:val="xl172"/>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73">
    <w:name w:val="xl173"/>
    <w:basedOn w:val="a"/>
    <w:pPr>
      <w:widowControl/>
      <w:pBdr>
        <w:top w:val="single" w:sz="4" w:space="0" w:color="auto"/>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74">
    <w:name w:val="xl174"/>
    <w:basedOn w:val="a"/>
    <w:pPr>
      <w:widowControl/>
      <w:pBdr>
        <w:top w:val="single" w:sz="4" w:space="0" w:color="auto"/>
        <w:left w:val="single" w:sz="8"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75">
    <w:name w:val="xl175"/>
    <w:basedOn w:val="a"/>
    <w:pPr>
      <w:widowControl/>
      <w:pBdr>
        <w:top w:val="single" w:sz="4" w:space="0" w:color="auto"/>
        <w:left w:val="single" w:sz="4"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76">
    <w:name w:val="xl176"/>
    <w:basedOn w:val="a"/>
    <w:pPr>
      <w:widowControl/>
      <w:pBdr>
        <w:top w:val="single" w:sz="4" w:space="0" w:color="auto"/>
        <w:left w:val="single" w:sz="4" w:space="0" w:color="auto"/>
        <w:bottom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77">
    <w:name w:val="xl177"/>
    <w:basedOn w:val="a"/>
    <w:pPr>
      <w:widowControl/>
      <w:pBdr>
        <w:top w:val="single" w:sz="4" w:space="0" w:color="auto"/>
        <w:left w:val="single" w:sz="8"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78">
    <w:name w:val="xl178"/>
    <w:basedOn w:val="a"/>
    <w:pPr>
      <w:widowControl/>
      <w:pBdr>
        <w:top w:val="single" w:sz="4" w:space="0" w:color="auto"/>
        <w:left w:val="single" w:sz="4"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79">
    <w:name w:val="xl179"/>
    <w:basedOn w:val="a"/>
    <w:pPr>
      <w:widowControl/>
      <w:pBdr>
        <w:top w:val="single" w:sz="4" w:space="0" w:color="auto"/>
        <w:left w:val="single" w:sz="4" w:space="0" w:color="auto"/>
        <w:bottom w:val="single" w:sz="8"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80">
    <w:name w:val="xl180"/>
    <w:basedOn w:val="a"/>
    <w:pPr>
      <w:widowControl/>
      <w:pBdr>
        <w:top w:val="single" w:sz="8"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81">
    <w:name w:val="xl181"/>
    <w:basedOn w:val="a"/>
    <w:pPr>
      <w:widowControl/>
      <w:pBdr>
        <w:top w:val="single" w:sz="8"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82">
    <w:name w:val="xl182"/>
    <w:basedOn w:val="a"/>
    <w:pPr>
      <w:widowControl/>
      <w:pBdr>
        <w:top w:val="single" w:sz="8" w:space="0" w:color="auto"/>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83">
    <w:name w:val="xl183"/>
    <w:basedOn w:val="a"/>
    <w:pPr>
      <w:widowControl/>
      <w:pBdr>
        <w:top w:val="single" w:sz="4" w:space="0" w:color="auto"/>
        <w:left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84">
    <w:name w:val="xl184"/>
    <w:basedOn w:val="a"/>
    <w:pPr>
      <w:widowControl/>
      <w:pBdr>
        <w:top w:val="single" w:sz="4" w:space="0" w:color="auto"/>
        <w:left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85">
    <w:name w:val="xl185"/>
    <w:basedOn w:val="a"/>
    <w:pPr>
      <w:widowControl/>
      <w:pBdr>
        <w:top w:val="single" w:sz="4" w:space="0" w:color="auto"/>
        <w:left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86">
    <w:name w:val="xl186"/>
    <w:basedOn w:val="a"/>
    <w:pPr>
      <w:widowControl/>
      <w:pBdr>
        <w:top w:val="single" w:sz="4" w:space="0" w:color="auto"/>
        <w:left w:val="single" w:sz="8" w:space="0" w:color="auto"/>
        <w:bottom w:val="single" w:sz="8"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87">
    <w:name w:val="xl187"/>
    <w:basedOn w:val="a"/>
    <w:pPr>
      <w:widowControl/>
      <w:pBdr>
        <w:top w:val="single" w:sz="4" w:space="0" w:color="auto"/>
        <w:left w:val="single" w:sz="4" w:space="0" w:color="auto"/>
        <w:bottom w:val="single" w:sz="8"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88">
    <w:name w:val="xl188"/>
    <w:basedOn w:val="a"/>
    <w:pPr>
      <w:widowControl/>
      <w:pBdr>
        <w:top w:val="single" w:sz="4" w:space="0" w:color="auto"/>
        <w:left w:val="single" w:sz="4" w:space="0" w:color="auto"/>
        <w:bottom w:val="single" w:sz="8" w:space="0" w:color="auto"/>
        <w:right w:val="single" w:sz="8"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89">
    <w:name w:val="xl189"/>
    <w:basedOn w:val="a"/>
    <w:pPr>
      <w:widowControl/>
      <w:pBdr>
        <w:left w:val="single" w:sz="8"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0">
    <w:name w:val="xl190"/>
    <w:basedOn w:val="a"/>
    <w:pPr>
      <w:widowControl/>
      <w:pBdr>
        <w:top w:val="single" w:sz="4" w:space="0" w:color="auto"/>
        <w:left w:val="single" w:sz="8"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1">
    <w:name w:val="xl191"/>
    <w:basedOn w:val="a"/>
    <w:pPr>
      <w:widowControl/>
      <w:pBdr>
        <w:top w:val="single" w:sz="4" w:space="0" w:color="auto"/>
        <w:left w:val="single" w:sz="4"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2">
    <w:name w:val="xl192"/>
    <w:basedOn w:val="a"/>
    <w:pPr>
      <w:widowControl/>
      <w:pBdr>
        <w:top w:val="single" w:sz="4"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193">
    <w:name w:val="xl193"/>
    <w:basedOn w:val="a"/>
    <w:pPr>
      <w:widowControl/>
      <w:pBdr>
        <w:top w:val="single" w:sz="4" w:space="0" w:color="auto"/>
        <w:left w:val="single" w:sz="4" w:space="0" w:color="auto"/>
        <w:bottom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4">
    <w:name w:val="xl194"/>
    <w:basedOn w:val="a"/>
    <w:pPr>
      <w:widowControl/>
      <w:pBdr>
        <w:left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5">
    <w:name w:val="xl195"/>
    <w:basedOn w:val="a"/>
    <w:pPr>
      <w:widowControl/>
      <w:pBdr>
        <w:lef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6">
    <w:name w:val="xl196"/>
    <w:basedOn w:val="a"/>
    <w:pPr>
      <w:widowControl/>
      <w:pBdr>
        <w:top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7">
    <w:name w:val="xl197"/>
    <w:basedOn w:val="a"/>
    <w:pPr>
      <w:widowControl/>
      <w:pBdr>
        <w:top w:val="single" w:sz="4" w:space="0" w:color="auto"/>
        <w:lef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198">
    <w:name w:val="xl198"/>
    <w:basedOn w:val="a"/>
    <w:pPr>
      <w:widowControl/>
      <w:pBdr>
        <w:top w:val="single" w:sz="4" w:space="0" w:color="auto"/>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4"/>
      <w:szCs w:val="24"/>
    </w:rPr>
  </w:style>
  <w:style w:type="paragraph" w:customStyle="1" w:styleId="xl199">
    <w:name w:val="xl199"/>
    <w:basedOn w:val="a"/>
    <w:pPr>
      <w:widowControl/>
      <w:pBdr>
        <w:top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4"/>
      <w:szCs w:val="24"/>
    </w:rPr>
  </w:style>
  <w:style w:type="paragraph" w:customStyle="1" w:styleId="xl200">
    <w:name w:val="xl200"/>
    <w:basedOn w:val="a"/>
    <w:pPr>
      <w:widowControl/>
      <w:pBdr>
        <w:top w:val="single" w:sz="4" w:space="0" w:color="auto"/>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4"/>
      <w:szCs w:val="24"/>
    </w:rPr>
  </w:style>
  <w:style w:type="paragraph" w:customStyle="1" w:styleId="xl201">
    <w:name w:val="xl201"/>
    <w:basedOn w:val="a"/>
    <w:pPr>
      <w:widowControl/>
      <w:pBdr>
        <w:top w:val="single" w:sz="4" w:space="0" w:color="auto"/>
        <w:left w:val="single" w:sz="4" w:space="0" w:color="auto"/>
        <w:bottom w:val="single" w:sz="8" w:space="0" w:color="auto"/>
        <w:right w:val="single" w:sz="4" w:space="0" w:color="auto"/>
      </w:pBdr>
      <w:spacing w:before="5pt" w:beforeAutospacing="1" w:after="5pt" w:afterAutospacing="1"/>
      <w:jc w:val="center"/>
      <w:textAlignment w:val="center"/>
    </w:pPr>
    <w:rPr>
      <w:rFonts w:ascii="宋体" w:hAnsi="宋体"/>
      <w:color w:val="FF0000"/>
      <w:kern w:val="0"/>
      <w:sz w:val="24"/>
      <w:szCs w:val="24"/>
    </w:rPr>
  </w:style>
  <w:style w:type="paragraph" w:customStyle="1" w:styleId="xl202">
    <w:name w:val="xl202"/>
    <w:basedOn w:val="a"/>
    <w:pPr>
      <w:widowControl/>
      <w:pBdr>
        <w:top w:val="single" w:sz="4" w:space="0" w:color="auto"/>
        <w:left w:val="single" w:sz="8" w:space="0" w:color="auto"/>
        <w:bottom w:val="single" w:sz="8"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203">
    <w:name w:val="xl203"/>
    <w:basedOn w:val="a"/>
    <w:pPr>
      <w:widowControl/>
      <w:pBdr>
        <w:left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204">
    <w:name w:val="xl204"/>
    <w:basedOn w:val="a"/>
    <w:pPr>
      <w:widowControl/>
      <w:pBdr>
        <w:left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205">
    <w:name w:val="xl205"/>
    <w:basedOn w:val="a"/>
    <w:pPr>
      <w:widowControl/>
      <w:pBdr>
        <w:left w:val="single" w:sz="4" w:space="0" w:color="auto"/>
        <w:bottom w:val="single" w:sz="8" w:space="0" w:color="auto"/>
        <w:right w:val="single" w:sz="8"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06">
    <w:name w:val="xl206"/>
    <w:basedOn w:val="a"/>
    <w:pPr>
      <w:widowControl/>
      <w:pBdr>
        <w:bottom w:val="single" w:sz="8"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07">
    <w:name w:val="xl207"/>
    <w:basedOn w:val="a"/>
    <w:pPr>
      <w:widowControl/>
      <w:pBdr>
        <w:left w:val="single" w:sz="8"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208">
    <w:name w:val="xl208"/>
    <w:basedOn w:val="a"/>
    <w:pPr>
      <w:widowControl/>
      <w:pBdr>
        <w:left w:val="single" w:sz="4"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209">
    <w:name w:val="xl209"/>
    <w:basedOn w:val="a"/>
    <w:pPr>
      <w:widowControl/>
      <w:pBdr>
        <w:left w:val="single" w:sz="4" w:space="0" w:color="auto"/>
        <w:bottom w:val="single" w:sz="8" w:space="0" w:color="auto"/>
        <w:right w:val="single" w:sz="8"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210">
    <w:name w:val="xl210"/>
    <w:basedOn w:val="a"/>
    <w:pPr>
      <w:widowControl/>
      <w:pBdr>
        <w:left w:val="single" w:sz="8"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11">
    <w:name w:val="xl211"/>
    <w:basedOn w:val="a"/>
    <w:pPr>
      <w:widowControl/>
      <w:pBdr>
        <w:left w:val="single" w:sz="4" w:space="0" w:color="auto"/>
        <w:bottom w:val="single" w:sz="8" w:space="0" w:color="auto"/>
        <w:right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12">
    <w:name w:val="xl212"/>
    <w:basedOn w:val="a"/>
    <w:pPr>
      <w:widowControl/>
      <w:pBdr>
        <w:left w:val="single" w:sz="4" w:space="0" w:color="auto"/>
        <w:bottom w:val="single" w:sz="8" w:space="0" w:color="auto"/>
        <w:right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13">
    <w:name w:val="xl213"/>
    <w:basedOn w:val="a"/>
    <w:pPr>
      <w:widowControl/>
      <w:pBdr>
        <w:top w:val="single" w:sz="8" w:space="0" w:color="auto"/>
        <w:left w:val="single" w:sz="4"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14">
    <w:name w:val="xl214"/>
    <w:basedOn w:val="a"/>
    <w:pPr>
      <w:widowControl/>
      <w:pBdr>
        <w:top w:val="single" w:sz="8" w:space="0" w:color="auto"/>
        <w:bottom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15">
    <w:name w:val="xl215"/>
    <w:basedOn w:val="a"/>
    <w:pPr>
      <w:widowControl/>
      <w:pBdr>
        <w:top w:val="single" w:sz="4" w:space="0" w:color="auto"/>
        <w:left w:val="single" w:sz="4" w:space="0" w:color="auto"/>
        <w:bottom w:val="single" w:sz="8"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16">
    <w:name w:val="xl216"/>
    <w:basedOn w:val="a"/>
    <w:pPr>
      <w:widowControl/>
      <w:pBdr>
        <w:top w:val="single" w:sz="4" w:space="0" w:color="auto"/>
        <w:left w:val="single" w:sz="4" w:space="0" w:color="auto"/>
        <w:bottom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000000"/>
      <w:kern w:val="0"/>
      <w:sz w:val="24"/>
      <w:szCs w:val="24"/>
    </w:rPr>
  </w:style>
  <w:style w:type="paragraph" w:customStyle="1" w:styleId="xl217">
    <w:name w:val="xl217"/>
    <w:basedOn w:val="a"/>
    <w:pPr>
      <w:widowControl/>
      <w:pBdr>
        <w:top w:val="single" w:sz="4" w:space="0" w:color="auto"/>
        <w:left w:val="single" w:sz="4" w:space="0" w:color="auto"/>
        <w:bottom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000000"/>
      <w:kern w:val="0"/>
      <w:sz w:val="24"/>
      <w:szCs w:val="24"/>
    </w:rPr>
  </w:style>
  <w:style w:type="paragraph" w:customStyle="1" w:styleId="xl218">
    <w:name w:val="xl218"/>
    <w:basedOn w:val="a"/>
    <w:pPr>
      <w:widowControl/>
      <w:pBdr>
        <w:top w:val="single" w:sz="4" w:space="0" w:color="auto"/>
        <w:left w:val="single" w:sz="4" w:space="6" w:color="auto"/>
      </w:pBdr>
      <w:shd w:val="clear" w:color="auto" w:fill="FFFFFF"/>
      <w:spacing w:before="5pt" w:beforeAutospacing="1" w:after="5pt" w:afterAutospacing="1"/>
      <w:ind w:firstLineChars="100" w:firstLine="5pt"/>
      <w:textAlignment w:val="center"/>
    </w:pPr>
    <w:rPr>
      <w:rFonts w:ascii="宋体" w:hAnsi="宋体"/>
      <w:kern w:val="0"/>
      <w:sz w:val="24"/>
      <w:szCs w:val="24"/>
    </w:rPr>
  </w:style>
  <w:style w:type="paragraph" w:customStyle="1" w:styleId="xl219">
    <w:name w:val="xl219"/>
    <w:basedOn w:val="a"/>
    <w:pPr>
      <w:widowControl/>
      <w:pBdr>
        <w:top w:val="single" w:sz="4" w:space="0" w:color="auto"/>
        <w:left w:val="single" w:sz="4" w:space="6" w:color="auto"/>
        <w:bottom w:val="single" w:sz="4" w:space="0" w:color="auto"/>
        <w:right w:val="single" w:sz="8" w:space="0" w:color="auto"/>
      </w:pBdr>
      <w:shd w:val="clear" w:color="auto" w:fill="FFFFFF"/>
      <w:spacing w:before="5pt" w:beforeAutospacing="1" w:after="5pt" w:afterAutospacing="1"/>
      <w:ind w:firstLineChars="100" w:firstLine="5pt"/>
      <w:textAlignment w:val="center"/>
    </w:pPr>
    <w:rPr>
      <w:rFonts w:ascii="宋体" w:hAnsi="宋体"/>
      <w:kern w:val="0"/>
      <w:sz w:val="24"/>
      <w:szCs w:val="24"/>
    </w:rPr>
  </w:style>
  <w:style w:type="paragraph" w:customStyle="1" w:styleId="xl220">
    <w:name w:val="xl220"/>
    <w:basedOn w:val="a"/>
    <w:pPr>
      <w:widowControl/>
      <w:pBdr>
        <w:top w:val="single" w:sz="4" w:space="0" w:color="auto"/>
        <w:left w:val="single" w:sz="4" w:space="6" w:color="auto"/>
        <w:bottom w:val="single" w:sz="8" w:space="0" w:color="auto"/>
      </w:pBdr>
      <w:shd w:val="clear" w:color="auto" w:fill="FFFFFF"/>
      <w:spacing w:before="5pt" w:beforeAutospacing="1" w:after="5pt" w:afterAutospacing="1"/>
      <w:ind w:firstLineChars="100" w:firstLine="5pt"/>
      <w:textAlignment w:val="center"/>
    </w:pPr>
    <w:rPr>
      <w:rFonts w:ascii="宋体" w:hAnsi="宋体"/>
      <w:kern w:val="0"/>
      <w:sz w:val="24"/>
      <w:szCs w:val="24"/>
    </w:rPr>
  </w:style>
  <w:style w:type="paragraph" w:customStyle="1" w:styleId="xl221">
    <w:name w:val="xl221"/>
    <w:basedOn w:val="a"/>
    <w:pPr>
      <w:widowControl/>
      <w:pBdr>
        <w:top w:val="single" w:sz="4" w:space="0" w:color="auto"/>
        <w:left w:val="single" w:sz="4" w:space="0" w:color="auto"/>
        <w:bottom w:val="single" w:sz="8" w:space="0" w:color="auto"/>
        <w:right w:val="single" w:sz="8" w:space="0" w:color="auto"/>
      </w:pBdr>
      <w:spacing w:before="5pt" w:beforeAutospacing="1" w:after="5pt" w:afterAutospacing="1"/>
      <w:jc w:val="center"/>
      <w:textAlignment w:val="center"/>
    </w:pPr>
    <w:rPr>
      <w:rFonts w:ascii="宋体" w:hAnsi="宋体"/>
      <w:kern w:val="0"/>
      <w:sz w:val="24"/>
      <w:szCs w:val="24"/>
    </w:rPr>
  </w:style>
  <w:style w:type="paragraph" w:customStyle="1" w:styleId="xl222">
    <w:name w:val="xl222"/>
    <w:basedOn w:val="a"/>
    <w:pPr>
      <w:widowControl/>
      <w:pBdr>
        <w:top w:val="single" w:sz="4" w:space="0" w:color="auto"/>
        <w:left w:val="single" w:sz="4" w:space="0" w:color="auto"/>
        <w:right w:val="single" w:sz="4" w:space="0" w:color="auto"/>
      </w:pBdr>
      <w:shd w:val="clear" w:color="auto" w:fill="FFFFFF"/>
      <w:spacing w:before="5pt" w:beforeAutospacing="1" w:after="5pt" w:afterAutospacing="1"/>
      <w:jc w:val="center"/>
      <w:textAlignment w:val="center"/>
    </w:pPr>
    <w:rPr>
      <w:rFonts w:ascii="宋体" w:hAnsi="宋体"/>
      <w:color w:val="000000"/>
      <w:kern w:val="0"/>
      <w:sz w:val="24"/>
      <w:szCs w:val="24"/>
    </w:rPr>
  </w:style>
  <w:style w:type="paragraph" w:customStyle="1" w:styleId="xl223">
    <w:name w:val="xl223"/>
    <w:basedOn w:val="a"/>
    <w:pPr>
      <w:widowControl/>
      <w:pBdr>
        <w:top w:val="single" w:sz="4" w:space="0" w:color="auto"/>
        <w:left w:val="single" w:sz="4" w:space="0" w:color="auto"/>
        <w:right w:val="single" w:sz="8" w:space="0" w:color="auto"/>
      </w:pBdr>
      <w:shd w:val="clear" w:color="auto" w:fill="FFFFFF"/>
      <w:spacing w:before="5pt" w:beforeAutospacing="1" w:after="5pt" w:afterAutospacing="1"/>
      <w:jc w:val="center"/>
      <w:textAlignment w:val="center"/>
    </w:pPr>
    <w:rPr>
      <w:rFonts w:ascii="宋体" w:hAnsi="宋体"/>
      <w:color w:val="000000"/>
      <w:kern w:val="0"/>
      <w:sz w:val="24"/>
      <w:szCs w:val="24"/>
    </w:rPr>
  </w:style>
  <w:style w:type="paragraph" w:customStyle="1" w:styleId="xl224">
    <w:name w:val="xl224"/>
    <w:basedOn w:val="a"/>
    <w:pPr>
      <w:widowControl/>
      <w:shd w:val="clear" w:color="auto" w:fill="FFFFFF"/>
      <w:spacing w:before="5pt" w:beforeAutospacing="1" w:after="5pt" w:afterAutospacing="1"/>
      <w:textAlignment w:val="center"/>
    </w:pPr>
    <w:rPr>
      <w:rFonts w:ascii="宋体" w:hAnsi="宋体"/>
      <w:color w:val="000000"/>
      <w:kern w:val="0"/>
      <w:sz w:val="24"/>
      <w:szCs w:val="24"/>
    </w:rPr>
  </w:style>
  <w:style w:type="paragraph" w:customStyle="1" w:styleId="xl225">
    <w:name w:val="xl225"/>
    <w:basedOn w:val="a"/>
    <w:pPr>
      <w:widowControl/>
      <w:shd w:val="clear" w:color="auto" w:fill="FFFFFF"/>
      <w:spacing w:before="5pt" w:beforeAutospacing="1" w:after="5pt" w:afterAutospacing="1"/>
      <w:textAlignment w:val="center"/>
    </w:pPr>
    <w:rPr>
      <w:rFonts w:ascii="宋体" w:hAnsi="宋体"/>
      <w:color w:val="000000"/>
      <w:kern w:val="0"/>
      <w:sz w:val="24"/>
      <w:szCs w:val="24"/>
    </w:rPr>
  </w:style>
  <w:style w:type="paragraph" w:customStyle="1" w:styleId="xl226">
    <w:name w:val="xl226"/>
    <w:basedOn w:val="a"/>
    <w:pPr>
      <w:widowControl/>
      <w:shd w:val="clear" w:color="auto" w:fill="FFFFFF"/>
      <w:spacing w:before="5pt" w:beforeAutospacing="1" w:after="5pt" w:afterAutospacing="1"/>
      <w:textAlignment w:val="top"/>
    </w:pPr>
    <w:rPr>
      <w:rFonts w:ascii="宋体" w:hAnsi="宋体"/>
      <w:color w:val="000000"/>
      <w:kern w:val="0"/>
      <w:sz w:val="24"/>
      <w:szCs w:val="24"/>
    </w:rPr>
  </w:style>
  <w:style w:type="paragraph" w:customStyle="1" w:styleId="xl227">
    <w:name w:val="xl227"/>
    <w:basedOn w:val="a"/>
    <w:pPr>
      <w:widowControl/>
      <w:pBdr>
        <w:top w:val="single" w:sz="8" w:space="0" w:color="auto"/>
        <w:left w:val="single" w:sz="8" w:space="0" w:color="auto"/>
        <w:bottom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28">
    <w:name w:val="xl228"/>
    <w:basedOn w:val="a"/>
    <w:pPr>
      <w:widowControl/>
      <w:pBdr>
        <w:top w:val="single" w:sz="8" w:space="0" w:color="auto"/>
        <w:bottom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29">
    <w:name w:val="xl229"/>
    <w:basedOn w:val="a"/>
    <w:pPr>
      <w:widowControl/>
      <w:pBdr>
        <w:top w:val="single" w:sz="8" w:space="0" w:color="auto"/>
        <w:bottom w:val="single" w:sz="4" w:space="0" w:color="auto"/>
        <w:right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30">
    <w:name w:val="xl230"/>
    <w:basedOn w:val="a"/>
    <w:pPr>
      <w:widowControl/>
      <w:pBdr>
        <w:top w:val="single" w:sz="4" w:space="0" w:color="auto"/>
        <w:left w:val="single" w:sz="4" w:space="0" w:color="auto"/>
        <w:bottom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31">
    <w:name w:val="xl231"/>
    <w:basedOn w:val="a"/>
    <w:pPr>
      <w:widowControl/>
      <w:pBdr>
        <w:top w:val="single" w:sz="4" w:space="0" w:color="auto"/>
        <w:bottom w:val="single" w:sz="4" w:space="0" w:color="auto"/>
        <w:right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Tblhead">
    <w:name w:val="Tblhead"/>
    <w:basedOn w:val="a"/>
    <w:next w:val="a"/>
    <w:pPr>
      <w:pageBreakBefore/>
      <w:suppressAutoHyphens/>
      <w:autoSpaceDE w:val="0"/>
      <w:autoSpaceDN w:val="0"/>
      <w:adjustRightInd w:val="0"/>
      <w:jc w:val="center"/>
      <w:textAlignment w:val="baseline"/>
    </w:pPr>
    <w:rPr>
      <w:rFonts w:ascii="宋体"/>
      <w:spacing w:val="-3"/>
      <w:kern w:val="0"/>
      <w:sz w:val="24"/>
    </w:rPr>
  </w:style>
  <w:style w:type="paragraph" w:customStyle="1" w:styleId="xl232">
    <w:name w:val="xl232"/>
    <w:basedOn w:val="a"/>
    <w:pPr>
      <w:widowControl/>
      <w:pBdr>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kern w:val="0"/>
      <w:sz w:val="22"/>
      <w:szCs w:val="22"/>
    </w:rPr>
  </w:style>
  <w:style w:type="paragraph" w:customStyle="1" w:styleId="xl233">
    <w:name w:val="xl233"/>
    <w:basedOn w:val="a"/>
    <w:pPr>
      <w:widowControl/>
      <w:pBdr>
        <w:top w:val="single" w:sz="4" w:space="0" w:color="auto"/>
        <w:left w:val="single" w:sz="4" w:space="0" w:color="auto"/>
        <w:bottom w:val="single" w:sz="8" w:space="0" w:color="auto"/>
      </w:pBdr>
      <w:spacing w:before="5pt" w:beforeAutospacing="1" w:after="5pt" w:afterAutospacing="1"/>
      <w:jc w:val="center"/>
      <w:textAlignment w:val="center"/>
    </w:pPr>
    <w:rPr>
      <w:rFonts w:ascii="宋体" w:hAnsi="宋体"/>
      <w:kern w:val="0"/>
      <w:sz w:val="22"/>
      <w:szCs w:val="22"/>
    </w:rPr>
  </w:style>
  <w:style w:type="paragraph" w:customStyle="1" w:styleId="xl234">
    <w:name w:val="xl234"/>
    <w:basedOn w:val="a"/>
    <w:pPr>
      <w:widowControl/>
      <w:pBdr>
        <w:top w:val="single" w:sz="4" w:space="0" w:color="auto"/>
        <w:left w:val="single" w:sz="4" w:space="0" w:color="auto"/>
        <w:bottom w:val="single" w:sz="4" w:space="0" w:color="auto"/>
      </w:pBdr>
      <w:spacing w:before="5pt" w:beforeAutospacing="1" w:after="5pt" w:afterAutospacing="1"/>
      <w:jc w:val="center"/>
      <w:textAlignment w:val="center"/>
    </w:pPr>
    <w:rPr>
      <w:rFonts w:ascii="宋体" w:hAnsi="宋体"/>
      <w:color w:val="000000"/>
      <w:kern w:val="0"/>
      <w:sz w:val="22"/>
      <w:szCs w:val="22"/>
    </w:rPr>
  </w:style>
  <w:style w:type="paragraph" w:customStyle="1" w:styleId="xl235">
    <w:name w:val="xl235"/>
    <w:basedOn w:val="a"/>
    <w:pPr>
      <w:widowControl/>
      <w:pBdr>
        <w:top w:val="single" w:sz="4" w:space="0" w:color="auto"/>
        <w:left w:val="single" w:sz="4" w:space="0" w:color="auto"/>
        <w:bottom w:val="single" w:sz="4" w:space="0" w:color="auto"/>
      </w:pBdr>
      <w:spacing w:before="5pt" w:beforeAutospacing="1" w:after="5pt" w:afterAutospacing="1"/>
      <w:jc w:val="center"/>
      <w:textAlignment w:val="center"/>
    </w:pPr>
    <w:rPr>
      <w:rFonts w:ascii="宋体" w:hAnsi="宋体"/>
      <w:color w:val="000000"/>
      <w:kern w:val="0"/>
      <w:sz w:val="22"/>
      <w:szCs w:val="22"/>
    </w:rPr>
  </w:style>
  <w:style w:type="paragraph" w:customStyle="1" w:styleId="xl236">
    <w:name w:val="xl236"/>
    <w:basedOn w:val="a"/>
    <w:pPr>
      <w:widowControl/>
      <w:pBdr>
        <w:top w:val="single" w:sz="4" w:space="0" w:color="auto"/>
        <w:left w:val="single" w:sz="4" w:space="0" w:color="auto"/>
        <w:bottom w:val="single" w:sz="4" w:space="0" w:color="auto"/>
      </w:pBdr>
      <w:shd w:val="clear" w:color="auto" w:fill="FFFFFF"/>
      <w:spacing w:before="5pt" w:beforeAutospacing="1" w:after="5pt" w:afterAutospacing="1"/>
      <w:jc w:val="center"/>
      <w:textAlignment w:val="center"/>
    </w:pPr>
    <w:rPr>
      <w:rFonts w:ascii="宋体" w:hAnsi="宋体"/>
      <w:color w:val="FF0000"/>
      <w:kern w:val="0"/>
      <w:sz w:val="24"/>
      <w:szCs w:val="24"/>
    </w:rPr>
  </w:style>
  <w:style w:type="paragraph" w:customStyle="1" w:styleId="xl237">
    <w:name w:val="xl237"/>
    <w:basedOn w:val="a"/>
    <w:pPr>
      <w:widowControl/>
      <w:pBdr>
        <w:top w:val="single" w:sz="4" w:space="0" w:color="auto"/>
        <w:left w:val="single" w:sz="4" w:space="0" w:color="auto"/>
        <w:right w:val="single" w:sz="8" w:space="0" w:color="auto"/>
      </w:pBdr>
      <w:spacing w:before="5pt" w:beforeAutospacing="1" w:after="5pt" w:afterAutospacing="1"/>
      <w:jc w:val="center"/>
      <w:textAlignment w:val="center"/>
    </w:pPr>
    <w:rPr>
      <w:rFonts w:ascii="宋体" w:hAnsi="宋体"/>
      <w:kern w:val="0"/>
      <w:sz w:val="22"/>
      <w:szCs w:val="22"/>
    </w:rPr>
  </w:style>
  <w:style w:type="paragraph" w:customStyle="1" w:styleId="xl238">
    <w:name w:val="xl238"/>
    <w:basedOn w:val="a"/>
    <w:pPr>
      <w:widowControl/>
      <w:pBdr>
        <w:top w:val="single" w:sz="4" w:space="0" w:color="auto"/>
        <w:left w:val="single" w:sz="4" w:space="0" w:color="auto"/>
        <w:bottom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39">
    <w:name w:val="xl239"/>
    <w:basedOn w:val="a"/>
    <w:pPr>
      <w:widowControl/>
      <w:pBdr>
        <w:top w:val="single" w:sz="4" w:space="0" w:color="auto"/>
        <w:left w:val="single" w:sz="4" w:space="0" w:color="auto"/>
      </w:pBdr>
      <w:spacing w:before="5pt" w:beforeAutospacing="1" w:after="5pt" w:afterAutospacing="1"/>
      <w:jc w:val="center"/>
      <w:textAlignment w:val="center"/>
    </w:pPr>
    <w:rPr>
      <w:rFonts w:ascii="宋体" w:hAnsi="宋体"/>
      <w:kern w:val="0"/>
      <w:sz w:val="22"/>
      <w:szCs w:val="22"/>
    </w:rPr>
  </w:style>
  <w:style w:type="paragraph" w:customStyle="1" w:styleId="xl240">
    <w:name w:val="xl240"/>
    <w:basedOn w:val="a"/>
    <w:pPr>
      <w:widowControl/>
      <w:pBdr>
        <w:top w:val="single" w:sz="4" w:space="0" w:color="auto"/>
        <w:left w:val="single" w:sz="8" w:space="0" w:color="auto"/>
        <w:right w:val="single" w:sz="4" w:space="0" w:color="auto"/>
      </w:pBdr>
      <w:spacing w:before="5pt" w:beforeAutospacing="1" w:after="5pt" w:afterAutospacing="1"/>
      <w:jc w:val="center"/>
      <w:textAlignment w:val="center"/>
    </w:pPr>
    <w:rPr>
      <w:rFonts w:ascii="宋体" w:hAnsi="宋体"/>
      <w:color w:val="000000"/>
      <w:kern w:val="0"/>
      <w:sz w:val="22"/>
      <w:szCs w:val="22"/>
    </w:rPr>
  </w:style>
  <w:style w:type="paragraph" w:customStyle="1" w:styleId="xl241">
    <w:name w:val="xl241"/>
    <w:basedOn w:val="a"/>
    <w:pPr>
      <w:widowControl/>
      <w:pBdr>
        <w:top w:val="single" w:sz="4" w:space="0" w:color="auto"/>
        <w:left w:val="single" w:sz="4" w:space="0" w:color="auto"/>
        <w:right w:val="single" w:sz="4" w:space="0" w:color="auto"/>
      </w:pBdr>
      <w:spacing w:before="5pt" w:beforeAutospacing="1" w:after="5pt" w:afterAutospacing="1"/>
      <w:jc w:val="center"/>
      <w:textAlignment w:val="center"/>
    </w:pPr>
    <w:rPr>
      <w:rFonts w:ascii="宋体" w:hAnsi="宋体"/>
      <w:color w:val="000000"/>
      <w:kern w:val="0"/>
      <w:sz w:val="22"/>
      <w:szCs w:val="22"/>
    </w:rPr>
  </w:style>
  <w:style w:type="paragraph" w:customStyle="1" w:styleId="xl242">
    <w:name w:val="xl242"/>
    <w:basedOn w:val="a"/>
    <w:pPr>
      <w:widowControl/>
      <w:pBdr>
        <w:top w:val="single" w:sz="4" w:space="0" w:color="auto"/>
        <w:left w:val="single" w:sz="4" w:space="0" w:color="auto"/>
        <w:right w:val="single" w:sz="8" w:space="0" w:color="auto"/>
      </w:pBdr>
      <w:spacing w:before="5pt" w:beforeAutospacing="1" w:after="5pt" w:afterAutospacing="1"/>
      <w:jc w:val="center"/>
      <w:textAlignment w:val="center"/>
    </w:pPr>
    <w:rPr>
      <w:rFonts w:ascii="宋体" w:hAnsi="宋体"/>
      <w:color w:val="000000"/>
      <w:kern w:val="0"/>
      <w:sz w:val="22"/>
      <w:szCs w:val="22"/>
    </w:rPr>
  </w:style>
  <w:style w:type="paragraph" w:customStyle="1" w:styleId="xl243">
    <w:name w:val="xl243"/>
    <w:basedOn w:val="a"/>
    <w:pPr>
      <w:widowControl/>
      <w:pBdr>
        <w:top w:val="single" w:sz="4" w:space="0" w:color="auto"/>
        <w:left w:val="single" w:sz="4" w:space="0" w:color="auto"/>
        <w:bottom w:val="single" w:sz="4" w:space="0" w:color="auto"/>
      </w:pBdr>
      <w:shd w:val="clear" w:color="auto" w:fill="FFFFFF"/>
      <w:spacing w:before="5pt" w:beforeAutospacing="1" w:after="5pt" w:afterAutospacing="1"/>
      <w:jc w:val="center"/>
      <w:textAlignment w:val="center"/>
    </w:pPr>
    <w:rPr>
      <w:rFonts w:ascii="宋体" w:hAnsi="宋体"/>
      <w:color w:val="000000"/>
      <w:kern w:val="0"/>
      <w:sz w:val="24"/>
      <w:szCs w:val="24"/>
    </w:rPr>
  </w:style>
  <w:style w:type="paragraph" w:customStyle="1" w:styleId="xl244">
    <w:name w:val="xl244"/>
    <w:basedOn w:val="a"/>
    <w:pPr>
      <w:widowControl/>
      <w:pBdr>
        <w:top w:val="single" w:sz="4" w:space="0" w:color="auto"/>
        <w:left w:val="single" w:sz="4" w:space="0" w:color="auto"/>
        <w:bottom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45">
    <w:name w:val="xl245"/>
    <w:basedOn w:val="a"/>
    <w:pPr>
      <w:widowControl/>
      <w:pBdr>
        <w:top w:val="single" w:sz="4" w:space="0" w:color="auto"/>
        <w:left w:val="single" w:sz="8" w:space="0" w:color="auto"/>
        <w:bottom w:val="single" w:sz="4"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46">
    <w:name w:val="xl246"/>
    <w:basedOn w:val="a"/>
    <w:pPr>
      <w:widowControl/>
      <w:pBdr>
        <w:top w:val="single" w:sz="4" w:space="0" w:color="auto"/>
        <w:left w:val="single" w:sz="4" w:space="0" w:color="auto"/>
        <w:bottom w:val="single" w:sz="8" w:space="0" w:color="auto"/>
      </w:pBdr>
      <w:spacing w:before="5pt" w:beforeAutospacing="1" w:after="5pt" w:afterAutospacing="1"/>
      <w:jc w:val="center"/>
      <w:textAlignment w:val="center"/>
    </w:pPr>
    <w:rPr>
      <w:rFonts w:ascii="宋体" w:hAnsi="宋体"/>
      <w:kern w:val="0"/>
      <w:sz w:val="24"/>
      <w:szCs w:val="24"/>
    </w:rPr>
  </w:style>
  <w:style w:type="paragraph" w:customStyle="1" w:styleId="xl247">
    <w:name w:val="xl247"/>
    <w:basedOn w:val="a"/>
    <w:pPr>
      <w:widowControl/>
      <w:pBdr>
        <w:top w:val="single" w:sz="4" w:space="0" w:color="auto"/>
        <w:bottom w:val="single" w:sz="8" w:space="0" w:color="auto"/>
        <w:right w:val="single" w:sz="4" w:space="0" w:color="auto"/>
      </w:pBdr>
      <w:spacing w:before="5pt" w:beforeAutospacing="1" w:after="5pt" w:afterAutospacing="1"/>
      <w:jc w:val="center"/>
      <w:textAlignment w:val="center"/>
    </w:pPr>
    <w:rPr>
      <w:rFonts w:ascii="宋体" w:hAnsi="宋体"/>
      <w:kern w:val="0"/>
      <w:sz w:val="24"/>
      <w:szCs w:val="24"/>
    </w:rPr>
  </w:style>
  <w:style w:type="paragraph" w:customStyle="1" w:styleId="xl248">
    <w:name w:val="xl248"/>
    <w:basedOn w:val="a"/>
    <w:pPr>
      <w:widowControl/>
      <w:pBdr>
        <w:top w:val="single" w:sz="4" w:space="0" w:color="auto"/>
        <w:left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49">
    <w:name w:val="xl249"/>
    <w:basedOn w:val="a"/>
    <w:pPr>
      <w:widowControl/>
      <w:pBdr>
        <w:top w:val="single" w:sz="4" w:space="0" w:color="auto"/>
        <w:right w:val="single" w:sz="4" w:space="0" w:color="auto"/>
      </w:pBdr>
      <w:shd w:val="clear" w:color="auto" w:fill="FFFFFF"/>
      <w:spacing w:before="5pt" w:beforeAutospacing="1" w:after="5pt" w:afterAutospacing="1"/>
      <w:textAlignment w:val="center"/>
    </w:pPr>
    <w:rPr>
      <w:rFonts w:ascii="宋体" w:hAnsi="宋体"/>
      <w:kern w:val="0"/>
      <w:sz w:val="24"/>
      <w:szCs w:val="24"/>
    </w:rPr>
  </w:style>
  <w:style w:type="paragraph" w:customStyle="1" w:styleId="xl250">
    <w:name w:val="xl250"/>
    <w:basedOn w:val="a"/>
    <w:pPr>
      <w:widowControl/>
      <w:pBdr>
        <w:left w:val="single" w:sz="8"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251">
    <w:name w:val="xl251"/>
    <w:basedOn w:val="a"/>
    <w:pPr>
      <w:widowControl/>
      <w:pBdr>
        <w:left w:val="single" w:sz="4" w:space="0" w:color="auto"/>
        <w:bottom w:val="single" w:sz="4" w:space="0" w:color="auto"/>
        <w:right w:val="single" w:sz="4"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252">
    <w:name w:val="xl252"/>
    <w:basedOn w:val="a"/>
    <w:pPr>
      <w:widowControl/>
      <w:pBdr>
        <w:left w:val="single" w:sz="4" w:space="0" w:color="auto"/>
        <w:bottom w:val="single" w:sz="4" w:space="0" w:color="auto"/>
        <w:right w:val="single" w:sz="8" w:space="0" w:color="auto"/>
      </w:pBdr>
      <w:spacing w:before="5pt" w:beforeAutospacing="1" w:after="5pt" w:afterAutospacing="1"/>
      <w:jc w:val="center"/>
      <w:textAlignment w:val="center"/>
    </w:pPr>
    <w:rPr>
      <w:rFonts w:ascii="宋体" w:hAnsi="宋体"/>
      <w:color w:val="FF0000"/>
      <w:kern w:val="0"/>
      <w:sz w:val="22"/>
      <w:szCs w:val="22"/>
    </w:rPr>
  </w:style>
  <w:style w:type="paragraph" w:customStyle="1" w:styleId="xl253">
    <w:name w:val="xl253"/>
    <w:basedOn w:val="a"/>
    <w:pPr>
      <w:widowControl/>
      <w:pBdr>
        <w:top w:val="single" w:sz="4" w:space="0" w:color="auto"/>
        <w:left w:val="single" w:sz="8" w:space="0" w:color="auto"/>
        <w:bottom w:val="single" w:sz="8" w:space="0" w:color="auto"/>
      </w:pBdr>
      <w:shd w:val="clear" w:color="auto" w:fill="FFFFFF"/>
      <w:spacing w:before="5pt" w:beforeAutospacing="1" w:after="5pt" w:afterAutospacing="1"/>
      <w:jc w:val="center"/>
      <w:textAlignment w:val="center"/>
    </w:pPr>
    <w:rPr>
      <w:rFonts w:ascii="宋体" w:hAnsi="宋体"/>
      <w:kern w:val="0"/>
      <w:sz w:val="24"/>
      <w:szCs w:val="24"/>
    </w:rPr>
  </w:style>
  <w:style w:type="paragraph" w:customStyle="1" w:styleId="xl254">
    <w:name w:val="xl254"/>
    <w:basedOn w:val="a"/>
    <w:pPr>
      <w:widowControl/>
      <w:pBdr>
        <w:top w:val="single" w:sz="4" w:space="0" w:color="auto"/>
        <w:left w:val="single" w:sz="8" w:space="0" w:color="auto"/>
        <w:right w:val="single" w:sz="4" w:space="0" w:color="auto"/>
      </w:pBdr>
      <w:spacing w:before="5pt" w:beforeAutospacing="1" w:after="5pt" w:afterAutospacing="1"/>
      <w:textAlignment w:val="center"/>
    </w:pPr>
    <w:rPr>
      <w:rFonts w:ascii="宋体" w:hAnsi="宋体"/>
      <w:kern w:val="0"/>
      <w:sz w:val="22"/>
      <w:szCs w:val="22"/>
    </w:rPr>
  </w:style>
  <w:style w:type="paragraph" w:customStyle="1" w:styleId="xl255">
    <w:name w:val="xl255"/>
    <w:basedOn w:val="a"/>
    <w:pPr>
      <w:widowControl/>
      <w:pBdr>
        <w:left w:val="single" w:sz="8" w:space="0" w:color="auto"/>
        <w:bottom w:val="single" w:sz="8" w:space="0" w:color="auto"/>
        <w:right w:val="single" w:sz="4" w:space="0" w:color="auto"/>
      </w:pBdr>
      <w:spacing w:before="5pt" w:beforeAutospacing="1" w:after="5pt" w:afterAutospacing="1"/>
      <w:textAlignment w:val="center"/>
    </w:pPr>
    <w:rPr>
      <w:rFonts w:ascii="宋体" w:hAnsi="宋体"/>
      <w:kern w:val="0"/>
      <w:sz w:val="22"/>
      <w:szCs w:val="22"/>
    </w:rPr>
  </w:style>
  <w:style w:type="paragraph" w:customStyle="1" w:styleId="211787826">
    <w:name w:val="样式 标题 2节标题 1.1 + (中文) 宋体 段前: 7.8 磅 段后: 7.8 磅 行距: 固定值 26 磅"/>
    <w:basedOn w:val="20"/>
    <w:pPr>
      <w:keepNext/>
      <w:keepLines/>
      <w:numPr>
        <w:ilvl w:val="1"/>
      </w:numPr>
      <w:tabs>
        <w:tab w:val="start" w:pos="28.80pt"/>
      </w:tabs>
      <w:spacing w:before="6pt" w:after="6pt" w:line="26pt" w:lineRule="exact"/>
      <w:ind w:start="28.80pt" w:hanging="28.80pt"/>
    </w:pPr>
    <w:rPr>
      <w:rFonts w:eastAsia="宋体" w:cs="宋体"/>
      <w:b/>
      <w:bCs/>
    </w:rPr>
  </w:style>
  <w:style w:type="paragraph" w:customStyle="1" w:styleId="TimesNewRoman26">
    <w:name w:val="样式 正文文字缩进 + (西文) Times New Roman (中文) 宋体 行距: 固定值 26 磅"/>
    <w:basedOn w:val="a4"/>
    <w:pPr>
      <w:spacing w:line="26pt" w:lineRule="exact"/>
      <w:ind w:firstLineChars="200" w:firstLine="28pt"/>
    </w:pPr>
    <w:rPr>
      <w:rFonts w:ascii="Times New Roman" w:eastAsia="宋体" w:hAnsi="Times New Roman"/>
      <w:kern w:val="0"/>
      <w:sz w:val="24"/>
    </w:rPr>
  </w:style>
  <w:style w:type="paragraph" w:customStyle="1" w:styleId="MyCharCharChar">
    <w:name w:val="My正文 Char Char Char"/>
    <w:basedOn w:val="a"/>
    <w:pPr>
      <w:adjustRightInd w:val="0"/>
      <w:snapToGrid w:val="0"/>
      <w:spacing w:line="18pt" w:lineRule="auto"/>
      <w:ind w:firstLineChars="200" w:firstLine="24pt"/>
    </w:pPr>
    <w:rPr>
      <w:color w:val="000000"/>
      <w:sz w:val="24"/>
    </w:rPr>
  </w:style>
  <w:style w:type="paragraph" w:customStyle="1" w:styleId="MyCharCharCharCharChar2">
    <w:name w:val="My正文 Char Char Char Char Char2"/>
    <w:basedOn w:val="a"/>
    <w:pPr>
      <w:adjustRightInd w:val="0"/>
      <w:snapToGrid w:val="0"/>
      <w:spacing w:line="18pt" w:lineRule="auto"/>
      <w:ind w:firstLineChars="200" w:firstLine="24pt"/>
    </w:pPr>
    <w:rPr>
      <w:color w:val="000000"/>
      <w:sz w:val="24"/>
    </w:rPr>
  </w:style>
  <w:style w:type="paragraph" w:customStyle="1" w:styleId="MyCharChar">
    <w:name w:val="My正文 Char Char"/>
    <w:basedOn w:val="a"/>
    <w:pPr>
      <w:adjustRightInd w:val="0"/>
      <w:snapToGrid w:val="0"/>
      <w:spacing w:line="18pt" w:lineRule="auto"/>
      <w:ind w:firstLineChars="200" w:firstLine="24pt"/>
    </w:pPr>
    <w:rPr>
      <w:color w:val="000000"/>
      <w:sz w:val="24"/>
    </w:rPr>
  </w:style>
  <w:style w:type="paragraph" w:customStyle="1" w:styleId="affffffffff8">
    <w:name w:val="项目编号"/>
    <w:basedOn w:val="a"/>
    <w:pPr>
      <w:numPr>
        <w:numId w:val="14"/>
      </w:numPr>
      <w:tabs>
        <w:tab w:val="start" w:pos="41pt"/>
      </w:tabs>
      <w:adjustRightInd w:val="0"/>
      <w:spacing w:line="18pt" w:lineRule="atLeast"/>
      <w:textAlignment w:val="baseline"/>
    </w:pPr>
    <w:rPr>
      <w:rFonts w:ascii="宋体"/>
      <w:kern w:val="0"/>
      <w:sz w:val="24"/>
    </w:rPr>
  </w:style>
  <w:style w:type="paragraph" w:customStyle="1" w:styleId="1-11XW">
    <w:name w:val="样式 标题 1-*+章标题 1标题 1XW + 两端对齐"/>
    <w:basedOn w:val="1"/>
    <w:pPr>
      <w:numPr>
        <w:numId w:val="9"/>
      </w:numPr>
      <w:tabs>
        <w:tab w:val="start" w:pos="0pt"/>
        <w:tab w:val="start" w:pos="39.70pt"/>
      </w:tabs>
      <w:spacing w:beforeLines="50" w:before="17pt" w:after="12pt" w:line="12pt" w:lineRule="auto"/>
      <w:jc w:val="both"/>
    </w:pPr>
    <w:rPr>
      <w:rFonts w:ascii="黑体" w:cs="宋体"/>
      <w:lang w:val="en-US" w:eastAsia="zh-CN"/>
    </w:rPr>
  </w:style>
  <w:style w:type="character" w:customStyle="1" w:styleId="CharChara">
    <w:name w:val="正文文本 Char Char"/>
    <w:rPr>
      <w:rFonts w:ascii="宋体" w:eastAsia="宋体" w:hAnsi="宋体" w:cs="宋体"/>
      <w:color w:val="000000"/>
      <w:kern w:val="2"/>
      <w:sz w:val="21"/>
      <w:szCs w:val="28"/>
      <w:lang w:val="en-US" w:eastAsia="zh-CN" w:bidi="ar-SA"/>
    </w:rPr>
  </w:style>
  <w:style w:type="paragraph" w:customStyle="1" w:styleId="CharCharCharCharCharCharCharCharChar1CharCharChar1CharCharCharCharCharChar">
    <w:name w:val="Char Char Char Char Char Char Char Char Char1 Char Char Char1 Char Char Char Char Char Char"/>
    <w:basedOn w:val="a"/>
    <w:pPr>
      <w:spacing w:line="18pt" w:lineRule="auto"/>
      <w:ind w:firstLineChars="200" w:firstLine="10pt"/>
    </w:pPr>
    <w:rPr>
      <w:rFonts w:ascii="宋体" w:hAnsi="宋体" w:cs="宋体"/>
      <w:sz w:val="24"/>
      <w:szCs w:val="24"/>
    </w:rPr>
  </w:style>
  <w:style w:type="character" w:customStyle="1" w:styleId="CharChar15">
    <w:name w:val="Char Char15"/>
    <w:rPr>
      <w:rFonts w:eastAsia="宋体"/>
      <w:kern w:val="2"/>
      <w:sz w:val="21"/>
      <w:lang w:val="en-US" w:eastAsia="zh-CN" w:bidi="ar-SA"/>
    </w:rPr>
  </w:style>
  <w:style w:type="character" w:customStyle="1" w:styleId="Footer-EvenCharChar">
    <w:name w:val="Footer-Even Char Char"/>
    <w:rPr>
      <w:rFonts w:eastAsia="宋体"/>
      <w:kern w:val="2"/>
      <w:sz w:val="18"/>
      <w:lang w:val="en-US" w:eastAsia="zh-CN" w:bidi="ar-SA"/>
    </w:rPr>
  </w:style>
  <w:style w:type="character" w:customStyle="1" w:styleId="CharChar130">
    <w:name w:val="Char Char13"/>
    <w:rPr>
      <w:rFonts w:ascii="宋体" w:eastAsia="宋体" w:hAnsi="宋体"/>
      <w:color w:val="FF0000"/>
      <w:kern w:val="2"/>
      <w:sz w:val="21"/>
      <w:szCs w:val="24"/>
      <w:lang w:val="en-US" w:eastAsia="zh-CN" w:bidi="ar-SA"/>
    </w:rPr>
  </w:style>
  <w:style w:type="character" w:customStyle="1" w:styleId="CharChar140">
    <w:name w:val="Char Char14"/>
    <w:rPr>
      <w:rFonts w:ascii="宋体" w:eastAsia="宋体"/>
      <w:sz w:val="18"/>
      <w:lang w:val="en-US" w:eastAsia="zh-CN" w:bidi="ar-SA"/>
    </w:rPr>
  </w:style>
  <w:style w:type="character" w:customStyle="1" w:styleId="CharChar120">
    <w:name w:val="Char Char12"/>
    <w:rPr>
      <w:rFonts w:ascii="宋体" w:eastAsia="宋体" w:hAnsi="宋体"/>
      <w:bCs/>
      <w:kern w:val="2"/>
      <w:sz w:val="28"/>
      <w:szCs w:val="24"/>
      <w:lang w:val="en-US" w:eastAsia="zh-CN" w:bidi="ar-SA"/>
    </w:rPr>
  </w:style>
  <w:style w:type="paragraph" w:customStyle="1" w:styleId="CM42">
    <w:name w:val="CM42"/>
    <w:basedOn w:val="Default"/>
    <w:next w:val="Default"/>
    <w:uiPriority w:val="99"/>
    <w:rPr>
      <w:rFonts w:ascii="宋体"/>
      <w:color w:val="auto"/>
    </w:rPr>
  </w:style>
  <w:style w:type="paragraph" w:customStyle="1" w:styleId="CM48">
    <w:name w:val="CM48"/>
    <w:basedOn w:val="Default"/>
    <w:next w:val="Default"/>
    <w:uiPriority w:val="99"/>
    <w:rPr>
      <w:rFonts w:ascii="宋体"/>
      <w:color w:val="auto"/>
    </w:rPr>
  </w:style>
  <w:style w:type="paragraph" w:customStyle="1" w:styleId="affffffffff9">
    <w:name w:val="封面标准英文名称"/>
    <w:pPr>
      <w:widowControl w:val="0"/>
      <w:spacing w:before="18.50pt" w:line="20pt" w:lineRule="exact"/>
      <w:jc w:val="center"/>
    </w:pPr>
    <w:rPr>
      <w:sz w:val="28"/>
    </w:rPr>
  </w:style>
  <w:style w:type="paragraph" w:customStyle="1" w:styleId="Char130">
    <w:name w:val="Char13"/>
    <w:basedOn w:val="a"/>
    <w:rPr>
      <w:szCs w:val="24"/>
    </w:rPr>
  </w:style>
  <w:style w:type="paragraph" w:customStyle="1" w:styleId="Char41">
    <w:name w:val="Char41"/>
    <w:basedOn w:val="a"/>
    <w:pPr>
      <w:spacing w:line="18pt" w:lineRule="auto"/>
      <w:ind w:firstLineChars="200" w:firstLine="10pt"/>
    </w:pPr>
    <w:rPr>
      <w:rFonts w:ascii="宋体" w:hAnsi="宋体" w:cs="宋体"/>
      <w:sz w:val="24"/>
      <w:szCs w:val="24"/>
    </w:rPr>
  </w:style>
  <w:style w:type="paragraph" w:customStyle="1" w:styleId="59">
    <w:name w:val="5"/>
    <w:pPr>
      <w:widowControl w:val="0"/>
      <w:jc w:val="both"/>
    </w:pPr>
    <w:rPr>
      <w:kern w:val="2"/>
      <w:sz w:val="21"/>
    </w:rPr>
  </w:style>
  <w:style w:type="paragraph" w:customStyle="1" w:styleId="Char50">
    <w:name w:val="Char5"/>
    <w:basedOn w:val="a"/>
    <w:pPr>
      <w:keepNext/>
      <w:keepLines/>
      <w:widowControl/>
    </w:pPr>
    <w:rPr>
      <w:szCs w:val="24"/>
    </w:rPr>
  </w:style>
  <w:style w:type="character" w:customStyle="1" w:styleId="CharChar81">
    <w:name w:val="Char Char81"/>
    <w:rPr>
      <w:rFonts w:ascii="Arial" w:eastAsia="黑体" w:hAnsi="Arial"/>
      <w:b/>
      <w:bCs/>
      <w:kern w:val="2"/>
      <w:sz w:val="32"/>
      <w:szCs w:val="32"/>
    </w:rPr>
  </w:style>
  <w:style w:type="character" w:customStyle="1" w:styleId="CharChar71">
    <w:name w:val="Char Char71"/>
    <w:rPr>
      <w:rFonts w:ascii="Arial" w:eastAsia="黑体" w:hAnsi="Arial"/>
      <w:b/>
      <w:bCs/>
      <w:kern w:val="2"/>
      <w:sz w:val="32"/>
      <w:szCs w:val="32"/>
    </w:rPr>
  </w:style>
  <w:style w:type="paragraph" w:customStyle="1" w:styleId="CharCharCharCharCharCharCharCharCharCharCharCharCharCharCharCharCharCharCharCharCharCharChar1">
    <w:name w:val="Char Char Char Char Char Char Char Char Char Char Char Char Char Char Char Char Char Char Char Char Char Char Char1"/>
    <w:basedOn w:val="a"/>
    <w:rPr>
      <w:szCs w:val="24"/>
    </w:rPr>
  </w:style>
  <w:style w:type="paragraph" w:customStyle="1" w:styleId="CharCharCharCharCharCharCharChar2">
    <w:name w:val="Char Char Char Char Char Char Char Char2"/>
    <w:basedOn w:val="a"/>
    <w:rPr>
      <w:szCs w:val="24"/>
    </w:rPr>
  </w:style>
  <w:style w:type="paragraph" w:customStyle="1" w:styleId="CharChar2CharCharCharChar2">
    <w:name w:val="Char Char2 Char Char Char Char2"/>
    <w:basedOn w:val="a"/>
    <w:rPr>
      <w:szCs w:val="24"/>
    </w:rPr>
  </w:style>
  <w:style w:type="paragraph" w:customStyle="1" w:styleId="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2"/>
    <w:basedOn w:val="a"/>
    <w:rPr>
      <w:szCs w:val="24"/>
    </w:rPr>
  </w:style>
  <w:style w:type="paragraph" w:customStyle="1" w:styleId="CharCharCharCharCharCharChar3">
    <w:name w:val="Char Char Char Char Char Char Char3"/>
    <w:basedOn w:val="a"/>
    <w:pPr>
      <w:adjustRightInd w:val="0"/>
      <w:spacing w:line="18pt" w:lineRule="auto"/>
    </w:pPr>
    <w:rPr>
      <w:kern w:val="0"/>
      <w:sz w:val="24"/>
    </w:rPr>
  </w:style>
  <w:style w:type="character" w:customStyle="1" w:styleId="CharChar252">
    <w:name w:val="Char Char252"/>
    <w:rPr>
      <w:rFonts w:eastAsia="宋体"/>
      <w:b/>
      <w:bCs/>
      <w:kern w:val="2"/>
      <w:sz w:val="32"/>
      <w:szCs w:val="32"/>
      <w:lang w:val="en-US" w:eastAsia="zh-CN" w:bidi="ar-SA"/>
    </w:rPr>
  </w:style>
  <w:style w:type="character" w:customStyle="1" w:styleId="CharChar272">
    <w:name w:val="Char Char272"/>
    <w:rPr>
      <w:rFonts w:eastAsia="宋体"/>
      <w:b/>
      <w:bCs/>
      <w:kern w:val="44"/>
      <w:sz w:val="44"/>
      <w:szCs w:val="44"/>
      <w:lang w:val="en-US" w:eastAsia="zh-CN" w:bidi="ar-SA"/>
    </w:rPr>
  </w:style>
  <w:style w:type="character" w:customStyle="1" w:styleId="CharChar162">
    <w:name w:val="Char Char162"/>
    <w:rPr>
      <w:b/>
      <w:bCs/>
      <w:kern w:val="44"/>
      <w:sz w:val="44"/>
      <w:szCs w:val="44"/>
      <w:lang w:val="en-US" w:eastAsia="zh-CN" w:bidi="ar-SA"/>
    </w:rPr>
  </w:style>
  <w:style w:type="paragraph" w:customStyle="1" w:styleId="CharCharChar2">
    <w:name w:val="Char Char Char2"/>
    <w:basedOn w:val="a"/>
    <w:rPr>
      <w:szCs w:val="24"/>
    </w:rPr>
  </w:style>
  <w:style w:type="paragraph" w:customStyle="1" w:styleId="CharCharCharChar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 Char Char Char Char2"/>
    <w:basedOn w:val="a"/>
    <w:rPr>
      <w:szCs w:val="24"/>
    </w:rPr>
  </w:style>
  <w:style w:type="paragraph" w:customStyle="1" w:styleId="CharCharChar1Char1">
    <w:name w:val="Char Char Char1 Char1"/>
    <w:basedOn w:val="a"/>
    <w:rPr>
      <w:sz w:val="24"/>
      <w:szCs w:val="24"/>
    </w:rPr>
  </w:style>
  <w:style w:type="paragraph" w:customStyle="1" w:styleId="3d">
    <w:name w:val="列出段落3"/>
    <w:basedOn w:val="a"/>
    <w:pPr>
      <w:ind w:firstLineChars="200" w:firstLine="21pt"/>
    </w:pPr>
    <w:rPr>
      <w:sz w:val="24"/>
      <w:szCs w:val="24"/>
    </w:rPr>
  </w:style>
  <w:style w:type="character" w:customStyle="1" w:styleId="3e">
    <w:name w:val="书籍标题3"/>
    <w:rPr>
      <w:rFonts w:ascii="Times New Roman" w:eastAsia="黑体" w:hAnsi="Times New Roman"/>
      <w:b/>
      <w:bCs/>
      <w:smallCaps/>
      <w:color w:val="auto"/>
      <w:spacing w:val="5"/>
      <w:sz w:val="44"/>
      <w:u w:val="none"/>
    </w:rPr>
  </w:style>
  <w:style w:type="paragraph" w:customStyle="1" w:styleId="TOC30">
    <w:name w:val="TOC 标题3"/>
    <w:basedOn w:val="1"/>
    <w:next w:val="a"/>
    <w:pPr>
      <w:keepNext/>
      <w:keepLines/>
      <w:widowControl/>
      <w:spacing w:before="24pt" w:line="13.80pt" w:lineRule="auto"/>
      <w:outlineLvl w:val="9"/>
    </w:pPr>
    <w:rPr>
      <w:rFonts w:ascii="Cambria" w:eastAsia="宋体" w:hAnsi="Cambria"/>
      <w:b/>
      <w:bCs/>
      <w:color w:val="365F91"/>
      <w:kern w:val="0"/>
      <w:sz w:val="28"/>
      <w:szCs w:val="28"/>
    </w:rPr>
  </w:style>
  <w:style w:type="paragraph" w:customStyle="1" w:styleId="3f">
    <w:name w:val="修订3"/>
    <w:semiHidden/>
    <w:rPr>
      <w:kern w:val="2"/>
      <w:sz w:val="21"/>
      <w:szCs w:val="24"/>
    </w:rPr>
  </w:style>
  <w:style w:type="paragraph" w:customStyle="1" w:styleId="3f0">
    <w:name w:val="纯文本3"/>
    <w:basedOn w:val="a"/>
    <w:pPr>
      <w:adjustRightInd w:val="0"/>
      <w:textAlignment w:val="baseline"/>
    </w:pPr>
    <w:rPr>
      <w:rFonts w:ascii="宋体"/>
      <w:kern w:val="0"/>
    </w:rPr>
  </w:style>
  <w:style w:type="paragraph" w:customStyle="1" w:styleId="2ff2">
    <w:name w:val="批注框文本2"/>
    <w:basedOn w:val="a"/>
    <w:rPr>
      <w:szCs w:val="18"/>
    </w:rPr>
  </w:style>
  <w:style w:type="paragraph" w:customStyle="1" w:styleId="CharCharCharCharCharChar10">
    <w:name w:val="Char Char Char Char Char Char1"/>
    <w:basedOn w:val="a"/>
    <w:pPr>
      <w:spacing w:line="18pt" w:lineRule="auto"/>
      <w:ind w:firstLineChars="200" w:firstLine="32.15pt"/>
    </w:pPr>
    <w:rPr>
      <w:rFonts w:ascii="仿宋_GB2312" w:eastAsia="仿宋_GB2312"/>
      <w:b/>
      <w:sz w:val="32"/>
      <w:szCs w:val="32"/>
    </w:rPr>
  </w:style>
  <w:style w:type="paragraph" w:customStyle="1" w:styleId="CharCharCharCharCharChar1Char1">
    <w:name w:val="Char Char Char Char Char Char1 Char1"/>
    <w:basedOn w:val="a"/>
    <w:pPr>
      <w:autoSpaceDE w:val="0"/>
      <w:autoSpaceDN w:val="0"/>
      <w:adjustRightInd w:val="0"/>
      <w:spacing w:line="18pt" w:lineRule="auto"/>
      <w:ind w:startChars="-187" w:start="-22.45pt" w:firstLineChars="200" w:firstLine="24pt"/>
    </w:pPr>
    <w:rPr>
      <w:kern w:val="24"/>
      <w:sz w:val="24"/>
      <w:szCs w:val="21"/>
    </w:rPr>
  </w:style>
  <w:style w:type="character" w:customStyle="1" w:styleId="CharChar151">
    <w:name w:val="Char Char151"/>
    <w:rPr>
      <w:rFonts w:eastAsia="宋体"/>
      <w:kern w:val="2"/>
      <w:sz w:val="21"/>
      <w:lang w:val="en-US" w:eastAsia="zh-CN" w:bidi="ar-SA"/>
    </w:rPr>
  </w:style>
  <w:style w:type="character" w:customStyle="1" w:styleId="CharChar131">
    <w:name w:val="Char Char131"/>
    <w:rPr>
      <w:rFonts w:ascii="宋体" w:eastAsia="宋体" w:hAnsi="宋体"/>
      <w:color w:val="FF0000"/>
      <w:kern w:val="2"/>
      <w:sz w:val="21"/>
      <w:szCs w:val="24"/>
      <w:lang w:val="en-US" w:eastAsia="zh-CN" w:bidi="ar-SA"/>
    </w:rPr>
  </w:style>
  <w:style w:type="character" w:customStyle="1" w:styleId="CharChar141">
    <w:name w:val="Char Char141"/>
    <w:rPr>
      <w:rFonts w:ascii="宋体" w:eastAsia="宋体"/>
      <w:sz w:val="18"/>
      <w:lang w:val="en-US" w:eastAsia="zh-CN" w:bidi="ar-SA"/>
    </w:rPr>
  </w:style>
  <w:style w:type="character" w:customStyle="1" w:styleId="CharChar101">
    <w:name w:val="Char Char101"/>
    <w:rPr>
      <w:rFonts w:eastAsia="宋体"/>
      <w:kern w:val="2"/>
      <w:sz w:val="18"/>
      <w:szCs w:val="18"/>
      <w:lang w:val="en-US" w:eastAsia="zh-CN" w:bidi="ar-SA"/>
    </w:rPr>
  </w:style>
  <w:style w:type="character" w:customStyle="1" w:styleId="CharChar121">
    <w:name w:val="Char Char121"/>
    <w:rPr>
      <w:rFonts w:ascii="宋体" w:eastAsia="宋体" w:hAnsi="宋体"/>
      <w:bCs/>
      <w:kern w:val="2"/>
      <w:sz w:val="28"/>
      <w:szCs w:val="24"/>
      <w:lang w:val="en-US" w:eastAsia="zh-CN" w:bidi="ar-SA"/>
    </w:rPr>
  </w:style>
  <w:style w:type="character" w:customStyle="1" w:styleId="6Char2">
    <w:name w:val="样式6 正文 Char2"/>
    <w:uiPriority w:val="99"/>
    <w:rPr>
      <w:rFonts w:eastAsia="宋体"/>
      <w:sz w:val="24"/>
      <w:lang w:val="en-US" w:eastAsia="zh-CN" w:bidi="ar-SA"/>
    </w:rPr>
  </w:style>
  <w:style w:type="paragraph" w:customStyle="1" w:styleId="6-Char">
    <w:name w:val="标书6-正文 Char"/>
    <w:basedOn w:val="a"/>
    <w:pPr>
      <w:tabs>
        <w:tab w:val="start" w:pos="21pt"/>
      </w:tabs>
      <w:spacing w:line="18pt" w:lineRule="auto"/>
      <w:ind w:firstLine="24.10pt"/>
    </w:pPr>
    <w:rPr>
      <w:kern w:val="0"/>
      <w:sz w:val="24"/>
    </w:rPr>
  </w:style>
  <w:style w:type="paragraph" w:customStyle="1" w:styleId="2ff3">
    <w:name w:val="样式 正文文字 + 宋体 首行缩进:  2 字符"/>
    <w:basedOn w:val="af2"/>
    <w:pPr>
      <w:spacing w:after="0pt" w:line="18pt" w:lineRule="auto"/>
      <w:ind w:firstLineChars="200" w:firstLine="24pt"/>
    </w:pPr>
    <w:rPr>
      <w:snapToGrid w:val="0"/>
      <w:color w:val="000000"/>
      <w:kern w:val="40"/>
      <w:sz w:val="24"/>
    </w:rPr>
  </w:style>
  <w:style w:type="character" w:customStyle="1" w:styleId="title1">
    <w:name w:val="title1"/>
    <w:rPr>
      <w:sz w:val="60"/>
      <w:szCs w:val="60"/>
    </w:rPr>
  </w:style>
  <w:style w:type="character" w:customStyle="1" w:styleId="apple-style-span">
    <w:name w:val="apple-style-span"/>
  </w:style>
  <w:style w:type="paragraph" w:customStyle="1" w:styleId="reader-word-layer">
    <w:name w:val="reader-word-layer"/>
    <w:basedOn w:val="a"/>
    <w:pPr>
      <w:widowControl/>
      <w:spacing w:before="5pt" w:beforeAutospacing="1" w:after="5pt" w:afterAutospacing="1"/>
    </w:pPr>
    <w:rPr>
      <w:rFonts w:ascii="宋体" w:hAnsi="宋体" w:cs="宋体"/>
      <w:kern w:val="0"/>
      <w:sz w:val="24"/>
      <w:szCs w:val="24"/>
    </w:rPr>
  </w:style>
  <w:style w:type="paragraph" w:customStyle="1" w:styleId="48">
    <w:name w:val="4"/>
    <w:pPr>
      <w:widowControl w:val="0"/>
      <w:jc w:val="both"/>
    </w:pPr>
    <w:rPr>
      <w:kern w:val="2"/>
      <w:sz w:val="21"/>
    </w:rPr>
  </w:style>
  <w:style w:type="character" w:customStyle="1" w:styleId="affffffffffa">
    <w:name w:val="样式 宋体"/>
    <w:rPr>
      <w:rFonts w:ascii="Times New Roman" w:eastAsia="宋体" w:hAnsi="Times New Roman"/>
    </w:rPr>
  </w:style>
  <w:style w:type="paragraph" w:customStyle="1" w:styleId="49">
    <w:name w:val="列出段落4"/>
    <w:basedOn w:val="a"/>
    <w:pPr>
      <w:ind w:firstLineChars="200" w:firstLine="21pt"/>
    </w:pPr>
    <w:rPr>
      <w:sz w:val="24"/>
      <w:szCs w:val="24"/>
    </w:rPr>
  </w:style>
  <w:style w:type="character" w:customStyle="1" w:styleId="4a">
    <w:name w:val="书籍标题4"/>
    <w:rPr>
      <w:rFonts w:ascii="Times New Roman" w:eastAsia="黑体" w:hAnsi="Times New Roman"/>
      <w:b/>
      <w:bCs/>
      <w:smallCaps/>
      <w:color w:val="auto"/>
      <w:spacing w:val="5"/>
      <w:sz w:val="44"/>
      <w:u w:val="none"/>
    </w:rPr>
  </w:style>
  <w:style w:type="paragraph" w:customStyle="1" w:styleId="TOC40">
    <w:name w:val="TOC 标题4"/>
    <w:basedOn w:val="1"/>
    <w:next w:val="a"/>
    <w:pPr>
      <w:keepNext/>
      <w:keepLines/>
      <w:widowControl/>
      <w:spacing w:before="24pt" w:line="13.80pt" w:lineRule="auto"/>
      <w:outlineLvl w:val="9"/>
    </w:pPr>
    <w:rPr>
      <w:rFonts w:ascii="Cambria" w:eastAsia="宋体" w:hAnsi="Cambria"/>
      <w:b/>
      <w:bCs/>
      <w:color w:val="365F91"/>
      <w:kern w:val="0"/>
      <w:sz w:val="28"/>
      <w:szCs w:val="28"/>
    </w:rPr>
  </w:style>
  <w:style w:type="paragraph" w:customStyle="1" w:styleId="4b">
    <w:name w:val="修订4"/>
    <w:semiHidden/>
    <w:rPr>
      <w:kern w:val="2"/>
      <w:sz w:val="21"/>
      <w:szCs w:val="24"/>
    </w:rPr>
  </w:style>
  <w:style w:type="paragraph" w:customStyle="1" w:styleId="4c">
    <w:name w:val="纯文本4"/>
    <w:basedOn w:val="a"/>
    <w:pPr>
      <w:adjustRightInd w:val="0"/>
      <w:textAlignment w:val="baseline"/>
    </w:pPr>
    <w:rPr>
      <w:rFonts w:ascii="宋体"/>
      <w:kern w:val="0"/>
    </w:rPr>
  </w:style>
  <w:style w:type="paragraph" w:customStyle="1" w:styleId="3f1">
    <w:name w:val="批注框文本3"/>
    <w:basedOn w:val="a"/>
    <w:rPr>
      <w:szCs w:val="18"/>
    </w:rPr>
  </w:style>
  <w:style w:type="character" w:customStyle="1" w:styleId="6CharChar">
    <w:name w:val="样式6 正文 Char Char"/>
    <w:rPr>
      <w:sz w:val="24"/>
      <w:lang w:val="en-US" w:eastAsia="zh-CN" w:bidi="ar-SA"/>
    </w:rPr>
  </w:style>
  <w:style w:type="paragraph" w:customStyle="1" w:styleId="4d">
    <w:name w:val="标题 4，四级标题"/>
    <w:basedOn w:val="a"/>
    <w:next w:val="a"/>
    <w:link w:val="4Char"/>
    <w:pPr>
      <w:autoSpaceDE w:val="0"/>
      <w:autoSpaceDN w:val="0"/>
      <w:adjustRightInd w:val="0"/>
      <w:snapToGrid w:val="0"/>
      <w:spacing w:line="18pt" w:lineRule="auto"/>
      <w:outlineLvl w:val="3"/>
    </w:pPr>
    <w:rPr>
      <w:color w:val="000000"/>
      <w:kern w:val="0"/>
      <w:sz w:val="24"/>
    </w:rPr>
  </w:style>
  <w:style w:type="character" w:customStyle="1" w:styleId="4Char">
    <w:name w:val="标题 4，四级标题 Char"/>
    <w:link w:val="4d"/>
    <w:rPr>
      <w:color w:val="000000"/>
      <w:sz w:val="24"/>
    </w:rPr>
  </w:style>
  <w:style w:type="paragraph" w:customStyle="1" w:styleId="-1">
    <w:name w:val="表格内容- 五号"/>
    <w:basedOn w:val="a"/>
    <w:pPr>
      <w:adjustRightInd w:val="0"/>
      <w:snapToGrid w:val="0"/>
      <w:jc w:val="center"/>
      <w:textAlignment w:val="baseline"/>
    </w:pPr>
    <w:rPr>
      <w:rFonts w:cs="宋体"/>
      <w:kern w:val="0"/>
      <w:sz w:val="24"/>
      <w:szCs w:val="24"/>
    </w:rPr>
  </w:style>
  <w:style w:type="paragraph" w:customStyle="1" w:styleId="affffffffffb">
    <w:name w:val="表格编号"/>
    <w:basedOn w:val="-1"/>
    <w:pPr>
      <w:adjustRightInd/>
      <w:ind w:firstLineChars="200" w:firstLine="21pt"/>
      <w:jc w:val="start"/>
      <w:textAlignment w:val="auto"/>
    </w:pPr>
    <w:rPr>
      <w:rFonts w:ascii="宋体"/>
      <w:color w:val="000000"/>
    </w:rPr>
  </w:style>
  <w:style w:type="paragraph" w:customStyle="1" w:styleId="affffffffffc">
    <w:name w:val="表格居中"/>
    <w:basedOn w:val="a"/>
    <w:link w:val="Charfd"/>
    <w:pPr>
      <w:autoSpaceDE w:val="0"/>
      <w:autoSpaceDN w:val="0"/>
      <w:adjustRightInd w:val="0"/>
      <w:snapToGrid w:val="0"/>
      <w:spacing w:line="18pt" w:lineRule="auto"/>
      <w:ind w:firstLineChars="200" w:firstLine="21pt"/>
    </w:pPr>
    <w:rPr>
      <w:color w:val="000000"/>
      <w:kern w:val="0"/>
      <w:szCs w:val="21"/>
      <w:lang w:val="zh-CN"/>
    </w:rPr>
  </w:style>
  <w:style w:type="character" w:customStyle="1" w:styleId="Charfd">
    <w:name w:val="表格居中 Char"/>
    <w:link w:val="affffffffffc"/>
    <w:rPr>
      <w:color w:val="000000"/>
      <w:sz w:val="21"/>
      <w:szCs w:val="21"/>
      <w:lang w:val="zh-CN"/>
    </w:rPr>
  </w:style>
  <w:style w:type="paragraph" w:customStyle="1" w:styleId="-3">
    <w:name w:val="表格居中-小四"/>
    <w:basedOn w:val="a"/>
    <w:link w:val="-Char0"/>
    <w:pPr>
      <w:snapToGrid w:val="0"/>
      <w:spacing w:line="18pt" w:lineRule="auto"/>
      <w:jc w:val="center"/>
    </w:pPr>
    <w:rPr>
      <w:rFonts w:ascii="Calibri" w:hAnsi="Calibri"/>
      <w:sz w:val="24"/>
      <w:szCs w:val="24"/>
    </w:rPr>
  </w:style>
  <w:style w:type="character" w:customStyle="1" w:styleId="-Char0">
    <w:name w:val="表格居中-小四 Char"/>
    <w:link w:val="-3"/>
    <w:rPr>
      <w:rFonts w:ascii="Calibri" w:hAnsi="Calibri"/>
      <w:kern w:val="2"/>
      <w:sz w:val="24"/>
      <w:szCs w:val="24"/>
    </w:rPr>
  </w:style>
  <w:style w:type="paragraph" w:customStyle="1" w:styleId="-4">
    <w:name w:val="表格内容-五号(左对齐)"/>
    <w:basedOn w:val="a"/>
    <w:pPr>
      <w:autoSpaceDE w:val="0"/>
      <w:autoSpaceDN w:val="0"/>
      <w:adjustRightInd w:val="0"/>
      <w:snapToGrid w:val="0"/>
      <w:spacing w:before="3pt"/>
    </w:pPr>
    <w:rPr>
      <w:rFonts w:cs="宋体"/>
      <w:color w:val="000000"/>
      <w:kern w:val="0"/>
    </w:rPr>
  </w:style>
  <w:style w:type="paragraph" w:customStyle="1" w:styleId="affffffffffd">
    <w:name w:val="表格五号 + 居中"/>
    <w:basedOn w:val="a"/>
    <w:pPr>
      <w:adjustRightInd w:val="0"/>
      <w:snapToGrid w:val="0"/>
      <w:jc w:val="center"/>
      <w:textAlignment w:val="baseline"/>
    </w:pPr>
    <w:rPr>
      <w:rFonts w:cs="宋体"/>
      <w:kern w:val="0"/>
    </w:rPr>
  </w:style>
  <w:style w:type="paragraph" w:customStyle="1" w:styleId="affffffffffe">
    <w:name w:val="表名图名"/>
    <w:basedOn w:val="a"/>
    <w:link w:val="Charfe"/>
    <w:pPr>
      <w:autoSpaceDE w:val="0"/>
      <w:autoSpaceDN w:val="0"/>
      <w:adjustRightInd w:val="0"/>
      <w:snapToGrid w:val="0"/>
      <w:spacing w:line="18pt" w:lineRule="auto"/>
      <w:jc w:val="center"/>
    </w:pPr>
    <w:rPr>
      <w:rFonts w:eastAsia="黑体" w:hAnsi="宋体"/>
      <w:bCs/>
      <w:color w:val="000000"/>
      <w:kern w:val="0"/>
      <w:sz w:val="24"/>
      <w:szCs w:val="24"/>
      <w:lang w:val="zh-CN"/>
    </w:rPr>
  </w:style>
  <w:style w:type="character" w:customStyle="1" w:styleId="Charfe">
    <w:name w:val="表名图名 Char"/>
    <w:link w:val="affffffffffe"/>
    <w:rPr>
      <w:rFonts w:eastAsia="黑体" w:hAnsi="宋体"/>
      <w:bCs/>
      <w:color w:val="000000"/>
      <w:sz w:val="24"/>
      <w:szCs w:val="24"/>
      <w:lang w:val="zh-CN"/>
    </w:rPr>
  </w:style>
  <w:style w:type="paragraph" w:customStyle="1" w:styleId="afffffffffff">
    <w:name w:val="封面单位名"/>
    <w:basedOn w:val="a"/>
    <w:pPr>
      <w:autoSpaceDE w:val="0"/>
      <w:autoSpaceDN w:val="0"/>
      <w:adjustRightInd w:val="0"/>
      <w:snapToGrid w:val="0"/>
      <w:spacing w:line="18pt" w:lineRule="auto"/>
      <w:jc w:val="center"/>
    </w:pPr>
    <w:rPr>
      <w:b/>
      <w:bCs/>
      <w:color w:val="000000"/>
      <w:kern w:val="0"/>
      <w:sz w:val="30"/>
    </w:rPr>
  </w:style>
  <w:style w:type="paragraph" w:customStyle="1" w:styleId="afffffffffff0">
    <w:name w:val="封面正文"/>
    <w:basedOn w:val="a"/>
    <w:pPr>
      <w:autoSpaceDE w:val="0"/>
      <w:autoSpaceDN w:val="0"/>
      <w:adjustRightInd w:val="0"/>
      <w:snapToGrid w:val="0"/>
      <w:spacing w:line="18pt" w:lineRule="auto"/>
      <w:ind w:end="2.20pt" w:firstLineChars="200" w:firstLine="28pt"/>
    </w:pPr>
    <w:rPr>
      <w:rFonts w:ascii="楷体_GB2312" w:eastAsia="楷体_GB2312" w:hAnsi="宋体"/>
      <w:color w:val="000000"/>
      <w:kern w:val="0"/>
      <w:sz w:val="28"/>
    </w:rPr>
  </w:style>
  <w:style w:type="paragraph" w:customStyle="1" w:styleId="afffffffffff1">
    <w:name w:val="目录"/>
    <w:basedOn w:val="a"/>
    <w:pPr>
      <w:autoSpaceDE w:val="0"/>
      <w:autoSpaceDN w:val="0"/>
      <w:adjustRightInd w:val="0"/>
      <w:snapToGrid w:val="0"/>
      <w:spacing w:line="18pt" w:lineRule="auto"/>
      <w:ind w:firstLineChars="200" w:firstLine="24pt"/>
      <w:jc w:val="center"/>
    </w:pPr>
    <w:rPr>
      <w:rFonts w:hAnsi="Vineta BT"/>
      <w:b/>
      <w:color w:val="000000"/>
      <w:kern w:val="0"/>
      <w:sz w:val="32"/>
    </w:rPr>
  </w:style>
  <w:style w:type="paragraph" w:customStyle="1" w:styleId="afffffffffff2">
    <w:name w:val="批准页单位信息"/>
    <w:basedOn w:val="a"/>
    <w:pPr>
      <w:autoSpaceDE w:val="0"/>
      <w:autoSpaceDN w:val="0"/>
      <w:adjustRightInd w:val="0"/>
      <w:snapToGrid w:val="0"/>
      <w:spacing w:line="18pt" w:lineRule="auto"/>
      <w:ind w:start="56.70pt" w:firstLineChars="200" w:firstLine="10pt"/>
    </w:pPr>
    <w:rPr>
      <w:b/>
      <w:color w:val="000000"/>
      <w:kern w:val="0"/>
      <w:sz w:val="32"/>
      <w:lang w:val="en-US" w:eastAsia="zh-CN"/>
    </w:rPr>
  </w:style>
  <w:style w:type="paragraph" w:customStyle="1" w:styleId="afffffffffff3">
    <w:name w:val="批准页签名"/>
    <w:basedOn w:val="a"/>
    <w:pPr>
      <w:autoSpaceDE w:val="0"/>
      <w:autoSpaceDN w:val="0"/>
      <w:adjustRightInd w:val="0"/>
      <w:snapToGrid w:val="0"/>
      <w:spacing w:after="6pt"/>
      <w:ind w:firstLine="28.10pt"/>
    </w:pPr>
    <w:rPr>
      <w:color w:val="000000"/>
      <w:kern w:val="0"/>
      <w:sz w:val="28"/>
    </w:rPr>
  </w:style>
  <w:style w:type="paragraph" w:customStyle="1" w:styleId="afffffffffff4">
    <w:name w:val="批准页声明"/>
    <w:basedOn w:val="a"/>
    <w:pPr>
      <w:autoSpaceDE w:val="0"/>
      <w:autoSpaceDN w:val="0"/>
      <w:adjustRightInd w:val="0"/>
      <w:snapToGrid w:val="0"/>
      <w:spacing w:line="18pt" w:lineRule="auto"/>
      <w:ind w:start="102pt" w:firstLineChars="200" w:firstLine="10pt"/>
    </w:pPr>
    <w:rPr>
      <w:color w:val="000000"/>
      <w:kern w:val="0"/>
      <w:sz w:val="24"/>
    </w:rPr>
  </w:style>
  <w:style w:type="paragraph" w:customStyle="1" w:styleId="-5">
    <w:name w:val="图表目录-表头"/>
    <w:basedOn w:val="aff2"/>
    <w:pPr>
      <w:autoSpaceDE w:val="0"/>
      <w:autoSpaceDN w:val="0"/>
      <w:adjustRightInd w:val="0"/>
      <w:snapToGrid w:val="0"/>
      <w:ind w:startChars="0" w:start="0pt" w:firstLineChars="0" w:firstLine="0pt"/>
      <w:jc w:val="center"/>
    </w:pPr>
    <w:rPr>
      <w:rFonts w:eastAsia="宋体"/>
      <w:b/>
      <w:color w:val="000000"/>
      <w:kern w:val="0"/>
    </w:rPr>
  </w:style>
  <w:style w:type="paragraph" w:customStyle="1" w:styleId="afffffffffff5">
    <w:name w:val="页脚（码）"/>
    <w:basedOn w:val="a"/>
    <w:pPr>
      <w:pBdr>
        <w:top w:val="single" w:sz="4" w:space="1" w:color="auto"/>
      </w:pBdr>
      <w:tabs>
        <w:tab w:val="center" w:pos="207.65pt"/>
        <w:tab w:val="center" w:pos="210.85pt"/>
        <w:tab w:val="end" w:pos="397.60pt"/>
        <w:tab w:val="end" w:pos="415.30pt"/>
      </w:tabs>
      <w:adjustRightInd w:val="0"/>
      <w:snapToGrid w:val="0"/>
      <w:jc w:val="distribute"/>
    </w:pPr>
    <w:rPr>
      <w:rFonts w:ascii="宋体" w:hAnsi="宋体"/>
      <w:color w:val="000000"/>
    </w:rPr>
  </w:style>
  <w:style w:type="character" w:customStyle="1" w:styleId="Charff">
    <w:name w:val="华东院页眉 Char"/>
    <w:rPr>
      <w:rFonts w:ascii="Times New Roman" w:eastAsia="宋体" w:hAnsi="Times New Roman" w:cs="Times New Roman"/>
      <w:b/>
      <w:color w:val="000000"/>
      <w:kern w:val="0"/>
      <w:sz w:val="18"/>
      <w:szCs w:val="20"/>
    </w:rPr>
  </w:style>
  <w:style w:type="paragraph" w:customStyle="1" w:styleId="afffffffffff6">
    <w:name w:val="专题报告名称（封面）"/>
    <w:basedOn w:val="a"/>
    <w:pPr>
      <w:autoSpaceDE w:val="0"/>
      <w:autoSpaceDN w:val="0"/>
      <w:adjustRightInd w:val="0"/>
      <w:snapToGrid w:val="0"/>
      <w:spacing w:after="15.60pt"/>
      <w:jc w:val="center"/>
    </w:pPr>
    <w:rPr>
      <w:rFonts w:ascii="楷体_GB2312"/>
      <w:b/>
      <w:bCs/>
      <w:color w:val="000000"/>
      <w:kern w:val="0"/>
      <w:sz w:val="44"/>
      <w:szCs w:val="52"/>
    </w:rPr>
  </w:style>
  <w:style w:type="paragraph" w:customStyle="1" w:styleId="afffffffffff7">
    <w:name w:val="专题研究报告副标题"/>
    <w:basedOn w:val="afffffffffff6"/>
    <w:rPr>
      <w:rFonts w:eastAsia="黑体"/>
      <w:sz w:val="36"/>
    </w:rPr>
  </w:style>
  <w:style w:type="character" w:customStyle="1" w:styleId="CharCharb">
    <w:name w:val="段 Char Char"/>
    <w:link w:val="afffffffffff8"/>
    <w:rPr>
      <w:rFonts w:ascii="楷体_GB2312" w:eastAsia="楷体_GB2312"/>
      <w:bCs/>
      <w:sz w:val="28"/>
      <w:szCs w:val="28"/>
    </w:rPr>
  </w:style>
  <w:style w:type="paragraph" w:customStyle="1" w:styleId="afffffffffff8">
    <w:name w:val="段"/>
    <w:link w:val="CharCharb"/>
    <w:pPr>
      <w:tabs>
        <w:tab w:val="start" w:pos="0pt"/>
      </w:tabs>
      <w:autoSpaceDE w:val="0"/>
      <w:autoSpaceDN w:val="0"/>
      <w:adjustRightInd w:val="0"/>
      <w:snapToGrid w:val="0"/>
      <w:spacing w:line="18pt" w:lineRule="auto"/>
      <w:ind w:endChars="-59" w:end="-6.20pt"/>
      <w:jc w:val="both"/>
    </w:pPr>
    <w:rPr>
      <w:rFonts w:ascii="楷体_GB2312" w:eastAsia="楷体_GB2312"/>
      <w:bCs/>
      <w:sz w:val="28"/>
      <w:szCs w:val="28"/>
    </w:rPr>
  </w:style>
  <w:style w:type="character" w:styleId="afffffffffff9">
    <w:name w:val="Intense Emphasis"/>
    <w:qFormat/>
    <w:rPr>
      <w:b/>
      <w:i/>
      <w:sz w:val="24"/>
      <w:szCs w:val="24"/>
      <w:u w:val="single"/>
    </w:rPr>
  </w:style>
  <w:style w:type="character" w:customStyle="1" w:styleId="1ff0">
    <w:name w:val="明显引用 字符1"/>
    <w:link w:val="afffffffffffa"/>
    <w:rPr>
      <w:b/>
      <w:i/>
      <w:sz w:val="24"/>
      <w:lang w:eastAsia="en-US" w:bidi="en-US"/>
    </w:rPr>
  </w:style>
  <w:style w:type="paragraph" w:styleId="afffffffffffa">
    <w:name w:val="Intense Quote"/>
    <w:basedOn w:val="a"/>
    <w:next w:val="a"/>
    <w:link w:val="1ff0"/>
    <w:qFormat/>
    <w:pPr>
      <w:widowControl/>
      <w:autoSpaceDE w:val="0"/>
      <w:autoSpaceDN w:val="0"/>
      <w:snapToGrid w:val="0"/>
      <w:spacing w:line="18pt" w:lineRule="auto"/>
      <w:ind w:start="36pt" w:end="36pt" w:firstLineChars="200" w:firstLine="10pt"/>
    </w:pPr>
    <w:rPr>
      <w:b/>
      <w:i/>
      <w:kern w:val="0"/>
      <w:sz w:val="24"/>
      <w:lang w:eastAsia="en-US" w:bidi="en-US"/>
    </w:rPr>
  </w:style>
  <w:style w:type="character" w:customStyle="1" w:styleId="afffffffffffb">
    <w:name w:val="明显引用 字符"/>
    <w:rPr>
      <w:i/>
      <w:iCs/>
      <w:color w:val="5B9BD5"/>
      <w:kern w:val="2"/>
      <w:sz w:val="21"/>
    </w:rPr>
  </w:style>
  <w:style w:type="character" w:customStyle="1" w:styleId="Char1f">
    <w:name w:val="明显引用 Char1"/>
    <w:uiPriority w:val="30"/>
    <w:rPr>
      <w:i/>
      <w:iCs/>
      <w:color w:val="5B9BD5"/>
      <w:kern w:val="2"/>
      <w:sz w:val="24"/>
    </w:rPr>
  </w:style>
  <w:style w:type="character" w:customStyle="1" w:styleId="afffffffffffc">
    <w:name w:val="样式 宋体 小四"/>
    <w:rPr>
      <w:rFonts w:ascii="宋体" w:hAnsi="宋体"/>
      <w:sz w:val="24"/>
    </w:rPr>
  </w:style>
  <w:style w:type="character" w:styleId="afffffffffffd">
    <w:name w:val="Subtle Emphasis"/>
    <w:aliases w:val="图表,不明显强调1"/>
    <w:uiPriority w:val="19"/>
    <w:qFormat/>
    <w:rPr>
      <w:i/>
      <w:iCs/>
      <w:color w:val="808080"/>
    </w:rPr>
  </w:style>
  <w:style w:type="character" w:styleId="afffffffffffe">
    <w:name w:val="Subtle Reference"/>
    <w:qFormat/>
    <w:rPr>
      <w:sz w:val="24"/>
      <w:szCs w:val="24"/>
      <w:u w:val="single"/>
    </w:rPr>
  </w:style>
  <w:style w:type="character" w:customStyle="1" w:styleId="NoSpacingChar">
    <w:name w:val="No Spacing Char"/>
    <w:link w:val="1ff1"/>
    <w:locked/>
    <w:rPr>
      <w:rFonts w:cs="Calibri"/>
      <w:sz w:val="22"/>
    </w:rPr>
  </w:style>
  <w:style w:type="paragraph" w:customStyle="1" w:styleId="1ff1">
    <w:name w:val="无间隔1"/>
    <w:link w:val="NoSpacingChar"/>
    <w:rPr>
      <w:rFonts w:cs="Calibri"/>
      <w:sz w:val="22"/>
    </w:rPr>
  </w:style>
  <w:style w:type="character" w:customStyle="1" w:styleId="1ff2">
    <w:name w:val="引用 字符1"/>
    <w:link w:val="affffffffffff"/>
    <w:rPr>
      <w:i/>
      <w:sz w:val="24"/>
      <w:szCs w:val="24"/>
      <w:lang w:eastAsia="en-US" w:bidi="en-US"/>
    </w:rPr>
  </w:style>
  <w:style w:type="paragraph" w:styleId="affffffffffff">
    <w:name w:val="Quote"/>
    <w:basedOn w:val="a"/>
    <w:next w:val="a"/>
    <w:link w:val="1ff2"/>
    <w:qFormat/>
    <w:pPr>
      <w:widowControl/>
      <w:autoSpaceDE w:val="0"/>
      <w:autoSpaceDN w:val="0"/>
      <w:snapToGrid w:val="0"/>
      <w:spacing w:line="18pt" w:lineRule="auto"/>
      <w:ind w:firstLineChars="200" w:firstLine="10pt"/>
    </w:pPr>
    <w:rPr>
      <w:i/>
      <w:kern w:val="0"/>
      <w:sz w:val="24"/>
      <w:szCs w:val="24"/>
      <w:lang w:eastAsia="en-US" w:bidi="en-US"/>
    </w:rPr>
  </w:style>
  <w:style w:type="character" w:customStyle="1" w:styleId="affffffffffff0">
    <w:name w:val="引用 字符"/>
    <w:rPr>
      <w:i/>
      <w:iCs/>
      <w:color w:val="404040"/>
      <w:kern w:val="2"/>
      <w:sz w:val="21"/>
    </w:rPr>
  </w:style>
  <w:style w:type="character" w:customStyle="1" w:styleId="Char1f0">
    <w:name w:val="引用 Char1"/>
    <w:uiPriority w:val="29"/>
    <w:rPr>
      <w:i/>
      <w:iCs/>
      <w:color w:val="404040"/>
      <w:kern w:val="2"/>
      <w:sz w:val="24"/>
    </w:rPr>
  </w:style>
  <w:style w:type="character" w:customStyle="1" w:styleId="Char1f1">
    <w:name w:val="副标题 Char1"/>
    <w:uiPriority w:val="11"/>
    <w:rPr>
      <w:rFonts w:ascii="Calibri Light" w:hAnsi="Calibri Light" w:cs="Times New Roman"/>
      <w:b/>
      <w:bCs/>
      <w:kern w:val="28"/>
      <w:sz w:val="32"/>
      <w:szCs w:val="32"/>
    </w:rPr>
  </w:style>
  <w:style w:type="character" w:customStyle="1" w:styleId="1ff3">
    <w:name w:val="明显参考1"/>
    <w:aliases w:val="参考文献"/>
    <w:uiPriority w:val="32"/>
    <w:rPr>
      <w:b/>
      <w:sz w:val="24"/>
      <w:u w:val="single"/>
    </w:rPr>
  </w:style>
  <w:style w:type="character" w:customStyle="1" w:styleId="2Char10">
    <w:name w:val="正文首行缩进 2 Char1"/>
    <w:uiPriority w:val="99"/>
    <w:semiHidden/>
    <w:rPr>
      <w:rFonts w:ascii="Times New Roman" w:eastAsia="宋体" w:hAnsi="Times New Roman" w:cs="Times New Roman"/>
      <w:kern w:val="0"/>
      <w:sz w:val="24"/>
      <w:szCs w:val="21"/>
    </w:rPr>
  </w:style>
  <w:style w:type="paragraph" w:customStyle="1" w:styleId="2110">
    <w:name w:val="正文文本 211"/>
    <w:basedOn w:val="a"/>
    <w:pPr>
      <w:autoSpaceDE w:val="0"/>
      <w:autoSpaceDN w:val="0"/>
      <w:adjustRightInd w:val="0"/>
      <w:snapToGrid w:val="0"/>
      <w:spacing w:line="18pt" w:lineRule="auto"/>
      <w:ind w:firstLineChars="200" w:firstLine="26.25pt"/>
    </w:pPr>
    <w:rPr>
      <w:rFonts w:ascii="宋体" w:cs="宋体"/>
      <w:color w:val="000000"/>
      <w:sz w:val="24"/>
      <w:szCs w:val="24"/>
    </w:rPr>
  </w:style>
  <w:style w:type="paragraph" w:customStyle="1" w:styleId="114">
    <w:name w:val="日期11"/>
    <w:basedOn w:val="a"/>
    <w:next w:val="a"/>
    <w:pPr>
      <w:autoSpaceDE w:val="0"/>
      <w:autoSpaceDN w:val="0"/>
      <w:adjustRightInd w:val="0"/>
      <w:snapToGrid w:val="0"/>
      <w:ind w:firstLineChars="200" w:firstLine="24pt"/>
    </w:pPr>
    <w:rPr>
      <w:color w:val="000000"/>
      <w:sz w:val="28"/>
      <w:szCs w:val="28"/>
    </w:rPr>
  </w:style>
  <w:style w:type="paragraph" w:customStyle="1" w:styleId="affffffffffff1">
    <w:name w:val="二级条标题"/>
    <w:basedOn w:val="a"/>
    <w:next w:val="a"/>
    <w:pPr>
      <w:widowControl/>
      <w:tabs>
        <w:tab w:val="start" w:pos="96pt"/>
      </w:tabs>
      <w:autoSpaceDE w:val="0"/>
      <w:autoSpaceDN w:val="0"/>
      <w:snapToGrid w:val="0"/>
      <w:ind w:start="96pt" w:firstLineChars="200" w:hanging="21pt"/>
      <w:outlineLvl w:val="3"/>
    </w:pPr>
    <w:rPr>
      <w:rFonts w:ascii="黑体" w:eastAsia="黑体" w:cs="黑体"/>
      <w:color w:val="000000"/>
      <w:kern w:val="0"/>
      <w:sz w:val="24"/>
    </w:rPr>
  </w:style>
  <w:style w:type="character" w:customStyle="1" w:styleId="Char1f2">
    <w:name w:val="脚注文本 Char1"/>
    <w:uiPriority w:val="99"/>
    <w:semiHidden/>
    <w:rPr>
      <w:rFonts w:ascii="Times New Roman" w:eastAsia="宋体" w:hAnsi="Times New Roman" w:cs="Times New Roman"/>
      <w:kern w:val="0"/>
      <w:sz w:val="18"/>
      <w:szCs w:val="18"/>
    </w:rPr>
  </w:style>
  <w:style w:type="character" w:customStyle="1" w:styleId="3Char10">
    <w:name w:val="正文文本 3 Char1"/>
    <w:uiPriority w:val="99"/>
    <w:semiHidden/>
    <w:rPr>
      <w:rFonts w:ascii="Times New Roman" w:eastAsia="宋体" w:hAnsi="Times New Roman" w:cs="Times New Roman"/>
      <w:kern w:val="0"/>
      <w:sz w:val="16"/>
      <w:szCs w:val="16"/>
    </w:rPr>
  </w:style>
  <w:style w:type="paragraph" w:customStyle="1" w:styleId="affffffffffff2">
    <w:name w:val="中文报告书样式"/>
    <w:basedOn w:val="a"/>
    <w:pPr>
      <w:autoSpaceDE w:val="0"/>
      <w:autoSpaceDN w:val="0"/>
      <w:adjustRightInd w:val="0"/>
      <w:snapToGrid w:val="0"/>
      <w:spacing w:line="24pt" w:lineRule="atLeast"/>
      <w:ind w:firstLineChars="200" w:firstLine="24.10pt"/>
    </w:pPr>
    <w:rPr>
      <w:color w:val="000000"/>
      <w:kern w:val="24"/>
      <w:sz w:val="24"/>
    </w:rPr>
  </w:style>
  <w:style w:type="paragraph" w:customStyle="1" w:styleId="1ff4">
    <w:name w:val="金正文1"/>
    <w:basedOn w:val="a"/>
    <w:pPr>
      <w:autoSpaceDE w:val="0"/>
      <w:autoSpaceDN w:val="0"/>
      <w:adjustRightInd w:val="0"/>
      <w:snapToGrid w:val="0"/>
      <w:spacing w:line="18pt" w:lineRule="auto"/>
      <w:ind w:firstLineChars="200" w:firstLine="24pt"/>
    </w:pPr>
    <w:rPr>
      <w:rFonts w:ascii="宋体"/>
      <w:color w:val="000000"/>
      <w:kern w:val="0"/>
      <w:sz w:val="24"/>
    </w:rPr>
  </w:style>
  <w:style w:type="paragraph" w:customStyle="1" w:styleId="affffffffffff3">
    <w:name w:val="附录二级条标题"/>
    <w:basedOn w:val="a"/>
    <w:next w:val="a"/>
    <w:pPr>
      <w:widowControl/>
      <w:numPr>
        <w:ilvl w:val="2"/>
        <w:numId w:val="15"/>
      </w:numPr>
      <w:wordWrap w:val="0"/>
      <w:overflowPunct w:val="0"/>
      <w:autoSpaceDE w:val="0"/>
      <w:autoSpaceDN w:val="0"/>
      <w:snapToGrid w:val="0"/>
      <w:ind w:firstLineChars="200" w:firstLine="10pt"/>
      <w:outlineLvl w:val="3"/>
    </w:pPr>
    <w:rPr>
      <w:rFonts w:ascii="黑体" w:eastAsia="黑体"/>
      <w:color w:val="000000"/>
      <w:kern w:val="21"/>
      <w:sz w:val="24"/>
    </w:rPr>
  </w:style>
  <w:style w:type="paragraph" w:customStyle="1" w:styleId="affffffffffff4">
    <w:name w:val="金正文"/>
    <w:basedOn w:val="a"/>
    <w:next w:val="af2"/>
    <w:pPr>
      <w:autoSpaceDE w:val="0"/>
      <w:autoSpaceDN w:val="0"/>
      <w:adjustRightInd w:val="0"/>
      <w:snapToGrid w:val="0"/>
      <w:spacing w:line="18pt" w:lineRule="auto"/>
      <w:ind w:firstLineChars="200" w:firstLine="10pt"/>
    </w:pPr>
    <w:rPr>
      <w:rFonts w:ascii="宋体"/>
      <w:color w:val="000000"/>
      <w:kern w:val="0"/>
      <w:sz w:val="24"/>
    </w:rPr>
  </w:style>
  <w:style w:type="paragraph" w:customStyle="1" w:styleId="affffffffffff5">
    <w:name w:val="表格侧编号"/>
    <w:next w:val="a"/>
    <w:pPr>
      <w:widowControl w:val="0"/>
      <w:adjustRightInd w:val="0"/>
      <w:snapToGrid w:val="0"/>
      <w:spacing w:before="2pt" w:after="1pt" w:line="12pt" w:lineRule="atLeast"/>
      <w:jc w:val="center"/>
      <w:textAlignment w:val="baseline"/>
    </w:pPr>
    <w:rPr>
      <w:rFonts w:ascii="Arial" w:hAnsi="Arial"/>
      <w:sz w:val="24"/>
      <w:szCs w:val="24"/>
    </w:rPr>
  </w:style>
  <w:style w:type="paragraph" w:customStyle="1" w:styleId="2ff4">
    <w:name w:val="图形标题2"/>
    <w:basedOn w:val="9"/>
    <w:pPr>
      <w:widowControl/>
      <w:numPr>
        <w:numId w:val="0"/>
      </w:numPr>
      <w:tabs>
        <w:tab w:val="start" w:pos="79.20pt"/>
      </w:tabs>
      <w:adjustRightInd/>
      <w:spacing w:before="0pt" w:after="0pt" w:line="18pt" w:lineRule="auto"/>
      <w:ind w:start="79.20pt" w:firstLineChars="200" w:firstLine="10pt"/>
      <w:jc w:val="center"/>
      <w:textAlignment w:val="auto"/>
    </w:pPr>
    <w:rPr>
      <w:rFonts w:ascii="宋体" w:eastAsia="宋体" w:hAnsi="宋体" w:cs="宋体"/>
      <w:kern w:val="2"/>
      <w:sz w:val="24"/>
      <w:szCs w:val="21"/>
      <w:lang w:eastAsia="ja-JP" w:bidi="en-US"/>
    </w:rPr>
  </w:style>
  <w:style w:type="character" w:customStyle="1" w:styleId="Char26">
    <w:name w:val="引用 Char2"/>
    <w:uiPriority w:val="29"/>
    <w:rPr>
      <w:rFonts w:ascii="Times New Roman" w:eastAsia="宋体" w:hAnsi="Times New Roman" w:cs="Times New Roman"/>
      <w:i/>
      <w:iCs/>
      <w:color w:val="404040"/>
      <w:kern w:val="0"/>
      <w:szCs w:val="21"/>
    </w:rPr>
  </w:style>
  <w:style w:type="paragraph" w:customStyle="1" w:styleId="affffffffffff6">
    <w:name w:val="非居中表格"/>
    <w:basedOn w:val="affffffc"/>
    <w:pPr>
      <w:autoSpaceDE w:val="0"/>
      <w:autoSpaceDN w:val="0"/>
      <w:adjustRightInd w:val="0"/>
      <w:snapToGrid w:val="0"/>
      <w:spacing w:before="3pt" w:after="3pt" w:line="12pt" w:lineRule="auto"/>
      <w:ind w:firstLineChars="200" w:firstLine="24pt"/>
      <w:jc w:val="center"/>
    </w:pPr>
    <w:rPr>
      <w:rFonts w:ascii="宋体"/>
      <w:color w:val="000000"/>
      <w:kern w:val="0"/>
    </w:rPr>
  </w:style>
  <w:style w:type="paragraph" w:customStyle="1" w:styleId="314">
    <w:name w:val="正文文本 31"/>
    <w:basedOn w:val="a"/>
    <w:pPr>
      <w:autoSpaceDE w:val="0"/>
      <w:autoSpaceDN w:val="0"/>
      <w:adjustRightInd w:val="0"/>
      <w:snapToGrid w:val="0"/>
      <w:spacing w:line="18pt" w:lineRule="auto"/>
      <w:ind w:firstLineChars="200" w:firstLine="24pt"/>
      <w:jc w:val="center"/>
    </w:pPr>
    <w:rPr>
      <w:rFonts w:ascii="宋体"/>
      <w:b/>
      <w:color w:val="FF0000"/>
      <w:kern w:val="0"/>
      <w:sz w:val="24"/>
      <w:u w:val="single"/>
    </w:rPr>
  </w:style>
  <w:style w:type="paragraph" w:customStyle="1" w:styleId="2ff5">
    <w:name w:val="题目2"/>
    <w:basedOn w:val="affffffffffff7"/>
  </w:style>
  <w:style w:type="paragraph" w:customStyle="1" w:styleId="affffffffffff7">
    <w:name w:val="题目"/>
    <w:pPr>
      <w:widowControl w:val="0"/>
      <w:spacing w:beforeLines="150" w:afterLines="150"/>
      <w:jc w:val="center"/>
    </w:pPr>
    <w:rPr>
      <w:rFonts w:ascii="黑体" w:eastAsia="黑体" w:hAnsi="黑体" w:cs="黑体"/>
      <w:kern w:val="2"/>
      <w:sz w:val="36"/>
      <w:szCs w:val="36"/>
    </w:rPr>
  </w:style>
  <w:style w:type="paragraph" w:customStyle="1" w:styleId="3110">
    <w:name w:val="正文文本 311"/>
    <w:basedOn w:val="a"/>
    <w:pPr>
      <w:autoSpaceDE w:val="0"/>
      <w:autoSpaceDN w:val="0"/>
      <w:adjustRightInd w:val="0"/>
      <w:snapToGrid w:val="0"/>
      <w:spacing w:line="18pt" w:lineRule="auto"/>
      <w:ind w:firstLineChars="200" w:firstLine="24pt"/>
      <w:jc w:val="center"/>
    </w:pPr>
    <w:rPr>
      <w:rFonts w:ascii="宋体"/>
      <w:b/>
      <w:color w:val="FF0000"/>
      <w:kern w:val="0"/>
      <w:sz w:val="24"/>
      <w:u w:val="single"/>
    </w:rPr>
  </w:style>
  <w:style w:type="paragraph" w:customStyle="1" w:styleId="t">
    <w:name w:val="正文 t"/>
    <w:basedOn w:val="a"/>
    <w:pPr>
      <w:autoSpaceDE w:val="0"/>
      <w:autoSpaceDN w:val="0"/>
      <w:snapToGrid w:val="0"/>
      <w:spacing w:before="6pt" w:after="6pt" w:line="12pt" w:lineRule="atLeast"/>
      <w:ind w:firstLineChars="200" w:firstLine="24pt"/>
    </w:pPr>
    <w:rPr>
      <w:rFonts w:ascii="Arial" w:hAnsi="Arial"/>
      <w:color w:val="000000"/>
      <w:sz w:val="24"/>
    </w:rPr>
  </w:style>
  <w:style w:type="paragraph" w:customStyle="1" w:styleId="affffffffffff8">
    <w:name w:val="缩进正文"/>
    <w:basedOn w:val="a"/>
    <w:pPr>
      <w:widowControl/>
      <w:autoSpaceDE w:val="0"/>
      <w:autoSpaceDN w:val="0"/>
      <w:snapToGrid w:val="0"/>
      <w:spacing w:line="18pt" w:lineRule="auto"/>
      <w:ind w:firstLineChars="200" w:firstLine="10pt"/>
    </w:pPr>
    <w:rPr>
      <w:rFonts w:ascii="Calibri" w:hAnsi="Calibri"/>
      <w:color w:val="000000"/>
      <w:kern w:val="0"/>
      <w:sz w:val="24"/>
      <w:szCs w:val="24"/>
      <w:lang w:eastAsia="en-US" w:bidi="en-US"/>
    </w:rPr>
  </w:style>
  <w:style w:type="paragraph" w:customStyle="1" w:styleId="2ff6">
    <w:name w:val="表格标题2"/>
    <w:basedOn w:val="8"/>
    <w:next w:val="aff4"/>
    <w:pPr>
      <w:widowControl/>
      <w:numPr>
        <w:numId w:val="0"/>
      </w:numPr>
      <w:tabs>
        <w:tab w:val="start" w:pos="72pt"/>
      </w:tabs>
      <w:adjustRightInd/>
      <w:spacing w:before="0pt" w:after="0pt" w:line="18pt" w:lineRule="auto"/>
      <w:ind w:start="72pt" w:firstLineChars="200" w:firstLine="10pt"/>
      <w:textAlignment w:val="auto"/>
    </w:pPr>
    <w:rPr>
      <w:rFonts w:ascii="宋体" w:eastAsia="宋体" w:hAnsi="宋体" w:cs="宋体"/>
      <w:kern w:val="2"/>
      <w:sz w:val="21"/>
      <w:szCs w:val="21"/>
      <w:lang w:eastAsia="ja-JP" w:bidi="en-US"/>
    </w:rPr>
  </w:style>
  <w:style w:type="paragraph" w:customStyle="1" w:styleId="2ff7">
    <w:name w:val="日期2"/>
    <w:basedOn w:val="a"/>
    <w:next w:val="a"/>
    <w:pPr>
      <w:autoSpaceDE w:val="0"/>
      <w:autoSpaceDN w:val="0"/>
      <w:adjustRightInd w:val="0"/>
      <w:snapToGrid w:val="0"/>
      <w:ind w:firstLineChars="200" w:firstLine="24pt"/>
    </w:pPr>
    <w:rPr>
      <w:color w:val="000000"/>
      <w:sz w:val="28"/>
      <w:szCs w:val="28"/>
    </w:rPr>
  </w:style>
  <w:style w:type="paragraph" w:customStyle="1" w:styleId="2ff8">
    <w:name w:val="正文2"/>
    <w:pPr>
      <w:widowControl w:val="0"/>
      <w:autoSpaceDE w:val="0"/>
      <w:autoSpaceDN w:val="0"/>
      <w:adjustRightInd w:val="0"/>
      <w:spacing w:line="18pt" w:lineRule="atLeast"/>
      <w:ind w:start="21.25pt" w:hanging="21.25pt"/>
      <w:textAlignment w:val="bottom"/>
    </w:pPr>
    <w:rPr>
      <w:rFonts w:ascii="宋体"/>
      <w:position w:val="-6"/>
      <w:sz w:val="32"/>
    </w:rPr>
  </w:style>
  <w:style w:type="paragraph" w:customStyle="1" w:styleId="1ff5">
    <w:name w:val="图形标题1"/>
    <w:basedOn w:val="a"/>
    <w:pPr>
      <w:widowControl/>
      <w:tabs>
        <w:tab w:val="start" w:pos="0pt"/>
      </w:tabs>
      <w:autoSpaceDE w:val="0"/>
      <w:autoSpaceDN w:val="0"/>
      <w:snapToGrid w:val="0"/>
      <w:spacing w:line="18pt" w:lineRule="auto"/>
      <w:ind w:start="21.60pt" w:firstLineChars="200" w:firstLine="10pt"/>
      <w:jc w:val="center"/>
    </w:pPr>
    <w:rPr>
      <w:rFonts w:ascii="Calibri" w:hAnsi="Calibri"/>
      <w:color w:val="000000"/>
      <w:kern w:val="0"/>
      <w:sz w:val="24"/>
      <w:szCs w:val="24"/>
      <w:lang w:eastAsia="en-US" w:bidi="en-US"/>
    </w:rPr>
  </w:style>
  <w:style w:type="paragraph" w:customStyle="1" w:styleId="affffffffffff9">
    <w:name w:val="附件"/>
    <w:basedOn w:val="a"/>
    <w:pPr>
      <w:autoSpaceDE w:val="0"/>
      <w:autoSpaceDN w:val="0"/>
      <w:adjustRightInd w:val="0"/>
      <w:snapToGrid w:val="0"/>
      <w:spacing w:before="6pt" w:after="3pt"/>
      <w:ind w:firstLineChars="200" w:firstLine="24pt"/>
      <w:jc w:val="center"/>
      <w:textAlignment w:val="center"/>
    </w:pPr>
    <w:rPr>
      <w:rFonts w:ascii="黑体" w:eastAsia="黑体"/>
      <w:b/>
      <w:color w:val="000000"/>
      <w:kern w:val="0"/>
      <w:sz w:val="32"/>
      <w:szCs w:val="32"/>
    </w:rPr>
  </w:style>
  <w:style w:type="paragraph" w:customStyle="1" w:styleId="ParaCharCharCharCharCharCharChar">
    <w:name w:val="默认段落字体 Para Char Char Char Char Char Char Char"/>
    <w:basedOn w:val="a"/>
    <w:pPr>
      <w:autoSpaceDE w:val="0"/>
      <w:autoSpaceDN w:val="0"/>
      <w:snapToGrid w:val="0"/>
      <w:ind w:firstLineChars="200" w:firstLine="24pt"/>
    </w:pPr>
    <w:rPr>
      <w:color w:val="000000"/>
      <w:sz w:val="24"/>
      <w:szCs w:val="24"/>
    </w:rPr>
  </w:style>
  <w:style w:type="paragraph" w:customStyle="1" w:styleId="affffffffffffa">
    <w:name w:val="不缩进"/>
    <w:basedOn w:val="a"/>
    <w:pPr>
      <w:tabs>
        <w:tab w:val="start" w:pos="36.85pt"/>
      </w:tabs>
      <w:autoSpaceDE w:val="0"/>
      <w:autoSpaceDN w:val="0"/>
      <w:adjustRightInd w:val="0"/>
      <w:snapToGrid w:val="0"/>
      <w:spacing w:before="3pt" w:after="3pt"/>
      <w:ind w:firstLineChars="200" w:firstLine="24pt"/>
      <w:jc w:val="center"/>
    </w:pPr>
    <w:rPr>
      <w:rFonts w:ascii="宋体"/>
      <w:color w:val="000000"/>
      <w:kern w:val="0"/>
      <w:sz w:val="22"/>
    </w:rPr>
  </w:style>
  <w:style w:type="paragraph" w:customStyle="1" w:styleId="ParaCharCharCharCharCharCharCharCharChar1CharCharCharCharCharCharCharCharCharCharCharCharCharCharCharCharCharCharCharCharCharChar">
    <w:name w:val="默认段落字体 Para Char Char Char Char Char Char Char Char Char1 Char Char Char Char Char Char Char Char Char Char Char Char Char Char Char Char Char Char Char Char Char Char"/>
    <w:basedOn w:val="a"/>
    <w:pPr>
      <w:autoSpaceDE w:val="0"/>
      <w:autoSpaceDN w:val="0"/>
      <w:snapToGrid w:val="0"/>
      <w:ind w:firstLineChars="200" w:firstLine="24pt"/>
    </w:pPr>
    <w:rPr>
      <w:color w:val="000000"/>
      <w:sz w:val="24"/>
    </w:rPr>
  </w:style>
  <w:style w:type="paragraph" w:customStyle="1" w:styleId="218">
    <w:name w:val="正文文本缩进 21"/>
    <w:basedOn w:val="a"/>
    <w:pPr>
      <w:autoSpaceDE w:val="0"/>
      <w:autoSpaceDN w:val="0"/>
      <w:adjustRightInd w:val="0"/>
      <w:snapToGrid w:val="0"/>
      <w:spacing w:before="3pt" w:after="3pt" w:line="12pt" w:lineRule="atLeast"/>
      <w:ind w:firstLineChars="200" w:firstLine="28.35pt"/>
    </w:pPr>
    <w:rPr>
      <w:color w:val="FF0000"/>
      <w:kern w:val="0"/>
      <w:sz w:val="24"/>
      <w:szCs w:val="24"/>
    </w:rPr>
  </w:style>
  <w:style w:type="paragraph" w:customStyle="1" w:styleId="1ff6">
    <w:name w:val="题目1"/>
    <w:basedOn w:val="affffffffffff7"/>
  </w:style>
  <w:style w:type="paragraph" w:customStyle="1" w:styleId="1ff7">
    <w:name w:val="表格标题1"/>
    <w:basedOn w:val="a"/>
    <w:pPr>
      <w:widowControl/>
      <w:tabs>
        <w:tab w:val="start" w:pos="0pt"/>
      </w:tabs>
      <w:autoSpaceDE w:val="0"/>
      <w:autoSpaceDN w:val="0"/>
      <w:snapToGrid w:val="0"/>
      <w:spacing w:line="18pt" w:lineRule="auto"/>
      <w:ind w:start="63.55pt" w:firstLineChars="200" w:firstLine="10pt"/>
    </w:pPr>
    <w:rPr>
      <w:rFonts w:ascii="Calibri" w:hAnsi="Calibri"/>
      <w:color w:val="000000"/>
      <w:kern w:val="0"/>
      <w:sz w:val="24"/>
      <w:szCs w:val="24"/>
      <w:lang w:eastAsia="en-US" w:bidi="en-US"/>
    </w:rPr>
  </w:style>
  <w:style w:type="paragraph" w:customStyle="1" w:styleId="affffffffffffb">
    <w:name w:val="居中文字"/>
    <w:basedOn w:val="a"/>
    <w:pPr>
      <w:autoSpaceDE w:val="0"/>
      <w:autoSpaceDN w:val="0"/>
      <w:adjustRightInd w:val="0"/>
      <w:snapToGrid w:val="0"/>
      <w:spacing w:before="6pt" w:after="3pt"/>
      <w:ind w:firstLineChars="200" w:firstLine="24pt"/>
      <w:jc w:val="center"/>
    </w:pPr>
    <w:rPr>
      <w:color w:val="000000"/>
      <w:kern w:val="0"/>
      <w:sz w:val="32"/>
      <w:szCs w:val="32"/>
    </w:rPr>
  </w:style>
  <w:style w:type="paragraph" w:customStyle="1" w:styleId="-6">
    <w:name w:val="正文-顶格"/>
    <w:basedOn w:val="a"/>
    <w:pPr>
      <w:widowControl/>
      <w:autoSpaceDE w:val="0"/>
      <w:autoSpaceDN w:val="0"/>
      <w:snapToGrid w:val="0"/>
      <w:spacing w:line="18pt" w:lineRule="auto"/>
      <w:ind w:firstLineChars="200" w:firstLine="10pt"/>
    </w:pPr>
    <w:rPr>
      <w:rFonts w:ascii="Calibri" w:hAnsi="Calibri"/>
      <w:color w:val="000000"/>
      <w:kern w:val="0"/>
      <w:sz w:val="24"/>
      <w:szCs w:val="24"/>
      <w:lang w:bidi="en-US"/>
    </w:rPr>
  </w:style>
  <w:style w:type="character" w:customStyle="1" w:styleId="Char27">
    <w:name w:val="明显引用 Char2"/>
    <w:uiPriority w:val="30"/>
    <w:rPr>
      <w:rFonts w:ascii="Times New Roman" w:eastAsia="宋体" w:hAnsi="Times New Roman" w:cs="Times New Roman"/>
      <w:i/>
      <w:iCs/>
      <w:color w:val="5B9BD5"/>
      <w:kern w:val="0"/>
      <w:szCs w:val="21"/>
    </w:rPr>
  </w:style>
  <w:style w:type="paragraph" w:customStyle="1" w:styleId="219">
    <w:name w:val="正文21"/>
    <w:pPr>
      <w:tabs>
        <w:tab w:val="start" w:pos="63.55pt"/>
        <w:tab w:val="end" w:pos="73.70pt"/>
      </w:tabs>
      <w:spacing w:line="18pt" w:lineRule="auto"/>
      <w:ind w:start="63.55pt" w:hanging="21pt"/>
    </w:pPr>
    <w:rPr>
      <w:sz w:val="24"/>
    </w:rPr>
  </w:style>
  <w:style w:type="paragraph" w:customStyle="1" w:styleId="122">
    <w:name w:val="全缩12宋"/>
    <w:basedOn w:val="a"/>
    <w:pPr>
      <w:widowControl/>
      <w:autoSpaceDE w:val="0"/>
      <w:autoSpaceDN w:val="0"/>
      <w:snapToGrid w:val="0"/>
      <w:spacing w:line="18pt" w:lineRule="exact"/>
      <w:ind w:start="35.45pt" w:firstLineChars="200" w:firstLine="10pt"/>
    </w:pPr>
    <w:rPr>
      <w:rFonts w:ascii="Calibri" w:hAnsi="Calibri"/>
      <w:color w:val="000000"/>
      <w:kern w:val="0"/>
      <w:sz w:val="24"/>
      <w:szCs w:val="24"/>
      <w:lang w:eastAsia="en-US" w:bidi="en-US"/>
    </w:rPr>
  </w:style>
  <w:style w:type="paragraph" w:customStyle="1" w:styleId="affffffffffffc">
    <w:name w:val="附录三级条标题"/>
    <w:basedOn w:val="affffffffffff3"/>
    <w:next w:val="a"/>
    <w:pPr>
      <w:numPr>
        <w:ilvl w:val="3"/>
      </w:numPr>
      <w:outlineLvl w:val="4"/>
    </w:pPr>
  </w:style>
  <w:style w:type="paragraph" w:customStyle="1" w:styleId="1ff8">
    <w:name w:val="日期1"/>
    <w:basedOn w:val="a"/>
    <w:next w:val="a"/>
    <w:pPr>
      <w:autoSpaceDE w:val="0"/>
      <w:autoSpaceDN w:val="0"/>
      <w:adjustRightInd w:val="0"/>
      <w:snapToGrid w:val="0"/>
      <w:spacing w:line="18pt" w:lineRule="atLeast"/>
      <w:ind w:firstLineChars="200" w:firstLine="24pt"/>
    </w:pPr>
    <w:rPr>
      <w:rFonts w:ascii="宋体" w:eastAsia="Wingdings"/>
      <w:color w:val="000000"/>
      <w:kern w:val="0"/>
      <w:sz w:val="24"/>
    </w:rPr>
  </w:style>
  <w:style w:type="paragraph" w:customStyle="1" w:styleId="3f2">
    <w:name w:val="正文3"/>
    <w:pPr>
      <w:tabs>
        <w:tab w:val="start" w:pos="21.60pt"/>
        <w:tab w:val="start" w:pos="63.55pt"/>
      </w:tabs>
      <w:spacing w:line="18pt" w:lineRule="auto"/>
      <w:ind w:start="63.55pt" w:hanging="21pt"/>
    </w:pPr>
    <w:rPr>
      <w:sz w:val="24"/>
    </w:rPr>
  </w:style>
  <w:style w:type="paragraph" w:customStyle="1" w:styleId="115">
    <w:name w:val="正文11"/>
    <w:basedOn w:val="a"/>
    <w:pPr>
      <w:autoSpaceDE w:val="0"/>
      <w:autoSpaceDN w:val="0"/>
      <w:adjustRightInd w:val="0"/>
      <w:snapToGrid w:val="0"/>
      <w:spacing w:line="18pt" w:lineRule="atLeast"/>
      <w:ind w:firstLineChars="200" w:firstLine="24pt"/>
    </w:pPr>
    <w:rPr>
      <w:rFonts w:ascii="宋体"/>
      <w:color w:val="000000"/>
      <w:kern w:val="0"/>
      <w:sz w:val="24"/>
    </w:rPr>
  </w:style>
  <w:style w:type="paragraph" w:customStyle="1" w:styleId="-7">
    <w:name w:val="表格内容-小四(中间对齐)"/>
    <w:basedOn w:val="a"/>
    <w:link w:val="-Char1"/>
    <w:pPr>
      <w:autoSpaceDE w:val="0"/>
      <w:autoSpaceDN w:val="0"/>
      <w:adjustRightInd w:val="0"/>
      <w:snapToGrid w:val="0"/>
      <w:ind w:firstLineChars="200" w:firstLine="24pt"/>
      <w:jc w:val="center"/>
    </w:pPr>
    <w:rPr>
      <w:color w:val="000000"/>
      <w:kern w:val="0"/>
      <w:sz w:val="24"/>
    </w:rPr>
  </w:style>
  <w:style w:type="character" w:customStyle="1" w:styleId="-Char1">
    <w:name w:val="表格内容-小四(中间对齐) Char"/>
    <w:link w:val="-7"/>
    <w:rPr>
      <w:color w:val="000000"/>
      <w:sz w:val="24"/>
    </w:rPr>
  </w:style>
  <w:style w:type="paragraph" w:customStyle="1" w:styleId="Affffffffffffd">
    <w:name w:val="正文A"/>
    <w:basedOn w:val="a"/>
    <w:pPr>
      <w:widowControl/>
      <w:tabs>
        <w:tab w:val="start" w:pos="0pt"/>
      </w:tabs>
      <w:autoSpaceDE w:val="0"/>
      <w:autoSpaceDN w:val="0"/>
      <w:adjustRightInd w:val="0"/>
      <w:snapToGrid w:val="0"/>
      <w:spacing w:before="6pt" w:line="18pt" w:lineRule="auto"/>
      <w:ind w:firstLineChars="200" w:firstLine="25.50pt"/>
    </w:pPr>
    <w:rPr>
      <w:snapToGrid w:val="0"/>
      <w:color w:val="000000"/>
      <w:kern w:val="0"/>
      <w:sz w:val="24"/>
    </w:rPr>
  </w:style>
  <w:style w:type="paragraph" w:customStyle="1" w:styleId="affffffffffffe">
    <w:name w:val="报告编号"/>
    <w:basedOn w:val="a"/>
    <w:pPr>
      <w:autoSpaceDE w:val="0"/>
      <w:autoSpaceDN w:val="0"/>
      <w:adjustRightInd w:val="0"/>
      <w:snapToGrid w:val="0"/>
      <w:spacing w:line="18pt" w:lineRule="auto"/>
      <w:ind w:firstLineChars="200" w:firstLine="24pt"/>
    </w:pPr>
    <w:rPr>
      <w:rFonts w:eastAsia="楷体_GB2312"/>
      <w:b/>
      <w:color w:val="000000"/>
      <w:kern w:val="0"/>
      <w:sz w:val="28"/>
      <w:szCs w:val="28"/>
    </w:rPr>
  </w:style>
  <w:style w:type="paragraph" w:customStyle="1" w:styleId="afffffffffffff">
    <w:name w:val="封面报告名"/>
    <w:basedOn w:val="a"/>
    <w:pPr>
      <w:autoSpaceDE w:val="0"/>
      <w:autoSpaceDN w:val="0"/>
      <w:adjustRightInd w:val="0"/>
      <w:snapToGrid w:val="0"/>
      <w:spacing w:after="15.60pt"/>
      <w:ind w:firstLineChars="200" w:firstLine="24pt"/>
      <w:jc w:val="center"/>
    </w:pPr>
    <w:rPr>
      <w:rFonts w:ascii="楷体_GB2312" w:eastAsia="黑体"/>
      <w:b/>
      <w:bCs/>
      <w:color w:val="000000"/>
      <w:kern w:val="0"/>
      <w:sz w:val="52"/>
      <w:szCs w:val="52"/>
    </w:rPr>
  </w:style>
  <w:style w:type="paragraph" w:customStyle="1" w:styleId="afffffffffffff0">
    <w:name w:val="报告正文标准"/>
    <w:basedOn w:val="a"/>
    <w:pPr>
      <w:autoSpaceDE w:val="0"/>
      <w:autoSpaceDN w:val="0"/>
      <w:snapToGrid w:val="0"/>
      <w:spacing w:line="18pt" w:lineRule="auto"/>
      <w:ind w:firstLineChars="200" w:firstLine="24pt"/>
    </w:pPr>
    <w:rPr>
      <w:rFonts w:cs="宋体"/>
      <w:color w:val="000000"/>
      <w:sz w:val="24"/>
    </w:rPr>
  </w:style>
  <w:style w:type="paragraph" w:customStyle="1" w:styleId="afffffffffffff1">
    <w:name w:val="表格五号 + 左对齐"/>
    <w:basedOn w:val="-1"/>
    <w:pPr>
      <w:adjustRightInd/>
      <w:ind w:start="0.20pt" w:end="0.75pt"/>
      <w:jc w:val="start"/>
      <w:textAlignment w:val="auto"/>
    </w:pPr>
    <w:rPr>
      <w:rFonts w:ascii="宋体" w:hAnsi="宋体"/>
      <w:b/>
      <w:color w:val="000000"/>
      <w:lang w:val="en-US" w:eastAsia="zh-CN"/>
    </w:rPr>
  </w:style>
  <w:style w:type="paragraph" w:customStyle="1" w:styleId="1ff9">
    <w:name w:val="封面1"/>
    <w:basedOn w:val="a"/>
    <w:pPr>
      <w:autoSpaceDE w:val="0"/>
      <w:autoSpaceDN w:val="0"/>
      <w:adjustRightInd w:val="0"/>
      <w:snapToGrid w:val="0"/>
      <w:spacing w:line="24pt" w:lineRule="auto"/>
      <w:ind w:start="17pt" w:firstLineChars="200" w:firstLine="25.50pt"/>
      <w:jc w:val="center"/>
    </w:pPr>
    <w:rPr>
      <w:rFonts w:cs="宋体"/>
      <w:b/>
      <w:bCs/>
      <w:color w:val="000000"/>
      <w:spacing w:val="50"/>
      <w:kern w:val="0"/>
      <w:sz w:val="36"/>
    </w:rPr>
  </w:style>
  <w:style w:type="paragraph" w:customStyle="1" w:styleId="afffffffffffff2">
    <w:name w:val="表格小五"/>
    <w:basedOn w:val="-1"/>
    <w:pPr>
      <w:ind w:start="0.20pt" w:end="0.75pt"/>
    </w:pPr>
    <w:rPr>
      <w:rFonts w:ascii="宋体" w:hAnsi="宋体"/>
      <w:b/>
      <w:sz w:val="18"/>
      <w:lang w:val="en-US" w:eastAsia="zh-CN"/>
    </w:rPr>
  </w:style>
  <w:style w:type="paragraph" w:customStyle="1" w:styleId="afffffffffffff3">
    <w:name w:val="呵呵"/>
    <w:basedOn w:val="a"/>
    <w:pPr>
      <w:spacing w:line="18pt" w:lineRule="auto"/>
      <w:ind w:firstLineChars="200" w:firstLine="10pt"/>
    </w:pPr>
    <w:rPr>
      <w:sz w:val="24"/>
      <w:szCs w:val="24"/>
    </w:rPr>
  </w:style>
  <w:style w:type="paragraph" w:customStyle="1" w:styleId="afffffffffffff4">
    <w:name w:val="公式"/>
    <w:basedOn w:val="a"/>
    <w:pPr>
      <w:jc w:val="center"/>
    </w:pPr>
    <w:rPr>
      <w:i/>
      <w:sz w:val="24"/>
      <w:szCs w:val="24"/>
    </w:rPr>
  </w:style>
  <w:style w:type="paragraph" w:customStyle="1" w:styleId="2ff9">
    <w:name w:val="无间隔2"/>
    <w:uiPriority w:val="1"/>
    <w:pPr>
      <w:widowControl w:val="0"/>
      <w:spacing w:line="18pt" w:lineRule="auto"/>
      <w:ind w:firstLineChars="200" w:firstLine="10pt"/>
      <w:jc w:val="both"/>
    </w:pPr>
    <w:rPr>
      <w:kern w:val="2"/>
      <w:sz w:val="24"/>
      <w:szCs w:val="22"/>
    </w:rPr>
  </w:style>
  <w:style w:type="paragraph" w:customStyle="1" w:styleId="afffffffffffff5">
    <w:name w:val="标题二"/>
    <w:basedOn w:val="a"/>
    <w:pPr>
      <w:spacing w:beforeLines="50" w:afterLines="50"/>
    </w:pPr>
    <w:rPr>
      <w:b/>
      <w:sz w:val="28"/>
      <w:szCs w:val="24"/>
    </w:rPr>
  </w:style>
  <w:style w:type="paragraph" w:customStyle="1" w:styleId="0505">
    <w:name w:val="样式 标题二 + 居中 段前: 0.5 行 段后: 0.5 行"/>
    <w:basedOn w:val="afffffffffffff5"/>
    <w:pPr>
      <w:spacing w:before="7.80pt" w:after="7.80pt"/>
    </w:pPr>
    <w:rPr>
      <w:rFonts w:cs="宋体"/>
      <w:bCs/>
      <w:szCs w:val="20"/>
    </w:rPr>
  </w:style>
  <w:style w:type="paragraph" w:customStyle="1" w:styleId="05051">
    <w:name w:val="样式 标题二 + 居中 段前: 0.5 行 段后: 0.5 行1"/>
    <w:basedOn w:val="afffffffffffff5"/>
    <w:pPr>
      <w:spacing w:before="7.80pt" w:after="7.80pt"/>
    </w:pPr>
    <w:rPr>
      <w:rFonts w:cs="宋体"/>
      <w:bCs/>
      <w:szCs w:val="20"/>
    </w:rPr>
  </w:style>
  <w:style w:type="paragraph" w:customStyle="1" w:styleId="2ffa">
    <w:name w:val="样式 呵呵 + 首行缩进:  2 字符"/>
    <w:basedOn w:val="afffffffffffff3"/>
    <w:pPr>
      <w:ind w:firstLine="24pt"/>
    </w:pPr>
    <w:rPr>
      <w:rFonts w:cs="宋体"/>
      <w:szCs w:val="20"/>
    </w:rPr>
  </w:style>
  <w:style w:type="paragraph" w:customStyle="1" w:styleId="afffffffffffff6">
    <w:name w:val="倾斜，新罗马"/>
    <w:basedOn w:val="af2"/>
    <w:link w:val="Charff0"/>
    <w:pPr>
      <w:spacing w:after="0pt" w:line="18pt" w:lineRule="auto"/>
    </w:pPr>
    <w:rPr>
      <w:rFonts w:ascii="Calibri" w:eastAsia="Times New Roman" w:hAnsi="Calibri"/>
      <w:i/>
      <w:sz w:val="24"/>
      <w:szCs w:val="22"/>
    </w:rPr>
  </w:style>
  <w:style w:type="character" w:customStyle="1" w:styleId="Charff0">
    <w:name w:val="倾斜，新罗马 Char"/>
    <w:link w:val="afffffffffffff6"/>
    <w:rPr>
      <w:rFonts w:ascii="Calibri" w:eastAsia="Times New Roman" w:hAnsi="Calibri"/>
      <w:i/>
      <w:kern w:val="2"/>
      <w:sz w:val="24"/>
      <w:szCs w:val="22"/>
    </w:rPr>
  </w:style>
  <w:style w:type="paragraph" w:customStyle="1" w:styleId="afffffffffffff7">
    <w:name w:val="下标"/>
    <w:basedOn w:val="2ff9"/>
    <w:pPr>
      <w:ind w:firstLineChars="0" w:firstLine="0pt"/>
    </w:pPr>
    <w:rPr>
      <w:rFonts w:eastAsia="Times New Roman"/>
      <w:i/>
      <w:vertAlign w:val="subscript"/>
    </w:rPr>
  </w:style>
  <w:style w:type="paragraph" w:customStyle="1" w:styleId="ff2">
    <w:name w:val="ff2"/>
    <w:basedOn w:val="20"/>
    <w:pPr>
      <w:keepNext/>
      <w:keepLines/>
      <w:numPr>
        <w:ilvl w:val="1"/>
      </w:numPr>
      <w:tabs>
        <w:tab w:val="start" w:pos="36pt"/>
      </w:tabs>
      <w:spacing w:line="25pt" w:lineRule="exact"/>
      <w:ind w:start="28.35pt" w:hanging="28.35pt"/>
    </w:pPr>
    <w:rPr>
      <w:rFonts w:ascii="Arial" w:hAnsi="Arial"/>
      <w:b/>
      <w:bCs/>
      <w:kern w:val="2"/>
      <w:szCs w:val="28"/>
    </w:rPr>
  </w:style>
  <w:style w:type="paragraph" w:customStyle="1" w:styleId="CharChar61">
    <w:name w:val="Char Char6"/>
    <w:basedOn w:val="a"/>
    <w:pPr>
      <w:spacing w:line="18pt" w:lineRule="auto"/>
      <w:ind w:firstLineChars="200" w:firstLine="10pt"/>
    </w:pPr>
    <w:rPr>
      <w:rFonts w:ascii="Tahoma" w:hAnsi="Tahoma"/>
      <w:sz w:val="24"/>
    </w:rPr>
  </w:style>
  <w:style w:type="paragraph" w:customStyle="1" w:styleId="afffffffffffff8">
    <w:name w:val="我的正文"/>
    <w:basedOn w:val="a"/>
    <w:link w:val="afffffffffffff9"/>
    <w:pPr>
      <w:spacing w:line="18pt" w:lineRule="auto"/>
      <w:ind w:firstLineChars="200" w:firstLine="10pt"/>
    </w:pPr>
    <w:rPr>
      <w:sz w:val="24"/>
    </w:rPr>
  </w:style>
  <w:style w:type="character" w:customStyle="1" w:styleId="afffffffffffff9">
    <w:name w:val="我的正文 字符"/>
    <w:link w:val="afffffffffffff8"/>
    <w:rPr>
      <w:kern w:val="2"/>
      <w:sz w:val="24"/>
    </w:rPr>
  </w:style>
  <w:style w:type="paragraph" w:customStyle="1" w:styleId="afffffffffffffa">
    <w:name w:val="图注与表注"/>
    <w:basedOn w:val="afffffffffffff8"/>
    <w:link w:val="afffffffffffffb"/>
    <w:pPr>
      <w:ind w:firstLineChars="0" w:firstLine="0pt"/>
      <w:jc w:val="center"/>
    </w:pPr>
    <w:rPr>
      <w:rFonts w:eastAsia="黑体"/>
      <w:szCs w:val="22"/>
    </w:rPr>
  </w:style>
  <w:style w:type="character" w:customStyle="1" w:styleId="afffffffffffffb">
    <w:name w:val="图注与表注 字符"/>
    <w:link w:val="afffffffffffffa"/>
    <w:rPr>
      <w:rFonts w:eastAsia="黑体"/>
      <w:kern w:val="2"/>
      <w:sz w:val="24"/>
      <w:szCs w:val="22"/>
    </w:rPr>
  </w:style>
  <w:style w:type="character" w:customStyle="1" w:styleId="afffffffffffffc">
    <w:name w:val="列出段落 字符"/>
    <w:uiPriority w:val="34"/>
    <w:locked/>
    <w:rPr>
      <w:rFonts w:ascii="Times New Roman" w:hAnsi="Times New Roman"/>
      <w:kern w:val="2"/>
      <w:sz w:val="21"/>
    </w:rPr>
  </w:style>
  <w:style w:type="character" w:customStyle="1" w:styleId="Charff1">
    <w:name w:val="内容 Char"/>
    <w:rPr>
      <w:rFonts w:eastAsia="宋体"/>
      <w:kern w:val="2"/>
      <w:sz w:val="24"/>
      <w:lang w:val="en-US" w:eastAsia="zh-CN" w:bidi="ar-SA"/>
    </w:rPr>
  </w:style>
  <w:style w:type="paragraph" w:customStyle="1" w:styleId="221">
    <w:name w:val="正文文本缩进 22"/>
    <w:basedOn w:val="a"/>
    <w:pPr>
      <w:spacing w:line="18pt" w:lineRule="auto"/>
      <w:ind w:firstLine="24pt"/>
    </w:pPr>
    <w:rPr>
      <w:sz w:val="24"/>
      <w:szCs w:val="24"/>
    </w:rPr>
  </w:style>
  <w:style w:type="paragraph" w:customStyle="1" w:styleId="afffffffffffffd">
    <w:name w:val="居中"/>
    <w:next w:val="a"/>
    <w:pPr>
      <w:spacing w:line="18pt" w:lineRule="auto"/>
      <w:jc w:val="center"/>
    </w:pPr>
    <w:rPr>
      <w:kern w:val="2"/>
      <w:sz w:val="21"/>
    </w:rPr>
  </w:style>
  <w:style w:type="paragraph" w:customStyle="1" w:styleId="msonormal0">
    <w:name w:val="msonormal"/>
    <w:basedOn w:val="a"/>
    <w:pPr>
      <w:widowControl/>
      <w:spacing w:before="5pt" w:beforeAutospacing="1" w:after="5pt" w:afterAutospacing="1"/>
    </w:pPr>
    <w:rPr>
      <w:rFonts w:ascii="宋体" w:hAnsi="宋体" w:cs="宋体"/>
      <w:kern w:val="0"/>
      <w:sz w:val="24"/>
      <w:szCs w:val="24"/>
    </w:rPr>
  </w:style>
  <w:style w:type="character" w:customStyle="1" w:styleId="3f3">
    <w:name w:val="页脚 字符3"/>
    <w:rPr>
      <w:rFonts w:ascii="Times New Roman" w:eastAsia="宋体" w:hAnsi="Times New Roman" w:cs="Times New Roman"/>
      <w:kern w:val="0"/>
      <w:sz w:val="18"/>
      <w:szCs w:val="18"/>
    </w:rPr>
  </w:style>
  <w:style w:type="character" w:customStyle="1" w:styleId="3Char2">
    <w:name w:val="标题 3 Char2"/>
    <w:locked/>
    <w:rPr>
      <w:rFonts w:ascii="黑体" w:eastAsia="黑体" w:cs="Times New Roman"/>
      <w:sz w:val="24"/>
    </w:rPr>
  </w:style>
  <w:style w:type="character" w:customStyle="1" w:styleId="4Char2">
    <w:name w:val="标题 4 Char2"/>
    <w:locked/>
    <w:rPr>
      <w:rFonts w:cs="Times New Roman"/>
      <w:sz w:val="24"/>
    </w:rPr>
  </w:style>
  <w:style w:type="character" w:customStyle="1" w:styleId="5Char2">
    <w:name w:val="标题 5 Char2"/>
    <w:uiPriority w:val="9"/>
    <w:locked/>
    <w:rPr>
      <w:rFonts w:cs="Times New Roman"/>
      <w:bCs/>
      <w:kern w:val="2"/>
      <w:sz w:val="28"/>
      <w:szCs w:val="28"/>
    </w:rPr>
  </w:style>
  <w:style w:type="character" w:customStyle="1" w:styleId="6Char20">
    <w:name w:val="标题 6 Char2"/>
    <w:locked/>
    <w:rPr>
      <w:rFonts w:ascii="Cambria" w:hAnsi="Cambria" w:cs="Times New Roman"/>
      <w:bCs/>
      <w:sz w:val="24"/>
      <w:szCs w:val="24"/>
    </w:rPr>
  </w:style>
  <w:style w:type="character" w:customStyle="1" w:styleId="7Char2">
    <w:name w:val="标题 7 Char2"/>
    <w:uiPriority w:val="9"/>
    <w:locked/>
    <w:rPr>
      <w:rFonts w:ascii="Arial Rounded MT Bold" w:hAnsi="Arial Rounded MT Bold" w:cs="Times New Roman"/>
      <w:sz w:val="24"/>
    </w:rPr>
  </w:style>
  <w:style w:type="character" w:customStyle="1" w:styleId="8Char2">
    <w:name w:val="标题 8 Char2"/>
    <w:uiPriority w:val="9"/>
    <w:locked/>
    <w:rPr>
      <w:rFonts w:ascii="Arial" w:eastAsia="黑体" w:hAnsi="Arial" w:cs="Times New Roman"/>
      <w:sz w:val="24"/>
    </w:rPr>
  </w:style>
  <w:style w:type="character" w:customStyle="1" w:styleId="9Char2">
    <w:name w:val="标题 9 Char2"/>
    <w:locked/>
    <w:rPr>
      <w:rFonts w:ascii="Arial" w:eastAsia="黑体" w:hAnsi="Arial" w:cs="Times New Roman"/>
      <w:sz w:val="24"/>
    </w:rPr>
  </w:style>
  <w:style w:type="character" w:customStyle="1" w:styleId="Char28">
    <w:name w:val="题注 Char2"/>
    <w:locked/>
    <w:rPr>
      <w:rFonts w:ascii="Cambria" w:eastAsia="黑体" w:hAnsi="Cambria"/>
      <w:kern w:val="2"/>
    </w:rPr>
  </w:style>
  <w:style w:type="character" w:customStyle="1" w:styleId="Char29">
    <w:name w:val="文档结构图 Char2"/>
    <w:uiPriority w:val="99"/>
    <w:locked/>
    <w:rPr>
      <w:rFonts w:cs="Times New Roman"/>
      <w:kern w:val="2"/>
      <w:sz w:val="21"/>
      <w:shd w:val="clear" w:color="auto" w:fill="000080"/>
    </w:rPr>
  </w:style>
  <w:style w:type="character" w:customStyle="1" w:styleId="Char2a">
    <w:name w:val="正文文本 Char2"/>
    <w:uiPriority w:val="99"/>
    <w:locked/>
    <w:rPr>
      <w:rFonts w:cs="Times New Roman"/>
      <w:kern w:val="2"/>
      <w:sz w:val="21"/>
    </w:rPr>
  </w:style>
  <w:style w:type="character" w:customStyle="1" w:styleId="Char31">
    <w:name w:val="正文文本缩进 Char3"/>
    <w:locked/>
    <w:rPr>
      <w:rFonts w:cs="Times New Roman"/>
      <w:kern w:val="2"/>
      <w:sz w:val="21"/>
    </w:rPr>
  </w:style>
  <w:style w:type="character" w:customStyle="1" w:styleId="Char2b">
    <w:name w:val="纯文本 Char2"/>
    <w:locked/>
    <w:rPr>
      <w:rFonts w:ascii="宋体" w:hAnsi="Courier New" w:cs="Times New Roman"/>
      <w:kern w:val="2"/>
      <w:sz w:val="21"/>
    </w:rPr>
  </w:style>
  <w:style w:type="character" w:customStyle="1" w:styleId="Char2c">
    <w:name w:val="日期 Char2"/>
    <w:locked/>
    <w:rPr>
      <w:rFonts w:cs="Times New Roman"/>
      <w:kern w:val="2"/>
      <w:sz w:val="21"/>
    </w:rPr>
  </w:style>
  <w:style w:type="character" w:customStyle="1" w:styleId="2Char2">
    <w:name w:val="正文文本缩进 2 Char2"/>
    <w:locked/>
    <w:rPr>
      <w:rFonts w:cs="Times New Roman"/>
      <w:kern w:val="2"/>
      <w:sz w:val="21"/>
    </w:rPr>
  </w:style>
  <w:style w:type="character" w:customStyle="1" w:styleId="Char2d">
    <w:name w:val="批注框文本 Char2"/>
    <w:uiPriority w:val="99"/>
    <w:locked/>
    <w:rPr>
      <w:rFonts w:cs="Times New Roman"/>
      <w:kern w:val="2"/>
      <w:sz w:val="18"/>
      <w:szCs w:val="18"/>
    </w:rPr>
  </w:style>
  <w:style w:type="character" w:customStyle="1" w:styleId="Char2e">
    <w:name w:val="页脚 Char2"/>
    <w:locked/>
    <w:rPr>
      <w:rFonts w:cs="Times New Roman"/>
      <w:kern w:val="2"/>
      <w:sz w:val="18"/>
      <w:szCs w:val="18"/>
    </w:rPr>
  </w:style>
  <w:style w:type="character" w:customStyle="1" w:styleId="3Char20">
    <w:name w:val="正文文本缩进 3 Char2"/>
    <w:locked/>
    <w:rPr>
      <w:rFonts w:cs="Times New Roman"/>
      <w:kern w:val="2"/>
      <w:sz w:val="16"/>
      <w:szCs w:val="16"/>
    </w:rPr>
  </w:style>
  <w:style w:type="character" w:customStyle="1" w:styleId="Charff2">
    <w:name w:val="正文首行缩进 Char"/>
    <w:locked/>
    <w:rPr>
      <w:rFonts w:cs="Times New Roman"/>
      <w:kern w:val="2"/>
      <w:sz w:val="24"/>
    </w:rPr>
  </w:style>
  <w:style w:type="character" w:customStyle="1" w:styleId="2Char3">
    <w:name w:val="正文首行缩进 2 Char"/>
    <w:locked/>
    <w:rPr>
      <w:rFonts w:cs="Times New Roman"/>
      <w:kern w:val="2"/>
      <w:sz w:val="24"/>
      <w:szCs w:val="24"/>
    </w:rPr>
  </w:style>
  <w:style w:type="table" w:customStyle="1" w:styleId="116">
    <w:name w:val="古典型 11"/>
    <w:basedOn w:val="a2"/>
    <w:uiPriority w:val="99"/>
    <w:pPr>
      <w:widowControl w:val="0"/>
      <w:jc w:val="both"/>
    </w:pPr>
    <w:tblPr>
      <w:tblBorders>
        <w:top w:val="single" w:sz="12" w:space="0" w:color="000000"/>
        <w:bottom w:val="single" w:sz="12" w:space="0" w:color="000000"/>
      </w:tblBorders>
    </w:tblPr>
    <w:tblStylePr w:type="firstRow">
      <w:rPr>
        <w:rFonts w:cs="Shruti"/>
        <w:i/>
        <w:iCs/>
      </w:rPr>
      <w:tblPr/>
      <w:tcPr>
        <w:tcBorders>
          <w:top w:val="nil"/>
          <w:start w:val="nil"/>
          <w:bottom w:val="single" w:sz="6" w:space="0" w:color="000000"/>
          <w:end w:val="nil"/>
          <w:insideH w:val="nil"/>
          <w:insideV w:val="nil"/>
          <w:tl2br w:val="nil"/>
          <w:tr2bl w:val="nil"/>
        </w:tcBorders>
      </w:tcPr>
    </w:tblStylePr>
    <w:tblStylePr w:type="lastRow">
      <w:rPr>
        <w:rFonts w:cs="Shruti"/>
        <w:color w:val="auto"/>
      </w:rPr>
      <w:tblPr/>
      <w:tcPr>
        <w:tcBorders>
          <w:top w:val="single" w:sz="6" w:space="0" w:color="000000"/>
          <w:start w:val="nil"/>
          <w:bottom w:val="nil"/>
          <w:end w:val="nil"/>
          <w:insideH w:val="nil"/>
          <w:insideV w:val="nil"/>
          <w:tl2br w:val="nil"/>
          <w:tr2bl w:val="nil"/>
        </w:tcBorders>
      </w:tcPr>
    </w:tblStylePr>
    <w:tblStylePr w:type="firstCol">
      <w:rPr>
        <w:rFonts w:cs="Shruti"/>
      </w:rPr>
      <w:tblPr/>
      <w:tcPr>
        <w:tcBorders>
          <w:top w:val="nil"/>
          <w:start w:val="nil"/>
          <w:bottom w:val="nil"/>
          <w:end w:val="single" w:sz="6" w:space="0" w:color="000000"/>
          <w:insideH w:val="nil"/>
          <w:insideV w:val="nil"/>
          <w:tl2br w:val="nil"/>
          <w:tr2bl w:val="nil"/>
        </w:tcBorders>
      </w:tcPr>
    </w:tblStylePr>
    <w:tblStylePr w:type="neCell">
      <w:rPr>
        <w:rFonts w:cs="Shruti"/>
        <w:b/>
        <w:bCs/>
        <w:i w:val="0"/>
        <w:iCs w:val="0"/>
      </w:rPr>
      <w:tblPr/>
      <w:tcPr>
        <w:tcBorders>
          <w:top w:val="nil"/>
          <w:start w:val="nil"/>
          <w:bottom w:val="nil"/>
          <w:end w:val="nil"/>
          <w:insideH w:val="nil"/>
          <w:insideV w:val="nil"/>
          <w:tl2br w:val="nil"/>
          <w:tr2bl w:val="nil"/>
        </w:tcBorders>
      </w:tcPr>
    </w:tblStylePr>
    <w:tblStylePr w:type="swCell">
      <w:rPr>
        <w:rFonts w:cs="Shruti"/>
        <w:b/>
        <w:bCs/>
      </w:rPr>
      <w:tblPr/>
      <w:tcPr>
        <w:tcBorders>
          <w:top w:val="nil"/>
          <w:start w:val="nil"/>
          <w:bottom w:val="nil"/>
          <w:end w:val="nil"/>
          <w:insideH w:val="nil"/>
          <w:insideV w:val="nil"/>
          <w:tl2br w:val="nil"/>
          <w:tr2bl w:val="nil"/>
        </w:tcBorders>
      </w:tcPr>
    </w:tblStylePr>
  </w:style>
  <w:style w:type="table" w:customStyle="1" w:styleId="117">
    <w:name w:val="简明型 11"/>
    <w:basedOn w:val="a2"/>
    <w:uiPriority w:val="99"/>
    <w:pPr>
      <w:widowControl w:val="0"/>
      <w:jc w:val="both"/>
    </w:pPr>
    <w:tblPr>
      <w:tblBorders>
        <w:top w:val="single" w:sz="12" w:space="0" w:color="008000"/>
        <w:bottom w:val="single" w:sz="12" w:space="0" w:color="008000"/>
      </w:tblBorders>
    </w:tblPr>
    <w:tblStylePr w:type="firstRow">
      <w:rPr>
        <w:rFonts w:cs="Shruti"/>
      </w:rPr>
      <w:tblPr/>
      <w:tcPr>
        <w:tcBorders>
          <w:top w:val="nil"/>
          <w:start w:val="nil"/>
          <w:bottom w:val="single" w:sz="6" w:space="0" w:color="008000"/>
          <w:end w:val="nil"/>
          <w:insideH w:val="nil"/>
          <w:insideV w:val="nil"/>
          <w:tl2br w:val="nil"/>
          <w:tr2bl w:val="nil"/>
        </w:tcBorders>
      </w:tcPr>
    </w:tblStylePr>
    <w:tblStylePr w:type="lastRow">
      <w:rPr>
        <w:rFonts w:cs="Shruti"/>
      </w:rPr>
      <w:tblPr/>
      <w:tcPr>
        <w:tcBorders>
          <w:top w:val="single" w:sz="6" w:space="0" w:color="008000"/>
          <w:start w:val="nil"/>
          <w:bottom w:val="nil"/>
          <w:end w:val="nil"/>
          <w:insideH w:val="nil"/>
          <w:insideV w:val="nil"/>
          <w:tl2br w:val="nil"/>
          <w:tr2bl w:val="nil"/>
        </w:tcBorders>
      </w:tcPr>
    </w:tblStylePr>
  </w:style>
  <w:style w:type="table" w:customStyle="1" w:styleId="118">
    <w:name w:val="网格型 11"/>
    <w:basedOn w:val="a2"/>
    <w:uiPriority w:val="99"/>
    <w:pPr>
      <w:widowControl w:val="0"/>
      <w:jc w:val="both"/>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blStylePr w:type="lastRow">
      <w:rPr>
        <w:rFonts w:cs="Shruti"/>
        <w:i/>
        <w:iCs/>
      </w:rPr>
      <w:tblPr/>
      <w:tcPr>
        <w:tcBorders>
          <w:top w:val="nil"/>
          <w:start w:val="nil"/>
          <w:bottom w:val="nil"/>
          <w:end w:val="nil"/>
          <w:insideH w:val="nil"/>
          <w:insideV w:val="nil"/>
          <w:tl2br w:val="nil"/>
          <w:tr2bl w:val="nil"/>
        </w:tcBorders>
      </w:tcPr>
    </w:tblStylePr>
    <w:tblStylePr w:type="lastCol">
      <w:rPr>
        <w:rFonts w:cs="Shruti"/>
        <w:i/>
        <w:iCs/>
      </w:rPr>
      <w:tblPr/>
      <w:tcPr>
        <w:tcBorders>
          <w:top w:val="nil"/>
          <w:start w:val="nil"/>
          <w:bottom w:val="nil"/>
          <w:end w:val="nil"/>
          <w:insideH w:val="nil"/>
          <w:insideV w:val="nil"/>
          <w:tl2br w:val="nil"/>
          <w:tr2bl w:val="nil"/>
        </w:tcBorders>
      </w:tcPr>
    </w:tblStylePr>
    <w:tblStylePr w:type="nwCell">
      <w:rPr>
        <w:rFonts w:cs="Shruti"/>
      </w:rPr>
      <w:tblPr/>
      <w:tcPr>
        <w:tcBorders>
          <w:top w:val="nil"/>
          <w:start w:val="nil"/>
          <w:bottom w:val="nil"/>
          <w:end w:val="nil"/>
          <w:insideH w:val="nil"/>
          <w:insideV w:val="nil"/>
          <w:tl2br w:val="single" w:sz="6" w:space="0" w:color="000000"/>
          <w:tr2bl w:val="nil"/>
        </w:tcBorders>
      </w:tcPr>
    </w:tblStylePr>
  </w:style>
  <w:style w:type="table" w:customStyle="1" w:styleId="511">
    <w:name w:val="网格型 51"/>
    <w:basedOn w:val="a2"/>
    <w:uiPriority w:val="99"/>
    <w:pPr>
      <w:widowControl w:val="0"/>
      <w:jc w:val="both"/>
    </w:p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blStylePr w:type="firstRow">
      <w:rPr>
        <w:rFonts w:cs="Shruti"/>
      </w:rPr>
      <w:tblPr/>
      <w:tcPr>
        <w:tcBorders>
          <w:top w:val="nil"/>
          <w:start w:val="nil"/>
          <w:bottom w:val="single" w:sz="12" w:space="0" w:color="000000"/>
          <w:end w:val="nil"/>
          <w:insideH w:val="nil"/>
          <w:insideV w:val="nil"/>
          <w:tl2br w:val="nil"/>
          <w:tr2bl w:val="nil"/>
        </w:tcBorders>
      </w:tcPr>
    </w:tblStylePr>
    <w:tblStylePr w:type="lastRow">
      <w:rPr>
        <w:rFonts w:cs="Shruti"/>
        <w:b/>
        <w:bCs/>
      </w:rPr>
      <w:tblPr/>
      <w:tcPr>
        <w:tcBorders>
          <w:top w:val="nil"/>
          <w:start w:val="nil"/>
          <w:bottom w:val="nil"/>
          <w:end w:val="nil"/>
          <w:insideH w:val="nil"/>
          <w:insideV w:val="nil"/>
          <w:tl2br w:val="nil"/>
          <w:tr2bl w:val="nil"/>
        </w:tcBorders>
      </w:tcPr>
    </w:tblStylePr>
    <w:tblStylePr w:type="lastCol">
      <w:rPr>
        <w:rFonts w:cs="Shruti"/>
        <w:b/>
        <w:bCs/>
      </w:rPr>
      <w:tblPr/>
      <w:tcPr>
        <w:tcBorders>
          <w:top w:val="nil"/>
          <w:start w:val="nil"/>
          <w:bottom w:val="nil"/>
          <w:end w:val="nil"/>
          <w:insideH w:val="nil"/>
          <w:insideV w:val="nil"/>
          <w:tl2br w:val="nil"/>
          <w:tr2bl w:val="nil"/>
        </w:tcBorders>
      </w:tcPr>
    </w:tblStylePr>
    <w:tblStylePr w:type="nwCell">
      <w:rPr>
        <w:rFonts w:cs="Shruti"/>
      </w:rPr>
      <w:tblPr/>
      <w:tcPr>
        <w:tcBorders>
          <w:top w:val="nil"/>
          <w:start w:val="nil"/>
          <w:bottom w:val="nil"/>
          <w:end w:val="nil"/>
          <w:insideH w:val="nil"/>
          <w:insideV w:val="nil"/>
          <w:tl2br w:val="single" w:sz="6" w:space="0" w:color="000000"/>
          <w:tr2bl w:val="nil"/>
        </w:tcBorders>
      </w:tcPr>
    </w:tblStylePr>
  </w:style>
  <w:style w:type="character" w:customStyle="1" w:styleId="z-Char2">
    <w:name w:val="z-窗体底端 Char2"/>
    <w:locked/>
    <w:rPr>
      <w:rFonts w:ascii="Arial" w:hAnsi="Arial"/>
      <w:vanish/>
      <w:sz w:val="16"/>
    </w:rPr>
  </w:style>
  <w:style w:type="character" w:customStyle="1" w:styleId="z-Char20">
    <w:name w:val="z-窗体顶端 Char2"/>
    <w:locked/>
    <w:rPr>
      <w:rFonts w:ascii="Arial" w:hAnsi="Arial"/>
      <w:vanish/>
      <w:sz w:val="16"/>
    </w:rPr>
  </w:style>
  <w:style w:type="paragraph" w:customStyle="1" w:styleId="CharCharCharCharCharCharCharCharCharCharCharCharCharCharCharChar3">
    <w:name w:val="Char Char Char Char Char Char Char Char Char Char Char Char Char Char Char Char3"/>
    <w:basedOn w:val="a"/>
    <w:rPr>
      <w:rFonts w:ascii="Calibri" w:hAnsi="Calibri"/>
      <w:sz w:val="24"/>
      <w:szCs w:val="24"/>
    </w:rPr>
  </w:style>
  <w:style w:type="paragraph" w:customStyle="1" w:styleId="Char140">
    <w:name w:val="Char14"/>
    <w:basedOn w:val="a"/>
    <w:rPr>
      <w:rFonts w:ascii="Calibri" w:hAnsi="Calibri"/>
      <w:sz w:val="24"/>
      <w:szCs w:val="24"/>
    </w:rPr>
  </w:style>
  <w:style w:type="paragraph" w:customStyle="1" w:styleId="CharChar51">
    <w:name w:val="Char Char51"/>
    <w:basedOn w:val="a"/>
    <w:pPr>
      <w:widowControl/>
      <w:spacing w:after="8pt" w:line="12pt" w:lineRule="exact"/>
    </w:pPr>
    <w:rPr>
      <w:rFonts w:ascii="Arial" w:hAnsi="Arial" w:cs="Verdana"/>
      <w:b/>
      <w:kern w:val="0"/>
      <w:sz w:val="24"/>
      <w:szCs w:val="24"/>
      <w:lang w:eastAsia="en-US"/>
    </w:rPr>
  </w:style>
  <w:style w:type="paragraph" w:customStyle="1" w:styleId="CharCharCharChar3">
    <w:name w:val="Char Char Char Char3"/>
    <w:basedOn w:val="a"/>
    <w:rPr>
      <w:rFonts w:ascii="仿宋_GB2312" w:eastAsia="仿宋_GB2312" w:hAnsi="Calibri"/>
      <w:b/>
      <w:sz w:val="32"/>
      <w:szCs w:val="32"/>
    </w:rPr>
  </w:style>
  <w:style w:type="paragraph" w:customStyle="1" w:styleId="Char220">
    <w:name w:val="Char22"/>
    <w:basedOn w:val="a"/>
    <w:pPr>
      <w:widowControl/>
      <w:spacing w:after="8pt" w:line="12pt" w:lineRule="exact"/>
    </w:pPr>
    <w:rPr>
      <w:rFonts w:ascii="Arial" w:hAnsi="Arial" w:cs="Verdana"/>
      <w:b/>
      <w:kern w:val="0"/>
      <w:sz w:val="24"/>
      <w:szCs w:val="24"/>
      <w:lang w:eastAsia="en-US"/>
    </w:rPr>
  </w:style>
  <w:style w:type="paragraph" w:customStyle="1" w:styleId="CharCharCharCharCharChar2">
    <w:name w:val="Char Char Char Char Char Char2"/>
    <w:basedOn w:val="4"/>
    <w:pPr>
      <w:keepNext/>
      <w:keepLines/>
      <w:widowControl/>
      <w:spacing w:before="7pt" w:line="11pt" w:lineRule="atLeast"/>
      <w:ind w:start="36pt"/>
    </w:pPr>
    <w:rPr>
      <w:rFonts w:ascii="Futura Bk BT" w:hAnsi="Futura Bk BT"/>
      <w:spacing w:val="-4"/>
      <w:kern w:val="28"/>
      <w:sz w:val="21"/>
      <w:lang w:val="en-AU" w:eastAsia="en-US"/>
    </w:rPr>
  </w:style>
  <w:style w:type="paragraph" w:customStyle="1" w:styleId="CharChar1CharChar1">
    <w:name w:val="Char Char1 Char Char1"/>
    <w:basedOn w:val="a"/>
    <w:pPr>
      <w:widowControl/>
      <w:spacing w:after="8pt" w:line="12pt" w:lineRule="exact"/>
    </w:pPr>
    <w:rPr>
      <w:rFonts w:ascii="Arial" w:hAnsi="Arial" w:cs="Verdana"/>
      <w:b/>
      <w:kern w:val="0"/>
      <w:sz w:val="24"/>
      <w:szCs w:val="24"/>
      <w:lang w:eastAsia="en-US"/>
    </w:rPr>
  </w:style>
  <w:style w:type="character" w:customStyle="1" w:styleId="z-Char1">
    <w:name w:val="z-窗体顶端 Char1"/>
    <w:rPr>
      <w:rFonts w:ascii="Arial" w:hAnsi="Arial"/>
      <w:vanish/>
      <w:sz w:val="16"/>
    </w:rPr>
  </w:style>
  <w:style w:type="character" w:customStyle="1" w:styleId="z-Char10">
    <w:name w:val="z-窗体底端 Char1"/>
    <w:rPr>
      <w:rFonts w:ascii="Arial" w:hAnsi="Arial"/>
      <w:vanish/>
      <w:sz w:val="16"/>
    </w:rPr>
  </w:style>
  <w:style w:type="character" w:customStyle="1" w:styleId="Char32">
    <w:name w:val="明显引用 Char3"/>
    <w:locked/>
    <w:rPr>
      <w:b/>
      <w:i/>
      <w:sz w:val="24"/>
      <w:lang w:eastAsia="en-US"/>
    </w:rPr>
  </w:style>
  <w:style w:type="character" w:customStyle="1" w:styleId="Char33">
    <w:name w:val="引用 Char3"/>
    <w:locked/>
    <w:rPr>
      <w:i/>
      <w:sz w:val="24"/>
      <w:lang w:eastAsia="en-US"/>
    </w:rPr>
  </w:style>
  <w:style w:type="table" w:customStyle="1" w:styleId="123">
    <w:name w:val="古典型 12"/>
    <w:basedOn w:val="a2"/>
    <w:pPr>
      <w:widowControl w:val="0"/>
      <w:jc w:val="both"/>
    </w:pPr>
    <w:tblPr>
      <w:tblBorders>
        <w:top w:val="single" w:sz="12" w:space="0" w:color="000000"/>
        <w:bottom w:val="single" w:sz="12" w:space="0" w:color="000000"/>
      </w:tblBorders>
    </w:tblPr>
    <w:tblStylePr w:type="firstRow">
      <w:rPr>
        <w:rFonts w:cs="Shruti"/>
        <w:i/>
        <w:iCs/>
      </w:rPr>
      <w:tblPr/>
      <w:tcPr>
        <w:tcBorders>
          <w:top w:val="nil"/>
          <w:start w:val="nil"/>
          <w:bottom w:val="single" w:sz="6" w:space="0" w:color="000000"/>
          <w:end w:val="nil"/>
          <w:insideH w:val="nil"/>
          <w:insideV w:val="nil"/>
          <w:tl2br w:val="nil"/>
          <w:tr2bl w:val="nil"/>
        </w:tcBorders>
      </w:tcPr>
    </w:tblStylePr>
    <w:tblStylePr w:type="lastRow">
      <w:rPr>
        <w:rFonts w:cs="Shruti"/>
        <w:color w:val="auto"/>
      </w:rPr>
      <w:tblPr/>
      <w:tcPr>
        <w:tcBorders>
          <w:top w:val="single" w:sz="6" w:space="0" w:color="000000"/>
          <w:start w:val="nil"/>
          <w:bottom w:val="nil"/>
          <w:end w:val="nil"/>
          <w:insideH w:val="nil"/>
          <w:insideV w:val="nil"/>
          <w:tl2br w:val="nil"/>
          <w:tr2bl w:val="nil"/>
        </w:tcBorders>
      </w:tcPr>
    </w:tblStylePr>
    <w:tblStylePr w:type="firstCol">
      <w:rPr>
        <w:rFonts w:cs="Shruti"/>
      </w:rPr>
      <w:tblPr/>
      <w:tcPr>
        <w:tcBorders>
          <w:top w:val="nil"/>
          <w:start w:val="nil"/>
          <w:bottom w:val="nil"/>
          <w:end w:val="single" w:sz="6" w:space="0" w:color="000000"/>
          <w:insideH w:val="nil"/>
          <w:insideV w:val="nil"/>
          <w:tl2br w:val="nil"/>
          <w:tr2bl w:val="nil"/>
        </w:tcBorders>
      </w:tcPr>
    </w:tblStylePr>
    <w:tblStylePr w:type="neCell">
      <w:rPr>
        <w:rFonts w:cs="Shruti"/>
        <w:b/>
        <w:bCs/>
        <w:i w:val="0"/>
        <w:iCs w:val="0"/>
      </w:rPr>
      <w:tblPr/>
      <w:tcPr>
        <w:tcBorders>
          <w:top w:val="nil"/>
          <w:start w:val="nil"/>
          <w:bottom w:val="nil"/>
          <w:end w:val="nil"/>
          <w:insideH w:val="nil"/>
          <w:insideV w:val="nil"/>
          <w:tl2br w:val="nil"/>
          <w:tr2bl w:val="nil"/>
        </w:tcBorders>
      </w:tcPr>
    </w:tblStylePr>
    <w:tblStylePr w:type="swCell">
      <w:rPr>
        <w:rFonts w:cs="Shruti"/>
        <w:b/>
        <w:bCs/>
      </w:rPr>
      <w:tblPr/>
      <w:tcPr>
        <w:tcBorders>
          <w:top w:val="nil"/>
          <w:start w:val="nil"/>
          <w:bottom w:val="nil"/>
          <w:end w:val="nil"/>
          <w:insideH w:val="nil"/>
          <w:insideV w:val="nil"/>
          <w:tl2br w:val="nil"/>
          <w:tr2bl w:val="nil"/>
        </w:tcBorders>
      </w:tcPr>
    </w:tblStylePr>
  </w:style>
  <w:style w:type="table" w:customStyle="1" w:styleId="124">
    <w:name w:val="简明型 12"/>
    <w:basedOn w:val="a2"/>
    <w:pPr>
      <w:widowControl w:val="0"/>
      <w:jc w:val="both"/>
    </w:pPr>
    <w:tblPr>
      <w:tblBorders>
        <w:top w:val="single" w:sz="12" w:space="0" w:color="008000"/>
        <w:bottom w:val="single" w:sz="12" w:space="0" w:color="008000"/>
      </w:tblBorders>
    </w:tblPr>
    <w:tblStylePr w:type="firstRow">
      <w:rPr>
        <w:rFonts w:cs="Shruti"/>
      </w:rPr>
      <w:tblPr/>
      <w:tcPr>
        <w:tcBorders>
          <w:top w:val="nil"/>
          <w:start w:val="nil"/>
          <w:bottom w:val="single" w:sz="6" w:space="0" w:color="008000"/>
          <w:end w:val="nil"/>
          <w:insideH w:val="nil"/>
          <w:insideV w:val="nil"/>
          <w:tl2br w:val="nil"/>
          <w:tr2bl w:val="nil"/>
        </w:tcBorders>
      </w:tcPr>
    </w:tblStylePr>
    <w:tblStylePr w:type="lastRow">
      <w:rPr>
        <w:rFonts w:cs="Shruti"/>
      </w:rPr>
      <w:tblPr/>
      <w:tcPr>
        <w:tcBorders>
          <w:top w:val="single" w:sz="6" w:space="0" w:color="008000"/>
          <w:start w:val="nil"/>
          <w:bottom w:val="nil"/>
          <w:end w:val="nil"/>
          <w:insideH w:val="nil"/>
          <w:insideV w:val="nil"/>
          <w:tl2br w:val="nil"/>
          <w:tr2bl w:val="nil"/>
        </w:tcBorders>
      </w:tcPr>
    </w:tblStylePr>
  </w:style>
  <w:style w:type="table" w:customStyle="1" w:styleId="125">
    <w:name w:val="网格型 12"/>
    <w:basedOn w:val="a2"/>
    <w:pPr>
      <w:widowControl w:val="0"/>
      <w:jc w:val="both"/>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blStylePr w:type="lastRow">
      <w:rPr>
        <w:rFonts w:cs="Shruti"/>
        <w:i/>
        <w:iCs/>
      </w:rPr>
      <w:tblPr/>
      <w:tcPr>
        <w:tcBorders>
          <w:top w:val="nil"/>
          <w:start w:val="nil"/>
          <w:bottom w:val="nil"/>
          <w:end w:val="nil"/>
          <w:insideH w:val="nil"/>
          <w:insideV w:val="nil"/>
          <w:tl2br w:val="nil"/>
          <w:tr2bl w:val="nil"/>
        </w:tcBorders>
      </w:tcPr>
    </w:tblStylePr>
    <w:tblStylePr w:type="lastCol">
      <w:rPr>
        <w:rFonts w:cs="Shruti"/>
        <w:i/>
        <w:iCs/>
      </w:rPr>
      <w:tblPr/>
      <w:tcPr>
        <w:tcBorders>
          <w:top w:val="nil"/>
          <w:start w:val="nil"/>
          <w:bottom w:val="nil"/>
          <w:end w:val="nil"/>
          <w:insideH w:val="nil"/>
          <w:insideV w:val="nil"/>
          <w:tl2br w:val="nil"/>
          <w:tr2bl w:val="nil"/>
        </w:tcBorders>
      </w:tcPr>
    </w:tblStylePr>
    <w:tblStylePr w:type="nwCell">
      <w:rPr>
        <w:rFonts w:cs="Shruti"/>
      </w:rPr>
      <w:tblPr/>
      <w:tcPr>
        <w:tcBorders>
          <w:top w:val="nil"/>
          <w:start w:val="nil"/>
          <w:bottom w:val="nil"/>
          <w:end w:val="nil"/>
          <w:insideH w:val="nil"/>
          <w:insideV w:val="nil"/>
          <w:tl2br w:val="single" w:sz="6" w:space="0" w:color="000000"/>
          <w:tr2bl w:val="nil"/>
        </w:tcBorders>
      </w:tcPr>
    </w:tblStylePr>
  </w:style>
  <w:style w:type="table" w:customStyle="1" w:styleId="520">
    <w:name w:val="网格型 52"/>
    <w:basedOn w:val="a2"/>
    <w:pPr>
      <w:widowControl w:val="0"/>
      <w:jc w:val="both"/>
    </w:p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blStylePr w:type="firstRow">
      <w:rPr>
        <w:rFonts w:cs="Shruti"/>
      </w:rPr>
      <w:tblPr/>
      <w:tcPr>
        <w:tcBorders>
          <w:top w:val="nil"/>
          <w:start w:val="nil"/>
          <w:bottom w:val="single" w:sz="12" w:space="0" w:color="000000"/>
          <w:end w:val="nil"/>
          <w:insideH w:val="nil"/>
          <w:insideV w:val="nil"/>
          <w:tl2br w:val="nil"/>
          <w:tr2bl w:val="nil"/>
        </w:tcBorders>
      </w:tcPr>
    </w:tblStylePr>
    <w:tblStylePr w:type="lastRow">
      <w:rPr>
        <w:rFonts w:cs="Shruti"/>
        <w:b/>
        <w:bCs/>
      </w:rPr>
      <w:tblPr/>
      <w:tcPr>
        <w:tcBorders>
          <w:top w:val="nil"/>
          <w:start w:val="nil"/>
          <w:bottom w:val="nil"/>
          <w:end w:val="nil"/>
          <w:insideH w:val="nil"/>
          <w:insideV w:val="nil"/>
          <w:tl2br w:val="nil"/>
          <w:tr2bl w:val="nil"/>
        </w:tcBorders>
      </w:tcPr>
    </w:tblStylePr>
    <w:tblStylePr w:type="lastCol">
      <w:rPr>
        <w:rFonts w:cs="Shruti"/>
        <w:b/>
        <w:bCs/>
      </w:rPr>
      <w:tblPr/>
      <w:tcPr>
        <w:tcBorders>
          <w:top w:val="nil"/>
          <w:start w:val="nil"/>
          <w:bottom w:val="nil"/>
          <w:end w:val="nil"/>
          <w:insideH w:val="nil"/>
          <w:insideV w:val="nil"/>
          <w:tl2br w:val="nil"/>
          <w:tr2bl w:val="nil"/>
        </w:tcBorders>
      </w:tcPr>
    </w:tblStylePr>
    <w:tblStylePr w:type="nwCell">
      <w:rPr>
        <w:rFonts w:cs="Shruti"/>
      </w:rPr>
      <w:tblPr/>
      <w:tcPr>
        <w:tcBorders>
          <w:top w:val="nil"/>
          <w:start w:val="nil"/>
          <w:bottom w:val="nil"/>
          <w:end w:val="nil"/>
          <w:insideH w:val="nil"/>
          <w:insideV w:val="nil"/>
          <w:tl2br w:val="single" w:sz="6" w:space="0" w:color="000000"/>
          <w:tr2bl w:val="nil"/>
        </w:tcBorders>
      </w:tcPr>
    </w:tblStylePr>
  </w:style>
  <w:style w:type="paragraph" w:customStyle="1" w:styleId="Style1080">
    <w:name w:val="_Style 1080"/>
    <w:pPr>
      <w:widowControl w:val="0"/>
      <w:spacing w:line="18pt" w:lineRule="auto"/>
      <w:jc w:val="both"/>
    </w:pPr>
    <w:rPr>
      <w:rFonts w:ascii="Calibri" w:hAnsi="Calibri"/>
      <w:kern w:val="2"/>
      <w:sz w:val="24"/>
    </w:rPr>
  </w:style>
  <w:style w:type="table" w:customStyle="1" w:styleId="2ffb">
    <w:name w:val="网格型2"/>
    <w:basedOn w:val="a2"/>
    <w:pPr>
      <w:widowControl w:val="0"/>
      <w:spacing w:line="18pt" w:lineRule="auto"/>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customStyle="1" w:styleId="CharChar72">
    <w:name w:val=" Char Char7"/>
    <w:rPr>
      <w:rFonts w:eastAsia="宋体"/>
      <w:kern w:val="2"/>
      <w:sz w:val="18"/>
      <w:szCs w:val="18"/>
      <w:lang w:val="en-US" w:eastAsia="zh-CN" w:bidi="ar-SA"/>
    </w:rPr>
  </w:style>
  <w:style w:type="paragraph" w:customStyle="1" w:styleId="heading3">
    <w:name w:val="heading 3"/>
    <w:next w:val="62"/>
    <w:pPr>
      <w:widowControl w:val="0"/>
      <w:tabs>
        <w:tab w:val="start" w:pos="36pt"/>
      </w:tabs>
      <w:spacing w:before="3pt" w:line="18pt" w:lineRule="auto"/>
      <w:jc w:val="both"/>
      <w:outlineLvl w:val="2"/>
    </w:pPr>
    <w:rPr>
      <w:rFonts w:ascii="黑体" w:eastAsia="黑体" w:hint="eastAsia"/>
      <w:sz w:val="24"/>
    </w:rPr>
  </w:style>
  <w:style w:type="paragraph" w:customStyle="1" w:styleId="99-">
    <w:name w:val="99-正文"/>
    <w:basedOn w:val="afffff6"/>
    <w:link w:val="99-0"/>
    <w:qFormat/>
  </w:style>
  <w:style w:type="character" w:customStyle="1" w:styleId="99-0">
    <w:name w:val="99-正文 字符"/>
    <w:link w:val="99-"/>
    <w:rPr>
      <w:rFonts w:eastAsia="宋体"/>
      <w:lang w:val="en-US" w:eastAsia="zh-CN"/>
    </w:rPr>
  </w:style>
  <w:style w:type="paragraph" w:customStyle="1" w:styleId="085">
    <w:name w:val="样式 首行缩进:  0.85 厘米"/>
    <w:basedOn w:val="a"/>
    <w:semiHidden/>
    <w:qFormat/>
    <w:pPr>
      <w:tabs>
        <w:tab w:val="start" w:pos="31.05pt"/>
        <w:tab w:val="start" w:pos="201.20pt"/>
        <w:tab w:val="start" w:pos="273.20pt"/>
        <w:tab w:val="start" w:pos="339.20pt"/>
        <w:tab w:val="start" w:pos="381.20pt"/>
      </w:tabs>
      <w:spacing w:line="16pt" w:lineRule="exact"/>
    </w:pPr>
    <w:rPr>
      <w:rFonts w:ascii="宋体"/>
      <w:color w:val="000000"/>
      <w:szCs w:val="21"/>
    </w:rPr>
  </w:style>
  <w:style w:type="paragraph" w:customStyle="1" w:styleId="CharCharChar0">
    <w:name w:val="Char Char Char"/>
    <w:basedOn w:val="a"/>
    <w:rPr>
      <w:szCs w:val="24"/>
    </w:rPr>
  </w:style>
  <w:style w:type="paragraph" w:customStyle="1" w:styleId="CM8">
    <w:name w:val="CM8"/>
    <w:basedOn w:val="a"/>
    <w:next w:val="a"/>
    <w:pPr>
      <w:autoSpaceDE w:val="0"/>
      <w:autoSpaceDN w:val="0"/>
      <w:adjustRightInd w:val="0"/>
      <w:spacing w:line="23.40pt" w:lineRule="atLeast"/>
    </w:pPr>
    <w:rPr>
      <w:rFonts w:ascii="Sim Sun+ 2" w:eastAsia="Sim Sun+ 2"/>
      <w:kern w:val="0"/>
      <w:sz w:val="24"/>
      <w:szCs w:val="24"/>
    </w:rPr>
  </w:style>
  <w:style w:type="paragraph" w:customStyle="1" w:styleId="Charff3">
    <w:name w:val="Char"/>
    <w:basedOn w:val="a"/>
    <w:pPr>
      <w:widowControl/>
      <w:spacing w:after="8pt" w:line="12pt" w:lineRule="exact"/>
    </w:pPr>
    <w:rPr>
      <w:rFonts w:ascii="Verdana" w:eastAsia="仿宋_GB2312" w:hAnsi="Verdana"/>
      <w:kern w:val="0"/>
      <w:sz w:val="24"/>
      <w:lang w:eastAsia="en-US"/>
    </w:rPr>
  </w:style>
  <w:style w:type="character" w:customStyle="1" w:styleId="SottoparagrafoChar">
    <w:name w:val="Sottoparagrafo Char"/>
    <w:rPr>
      <w:rFonts w:ascii="黑体" w:eastAsia="黑体"/>
      <w:sz w:val="24"/>
      <w:lang w:val="en-US" w:eastAsia="zh-CN" w:bidi="ar-SA"/>
    </w:rPr>
  </w:style>
  <w:style w:type="character" w:customStyle="1" w:styleId="fontstyle01">
    <w:name w:val="fontstyle01"/>
    <w:rPr>
      <w:rFonts w:ascii="宋体" w:eastAsia="宋体" w:hAnsi="宋体" w:hint="eastAsia"/>
      <w:color w:val="000000"/>
      <w:sz w:val="24"/>
      <w:szCs w:val="24"/>
    </w:rPr>
  </w:style>
  <w:style w:type="paragraph" w:customStyle="1" w:styleId="2ffc">
    <w:name w:val="字元 字元2"/>
    <w:basedOn w:val="a"/>
    <w:pPr>
      <w:spacing w:line="18pt" w:lineRule="auto"/>
      <w:ind w:firstLineChars="200" w:firstLine="10pt"/>
    </w:pPr>
    <w:rPr>
      <w:rFonts w:ascii="Calibri" w:hAnsi="Calibri"/>
      <w:szCs w:val="24"/>
    </w:rPr>
  </w:style>
  <w:style w:type="paragraph" w:customStyle="1" w:styleId="1ffa">
    <w:name w:val="正文样式1"/>
    <w:basedOn w:val="a"/>
    <w:pPr>
      <w:spacing w:line="18pt" w:lineRule="auto"/>
      <w:ind w:firstLine="25.50pt"/>
    </w:pPr>
    <w:rPr>
      <w:szCs w:val="24"/>
    </w:rPr>
  </w:style>
  <w:style w:type="paragraph" w:customStyle="1" w:styleId="afffffffffffffe">
    <w:name w:val="图片格式"/>
    <w:basedOn w:val="a"/>
    <w:next w:val="affffffffffffff"/>
    <w:pPr>
      <w:widowControl/>
      <w:spacing w:line="18pt" w:lineRule="auto"/>
      <w:jc w:val="center"/>
    </w:pPr>
    <w:rPr>
      <w:sz w:val="24"/>
      <w:szCs w:val="24"/>
    </w:rPr>
  </w:style>
  <w:style w:type="paragraph" w:customStyle="1" w:styleId="affffffffffffff">
    <w:name w:val="图名&amp;表名"/>
    <w:basedOn w:val="a"/>
    <w:next w:val="a"/>
    <w:pPr>
      <w:widowControl/>
      <w:spacing w:line="18pt" w:lineRule="auto"/>
      <w:jc w:val="center"/>
    </w:pPr>
    <w:rPr>
      <w:rFonts w:eastAsia="黑体"/>
      <w:sz w:val="24"/>
      <w:szCs w:val="24"/>
    </w:rPr>
  </w:style>
  <w:style w:type="character" w:customStyle="1" w:styleId="512">
    <w:name w:val="标题 5 字符1"/>
    <w:rPr>
      <w:b/>
      <w:bCs/>
      <w:kern w:val="2"/>
      <w:sz w:val="28"/>
      <w:szCs w:val="28"/>
    </w:rPr>
  </w:style>
  <w:style w:type="character" w:customStyle="1" w:styleId="611">
    <w:name w:val="标题 6 字符1"/>
    <w:uiPriority w:val="9"/>
    <w:rPr>
      <w:rFonts w:ascii="Arial" w:eastAsia="黑体" w:hAnsi="Arial"/>
      <w:b/>
      <w:bCs/>
      <w:kern w:val="2"/>
      <w:sz w:val="24"/>
      <w:szCs w:val="24"/>
    </w:rPr>
  </w:style>
  <w:style w:type="character" w:customStyle="1" w:styleId="711">
    <w:name w:val="标题 7 字符1"/>
    <w:rPr>
      <w:rFonts w:ascii="Times New Roman" w:hAnsi="Times New Roman"/>
      <w:b/>
      <w:bCs/>
      <w:kern w:val="2"/>
      <w:sz w:val="24"/>
      <w:szCs w:val="24"/>
    </w:rPr>
  </w:style>
  <w:style w:type="character" w:customStyle="1" w:styleId="811">
    <w:name w:val="标题 8 字符1"/>
    <w:rPr>
      <w:rFonts w:ascii="Calibri Light" w:hAnsi="Calibri Light"/>
      <w:kern w:val="2"/>
      <w:sz w:val="24"/>
      <w:szCs w:val="24"/>
    </w:rPr>
  </w:style>
  <w:style w:type="character" w:customStyle="1" w:styleId="911">
    <w:name w:val="标题 9 字符1"/>
    <w:rPr>
      <w:rFonts w:ascii="Arial" w:eastAsia="黑体" w:hAnsi="Arial"/>
      <w:kern w:val="2"/>
      <w:sz w:val="24"/>
      <w:szCs w:val="21"/>
    </w:rPr>
  </w:style>
  <w:style w:type="paragraph" w:customStyle="1" w:styleId="Style1154">
    <w:name w:val="_Style 1154"/>
    <w:basedOn w:val="a"/>
    <w:next w:val="afffff2"/>
    <w:uiPriority w:val="34"/>
    <w:pPr>
      <w:spacing w:line="18pt" w:lineRule="auto"/>
      <w:ind w:firstLineChars="200" w:firstLine="21pt"/>
    </w:pPr>
    <w:rPr>
      <w:rFonts w:cs="Calibri"/>
      <w:sz w:val="24"/>
      <w:szCs w:val="22"/>
    </w:rPr>
  </w:style>
  <w:style w:type="character" w:customStyle="1" w:styleId="1ffb">
    <w:name w:val="正文文本 字符1"/>
    <w:uiPriority w:val="99"/>
    <w:rPr>
      <w:kern w:val="2"/>
      <w:sz w:val="21"/>
      <w:szCs w:val="22"/>
    </w:rPr>
  </w:style>
  <w:style w:type="character" w:customStyle="1" w:styleId="1ffc">
    <w:name w:val="正文文本缩进 字符1"/>
    <w:rPr>
      <w:rFonts w:ascii="Times New Roman" w:hAnsi="Times New Roman"/>
      <w:kern w:val="2"/>
      <w:sz w:val="21"/>
      <w:szCs w:val="24"/>
    </w:rPr>
  </w:style>
  <w:style w:type="character" w:customStyle="1" w:styleId="1ffd">
    <w:name w:val="日期 字符1"/>
    <w:rPr>
      <w:rFonts w:ascii="仿宋_GB2312" w:eastAsia="仿宋_GB2312" w:hAnsi="Times New Roman"/>
      <w:sz w:val="28"/>
    </w:rPr>
  </w:style>
  <w:style w:type="paragraph" w:customStyle="1" w:styleId="9-">
    <w:name w:val="标书9-表格文字"/>
    <w:next w:val="a"/>
    <w:pPr>
      <w:widowControl w:val="0"/>
      <w:spacing w:before="5pt" w:afterLines="40"/>
      <w:jc w:val="center"/>
    </w:pPr>
    <w:rPr>
      <w:rFonts w:cs="Calibri"/>
    </w:rPr>
  </w:style>
  <w:style w:type="paragraph" w:customStyle="1" w:styleId="5a">
    <w:name w:val="表格字（5#）"/>
    <w:basedOn w:val="a"/>
    <w:pPr>
      <w:jc w:val="center"/>
    </w:pPr>
    <w:rPr>
      <w:rFonts w:cs="Calibri"/>
      <w:szCs w:val="24"/>
    </w:rPr>
  </w:style>
  <w:style w:type="paragraph" w:customStyle="1" w:styleId="0KY-">
    <w:name w:val="0KY-表内"/>
    <w:next w:val="a"/>
    <w:link w:val="0KY-0"/>
    <w:pPr>
      <w:adjustRightInd w:val="0"/>
      <w:snapToGrid w:val="0"/>
      <w:jc w:val="center"/>
    </w:pPr>
    <w:rPr>
      <w:rFonts w:cs="Calibri"/>
      <w:color w:val="000000"/>
      <w:sz w:val="21"/>
      <w:szCs w:val="21"/>
    </w:rPr>
  </w:style>
  <w:style w:type="character" w:customStyle="1" w:styleId="0KY-0">
    <w:name w:val="0KY-表内 字符"/>
    <w:link w:val="0KY-"/>
    <w:qFormat/>
    <w:rPr>
      <w:rFonts w:cs="Calibri"/>
      <w:color w:val="000000"/>
      <w:sz w:val="21"/>
      <w:szCs w:val="21"/>
    </w:rPr>
  </w:style>
  <w:style w:type="paragraph" w:customStyle="1" w:styleId="0KY-1">
    <w:name w:val="0KY-图题"/>
    <w:next w:val="a"/>
    <w:link w:val="0KY-2"/>
    <w:pPr>
      <w:adjustRightInd w:val="0"/>
      <w:snapToGrid w:val="0"/>
      <w:spacing w:line="18pt" w:lineRule="auto"/>
      <w:jc w:val="center"/>
    </w:pPr>
    <w:rPr>
      <w:rFonts w:eastAsia="黑体" w:cs="Calibri"/>
      <w:sz w:val="24"/>
      <w:szCs w:val="24"/>
    </w:rPr>
  </w:style>
  <w:style w:type="character" w:customStyle="1" w:styleId="0KY-2">
    <w:name w:val="0KY-图题 字符"/>
    <w:link w:val="0KY-1"/>
    <w:rPr>
      <w:rFonts w:eastAsia="黑体" w:cs="Calibri"/>
      <w:sz w:val="24"/>
      <w:szCs w:val="24"/>
    </w:rPr>
  </w:style>
  <w:style w:type="paragraph" w:customStyle="1" w:styleId="0KY-3">
    <w:name w:val="0KY-正文"/>
    <w:basedOn w:val="a"/>
    <w:link w:val="0KY-4"/>
    <w:pPr>
      <w:widowControl/>
      <w:adjustRightInd w:val="0"/>
      <w:snapToGrid w:val="0"/>
      <w:spacing w:line="18pt" w:lineRule="auto"/>
      <w:ind w:firstLineChars="200" w:firstLine="10pt"/>
    </w:pPr>
    <w:rPr>
      <w:rFonts w:cs="Calibri"/>
      <w:bCs/>
      <w:kern w:val="0"/>
      <w:sz w:val="24"/>
      <w:szCs w:val="24"/>
    </w:rPr>
  </w:style>
  <w:style w:type="character" w:customStyle="1" w:styleId="0KY-4">
    <w:name w:val="0KY-正文 字符"/>
    <w:link w:val="0KY-3"/>
    <w:rPr>
      <w:rFonts w:cs="Calibri"/>
      <w:bCs/>
      <w:sz w:val="24"/>
      <w:szCs w:val="24"/>
    </w:rPr>
  </w:style>
  <w:style w:type="paragraph" w:customStyle="1" w:styleId="Style89">
    <w:name w:val="_Style 89"/>
    <w:basedOn w:val="a"/>
    <w:next w:val="a"/>
    <w:uiPriority w:val="39"/>
    <w:unhideWhenUsed/>
    <w:pPr>
      <w:ind w:start="168pt"/>
    </w:pPr>
    <w:rPr>
      <w:rFonts w:ascii="Calibri" w:hAnsi="Calibri" w:cs="Calibri"/>
      <w:szCs w:val="22"/>
    </w:rPr>
  </w:style>
  <w:style w:type="paragraph" w:customStyle="1" w:styleId="0KY-5">
    <w:name w:val="0KY-表号"/>
    <w:next w:val="a"/>
    <w:link w:val="0KY-6"/>
    <w:pPr>
      <w:adjustRightInd w:val="0"/>
      <w:snapToGrid w:val="0"/>
      <w:spacing w:line="18pt" w:lineRule="auto"/>
      <w:ind w:firstLineChars="200" w:firstLine="10pt"/>
    </w:pPr>
    <w:rPr>
      <w:rFonts w:cs="Calibri"/>
      <w:sz w:val="21"/>
      <w:szCs w:val="24"/>
    </w:rPr>
  </w:style>
  <w:style w:type="character" w:customStyle="1" w:styleId="0KY-6">
    <w:name w:val="0KY-表号 字符"/>
    <w:link w:val="0KY-5"/>
    <w:rPr>
      <w:rFonts w:cs="Calibri"/>
      <w:sz w:val="21"/>
      <w:szCs w:val="24"/>
    </w:rPr>
  </w:style>
  <w:style w:type="paragraph" w:customStyle="1" w:styleId="affffffffffffff0">
    <w:name w:val="图中文字"/>
    <w:link w:val="affffffffffffff1"/>
    <w:pPr>
      <w:adjustRightInd w:val="0"/>
      <w:snapToGrid w:val="0"/>
      <w:jc w:val="center"/>
    </w:pPr>
    <w:rPr>
      <w:rFonts w:cs="Calibri"/>
      <w:sz w:val="21"/>
      <w:szCs w:val="24"/>
    </w:rPr>
  </w:style>
  <w:style w:type="character" w:customStyle="1" w:styleId="affffffffffffff1">
    <w:name w:val="图中文字 字符"/>
    <w:link w:val="affffffffffffff0"/>
    <w:rPr>
      <w:rFonts w:cs="Calibri"/>
      <w:sz w:val="21"/>
      <w:szCs w:val="24"/>
    </w:rPr>
  </w:style>
  <w:style w:type="paragraph" w:customStyle="1" w:styleId="Style119">
    <w:name w:val="_Style 119"/>
    <w:basedOn w:val="a"/>
    <w:next w:val="a"/>
    <w:uiPriority w:val="39"/>
    <w:unhideWhenUsed/>
    <w:pPr>
      <w:widowControl/>
      <w:spacing w:line="18pt" w:lineRule="auto"/>
      <w:ind w:start="96pt" w:firstLine="24.10pt"/>
    </w:pPr>
    <w:rPr>
      <w:rFonts w:ascii="Calibri" w:hAnsi="Calibri" w:cs="Calibri"/>
      <w:szCs w:val="18"/>
    </w:rPr>
  </w:style>
  <w:style w:type="character" w:customStyle="1" w:styleId="Char1f3">
    <w:name w:val="页眉  Char1"/>
    <w:aliases w:val="页眉2 Char1,页眉 Char Char Char2,页眉 Char Char Char Char Char"/>
    <w:rPr>
      <w:kern w:val="2"/>
      <w:sz w:val="18"/>
      <w:szCs w:val="18"/>
    </w:rPr>
  </w:style>
  <w:style w:type="paragraph" w:customStyle="1" w:styleId="0KY-7">
    <w:name w:val="0KY-表题"/>
    <w:basedOn w:val="62"/>
    <w:next w:val="a"/>
    <w:link w:val="0KY-8"/>
    <w:pPr>
      <w:adjustRightInd w:val="0"/>
      <w:snapToGrid w:val="0"/>
      <w:ind w:firstLine="0pt"/>
      <w:jc w:val="center"/>
    </w:pPr>
    <w:rPr>
      <w:rFonts w:eastAsia="黑体" w:cs="Calibri"/>
      <w:szCs w:val="24"/>
    </w:rPr>
  </w:style>
  <w:style w:type="character" w:customStyle="1" w:styleId="0KY-8">
    <w:name w:val="0KY-表题 字符"/>
    <w:link w:val="0KY-7"/>
    <w:rPr>
      <w:rFonts w:eastAsia="黑体" w:cs="Calibri"/>
      <w:sz w:val="24"/>
      <w:szCs w:val="24"/>
    </w:rPr>
  </w:style>
  <w:style w:type="character" w:customStyle="1" w:styleId="Charff4">
    <w:name w:val="报告图片 Char"/>
    <w:link w:val="affffffffffffff2"/>
    <w:rPr>
      <w:rFonts w:ascii="宋体" w:hAnsi="宋体" w:cs="Arial"/>
      <w:color w:val="000000"/>
      <w:kern w:val="2"/>
      <w:sz w:val="24"/>
      <w:szCs w:val="24"/>
      <w:shd w:val="clear" w:color="auto" w:fill="FFFFFF"/>
    </w:rPr>
  </w:style>
  <w:style w:type="paragraph" w:customStyle="1" w:styleId="affffffffffffff2">
    <w:name w:val="报告图片"/>
    <w:basedOn w:val="a"/>
    <w:link w:val="Charff4"/>
    <w:pPr>
      <w:widowControl/>
      <w:shd w:val="clear" w:color="auto" w:fill="FFFFFF"/>
      <w:spacing w:line="18pt" w:lineRule="auto"/>
      <w:jc w:val="center"/>
    </w:pPr>
    <w:rPr>
      <w:rFonts w:ascii="宋体" w:hAnsi="宋体" w:cs="Arial"/>
      <w:color w:val="000000"/>
      <w:sz w:val="24"/>
      <w:szCs w:val="24"/>
      <w:shd w:val="clear" w:color="auto" w:fill="FFFFFF"/>
    </w:rPr>
  </w:style>
  <w:style w:type="character" w:customStyle="1" w:styleId="Charff5">
    <w:name w:val="报告表格 Char"/>
    <w:link w:val="affffffffffffff3"/>
    <w:rPr>
      <w:color w:val="000000"/>
      <w:sz w:val="21"/>
      <w:szCs w:val="22"/>
    </w:rPr>
  </w:style>
  <w:style w:type="paragraph" w:customStyle="1" w:styleId="affffffffffffff3">
    <w:name w:val="报告表格"/>
    <w:basedOn w:val="a"/>
    <w:link w:val="Charff5"/>
    <w:pPr>
      <w:widowControl/>
      <w:spacing w:line="14pt" w:lineRule="exact"/>
      <w:jc w:val="center"/>
    </w:pPr>
    <w:rPr>
      <w:color w:val="000000"/>
      <w:kern w:val="0"/>
      <w:szCs w:val="22"/>
    </w:rPr>
  </w:style>
  <w:style w:type="character" w:customStyle="1" w:styleId="Charff6">
    <w:name w:val="表格下注释 Char"/>
    <w:link w:val="affffffffffffff4"/>
    <w:rPr>
      <w:kern w:val="2"/>
      <w:sz w:val="21"/>
      <w:szCs w:val="21"/>
    </w:rPr>
  </w:style>
  <w:style w:type="paragraph" w:customStyle="1" w:styleId="affffffffffffff4">
    <w:name w:val="表格下注释"/>
    <w:basedOn w:val="a"/>
    <w:link w:val="Charff6"/>
    <w:pPr>
      <w:widowControl/>
      <w:spacing w:afterLines="50" w:after="2.50pt"/>
    </w:pPr>
    <w:rPr>
      <w:szCs w:val="21"/>
    </w:rPr>
  </w:style>
  <w:style w:type="paragraph" w:customStyle="1" w:styleId="1ffe">
    <w:name w:val="标题1（顶）"/>
    <w:basedOn w:val="20"/>
    <w:next w:val="a"/>
    <w:pPr>
      <w:keepNext/>
      <w:keepLines/>
      <w:tabs>
        <w:tab w:val="start" w:pos="24pt"/>
        <w:tab w:val="start" w:pos="41.60pt"/>
      </w:tabs>
      <w:spacing w:before="3pt" w:after="2pt"/>
      <w:ind w:start="41.60pt" w:hanging="21.60pt"/>
      <w:outlineLvl w:val="0"/>
    </w:pPr>
    <w:rPr>
      <w:rFonts w:cs="Calibri"/>
      <w:bCs/>
      <w:kern w:val="2"/>
      <w:szCs w:val="32"/>
    </w:rPr>
  </w:style>
  <w:style w:type="paragraph" w:customStyle="1" w:styleId="2ffd">
    <w:name w:val="标题2（顶）"/>
    <w:basedOn w:val="1ffe"/>
    <w:next w:val="a"/>
    <w:pPr>
      <w:tabs>
        <w:tab w:val="clear" w:pos="41.60pt"/>
        <w:tab w:val="start" w:pos="48.75pt"/>
      </w:tabs>
      <w:spacing w:before="2pt"/>
      <w:ind w:start="48.75pt" w:hanging="28.60pt"/>
      <w:outlineLvl w:val="1"/>
    </w:pPr>
    <w:rPr>
      <w:szCs w:val="28"/>
    </w:rPr>
  </w:style>
  <w:style w:type="paragraph" w:customStyle="1" w:styleId="3f4">
    <w:name w:val="标题3（顶）"/>
    <w:basedOn w:val="2ffd"/>
    <w:next w:val="a"/>
    <w:pPr>
      <w:tabs>
        <w:tab w:val="clear" w:pos="24pt"/>
        <w:tab w:val="clear" w:pos="48.75pt"/>
        <w:tab w:val="start" w:pos="36pt"/>
      </w:tabs>
      <w:adjustRightInd w:val="0"/>
      <w:ind w:start="36pt" w:hanging="36pt"/>
      <w:outlineLvl w:val="2"/>
    </w:pPr>
    <w:rPr>
      <w:rFonts w:ascii="黑体" w:hAnsi="宋体"/>
      <w:sz w:val="24"/>
      <w:szCs w:val="24"/>
    </w:rPr>
  </w:style>
  <w:style w:type="paragraph" w:customStyle="1" w:styleId="4e">
    <w:name w:val="标题4（顶）"/>
    <w:basedOn w:val="3f4"/>
    <w:next w:val="a"/>
    <w:pPr>
      <w:tabs>
        <w:tab w:val="clear" w:pos="36pt"/>
        <w:tab w:val="start" w:pos="54pt"/>
        <w:tab w:val="start" w:pos="63.20pt"/>
      </w:tabs>
      <w:spacing w:before="0pt" w:after="0pt"/>
      <w:ind w:start="63.20pt" w:hanging="63.20pt"/>
      <w:outlineLvl w:val="3"/>
    </w:pPr>
    <w:rPr>
      <w:rFonts w:ascii="宋体" w:eastAsia="宋体"/>
    </w:rPr>
  </w:style>
  <w:style w:type="paragraph" w:styleId="affffffffffffff5">
    <w:name w:val="No Spacing"/>
    <w:uiPriority w:val="1"/>
    <w:qFormat/>
    <w:pPr>
      <w:ind w:firstLine="24.10pt"/>
    </w:pPr>
    <w:rPr>
      <w:rFonts w:cs="Calibri"/>
      <w:kern w:val="2"/>
      <w:sz w:val="24"/>
      <w:szCs w:val="24"/>
    </w:rPr>
  </w:style>
  <w:style w:type="paragraph" w:customStyle="1" w:styleId="affffffffffffff6">
    <w:name w:val="表号题注"/>
    <w:basedOn w:val="ab"/>
    <w:link w:val="Charff7"/>
    <w:pPr>
      <w:widowControl/>
      <w:spacing w:beforeLines="50" w:before="6pt" w:afterLines="50" w:after="6pt" w:line="18pt" w:lineRule="auto"/>
      <w:ind w:firstLineChars="200" w:firstLine="21pt"/>
    </w:pPr>
    <w:rPr>
      <w:rFonts w:ascii="Times New Roman" w:eastAsia="宋体" w:hAnsi="Times New Roman" w:cs="Calibri"/>
      <w:kern w:val="0"/>
      <w:sz w:val="21"/>
      <w:lang w:val="en-US" w:eastAsia="zh-CN"/>
    </w:rPr>
  </w:style>
  <w:style w:type="character" w:customStyle="1" w:styleId="Charff7">
    <w:name w:val="表号题注 Char"/>
    <w:link w:val="affffffffffffff6"/>
    <w:rPr>
      <w:rFonts w:cs="Calibri"/>
      <w:sz w:val="21"/>
      <w:lang w:val="en-US" w:eastAsia="zh-CN"/>
    </w:rPr>
  </w:style>
  <w:style w:type="character" w:customStyle="1" w:styleId="font91">
    <w:name w:val="font91"/>
    <w:rPr>
      <w:rFonts w:ascii="宋体" w:eastAsia="宋体" w:hAnsi="宋体" w:cs="宋体" w:hint="eastAsia"/>
      <w:b/>
      <w:bCs/>
      <w:color w:val="000000"/>
      <w:sz w:val="22"/>
      <w:szCs w:val="22"/>
      <w:u w:val="none"/>
    </w:rPr>
  </w:style>
  <w:style w:type="character" w:customStyle="1" w:styleId="3Char3">
    <w:name w:val="标题 3 Char"/>
    <w:rPr>
      <w:rFonts w:ascii="黑体" w:eastAsia="黑体" w:hAnsi="Times New Roman" w:cs="黑体" w:hint="eastAsia"/>
      <w:sz w:val="24"/>
    </w:rPr>
  </w:style>
  <w:style w:type="paragraph" w:customStyle="1" w:styleId="wu4">
    <w:name w:val="wu表中文字"/>
    <w:next w:val="0"/>
    <w:pPr>
      <w:widowControl w:val="0"/>
      <w:spacing w:before="5pt" w:after="5pt"/>
      <w:jc w:val="center"/>
    </w:pPr>
    <w:rPr>
      <w:kern w:val="2"/>
      <w:sz w:val="21"/>
      <w:szCs w:val="21"/>
    </w:rPr>
  </w:style>
  <w:style w:type="character" w:customStyle="1" w:styleId="Charff8">
    <w:name w:val="页脚 Char"/>
    <w:aliases w:val="Footer-Even Char1,fo Char1,footer odd Char1,odd Char1,footer Final Char,页脚2 Char"/>
    <w:uiPriority w:val="99"/>
    <w:rPr>
      <w:sz w:val="18"/>
    </w:rPr>
  </w:style>
  <w:style w:type="paragraph" w:customStyle="1" w:styleId="Style1192">
    <w:name w:val="_Style 1192"/>
    <w:basedOn w:val="a"/>
    <w:next w:val="a"/>
    <w:uiPriority w:val="39"/>
    <w:pPr>
      <w:spacing w:line="18pt" w:lineRule="auto"/>
      <w:ind w:start="21pt"/>
    </w:pPr>
  </w:style>
  <w:style w:type="character" w:customStyle="1" w:styleId="Charff9">
    <w:name w:val="正文文本 Char"/>
    <w:aliases w:val="正文文字 Char"/>
    <w:uiPriority w:val="99"/>
    <w:rPr>
      <w:kern w:val="2"/>
      <w:sz w:val="21"/>
      <w:szCs w:val="24"/>
    </w:rPr>
  </w:style>
  <w:style w:type="character" w:customStyle="1" w:styleId="Char1f4">
    <w:name w:val="纯文本 Char1"/>
    <w:aliases w:val="标题1 Char,普通文字 Char Char Char Char Char Char Char Char1,普通文字 Char Char,纯文本 Char Char,普通文字 Char Char Char Char,普通文字 Char Char Char Char Char Char Char Char Char,文字缩进 Char,孙普文字 Char, Char Char Char Char Char Char,Char Char Char Char Char Char,Ch"/>
    <w:rPr>
      <w:rFonts w:ascii="宋体" w:hAnsi="Courier New"/>
      <w:kern w:val="2"/>
      <w:sz w:val="21"/>
    </w:rPr>
  </w:style>
  <w:style w:type="character" w:customStyle="1" w:styleId="Charffa">
    <w:name w:val="批注文字 Char"/>
    <w:rPr>
      <w:kern w:val="2"/>
      <w:sz w:val="21"/>
    </w:rPr>
  </w:style>
  <w:style w:type="character" w:customStyle="1" w:styleId="Charffb">
    <w:name w:val="批注主题 Char"/>
    <w:uiPriority w:val="99"/>
    <w:rPr>
      <w:b/>
      <w:bCs/>
      <w:kern w:val="2"/>
      <w:sz w:val="21"/>
    </w:rPr>
  </w:style>
  <w:style w:type="paragraph" w:customStyle="1" w:styleId="31113">
    <w:name w:val="样式 标题 3条标题1.1.1白鹤滩标题 3小标题 + 黑体"/>
    <w:basedOn w:val="3"/>
    <w:pPr>
      <w:tabs>
        <w:tab w:val="clear" w:pos="36pt"/>
        <w:tab w:val="start" w:pos="61.50pt"/>
      </w:tabs>
      <w:spacing w:before="3pt"/>
      <w:ind w:firstLine="25.50pt"/>
    </w:pPr>
    <w:rPr>
      <w:rFonts w:ascii="黑体" w:hAnsi="黑体"/>
      <w:szCs w:val="24"/>
      <w:lang w:val="zh-CN"/>
    </w:rPr>
  </w:style>
  <w:style w:type="paragraph" w:customStyle="1" w:styleId="4-">
    <w:name w:val="标书4-四级标题"/>
    <w:basedOn w:val="3-"/>
    <w:next w:val="6-"/>
    <w:pPr>
      <w:numPr>
        <w:ilvl w:val="3"/>
        <w:numId w:val="0"/>
      </w:numPr>
      <w:outlineLvl w:val="3"/>
    </w:pPr>
    <w:rPr>
      <w:rFonts w:eastAsia="宋体"/>
    </w:rPr>
  </w:style>
  <w:style w:type="paragraph" w:customStyle="1" w:styleId="3-">
    <w:name w:val="标书3-三级标题"/>
    <w:basedOn w:val="2-"/>
    <w:next w:val="6-"/>
    <w:link w:val="3-Char"/>
    <w:qFormat/>
    <w:pPr>
      <w:numPr>
        <w:ilvl w:val="2"/>
        <w:numId w:val="3"/>
      </w:numPr>
      <w:outlineLvl w:val="2"/>
    </w:pPr>
    <w:rPr>
      <w:sz w:val="24"/>
    </w:rPr>
  </w:style>
  <w:style w:type="paragraph" w:customStyle="1" w:styleId="2-">
    <w:name w:val="标书2-二级标题"/>
    <w:basedOn w:val="4"/>
    <w:next w:val="6-"/>
    <w:link w:val="2-Char"/>
    <w:qFormat/>
    <w:pPr>
      <w:widowControl/>
      <w:numPr>
        <w:numId w:val="16"/>
      </w:numPr>
      <w:tabs>
        <w:tab w:val="start" w:pos="0pt"/>
        <w:tab w:val="start" w:pos="28.35pt"/>
        <w:tab w:val="start" w:pos="31.50pt"/>
        <w:tab w:val="start" w:pos="42pt"/>
        <w:tab w:val="start" w:pos="56.70pt"/>
        <w:tab w:val="start" w:pos="70.90pt"/>
        <w:tab w:val="start" w:pos="425.25pt"/>
      </w:tabs>
      <w:snapToGrid w:val="0"/>
      <w:ind w:start="28.35pt" w:firstLineChars="200" w:hanging="28.35pt"/>
      <w:outlineLvl w:val="1"/>
    </w:pPr>
    <w:rPr>
      <w:sz w:val="28"/>
      <w:lang w:val="zh-CN" w:eastAsia="en-US" w:bidi="en-US"/>
    </w:rPr>
  </w:style>
  <w:style w:type="character" w:customStyle="1" w:styleId="2-Char">
    <w:name w:val="标书2-二级标题 Char"/>
    <w:link w:val="2-"/>
    <w:qFormat/>
    <w:rPr>
      <w:rFonts w:eastAsia="黑体"/>
      <w:sz w:val="28"/>
      <w:lang w:val="zh-CN" w:eastAsia="en-US" w:bidi="en-US"/>
    </w:rPr>
  </w:style>
  <w:style w:type="character" w:customStyle="1" w:styleId="3-Char">
    <w:name w:val="标书3-三级标题 Char"/>
    <w:link w:val="3-"/>
    <w:qFormat/>
    <w:rPr>
      <w:rFonts w:eastAsia="黑体"/>
      <w:sz w:val="24"/>
      <w:lang w:val="zh-CN" w:eastAsia="en-US" w:bidi="en-US"/>
    </w:rPr>
  </w:style>
  <w:style w:type="paragraph" w:customStyle="1" w:styleId="1-">
    <w:name w:val="标书1-一级标题"/>
    <w:basedOn w:val="1"/>
    <w:next w:val="6-"/>
    <w:pPr>
      <w:spacing w:beforeLines="50" w:before="17pt" w:after="12pt"/>
    </w:pPr>
    <w:rPr>
      <w:rFonts w:ascii="黑体"/>
    </w:rPr>
  </w:style>
  <w:style w:type="paragraph" w:customStyle="1" w:styleId="10505">
    <w:name w:val="样式 招标文件小小节标题1 + 段前: 0.5 行 段后: 0.5 行"/>
    <w:basedOn w:val="a"/>
    <w:pPr>
      <w:numPr>
        <w:ilvl w:val="3"/>
        <w:numId w:val="17"/>
      </w:numPr>
      <w:spacing w:line="20pt" w:lineRule="exact"/>
      <w:ind w:start="-19.90pt" w:firstLineChars="200" w:firstLine="10pt"/>
      <w:outlineLvl w:val="3"/>
    </w:pPr>
    <w:rPr>
      <w:rFonts w:ascii="Calibri" w:hAnsi="Calibri"/>
      <w:color w:val="000000"/>
      <w:sz w:val="24"/>
      <w:lang w:eastAsia="en-US" w:bidi="en-US"/>
    </w:rPr>
  </w:style>
  <w:style w:type="table" w:customStyle="1" w:styleId="1110">
    <w:name w:val="古典型 111"/>
    <w:basedOn w:val="a2"/>
    <w:uiPriority w:val="99"/>
    <w:pPr>
      <w:widowControl w:val="0"/>
      <w:jc w:val="both"/>
    </w:pPr>
    <w:tblPr>
      <w:tblBorders>
        <w:top w:val="single" w:sz="12" w:space="0" w:color="000000"/>
        <w:bottom w:val="single" w:sz="12" w:space="0" w:color="000000"/>
      </w:tblBorders>
    </w:tblPr>
    <w:tblStylePr w:type="firstRow">
      <w:rPr>
        <w:rFonts w:cs="Symbol"/>
        <w:i/>
        <w:iCs/>
      </w:rPr>
      <w:tblPr/>
      <w:tcPr>
        <w:tcBorders>
          <w:top w:val="nil"/>
          <w:start w:val="nil"/>
          <w:bottom w:val="single" w:sz="6" w:space="0" w:color="000000"/>
          <w:end w:val="nil"/>
          <w:insideH w:val="nil"/>
          <w:insideV w:val="nil"/>
          <w:tl2br w:val="nil"/>
          <w:tr2bl w:val="nil"/>
        </w:tcBorders>
      </w:tcPr>
    </w:tblStylePr>
    <w:tblStylePr w:type="lastRow">
      <w:rPr>
        <w:rFonts w:cs="Symbol"/>
        <w:color w:val="auto"/>
      </w:rPr>
      <w:tblPr/>
      <w:tcPr>
        <w:tcBorders>
          <w:top w:val="single" w:sz="6" w:space="0" w:color="000000"/>
          <w:start w:val="nil"/>
          <w:bottom w:val="nil"/>
          <w:end w:val="nil"/>
          <w:insideH w:val="nil"/>
          <w:insideV w:val="nil"/>
          <w:tl2br w:val="nil"/>
          <w:tr2bl w:val="nil"/>
        </w:tcBorders>
      </w:tcPr>
    </w:tblStylePr>
    <w:tblStylePr w:type="firstCol">
      <w:rPr>
        <w:rFonts w:cs="Symbol"/>
      </w:rPr>
      <w:tblPr/>
      <w:tcPr>
        <w:tcBorders>
          <w:top w:val="nil"/>
          <w:start w:val="nil"/>
          <w:bottom w:val="nil"/>
          <w:end w:val="single" w:sz="6" w:space="0" w:color="000000"/>
          <w:insideH w:val="nil"/>
          <w:insideV w:val="nil"/>
          <w:tl2br w:val="nil"/>
          <w:tr2bl w:val="nil"/>
        </w:tcBorders>
      </w:tcPr>
    </w:tblStylePr>
    <w:tblStylePr w:type="neCell">
      <w:rPr>
        <w:rFonts w:cs="Symbol"/>
        <w:b/>
        <w:bCs/>
        <w:i w:val="0"/>
        <w:iCs w:val="0"/>
      </w:rPr>
      <w:tblPr/>
      <w:tcPr>
        <w:tcBorders>
          <w:top w:val="nil"/>
          <w:start w:val="nil"/>
          <w:bottom w:val="nil"/>
          <w:end w:val="nil"/>
          <w:insideH w:val="nil"/>
          <w:insideV w:val="nil"/>
          <w:tl2br w:val="nil"/>
          <w:tr2bl w:val="nil"/>
        </w:tcBorders>
      </w:tcPr>
    </w:tblStylePr>
    <w:tblStylePr w:type="swCell">
      <w:rPr>
        <w:rFonts w:cs="Symbol"/>
        <w:b/>
        <w:bCs/>
      </w:rPr>
      <w:tblPr/>
      <w:tcPr>
        <w:tcBorders>
          <w:top w:val="nil"/>
          <w:start w:val="nil"/>
          <w:bottom w:val="nil"/>
          <w:end w:val="nil"/>
          <w:insideH w:val="nil"/>
          <w:insideV w:val="nil"/>
          <w:tl2br w:val="nil"/>
          <w:tr2bl w:val="nil"/>
        </w:tcBorders>
      </w:tcPr>
    </w:tblStylePr>
  </w:style>
  <w:style w:type="table" w:customStyle="1" w:styleId="1112">
    <w:name w:val="简明型 111"/>
    <w:basedOn w:val="a2"/>
    <w:uiPriority w:val="99"/>
    <w:pPr>
      <w:widowControl w:val="0"/>
      <w:jc w:val="both"/>
    </w:pPr>
    <w:tblPr>
      <w:tblBorders>
        <w:top w:val="single" w:sz="12" w:space="0" w:color="008000"/>
        <w:bottom w:val="single" w:sz="12" w:space="0" w:color="008000"/>
      </w:tblBorders>
    </w:tblPr>
    <w:tblStylePr w:type="firstRow">
      <w:rPr>
        <w:rFonts w:cs="Symbol"/>
      </w:rPr>
      <w:tblPr/>
      <w:tcPr>
        <w:tcBorders>
          <w:top w:val="nil"/>
          <w:start w:val="nil"/>
          <w:bottom w:val="single" w:sz="6" w:space="0" w:color="008000"/>
          <w:end w:val="nil"/>
          <w:insideH w:val="nil"/>
          <w:insideV w:val="nil"/>
          <w:tl2br w:val="nil"/>
          <w:tr2bl w:val="nil"/>
        </w:tcBorders>
      </w:tcPr>
    </w:tblStylePr>
    <w:tblStylePr w:type="lastRow">
      <w:rPr>
        <w:rFonts w:cs="Symbol"/>
      </w:rPr>
      <w:tblPr/>
      <w:tcPr>
        <w:tcBorders>
          <w:top w:val="single" w:sz="6" w:space="0" w:color="008000"/>
          <w:start w:val="nil"/>
          <w:bottom w:val="nil"/>
          <w:end w:val="nil"/>
          <w:insideH w:val="nil"/>
          <w:insideV w:val="nil"/>
          <w:tl2br w:val="nil"/>
          <w:tr2bl w:val="nil"/>
        </w:tcBorders>
      </w:tcPr>
    </w:tblStylePr>
  </w:style>
  <w:style w:type="table" w:customStyle="1" w:styleId="1113">
    <w:name w:val="网格型 111"/>
    <w:basedOn w:val="a2"/>
    <w:uiPriority w:val="99"/>
    <w:pPr>
      <w:widowControl w:val="0"/>
      <w:jc w:val="both"/>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blStylePr w:type="lastRow">
      <w:rPr>
        <w:rFonts w:cs="Symbol"/>
        <w:i/>
        <w:iCs/>
      </w:rPr>
      <w:tblPr/>
      <w:tcPr>
        <w:tcBorders>
          <w:top w:val="nil"/>
          <w:start w:val="nil"/>
          <w:bottom w:val="nil"/>
          <w:end w:val="nil"/>
          <w:insideH w:val="nil"/>
          <w:insideV w:val="nil"/>
          <w:tl2br w:val="nil"/>
          <w:tr2bl w:val="nil"/>
        </w:tcBorders>
      </w:tcPr>
    </w:tblStylePr>
    <w:tblStylePr w:type="lastCol">
      <w:rPr>
        <w:rFonts w:cs="Symbol"/>
        <w:i/>
        <w:iCs/>
      </w:rPr>
      <w:tblPr/>
      <w:tcPr>
        <w:tcBorders>
          <w:top w:val="nil"/>
          <w:start w:val="nil"/>
          <w:bottom w:val="nil"/>
          <w:end w:val="nil"/>
          <w:insideH w:val="nil"/>
          <w:insideV w:val="nil"/>
          <w:tl2br w:val="nil"/>
          <w:tr2bl w:val="nil"/>
        </w:tcBorders>
      </w:tcPr>
    </w:tblStylePr>
    <w:tblStylePr w:type="nwCell">
      <w:rPr>
        <w:rFonts w:cs="Symbol"/>
      </w:rPr>
      <w:tblPr/>
      <w:tcPr>
        <w:tcBorders>
          <w:top w:val="nil"/>
          <w:start w:val="nil"/>
          <w:bottom w:val="nil"/>
          <w:end w:val="nil"/>
          <w:insideH w:val="nil"/>
          <w:insideV w:val="nil"/>
          <w:tl2br w:val="single" w:sz="6" w:space="0" w:color="000000"/>
          <w:tr2bl w:val="nil"/>
        </w:tcBorders>
      </w:tcPr>
    </w:tblStylePr>
  </w:style>
  <w:style w:type="table" w:customStyle="1" w:styleId="5110">
    <w:name w:val="网格型 511"/>
    <w:basedOn w:val="a2"/>
    <w:uiPriority w:val="99"/>
    <w:pPr>
      <w:widowControl w:val="0"/>
      <w:jc w:val="both"/>
    </w:p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blStylePr w:type="firstRow">
      <w:rPr>
        <w:rFonts w:cs="Symbol"/>
      </w:rPr>
      <w:tblPr/>
      <w:tcPr>
        <w:tcBorders>
          <w:top w:val="nil"/>
          <w:start w:val="nil"/>
          <w:bottom w:val="single" w:sz="12" w:space="0" w:color="000000"/>
          <w:end w:val="nil"/>
          <w:insideH w:val="nil"/>
          <w:insideV w:val="nil"/>
          <w:tl2br w:val="nil"/>
          <w:tr2bl w:val="nil"/>
        </w:tcBorders>
      </w:tcPr>
    </w:tblStylePr>
    <w:tblStylePr w:type="lastRow">
      <w:rPr>
        <w:rFonts w:cs="Symbol"/>
        <w:b/>
        <w:bCs/>
      </w:rPr>
      <w:tblPr/>
      <w:tcPr>
        <w:tcBorders>
          <w:top w:val="nil"/>
          <w:start w:val="nil"/>
          <w:bottom w:val="nil"/>
          <w:end w:val="nil"/>
          <w:insideH w:val="nil"/>
          <w:insideV w:val="nil"/>
          <w:tl2br w:val="nil"/>
          <w:tr2bl w:val="nil"/>
        </w:tcBorders>
      </w:tcPr>
    </w:tblStylePr>
    <w:tblStylePr w:type="lastCol">
      <w:rPr>
        <w:rFonts w:cs="Symbol"/>
        <w:b/>
        <w:bCs/>
      </w:rPr>
      <w:tblPr/>
      <w:tcPr>
        <w:tcBorders>
          <w:top w:val="nil"/>
          <w:start w:val="nil"/>
          <w:bottom w:val="nil"/>
          <w:end w:val="nil"/>
          <w:insideH w:val="nil"/>
          <w:insideV w:val="nil"/>
          <w:tl2br w:val="nil"/>
          <w:tr2bl w:val="nil"/>
        </w:tcBorders>
      </w:tcPr>
    </w:tblStylePr>
    <w:tblStylePr w:type="nwCell">
      <w:rPr>
        <w:rFonts w:cs="Symbol"/>
      </w:rPr>
      <w:tblPr/>
      <w:tcPr>
        <w:tcBorders>
          <w:top w:val="nil"/>
          <w:start w:val="nil"/>
          <w:bottom w:val="nil"/>
          <w:end w:val="nil"/>
          <w:insideH w:val="nil"/>
          <w:insideV w:val="nil"/>
          <w:tl2br w:val="single" w:sz="6" w:space="0" w:color="000000"/>
          <w:tr2bl w:val="nil"/>
        </w:tcBorders>
      </w:tcPr>
    </w:tblStylePr>
  </w:style>
  <w:style w:type="table" w:customStyle="1" w:styleId="1210">
    <w:name w:val="古典型 121"/>
    <w:basedOn w:val="a2"/>
    <w:pPr>
      <w:widowControl w:val="0"/>
      <w:jc w:val="both"/>
    </w:pPr>
    <w:tblPr>
      <w:tblBorders>
        <w:top w:val="single" w:sz="12" w:space="0" w:color="000000"/>
        <w:bottom w:val="single" w:sz="12" w:space="0" w:color="000000"/>
      </w:tblBorders>
    </w:tblPr>
    <w:tblStylePr w:type="firstRow">
      <w:rPr>
        <w:rFonts w:cs="Symbol"/>
        <w:i/>
        <w:iCs/>
      </w:rPr>
      <w:tblPr/>
      <w:tcPr>
        <w:tcBorders>
          <w:top w:val="nil"/>
          <w:start w:val="nil"/>
          <w:bottom w:val="single" w:sz="6" w:space="0" w:color="000000"/>
          <w:end w:val="nil"/>
          <w:insideH w:val="nil"/>
          <w:insideV w:val="nil"/>
          <w:tl2br w:val="nil"/>
          <w:tr2bl w:val="nil"/>
        </w:tcBorders>
      </w:tcPr>
    </w:tblStylePr>
    <w:tblStylePr w:type="lastRow">
      <w:rPr>
        <w:rFonts w:cs="Symbol"/>
        <w:color w:val="auto"/>
      </w:rPr>
      <w:tblPr/>
      <w:tcPr>
        <w:tcBorders>
          <w:top w:val="single" w:sz="6" w:space="0" w:color="000000"/>
          <w:start w:val="nil"/>
          <w:bottom w:val="nil"/>
          <w:end w:val="nil"/>
          <w:insideH w:val="nil"/>
          <w:insideV w:val="nil"/>
          <w:tl2br w:val="nil"/>
          <w:tr2bl w:val="nil"/>
        </w:tcBorders>
      </w:tcPr>
    </w:tblStylePr>
    <w:tblStylePr w:type="firstCol">
      <w:rPr>
        <w:rFonts w:cs="Symbol"/>
      </w:rPr>
      <w:tblPr/>
      <w:tcPr>
        <w:tcBorders>
          <w:top w:val="nil"/>
          <w:start w:val="nil"/>
          <w:bottom w:val="nil"/>
          <w:end w:val="single" w:sz="6" w:space="0" w:color="000000"/>
          <w:insideH w:val="nil"/>
          <w:insideV w:val="nil"/>
          <w:tl2br w:val="nil"/>
          <w:tr2bl w:val="nil"/>
        </w:tcBorders>
      </w:tcPr>
    </w:tblStylePr>
    <w:tblStylePr w:type="neCell">
      <w:rPr>
        <w:rFonts w:cs="Symbol"/>
        <w:b/>
        <w:bCs/>
        <w:i w:val="0"/>
        <w:iCs w:val="0"/>
      </w:rPr>
      <w:tblPr/>
      <w:tcPr>
        <w:tcBorders>
          <w:top w:val="nil"/>
          <w:start w:val="nil"/>
          <w:bottom w:val="nil"/>
          <w:end w:val="nil"/>
          <w:insideH w:val="nil"/>
          <w:insideV w:val="nil"/>
          <w:tl2br w:val="nil"/>
          <w:tr2bl w:val="nil"/>
        </w:tcBorders>
      </w:tcPr>
    </w:tblStylePr>
    <w:tblStylePr w:type="swCell">
      <w:rPr>
        <w:rFonts w:cs="Symbol"/>
        <w:b/>
        <w:bCs/>
      </w:rPr>
      <w:tblPr/>
      <w:tcPr>
        <w:tcBorders>
          <w:top w:val="nil"/>
          <w:start w:val="nil"/>
          <w:bottom w:val="nil"/>
          <w:end w:val="nil"/>
          <w:insideH w:val="nil"/>
          <w:insideV w:val="nil"/>
          <w:tl2br w:val="nil"/>
          <w:tr2bl w:val="nil"/>
        </w:tcBorders>
      </w:tcPr>
    </w:tblStylePr>
  </w:style>
  <w:style w:type="table" w:customStyle="1" w:styleId="1211">
    <w:name w:val="简明型 121"/>
    <w:basedOn w:val="a2"/>
    <w:pPr>
      <w:widowControl w:val="0"/>
      <w:jc w:val="both"/>
    </w:pPr>
    <w:tblPr>
      <w:tblBorders>
        <w:top w:val="single" w:sz="12" w:space="0" w:color="008000"/>
        <w:bottom w:val="single" w:sz="12" w:space="0" w:color="008000"/>
      </w:tblBorders>
    </w:tblPr>
    <w:tblStylePr w:type="firstRow">
      <w:rPr>
        <w:rFonts w:cs="Symbol"/>
      </w:rPr>
      <w:tblPr/>
      <w:tcPr>
        <w:tcBorders>
          <w:top w:val="nil"/>
          <w:start w:val="nil"/>
          <w:bottom w:val="single" w:sz="6" w:space="0" w:color="008000"/>
          <w:end w:val="nil"/>
          <w:insideH w:val="nil"/>
          <w:insideV w:val="nil"/>
          <w:tl2br w:val="nil"/>
          <w:tr2bl w:val="nil"/>
        </w:tcBorders>
      </w:tcPr>
    </w:tblStylePr>
    <w:tblStylePr w:type="lastRow">
      <w:rPr>
        <w:rFonts w:cs="Symbol"/>
      </w:rPr>
      <w:tblPr/>
      <w:tcPr>
        <w:tcBorders>
          <w:top w:val="single" w:sz="6" w:space="0" w:color="008000"/>
          <w:start w:val="nil"/>
          <w:bottom w:val="nil"/>
          <w:end w:val="nil"/>
          <w:insideH w:val="nil"/>
          <w:insideV w:val="nil"/>
          <w:tl2br w:val="nil"/>
          <w:tr2bl w:val="nil"/>
        </w:tcBorders>
      </w:tcPr>
    </w:tblStylePr>
  </w:style>
  <w:style w:type="table" w:customStyle="1" w:styleId="1212">
    <w:name w:val="网格型 121"/>
    <w:basedOn w:val="a2"/>
    <w:pPr>
      <w:widowControl w:val="0"/>
      <w:jc w:val="both"/>
    </w:pPr>
    <w:tblPr>
      <w:tblBorders>
        <w:top w:val="single" w:sz="6" w:space="0" w:color="000000"/>
        <w:start w:val="single" w:sz="6" w:space="0" w:color="000000"/>
        <w:bottom w:val="single" w:sz="6" w:space="0" w:color="000000"/>
        <w:end w:val="single" w:sz="6" w:space="0" w:color="000000"/>
        <w:insideH w:val="single" w:sz="6" w:space="0" w:color="000000"/>
        <w:insideV w:val="single" w:sz="6" w:space="0" w:color="000000"/>
      </w:tblBorders>
    </w:tblPr>
    <w:tblStylePr w:type="lastRow">
      <w:rPr>
        <w:rFonts w:cs="Symbol"/>
        <w:i/>
        <w:iCs/>
      </w:rPr>
      <w:tblPr/>
      <w:tcPr>
        <w:tcBorders>
          <w:top w:val="nil"/>
          <w:start w:val="nil"/>
          <w:bottom w:val="nil"/>
          <w:end w:val="nil"/>
          <w:insideH w:val="nil"/>
          <w:insideV w:val="nil"/>
          <w:tl2br w:val="nil"/>
          <w:tr2bl w:val="nil"/>
        </w:tcBorders>
      </w:tcPr>
    </w:tblStylePr>
    <w:tblStylePr w:type="lastCol">
      <w:rPr>
        <w:rFonts w:cs="Symbol"/>
        <w:i/>
        <w:iCs/>
      </w:rPr>
      <w:tblPr/>
      <w:tcPr>
        <w:tcBorders>
          <w:top w:val="nil"/>
          <w:start w:val="nil"/>
          <w:bottom w:val="nil"/>
          <w:end w:val="nil"/>
          <w:insideH w:val="nil"/>
          <w:insideV w:val="nil"/>
          <w:tl2br w:val="nil"/>
          <w:tr2bl w:val="nil"/>
        </w:tcBorders>
      </w:tcPr>
    </w:tblStylePr>
    <w:tblStylePr w:type="nwCell">
      <w:rPr>
        <w:rFonts w:cs="Symbol"/>
      </w:rPr>
      <w:tblPr/>
      <w:tcPr>
        <w:tcBorders>
          <w:top w:val="nil"/>
          <w:start w:val="nil"/>
          <w:bottom w:val="nil"/>
          <w:end w:val="nil"/>
          <w:insideH w:val="nil"/>
          <w:insideV w:val="nil"/>
          <w:tl2br w:val="single" w:sz="6" w:space="0" w:color="000000"/>
          <w:tr2bl w:val="nil"/>
        </w:tcBorders>
      </w:tcPr>
    </w:tblStylePr>
  </w:style>
  <w:style w:type="table" w:customStyle="1" w:styleId="521">
    <w:name w:val="网格型 521"/>
    <w:basedOn w:val="a2"/>
    <w:pPr>
      <w:widowControl w:val="0"/>
      <w:jc w:val="both"/>
    </w:pPr>
    <w:tblPr>
      <w:tblBorders>
        <w:top w:val="single" w:sz="12" w:space="0" w:color="000000"/>
        <w:start w:val="single" w:sz="12" w:space="0" w:color="000000"/>
        <w:bottom w:val="single" w:sz="12" w:space="0" w:color="000000"/>
        <w:end w:val="single" w:sz="12" w:space="0" w:color="000000"/>
        <w:insideH w:val="single" w:sz="6" w:space="0" w:color="000000"/>
        <w:insideV w:val="single" w:sz="6" w:space="0" w:color="000000"/>
      </w:tblBorders>
    </w:tblPr>
    <w:tblStylePr w:type="firstRow">
      <w:rPr>
        <w:rFonts w:cs="Symbol"/>
      </w:rPr>
      <w:tblPr/>
      <w:tcPr>
        <w:tcBorders>
          <w:top w:val="nil"/>
          <w:start w:val="nil"/>
          <w:bottom w:val="single" w:sz="12" w:space="0" w:color="000000"/>
          <w:end w:val="nil"/>
          <w:insideH w:val="nil"/>
          <w:insideV w:val="nil"/>
          <w:tl2br w:val="nil"/>
          <w:tr2bl w:val="nil"/>
        </w:tcBorders>
      </w:tcPr>
    </w:tblStylePr>
    <w:tblStylePr w:type="lastRow">
      <w:rPr>
        <w:rFonts w:cs="Symbol"/>
        <w:b/>
        <w:bCs/>
      </w:rPr>
      <w:tblPr/>
      <w:tcPr>
        <w:tcBorders>
          <w:top w:val="nil"/>
          <w:start w:val="nil"/>
          <w:bottom w:val="nil"/>
          <w:end w:val="nil"/>
          <w:insideH w:val="nil"/>
          <w:insideV w:val="nil"/>
          <w:tl2br w:val="nil"/>
          <w:tr2bl w:val="nil"/>
        </w:tcBorders>
      </w:tcPr>
    </w:tblStylePr>
    <w:tblStylePr w:type="lastCol">
      <w:rPr>
        <w:rFonts w:cs="Symbol"/>
        <w:b/>
        <w:bCs/>
      </w:rPr>
      <w:tblPr/>
      <w:tcPr>
        <w:tcBorders>
          <w:top w:val="nil"/>
          <w:start w:val="nil"/>
          <w:bottom w:val="nil"/>
          <w:end w:val="nil"/>
          <w:insideH w:val="nil"/>
          <w:insideV w:val="nil"/>
          <w:tl2br w:val="nil"/>
          <w:tr2bl w:val="nil"/>
        </w:tcBorders>
      </w:tcPr>
    </w:tblStylePr>
    <w:tblStylePr w:type="nwCell">
      <w:rPr>
        <w:rFonts w:cs="Symbol"/>
      </w:rPr>
      <w:tblPr/>
      <w:tcPr>
        <w:tcBorders>
          <w:top w:val="nil"/>
          <w:start w:val="nil"/>
          <w:bottom w:val="nil"/>
          <w:end w:val="nil"/>
          <w:insideH w:val="nil"/>
          <w:insideV w:val="nil"/>
          <w:tl2br w:val="single" w:sz="6" w:space="0" w:color="000000"/>
          <w:tr2bl w:val="nil"/>
        </w:tcBorders>
      </w:tcPr>
    </w:tblStylePr>
  </w:style>
  <w:style w:type="paragraph" w:customStyle="1" w:styleId="affffffffffffff7">
    <w:name w:val="新正文"/>
    <w:basedOn w:val="a"/>
    <w:next w:val="a"/>
    <w:qFormat/>
    <w:pPr>
      <w:adjustRightInd w:val="0"/>
      <w:snapToGrid w:val="0"/>
      <w:spacing w:line="22pt" w:lineRule="atLeast"/>
    </w:pPr>
    <w:rPr>
      <w:snapToGrid w:val="0"/>
      <w:color w:val="000000"/>
      <w:sz w:val="24"/>
      <w:szCs w:val="24"/>
    </w:rPr>
  </w:style>
  <w:style w:type="paragraph" w:customStyle="1" w:styleId="00">
    <w:name w:val="0段落"/>
    <w:basedOn w:val="a9"/>
    <w:qFormat/>
  </w:style>
  <w:style w:type="paragraph" w:customStyle="1" w:styleId="be358f00-9758-446e-aec5-cde8345aeef3">
    <w:name w:val="be358f00-9758-446e-aec5-cde8345aeef3"/>
    <w:basedOn w:val="2"/>
    <w:qFormat/>
    <w:pPr>
      <w:adjustRightInd w:val="0"/>
      <w:spacing w:after="0pt" w:line="14.40pt" w:lineRule="auto"/>
      <w:ind w:firstLineChars="0" w:firstLine="0pt"/>
    </w:pPr>
    <w:rPr>
      <w:rFonts w:ascii="微软雅黑" w:eastAsia="微软雅黑" w:hAnsi="微软雅黑"/>
      <w:color w:val="000000"/>
      <w:sz w:val="22"/>
      <w:lang w:val="zh-CN"/>
    </w:rPr>
  </w:style>
  <w:style w:type="paragraph" w:customStyle="1" w:styleId="250">
    <w:name w:val="样式 宋体 一号 加粗 居中 行距: 最小值 25 磅"/>
    <w:basedOn w:val="a"/>
    <w:pPr>
      <w:spacing w:line="25pt" w:lineRule="atLeast"/>
      <w:jc w:val="center"/>
    </w:pPr>
    <w:rPr>
      <w:rFonts w:ascii="宋体" w:hAnsi="宋体" w:cs="宋体"/>
      <w:b/>
      <w:bCs/>
      <w:sz w:val="52"/>
    </w:rPr>
  </w:style>
  <w:style w:type="paragraph" w:customStyle="1" w:styleId="63">
    <w:name w:val="6级正文"/>
    <w:basedOn w:val="a"/>
    <w:qFormat/>
    <w:pPr>
      <w:widowControl/>
      <w:spacing w:line="18pt" w:lineRule="auto"/>
      <w:ind w:firstLine="22.20pt"/>
    </w:pPr>
    <w:rPr>
      <w:rFonts w:ascii="宋体" w:hAnsi="宋体"/>
      <w:spacing w:val="6"/>
      <w:sz w:val="20"/>
    </w:rPr>
  </w:style>
  <w:style w:type="paragraph" w:customStyle="1" w:styleId="6-0">
    <w:name w:val="6级-表格"/>
    <w:basedOn w:val="a"/>
    <w:qFormat/>
    <w:pPr>
      <w:widowControl/>
      <w:outlineLvl w:val="5"/>
    </w:pPr>
    <w:rPr>
      <w:rFonts w:ascii="Arial Unicode MS" w:hAnsi="Arial Unicode MS"/>
      <w:szCs w:val="28"/>
    </w:rPr>
  </w:style>
  <w:style w:type="paragraph" w:customStyle="1" w:styleId="TableText">
    <w:name w:val="Table Text"/>
    <w:basedOn w:val="a"/>
    <w:semiHidden/>
    <w:qFormat/>
    <w:rPr>
      <w:rFonts w:ascii="宋体" w:hAnsi="宋体" w:cs="宋体"/>
      <w:sz w:val="31"/>
      <w:szCs w:val="31"/>
      <w:lang w:eastAsia="en-US"/>
    </w:rPr>
  </w:style>
  <w:style w:type="paragraph" w:customStyle="1" w:styleId="119">
    <w:name w:val="样式11"/>
    <w:basedOn w:val="1-051"/>
    <w:qFormat/>
    <w:pPr>
      <w:numPr>
        <w:numId w:val="19"/>
      </w:numPr>
    </w:pPr>
    <w:rPr>
      <w:rFonts w:ascii="Arial" w:hAnsi="Arial" w:cs="Arial"/>
    </w:rPr>
  </w:style>
  <w:style w:type="paragraph" w:customStyle="1" w:styleId="1-051">
    <w:name w:val="样式 标书1-一级标题 + 宋体 段前: 0.5 行1"/>
    <w:basedOn w:val="a"/>
    <w:qFormat/>
    <w:pPr>
      <w:numPr>
        <w:numId w:val="18"/>
      </w:numPr>
      <w:tabs>
        <w:tab w:val="start" w:pos="21.55pt"/>
        <w:tab w:val="start" w:pos="25.90pt"/>
      </w:tabs>
      <w:spacing w:beforeLines="50" w:before="2.50pt" w:after="12pt"/>
      <w:jc w:val="center"/>
      <w:outlineLvl w:val="0"/>
    </w:pPr>
    <w:rPr>
      <w:rFonts w:ascii="宋体" w:eastAsia="黑体" w:hAnsi="宋体" w:cs="宋体"/>
      <w:kern w:val="44"/>
      <w:sz w:val="32"/>
    </w:rPr>
  </w:style>
  <w:style w:type="paragraph" w:customStyle="1" w:styleId="3f5">
    <w:name w:val="3"/>
    <w:basedOn w:val="a"/>
    <w:qFormat/>
    <w:pPr>
      <w:numPr>
        <w:ilvl w:val="2"/>
        <w:numId w:val="20"/>
      </w:numPr>
      <w:spacing w:beforeLines="50" w:before="6pt" w:afterLines="50" w:after="6pt"/>
      <w:outlineLvl w:val="2"/>
    </w:pPr>
    <w:rPr>
      <w:rFonts w:ascii="黑体" w:eastAsia="黑体" w:hAnsi="黑体"/>
    </w:rPr>
  </w:style>
  <w:style w:type="paragraph" w:customStyle="1" w:styleId="61a">
    <w:name w:val="61a)"/>
    <w:basedOn w:val="a"/>
    <w:qFormat/>
    <w:pPr>
      <w:numPr>
        <w:ilvl w:val="5"/>
        <w:numId w:val="20"/>
      </w:numPr>
      <w:tabs>
        <w:tab w:val="start" w:pos="41.95pt"/>
      </w:tabs>
    </w:pPr>
  </w:style>
  <w:style w:type="paragraph" w:customStyle="1" w:styleId="affffffffffffff8">
    <w:name w:val="字母编号列项（一级）"/>
    <w:qFormat/>
    <w:pPr>
      <w:jc w:val="both"/>
    </w:pPr>
    <w:rPr>
      <w:rFonts w:ascii="宋体"/>
      <w:sz w:val="21"/>
    </w:rPr>
  </w:style>
  <w:style w:type="paragraph" w:customStyle="1" w:styleId="621">
    <w:name w:val="621)"/>
    <w:basedOn w:val="a"/>
    <w:qFormat/>
    <w:pPr>
      <w:numPr>
        <w:ilvl w:val="6"/>
        <w:numId w:val="20"/>
      </w:numPr>
      <w:tabs>
        <w:tab w:val="start" w:pos="62.95pt"/>
      </w:tabs>
    </w:pPr>
  </w:style>
  <w:style w:type="paragraph" w:customStyle="1" w:styleId="affffffffffffff9">
    <w:name w:val="一级条标题"/>
    <w:next w:val="afffffffffff8"/>
    <w:qFormat/>
    <w:pPr>
      <w:spacing w:beforeLines="50" w:afterLines="50"/>
      <w:outlineLvl w:val="2"/>
    </w:pPr>
    <w:rPr>
      <w:rFonts w:ascii="黑体" w:eastAsia="黑体"/>
      <w:sz w:val="21"/>
      <w:szCs w:val="21"/>
    </w:rPr>
  </w:style>
  <w:style w:type="paragraph" w:customStyle="1" w:styleId="affffffffffffffa">
    <w:name w:val="规范三级标题"/>
    <w:basedOn w:val="3"/>
    <w:qFormat/>
    <w:pPr>
      <w:numPr>
        <w:ilvl w:val="2"/>
        <w:numId w:val="21"/>
      </w:numPr>
      <w:spacing w:before="6pt" w:after="6pt" w:line="12pt" w:lineRule="auto"/>
    </w:pPr>
    <w:rPr>
      <w:rFonts w:ascii="黑体" w:hAnsi="黑体"/>
      <w:sz w:val="21"/>
      <w:szCs w:val="24"/>
    </w:rPr>
  </w:style>
  <w:style w:type="paragraph" w:customStyle="1" w:styleId="5b">
    <w:name w:val="5级标题"/>
    <w:basedOn w:val="4f"/>
    <w:qFormat/>
    <w:pPr>
      <w:numPr>
        <w:ilvl w:val="4"/>
        <w:numId w:val="22"/>
      </w:numPr>
      <w:outlineLvl w:val="4"/>
    </w:pPr>
  </w:style>
  <w:style w:type="paragraph" w:customStyle="1" w:styleId="4f">
    <w:name w:val="4级标题"/>
    <w:basedOn w:val="3f6"/>
    <w:qFormat/>
    <w:pPr>
      <w:numPr>
        <w:ilvl w:val="0"/>
        <w:numId w:val="0"/>
      </w:numPr>
      <w:spacing w:beforeLines="0" w:before="0pt"/>
      <w:outlineLvl w:val="3"/>
    </w:pPr>
    <w:rPr>
      <w:sz w:val="24"/>
    </w:rPr>
  </w:style>
  <w:style w:type="paragraph" w:customStyle="1" w:styleId="3f6">
    <w:name w:val="3级标题"/>
    <w:basedOn w:val="2ffe"/>
    <w:next w:val="affffffffffffffb"/>
    <w:qFormat/>
    <w:pPr>
      <w:numPr>
        <w:ilvl w:val="2"/>
      </w:numPr>
      <w:spacing w:afterLines="0" w:after="0pt"/>
      <w:outlineLvl w:val="2"/>
    </w:pPr>
    <w:rPr>
      <w:rFonts w:ascii="Times New Roman" w:hAnsi="Times New Roman"/>
      <w:sz w:val="28"/>
    </w:rPr>
  </w:style>
  <w:style w:type="paragraph" w:customStyle="1" w:styleId="2ffe">
    <w:name w:val="2级标题"/>
    <w:basedOn w:val="1fff"/>
    <w:qFormat/>
    <w:pPr>
      <w:numPr>
        <w:ilvl w:val="1"/>
      </w:numPr>
      <w:spacing w:beforeLines="50" w:before="6pt" w:afterLines="50" w:after="6pt" w:line="18pt" w:lineRule="auto"/>
      <w:outlineLvl w:val="1"/>
    </w:pPr>
    <w:rPr>
      <w:color w:val="000000"/>
      <w:sz w:val="30"/>
    </w:rPr>
  </w:style>
  <w:style w:type="paragraph" w:customStyle="1" w:styleId="1fff">
    <w:name w:val="1级标题"/>
    <w:basedOn w:val="a"/>
    <w:qFormat/>
    <w:pPr>
      <w:numPr>
        <w:numId w:val="22"/>
      </w:numPr>
      <w:spacing w:beforeLines="100" w:before="12pt" w:afterLines="100" w:after="12pt"/>
      <w:outlineLvl w:val="0"/>
    </w:pPr>
    <w:rPr>
      <w:rFonts w:ascii="Verdana" w:hAnsi="Verdana"/>
      <w:b/>
      <w:sz w:val="32"/>
      <w:szCs w:val="22"/>
    </w:rPr>
  </w:style>
  <w:style w:type="paragraph" w:customStyle="1" w:styleId="affffffffffffffb">
    <w:name w:val="*正文"/>
    <w:basedOn w:val="a"/>
    <w:qFormat/>
    <w:locked/>
    <w:pPr>
      <w:widowControl/>
      <w:spacing w:line="18pt" w:lineRule="auto"/>
      <w:ind w:firstLineChars="200" w:firstLine="10pt"/>
    </w:pPr>
    <w:rPr>
      <w:rFonts w:ascii="Arial Unicode MS" w:hAnsi="Arial Unicode MS"/>
      <w:sz w:val="24"/>
      <w:szCs w:val="28"/>
    </w:rPr>
  </w:style>
  <w:style w:type="paragraph" w:customStyle="1" w:styleId="223">
    <w:name w:val="标题22"/>
    <w:basedOn w:val="20"/>
    <w:next w:val="1f9"/>
    <w:qFormat/>
    <w:pPr>
      <w:numPr>
        <w:ilvl w:val="1"/>
        <w:numId w:val="23"/>
      </w:numPr>
      <w:spacing w:before="2.50pt" w:after="2.50pt"/>
      <w:outlineLvl w:val="2"/>
    </w:pPr>
    <w:rPr>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png"/><Relationship Id="rId21" Type="http://purl.oclc.org/ooxml/officeDocument/relationships/image" Target="media/image11.png"/><Relationship Id="rId34" Type="http://purl.oclc.org/ooxml/officeDocument/relationships/footer" Target="footer4.xml"/><Relationship Id="rId7" Type="http://purl.oclc.org/ooxml/officeDocument/relationships/header" Target="header1.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png"/><Relationship Id="rId33" Type="http://purl.oclc.org/ooxml/officeDocument/relationships/header" Target="header2.xml"/><Relationship Id="rId2" Type="http://purl.oclc.org/ooxml/officeDocument/relationships/styles" Target="styles.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1" Type="http://purl.oclc.org/ooxml/officeDocument/relationships/numbering" Target="numbering.xml"/><Relationship Id="rId6" Type="http://purl.oclc.org/ooxml/officeDocument/relationships/endnotes" Target="endnotes.xml"/><Relationship Id="rId11" Type="http://purl.oclc.org/ooxml/officeDocument/relationships/image" Target="media/image1.png"/><Relationship Id="rId24" Type="http://purl.oclc.org/ooxml/officeDocument/relationships/image" Target="media/image14.png"/><Relationship Id="rId32" Type="http://purl.oclc.org/ooxml/officeDocument/relationships/image" Target="media/image22.jpeg"/><Relationship Id="rId37" Type="http://purl.oclc.org/ooxml/officeDocument/relationships/theme" Target="theme/theme1.xml"/><Relationship Id="rId5" Type="http://purl.oclc.org/ooxml/officeDocument/relationships/footnotes" Target="footnotes.xml"/><Relationship Id="rId15" Type="http://purl.oclc.org/ooxml/officeDocument/relationships/image" Target="media/image5.png"/><Relationship Id="rId23" Type="http://purl.oclc.org/ooxml/officeDocument/relationships/image" Target="media/image13.png"/><Relationship Id="rId28" Type="http://purl.oclc.org/ooxml/officeDocument/relationships/image" Target="media/image18.png"/><Relationship Id="rId36" Type="http://schemas.microsoft.com/office/2011/relationships/people" Target="people.xml"/><Relationship Id="rId10" Type="http://purl.oclc.org/ooxml/officeDocument/relationships/footer" Target="footer3.xml"/><Relationship Id="rId19" Type="http://purl.oclc.org/ooxml/officeDocument/relationships/image" Target="media/image9.png"/><Relationship Id="rId31" Type="http://purl.oclc.org/ooxml/officeDocument/relationships/image" Target="media/image21.png"/><Relationship Id="rId4" Type="http://purl.oclc.org/ooxml/officeDocument/relationships/webSettings" Target="webSettings.xml"/><Relationship Id="rId9" Type="http://purl.oclc.org/ooxml/officeDocument/relationships/footer" Target="footer2.xml"/><Relationship Id="rId14" Type="http://purl.oclc.org/ooxml/officeDocument/relationships/image" Target="media/image4.png"/><Relationship Id="rId22" Type="http://purl.oclc.org/ooxml/officeDocument/relationships/image" Target="media/image12.png"/><Relationship Id="rId27" Type="http://purl.oclc.org/ooxml/officeDocument/relationships/image" Target="media/image17.png"/><Relationship Id="rId30" Type="http://purl.oclc.org/ooxml/officeDocument/relationships/image" Target="media/image20.png"/><Relationship Id="rId35" Type="http://purl.oclc.org/ooxml/officeDocument/relationships/fontTable" Target="fontTable.xml"/><Relationship Id="rId8" Type="http://purl.oclc.org/ooxml/officeDocument/relationships/footer" Target="footer1.xml"/><Relationship Id="rId3" Type="http://purl.oclc.org/ooxml/officeDocument/relationships/settings" Target="settings.xml"/></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4</TotalTime>
  <Pages>214</Pages>
  <Words>71530</Words>
  <Characters>76539</Characters>
  <Application>Microsoft Office Word</Application>
  <DocSecurity>0</DocSecurity>
  <Lines>4028</Lines>
  <Paragraphs>4354</Paragraphs>
  <ScaleCrop>false</ScaleCrop>
  <Company>zhny</Company>
  <LinksUpToDate>false</LinksUpToDate>
  <CharactersWithSpaces>143715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样式A（外封面）(A4)</dc:title>
  <dc:subject/>
  <dc:creator>雷</dc:creator>
  <cp:keywords/>
  <dc:description/>
  <cp:lastModifiedBy>hao zhu</cp:lastModifiedBy>
  <cp:revision>3</cp:revision>
  <cp:lastPrinted>2024-07-22T05:13:00Z</cp:lastPrinted>
  <dcterms:created xsi:type="dcterms:W3CDTF">2026-01-26T01:28:00Z</dcterms:created>
  <dcterms:modified xsi:type="dcterms:W3CDTF">2026-01-26T01:29:00Z</dcterms:modified>
</cp:coreProperties>
</file>

<file path=docProps/custom.xml><?xml version="1.0" encoding="utf-8"?>
<Properties xmlns="http://purl.oclc.org/ooxml/officeDocument/customProperties" xmlns:vt="http://purl.oclc.org/ooxml/officeDocument/docPropsVTypes">
  <property fmtid="{D5CDD505-2E9C-101B-9397-08002B2CF9AE}" pid="2" name="KSOProductBuildVer">
    <vt:lpwstr>2052-12.1.0.23542</vt:lpwstr>
  </property>
  <property fmtid="{D5CDD505-2E9C-101B-9397-08002B2CF9AE}" pid="3" name="ICV">
    <vt:lpwstr>C5F1A6110AA042009B62BFA26DDAAD36_13</vt:lpwstr>
  </property>
  <property fmtid="{D5CDD505-2E9C-101B-9397-08002B2CF9AE}" pid="4" name="KSOTemplateDocerSaveRecord">
    <vt:lpwstr>eyJoZGlkIjoiNmRkMmZjYTM0N2RlMjYzNjA1NzUxNzFlODNmZDMyMGMiLCJ1c2VySWQiOiIxNjk4Mjc4MTk1In0=</vt:lpwstr>
  </property>
</Properties>
</file>